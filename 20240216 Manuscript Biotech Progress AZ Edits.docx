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22576" w14:textId="7DB441FC" w:rsidR="00973A4F" w:rsidRPr="00973A4F" w:rsidRDefault="00973A4F" w:rsidP="00280727">
      <w:pPr>
        <w:jc w:val="both"/>
      </w:pPr>
      <w:r w:rsidRPr="00973A4F">
        <w:rPr>
          <w:b/>
          <w:bCs/>
        </w:rPr>
        <w:t xml:space="preserve">High Productivity of Membrane-Based Protein-A Affinity Chromatography for Monoclonal </w:t>
      </w:r>
      <w:proofErr w:type="gramStart"/>
      <w:r w:rsidRPr="00973A4F">
        <w:rPr>
          <w:b/>
          <w:bCs/>
        </w:rPr>
        <w:t xml:space="preserve">Antibody </w:t>
      </w:r>
      <w:r w:rsidR="00B44200" w:rsidRPr="00973A4F">
        <w:rPr>
          <w:b/>
          <w:bCs/>
        </w:rPr>
        <w:t xml:space="preserve"> </w:t>
      </w:r>
      <w:r w:rsidR="00B44200">
        <w:rPr>
          <w:b/>
          <w:bCs/>
        </w:rPr>
        <w:t>a</w:t>
      </w:r>
      <w:r w:rsidRPr="00973A4F">
        <w:rPr>
          <w:b/>
          <w:bCs/>
        </w:rPr>
        <w:t>nd</w:t>
      </w:r>
      <w:proofErr w:type="gramEnd"/>
      <w:r w:rsidRPr="00973A4F">
        <w:rPr>
          <w:b/>
          <w:bCs/>
        </w:rPr>
        <w:t xml:space="preserve"> non-Antibody Purification</w:t>
      </w:r>
    </w:p>
    <w:p w14:paraId="303FE98C" w14:textId="5970C3C3" w:rsidR="00A6166C" w:rsidRPr="00E760B8" w:rsidRDefault="00973A4F" w:rsidP="00280727">
      <w:pPr>
        <w:jc w:val="both"/>
      </w:pPr>
      <w:r w:rsidRPr="00973A4F">
        <w:t xml:space="preserve">Kareem </w:t>
      </w:r>
      <w:proofErr w:type="spellStart"/>
      <w:r w:rsidR="005252E2" w:rsidRPr="00973A4F">
        <w:t>Fakhfakh</w:t>
      </w:r>
      <w:r w:rsidR="005252E2">
        <w:rPr>
          <w:vertAlign w:val="superscript"/>
        </w:rPr>
        <w:t>a</w:t>
      </w:r>
      <w:proofErr w:type="spellEnd"/>
      <w:r>
        <w:t>,</w:t>
      </w:r>
      <w:r w:rsidRPr="00973A4F">
        <w:t xml:space="preserve"> Adam </w:t>
      </w:r>
      <w:proofErr w:type="spellStart"/>
      <w:r w:rsidR="005252E2" w:rsidRPr="00973A4F">
        <w:t>Powell</w:t>
      </w:r>
      <w:r w:rsidR="005252E2">
        <w:rPr>
          <w:vertAlign w:val="superscript"/>
        </w:rPr>
        <w:t>b</w:t>
      </w:r>
      <w:proofErr w:type="spellEnd"/>
      <w:r>
        <w:t>,</w:t>
      </w:r>
      <w:r w:rsidRPr="00973A4F">
        <w:t xml:space="preserve"> Faisal </w:t>
      </w:r>
      <w:proofErr w:type="spellStart"/>
      <w:r w:rsidR="005252E2" w:rsidRPr="00973A4F">
        <w:t>Uddin</w:t>
      </w:r>
      <w:r w:rsidR="005252E2">
        <w:rPr>
          <w:vertAlign w:val="superscript"/>
        </w:rPr>
        <w:t>b</w:t>
      </w:r>
      <w:proofErr w:type="spellEnd"/>
      <w:r>
        <w:t>,</w:t>
      </w:r>
      <w:r w:rsidR="00B418E8">
        <w:t xml:space="preserve"> Martyn </w:t>
      </w:r>
      <w:proofErr w:type="spellStart"/>
      <w:r w:rsidR="005252E2">
        <w:t>Hulley</w:t>
      </w:r>
      <w:r w:rsidR="005252E2">
        <w:rPr>
          <w:vertAlign w:val="superscript"/>
        </w:rPr>
        <w:t>b</w:t>
      </w:r>
      <w:proofErr w:type="spellEnd"/>
    </w:p>
    <w:p w14:paraId="162931C4" w14:textId="11E1B357" w:rsidR="00B418E8" w:rsidRDefault="00A6166C" w:rsidP="00280727">
      <w:pPr>
        <w:jc w:val="both"/>
      </w:pPr>
      <w:r w:rsidRPr="00A6166C">
        <w:t xml:space="preserve">E-mail address: </w:t>
      </w:r>
      <w:hyperlink r:id="rId11" w:history="1">
        <w:r w:rsidR="00484712" w:rsidRPr="00772AFD">
          <w:rPr>
            <w:rStyle w:val="Hyperlink"/>
          </w:rPr>
          <w:t>Kareem.fakhfakh@astrazeneca.com</w:t>
        </w:r>
      </w:hyperlink>
      <w:r w:rsidR="00484712">
        <w:t xml:space="preserve"> (Kare</w:t>
      </w:r>
      <w:r w:rsidR="00C35C80">
        <w:t>e</w:t>
      </w:r>
      <w:r w:rsidR="00484712">
        <w:t>m Fakhfakh)</w:t>
      </w:r>
    </w:p>
    <w:p w14:paraId="00123F29" w14:textId="48BC2EAB" w:rsidR="00484712" w:rsidRPr="000A0942" w:rsidRDefault="005252E2" w:rsidP="005252E2">
      <w:pPr>
        <w:ind w:left="720"/>
        <w:jc w:val="both"/>
        <w:rPr>
          <w:b/>
          <w:bCs/>
          <w:vertAlign w:val="superscript"/>
        </w:rPr>
      </w:pPr>
      <w:proofErr w:type="spellStart"/>
      <w:r>
        <w:rPr>
          <w:vertAlign w:val="superscript"/>
        </w:rPr>
        <w:t>a</w:t>
      </w:r>
      <w:r w:rsidRPr="00973A4F">
        <w:t>Bioprocess</w:t>
      </w:r>
      <w:proofErr w:type="spellEnd"/>
      <w:r w:rsidRPr="00973A4F">
        <w:t xml:space="preserve"> Technologies and Engineering, Biopharmaceutical Development, R&amp;D</w:t>
      </w:r>
      <w:r>
        <w:t>,</w:t>
      </w:r>
      <w:r w:rsidRPr="00973A4F">
        <w:t xml:space="preserve"> AstraZeneca, Gaithersburg, US</w:t>
      </w:r>
      <w:r>
        <w:t xml:space="preserve"> </w:t>
      </w:r>
    </w:p>
    <w:p w14:paraId="1F9943F7" w14:textId="00D4B17E" w:rsidR="00973A4F" w:rsidRDefault="005252E2" w:rsidP="007026ED">
      <w:pPr>
        <w:ind w:left="720"/>
        <w:jc w:val="both"/>
      </w:pPr>
      <w:proofErr w:type="spellStart"/>
      <w:r>
        <w:rPr>
          <w:vertAlign w:val="superscript"/>
        </w:rPr>
        <w:t>b</w:t>
      </w:r>
      <w:r w:rsidRPr="00973A4F">
        <w:t>Purification</w:t>
      </w:r>
      <w:proofErr w:type="spellEnd"/>
      <w:r w:rsidRPr="00973A4F">
        <w:t xml:space="preserve"> </w:t>
      </w:r>
      <w:r w:rsidR="00973A4F" w:rsidRPr="00973A4F">
        <w:t xml:space="preserve">Process Sciences, Biopharmaceutical Development, R&amp;D, AstraZeneca, Cambridge, UK </w:t>
      </w:r>
    </w:p>
    <w:p w14:paraId="3F4125A0" w14:textId="0E3F8DAA" w:rsidR="00973A4F" w:rsidRPr="00973A4F" w:rsidRDefault="00973A4F" w:rsidP="00280727">
      <w:pPr>
        <w:jc w:val="both"/>
      </w:pPr>
      <w:r w:rsidRPr="007026ED">
        <w:rPr>
          <w:b/>
          <w:bCs/>
          <w:i/>
          <w:iCs/>
        </w:rPr>
        <w:t>Key Words</w:t>
      </w:r>
      <w:r w:rsidRPr="00973A4F">
        <w:t>: Membrane</w:t>
      </w:r>
      <w:r w:rsidR="00794309">
        <w:t xml:space="preserve"> affinity</w:t>
      </w:r>
      <w:r w:rsidR="00F50310">
        <w:t xml:space="preserve"> chromatography</w:t>
      </w:r>
      <w:r w:rsidR="00794309">
        <w:t>,</w:t>
      </w:r>
      <w:r w:rsidRPr="00973A4F">
        <w:t xml:space="preserve"> Protein A</w:t>
      </w:r>
      <w:r w:rsidR="00794309">
        <w:t>,</w:t>
      </w:r>
      <w:r w:rsidRPr="00973A4F">
        <w:t xml:space="preserve"> </w:t>
      </w:r>
      <w:r w:rsidR="00E8438B">
        <w:t>I</w:t>
      </w:r>
      <w:r w:rsidR="00794309">
        <w:t>ntensified</w:t>
      </w:r>
      <w:r w:rsidRPr="00973A4F">
        <w:t xml:space="preserve"> </w:t>
      </w:r>
      <w:r w:rsidR="00E8438B">
        <w:t>b</w:t>
      </w:r>
      <w:r w:rsidR="00F50310">
        <w:t>ioprocessing</w:t>
      </w:r>
      <w:r w:rsidR="00794309">
        <w:t>,</w:t>
      </w:r>
      <w:r w:rsidRPr="00973A4F">
        <w:t xml:space="preserve"> </w:t>
      </w:r>
      <w:r w:rsidR="002E618D">
        <w:t>L</w:t>
      </w:r>
      <w:r w:rsidR="007D34A3">
        <w:t>ow titer</w:t>
      </w:r>
    </w:p>
    <w:p w14:paraId="62C404D3" w14:textId="77777777" w:rsidR="003C0919" w:rsidRDefault="003C0919" w:rsidP="00280727">
      <w:pPr>
        <w:pStyle w:val="Heading1"/>
        <w:jc w:val="both"/>
      </w:pPr>
      <w:r>
        <w:t>Abstract</w:t>
      </w:r>
    </w:p>
    <w:p w14:paraId="216CA3F5" w14:textId="1D0D9368" w:rsidR="006B350C" w:rsidRDefault="006B350C" w:rsidP="006B350C">
      <w:r w:rsidRPr="00973A4F">
        <w:t xml:space="preserve">Here we share a practical evaluation of a novel membrane-based affinity chromatography unit monitoring recovery, monomer purity, impurity clearance (host cell protein - HCP, DNA), and residual </w:t>
      </w:r>
      <w:r w:rsidR="00071B23">
        <w:t xml:space="preserve">Protein-A </w:t>
      </w:r>
      <w:r w:rsidRPr="00973A4F">
        <w:t xml:space="preserve">ligand for several </w:t>
      </w:r>
      <w:r w:rsidR="002C4030">
        <w:t>monoclonal antibody (</w:t>
      </w:r>
      <w:proofErr w:type="spellStart"/>
      <w:r w:rsidRPr="00973A4F">
        <w:t>mAb</w:t>
      </w:r>
      <w:proofErr w:type="spellEnd"/>
      <w:r w:rsidR="002C4030">
        <w:t>)</w:t>
      </w:r>
      <w:r w:rsidRPr="00973A4F">
        <w:t xml:space="preserve"> and non-</w:t>
      </w:r>
      <w:proofErr w:type="spellStart"/>
      <w:r w:rsidRPr="00973A4F">
        <w:t>mAb</w:t>
      </w:r>
      <w:proofErr w:type="spellEnd"/>
      <w:r w:rsidRPr="00973A4F">
        <w:t xml:space="preserve"> species over the lifetime of the membrane at laboratory and pilot scales. Initial evaluation was performed on a 9</w:t>
      </w:r>
      <w:r w:rsidR="0065258E">
        <w:t xml:space="preserve"> </w:t>
      </w:r>
      <w:r w:rsidR="00981C29">
        <w:t>mL</w:t>
      </w:r>
      <w:r w:rsidRPr="00973A4F">
        <w:t xml:space="preserve"> </w:t>
      </w:r>
      <w:r w:rsidR="00F009A2">
        <w:t>Gore</w:t>
      </w:r>
      <w:r w:rsidRPr="00973A4F">
        <w:t>® Protein Capture Device with recommended CIP; minimal recovery loss is observed over 100 cycles. Membrane capacity ranged from ~25 – 35</w:t>
      </w:r>
      <w:r w:rsidR="0065258E">
        <w:t xml:space="preserve"> </w:t>
      </w:r>
      <w:r w:rsidR="00A72491">
        <w:t>mg/mL</w:t>
      </w:r>
      <w:r w:rsidRPr="00973A4F">
        <w:t xml:space="preserve"> (n=5</w:t>
      </w:r>
      <w:r w:rsidR="00522BBF">
        <w:t xml:space="preserve"> products</w:t>
      </w:r>
      <w:r w:rsidRPr="00973A4F">
        <w:t xml:space="preserve">). </w:t>
      </w:r>
      <w:r w:rsidR="00D40033">
        <w:t>Increased</w:t>
      </w:r>
      <w:r w:rsidRPr="00973A4F">
        <w:t xml:space="preserve"> volumetric flow </w:t>
      </w:r>
      <w:r w:rsidR="00D40033">
        <w:t>results</w:t>
      </w:r>
      <w:r w:rsidRPr="00973A4F">
        <w:t xml:space="preserve"> in</w:t>
      </w:r>
      <w:r w:rsidR="00177E75">
        <w:t xml:space="preserve"> </w:t>
      </w:r>
      <w:r w:rsidR="003D6405">
        <w:t>high</w:t>
      </w:r>
      <w:r w:rsidR="00071B23">
        <w:t>er</w:t>
      </w:r>
      <w:r w:rsidR="003D6405" w:rsidRPr="00973A4F">
        <w:t xml:space="preserve"> </w:t>
      </w:r>
      <w:r w:rsidRPr="00973A4F">
        <w:t>productivity (</w:t>
      </w:r>
      <w:r w:rsidR="00A72491">
        <w:t>g/L/h</w:t>
      </w:r>
      <w:r w:rsidRPr="00973A4F">
        <w:t xml:space="preserve">) </w:t>
      </w:r>
      <w:r w:rsidR="00DE4EF9">
        <w:t>than</w:t>
      </w:r>
      <w:r w:rsidRPr="00973A4F">
        <w:t xml:space="preserve"> </w:t>
      </w:r>
      <w:proofErr w:type="spellStart"/>
      <w:r w:rsidR="00C35C80">
        <w:t>Mab</w:t>
      </w:r>
      <w:r w:rsidRPr="00973A4F">
        <w:t>Select</w:t>
      </w:r>
      <w:r w:rsidR="00177E75">
        <w:rPr>
          <w:vertAlign w:val="superscript"/>
        </w:rPr>
        <w:t>TM</w:t>
      </w:r>
      <w:r w:rsidRPr="00973A4F">
        <w:t>Sure</w:t>
      </w:r>
      <w:r w:rsidR="00C35C80">
        <w:rPr>
          <w:vertAlign w:val="superscript"/>
        </w:rPr>
        <w:t>TM</w:t>
      </w:r>
      <w:proofErr w:type="spellEnd"/>
      <w:r w:rsidRPr="00973A4F">
        <w:t xml:space="preserve"> affinity </w:t>
      </w:r>
      <w:r w:rsidR="00DE4EF9">
        <w:t xml:space="preserve">packed bed </w:t>
      </w:r>
      <w:r w:rsidRPr="00973A4F">
        <w:t>resin. We evaluate</w:t>
      </w:r>
      <w:r w:rsidR="00F55AFD">
        <w:t>d</w:t>
      </w:r>
      <w:r w:rsidRPr="00973A4F">
        <w:t xml:space="preserve"> a 58 </w:t>
      </w:r>
      <w:r w:rsidR="00A822A4">
        <w:t>m</w:t>
      </w:r>
      <w:r w:rsidR="00462295">
        <w:t>L</w:t>
      </w:r>
      <w:r w:rsidR="00137409">
        <w:t xml:space="preserve"> </w:t>
      </w:r>
      <w:r w:rsidR="00F009A2">
        <w:t>Gore</w:t>
      </w:r>
      <w:r w:rsidR="00137409">
        <w:t xml:space="preserve">® </w:t>
      </w:r>
      <w:r w:rsidR="00BA54F2">
        <w:t>d</w:t>
      </w:r>
      <w:r w:rsidR="00137409">
        <w:t>evice</w:t>
      </w:r>
      <w:r w:rsidR="00F55AFD">
        <w:t xml:space="preserve"> </w:t>
      </w:r>
      <w:r w:rsidR="00817E85">
        <w:t xml:space="preserve">showing </w:t>
      </w:r>
      <w:r w:rsidRPr="00973A4F">
        <w:t>stable monomer purity, HCP and DNA clearance over 50 cycles even with an aggressive deviation from the recommended CIP protocol (15min with 0.5</w:t>
      </w:r>
      <w:r w:rsidR="00BA54F2">
        <w:t xml:space="preserve"> </w:t>
      </w:r>
      <w:r w:rsidRPr="00973A4F">
        <w:t>N NaOH versus 3min with 0.</w:t>
      </w:r>
      <w:r w:rsidR="00A72A71">
        <w:t>2</w:t>
      </w:r>
      <w:r w:rsidR="007B383B">
        <w:t xml:space="preserve"> </w:t>
      </w:r>
      <w:r w:rsidRPr="00973A4F">
        <w:t>N NaOH between products) – though modest losses in recovery were observed.</w:t>
      </w:r>
      <w:r w:rsidR="009527B0">
        <w:t xml:space="preserve"> </w:t>
      </w:r>
      <w:r w:rsidR="00C904E6">
        <w:t>A Design of Experiment evaluat</w:t>
      </w:r>
      <w:r w:rsidR="00D00C91">
        <w:t>ed</w:t>
      </w:r>
      <w:r w:rsidR="00C904E6">
        <w:t xml:space="preserve"> </w:t>
      </w:r>
      <w:r w:rsidR="00552D7F">
        <w:t xml:space="preserve">dynamic </w:t>
      </w:r>
      <w:r w:rsidR="00C904E6">
        <w:t xml:space="preserve">binding capacity </w:t>
      </w:r>
      <w:r w:rsidR="00552D7F">
        <w:t xml:space="preserve">(DBC) </w:t>
      </w:r>
      <w:r w:rsidR="00C904E6">
        <w:t>and productivity as a function of titer (0.2 – 2</w:t>
      </w:r>
      <w:r w:rsidR="0065258E">
        <w:t xml:space="preserve"> </w:t>
      </w:r>
      <w:r w:rsidR="00A72491">
        <w:t>mg/mL</w:t>
      </w:r>
      <w:r w:rsidR="00C904E6">
        <w:t xml:space="preserve">) and residence time (20 -120s) </w:t>
      </w:r>
      <w:r w:rsidR="00EE49E4">
        <w:t>which showed</w:t>
      </w:r>
      <w:r w:rsidR="00522BBF">
        <w:t xml:space="preserve"> </w:t>
      </w:r>
      <w:r w:rsidR="000A0C4C">
        <w:t>DBC10%</w:t>
      </w:r>
      <w:r w:rsidR="00BA54F2">
        <w:rPr>
          <w:rFonts w:cstheme="minorHAnsi"/>
        </w:rPr>
        <w:t>*</w:t>
      </w:r>
      <w:r w:rsidR="00522BBF">
        <w:t>0.8</w:t>
      </w:r>
      <w:r w:rsidR="000A0C4C">
        <w:t xml:space="preserve"> rang</w:t>
      </w:r>
      <w:r w:rsidR="00EE49E4">
        <w:t>ing</w:t>
      </w:r>
      <w:r w:rsidR="006F7E52">
        <w:t xml:space="preserve"> from</w:t>
      </w:r>
      <w:r w:rsidR="00522BBF">
        <w:t xml:space="preserve"> 32 </w:t>
      </w:r>
      <w:r w:rsidR="0065258E">
        <w:t>–</w:t>
      </w:r>
      <w:r w:rsidR="00522BBF">
        <w:t xml:space="preserve"> 44</w:t>
      </w:r>
      <w:r w:rsidR="0065258E">
        <w:t xml:space="preserve"> </w:t>
      </w:r>
      <w:r w:rsidR="00A72491">
        <w:t>mg/mL</w:t>
      </w:r>
      <w:r w:rsidR="00522BBF">
        <w:t xml:space="preserve"> (n=1 product). </w:t>
      </w:r>
      <w:r w:rsidR="00EB40FE">
        <w:t>Though</w:t>
      </w:r>
      <w:r w:rsidR="0086423A">
        <w:t xml:space="preserve"> capacity was relatively insensitive to titer</w:t>
      </w:r>
      <w:r w:rsidR="00625E73">
        <w:t>s tested</w:t>
      </w:r>
      <w:r w:rsidR="0086423A">
        <w:t xml:space="preserve"> </w:t>
      </w:r>
      <w:r w:rsidR="007915AE">
        <w:t xml:space="preserve">and despite increased capacity with slowed loading, productivity </w:t>
      </w:r>
      <w:r w:rsidR="00904B3B">
        <w:t xml:space="preserve">was highest </w:t>
      </w:r>
      <w:r w:rsidR="006B5DDA">
        <w:t>at fast loading</w:t>
      </w:r>
      <w:r w:rsidR="002E7B5D">
        <w:t xml:space="preserve"> and highest titer</w:t>
      </w:r>
      <w:r w:rsidR="006B5DDA">
        <w:t xml:space="preserve">. </w:t>
      </w:r>
      <w:ins w:id="0" w:author="Coffman, Jon" w:date="2024-02-21T08:38:00Z">
        <w:r w:rsidR="004C6EA9">
          <w:t>These</w:t>
        </w:r>
        <w:r w:rsidR="004C6EA9">
          <w:t xml:space="preserve"> data support the use of membrane-based affinity chromatography for high productivity transient culture produced </w:t>
        </w:r>
        <w:proofErr w:type="spellStart"/>
        <w:r w:rsidR="004C6EA9">
          <w:t>mAbs</w:t>
        </w:r>
        <w:proofErr w:type="spellEnd"/>
        <w:r w:rsidR="004C6EA9">
          <w:t xml:space="preserve"> and their Fc-containing </w:t>
        </w:r>
        <w:proofErr w:type="spellStart"/>
        <w:r w:rsidR="004C6EA9">
          <w:t>derivatives.</w:t>
        </w:r>
        <w:r w:rsidR="004C6EA9">
          <w:t xml:space="preserve"> </w:t>
        </w:r>
      </w:ins>
      <w:del w:id="1" w:author="Coffman, Jon" w:date="2024-02-21T08:38:00Z">
        <w:r w:rsidR="00C904E6" w:rsidDel="000E75B1">
          <w:delText xml:space="preserve">Overall, </w:delText>
        </w:r>
        <w:r w:rsidRPr="00973A4F" w:rsidDel="000E75B1">
          <w:delText>these data support the use of membrane-based protein</w:delText>
        </w:r>
        <w:r w:rsidR="007C6932" w:rsidDel="000E75B1">
          <w:delText>-</w:delText>
        </w:r>
        <w:r w:rsidRPr="00973A4F" w:rsidDel="000E75B1">
          <w:delText>A chromatography for process intensification, ideally applied where rigorous sanitization is omitted</w:delText>
        </w:r>
        <w:r w:rsidR="002D5D48" w:rsidDel="000E75B1">
          <w:delText xml:space="preserve">. </w:delText>
        </w:r>
      </w:del>
      <w:r w:rsidRPr="00973A4F">
        <w:t>We</w:t>
      </w:r>
      <w:proofErr w:type="spellEnd"/>
      <w:r w:rsidRPr="00973A4F">
        <w:t xml:space="preserve"> anticipate data</w:t>
      </w:r>
      <w:r w:rsidR="005156BF">
        <w:t xml:space="preserve"> reported herein</w:t>
      </w:r>
      <w:r w:rsidRPr="00973A4F">
        <w:t xml:space="preserve"> will bolster wider adoption of high-productivity technologies that </w:t>
      </w:r>
      <w:r w:rsidR="005156BF">
        <w:t>hasten</w:t>
      </w:r>
      <w:r w:rsidRPr="00973A4F">
        <w:t xml:space="preserve"> </w:t>
      </w:r>
      <w:r w:rsidR="002D5D48">
        <w:t>product</w:t>
      </w:r>
      <w:r w:rsidRPr="00973A4F">
        <w:t xml:space="preserve"> purification </w:t>
      </w:r>
      <w:r w:rsidR="005B38FA" w:rsidRPr="00973A4F">
        <w:t>at</w:t>
      </w:r>
      <w:r w:rsidR="005B38FA">
        <w:t xml:space="preserve"> </w:t>
      </w:r>
      <w:r w:rsidR="00BC2F03">
        <w:t>bench and pilot</w:t>
      </w:r>
      <w:r w:rsidRPr="00973A4F">
        <w:t xml:space="preserve"> scale</w:t>
      </w:r>
      <w:r w:rsidR="0014093C">
        <w:t xml:space="preserve">, </w:t>
      </w:r>
      <w:r w:rsidR="005156BF">
        <w:t>leading to</w:t>
      </w:r>
      <w:r w:rsidR="005156BF" w:rsidRPr="00973A4F">
        <w:t xml:space="preserve"> </w:t>
      </w:r>
      <w:r w:rsidR="00AD7D0C">
        <w:t>more</w:t>
      </w:r>
      <w:r w:rsidR="00D36D35">
        <w:t xml:space="preserve"> </w:t>
      </w:r>
      <w:r w:rsidR="00AD7D0C">
        <w:t xml:space="preserve">therapeutic </w:t>
      </w:r>
      <w:r w:rsidR="00D36D35">
        <w:t>candidates</w:t>
      </w:r>
      <w:r w:rsidR="007616BE">
        <w:t>.</w:t>
      </w:r>
    </w:p>
    <w:p w14:paraId="158F50E7" w14:textId="63F107D4" w:rsidR="00E55227" w:rsidRPr="00E55227" w:rsidRDefault="00E55227" w:rsidP="007D7D8C"/>
    <w:p w14:paraId="0E1AF2E9" w14:textId="51B4CF48" w:rsidR="00D715A4" w:rsidRDefault="00F872DF" w:rsidP="00280727">
      <w:pPr>
        <w:pStyle w:val="Heading1"/>
        <w:jc w:val="both"/>
      </w:pPr>
      <w:r>
        <w:t xml:space="preserve">1.0 </w:t>
      </w:r>
      <w:r w:rsidR="00D715A4">
        <w:t xml:space="preserve">Introduction </w:t>
      </w:r>
    </w:p>
    <w:p w14:paraId="56DEFAD8" w14:textId="77777777" w:rsidR="009A55C5" w:rsidRPr="009A55C5" w:rsidRDefault="009A55C5" w:rsidP="009A55C5"/>
    <w:p w14:paraId="2A798898" w14:textId="7103115B" w:rsidR="00121463" w:rsidRDefault="00062075" w:rsidP="003F4FBF">
      <w:pPr>
        <w:jc w:val="both"/>
      </w:pPr>
      <w:r w:rsidRPr="00973A4F">
        <w:t xml:space="preserve">The emergence of </w:t>
      </w:r>
      <w:r w:rsidR="00635824">
        <w:t xml:space="preserve">next generation </w:t>
      </w:r>
      <w:proofErr w:type="spellStart"/>
      <w:r w:rsidRPr="00973A4F">
        <w:t>mAb</w:t>
      </w:r>
      <w:proofErr w:type="spellEnd"/>
      <w:r w:rsidRPr="00973A4F">
        <w:t xml:space="preserve"> biologics with enhanced functionality and efficacy has driven new healthcare opportunities. </w:t>
      </w:r>
      <w:r w:rsidR="00121463">
        <w:t xml:space="preserve">For example, </w:t>
      </w:r>
      <w:r w:rsidR="00DD6FBD">
        <w:t>in</w:t>
      </w:r>
      <w:r w:rsidR="00D40F1B">
        <w:t xml:space="preserve"> cancer</w:t>
      </w:r>
      <w:r w:rsidR="00DD6FBD">
        <w:t xml:space="preserve"> immunotherapy, </w:t>
      </w:r>
      <w:r w:rsidR="00C80125">
        <w:t>bi-specific antibodies</w:t>
      </w:r>
      <w:r w:rsidR="00332827">
        <w:t xml:space="preserve"> </w:t>
      </w:r>
      <w:r w:rsidR="00E450C6">
        <w:t xml:space="preserve">with </w:t>
      </w:r>
      <w:r w:rsidR="00A564F5">
        <w:t>two distinct heavy and light chain</w:t>
      </w:r>
      <w:r w:rsidR="00AF6DEE">
        <w:t>s</w:t>
      </w:r>
      <w:r w:rsidR="00A564F5">
        <w:t xml:space="preserve"> can</w:t>
      </w:r>
      <w:r w:rsidR="00241009">
        <w:t xml:space="preserve"> bind</w:t>
      </w:r>
      <w:r w:rsidR="00CF30BF">
        <w:t xml:space="preserve"> to</w:t>
      </w:r>
      <w:r w:rsidR="005F1B6C">
        <w:t xml:space="preserve"> both</w:t>
      </w:r>
      <w:r w:rsidR="00E450C6">
        <w:t xml:space="preserve"> an immune cell and a tumor target cell</w:t>
      </w:r>
      <w:r w:rsidR="00CF30BF">
        <w:t xml:space="preserve"> </w:t>
      </w:r>
      <w:r w:rsidR="00241009">
        <w:t>to</w:t>
      </w:r>
      <w:r w:rsidR="00CF30BF">
        <w:t xml:space="preserve"> </w:t>
      </w:r>
      <w:r w:rsidR="001D7A6E">
        <w:t>facilitate an</w:t>
      </w:r>
      <w:r w:rsidR="005F1B6C">
        <w:t xml:space="preserve"> </w:t>
      </w:r>
      <w:r w:rsidR="00241009">
        <w:t>artificial</w:t>
      </w:r>
      <w:r w:rsidR="001D7A6E">
        <w:t xml:space="preserve"> </w:t>
      </w:r>
      <w:r w:rsidR="002A2B8B">
        <w:t>immune response</w:t>
      </w:r>
      <w:r w:rsidR="00596AA5">
        <w:fldChar w:fldCharType="begin">
          <w:fldData xml:space="preserve">PEVuZE5vdGU+PENpdGU+PEF1dGhvcj5MaTwvQXV0aG9yPjxZZWFyPjIwMjA8L1llYXI+PFJlY051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</w:fldData>
        </w:fldChar>
      </w:r>
      <w:r w:rsidR="009F6CB3">
        <w:instrText xml:space="preserve"> ADDIN EN.CITE </w:instrText>
      </w:r>
      <w:r w:rsidR="009F6CB3">
        <w:fldChar w:fldCharType="begin">
          <w:fldData xml:space="preserve">PEVuZE5vdGU+PENpdGU+PEF1dGhvcj5MaTwvQXV0aG9yPjxZZWFyPjIwMjA8L1llYXI+PFJlY051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</w:fldData>
        </w:fldChar>
      </w:r>
      <w:r w:rsidR="009F6CB3">
        <w:instrText xml:space="preserve"> ADDIN EN.CITE.DATA </w:instrText>
      </w:r>
      <w:r w:rsidR="009F6CB3">
        <w:fldChar w:fldCharType="end"/>
      </w:r>
      <w:r w:rsidR="00596AA5">
        <w:fldChar w:fldCharType="separate"/>
      </w:r>
      <w:r w:rsidR="009F6CB3" w:rsidRPr="009F6CB3">
        <w:rPr>
          <w:noProof/>
          <w:vertAlign w:val="superscript"/>
        </w:rPr>
        <w:t>1</w:t>
      </w:r>
      <w:r w:rsidR="00596AA5">
        <w:fldChar w:fldCharType="end"/>
      </w:r>
      <w:r w:rsidR="00802DC9">
        <w:t xml:space="preserve">. </w:t>
      </w:r>
      <w:r w:rsidR="00177AB5">
        <w:t xml:space="preserve">Likewise, </w:t>
      </w:r>
      <w:r w:rsidR="00667AC7">
        <w:t xml:space="preserve">strategies </w:t>
      </w:r>
      <w:r w:rsidR="0058459A">
        <w:t xml:space="preserve">fusing </w:t>
      </w:r>
      <w:r w:rsidR="00177AB5">
        <w:t xml:space="preserve">an </w:t>
      </w:r>
      <w:r w:rsidR="00A532D2">
        <w:t>antibody</w:t>
      </w:r>
      <w:r w:rsidR="006926AF">
        <w:t xml:space="preserve"> fragment crystallizable (</w:t>
      </w:r>
      <w:r w:rsidR="00C474ED">
        <w:t>Fc</w:t>
      </w:r>
      <w:r w:rsidR="006926AF">
        <w:t>)</w:t>
      </w:r>
      <w:r w:rsidR="00177AB5">
        <w:t xml:space="preserve"> domain</w:t>
      </w:r>
      <w:r w:rsidR="00A532D2">
        <w:t xml:space="preserve"> </w:t>
      </w:r>
      <w:r w:rsidR="0058459A">
        <w:t>to</w:t>
      </w:r>
      <w:r w:rsidR="00F94254">
        <w:t xml:space="preserve"> </w:t>
      </w:r>
      <w:r w:rsidR="00667AC7">
        <w:t>an active</w:t>
      </w:r>
      <w:r w:rsidR="00F94254">
        <w:t xml:space="preserve"> proteins or peptide </w:t>
      </w:r>
      <w:r w:rsidR="00667AC7">
        <w:t xml:space="preserve">to enhance </w:t>
      </w:r>
      <w:r w:rsidR="00FE259C">
        <w:t>its</w:t>
      </w:r>
      <w:r w:rsidR="00667AC7">
        <w:t xml:space="preserve"> half</w:t>
      </w:r>
      <w:r w:rsidR="00B31979">
        <w:t>-</w:t>
      </w:r>
      <w:r w:rsidR="00C474ED">
        <w:t>life</w:t>
      </w:r>
      <w:r w:rsidR="00541EFB">
        <w:t xml:space="preserve"> </w:t>
      </w:r>
      <w:r w:rsidR="0058459A">
        <w:t>have</w:t>
      </w:r>
      <w:r w:rsidR="00667AC7">
        <w:t xml:space="preserve"> been successful in the clinic </w:t>
      </w:r>
      <w:r w:rsidR="00997364">
        <w:t>relating to multiple therapy areas including immune control</w:t>
      </w:r>
      <w:r w:rsidR="00594D4A">
        <w:fldChar w:fldCharType="begin"/>
      </w:r>
      <w:r w:rsidR="009F6CB3">
        <w:instrText xml:space="preserve"> ADDIN EN.CITE &lt;EndNote&gt;&lt;Cite&gt;&lt;Author&gt;Czajkowsky&lt;/Author&gt;&lt;Year&gt;2012&lt;/Year&gt;&lt;RecNum&gt;29&lt;/RecNum&gt;&lt;DisplayText&gt;&lt;style face="superscript"&gt;2&lt;/style&gt;&lt;/DisplayText&gt;&lt;record&gt;&lt;rec-number&gt;29&lt;/rec-number&gt;&lt;foreign-keys&gt;&lt;key app="EN" db-id="sfaxzsaf8pevpderx0lv2spqezr5rav0dd9p" timestamp="1706662133" guid="7aef08f8-4c78-42f1-8039-fda40c399120"&gt;29&lt;/key&gt;&lt;/foreign-keys&gt;&lt;ref-type name="Journal Article"&gt;17&lt;/ref-type&gt;&lt;contributors&gt;&lt;authors&gt;&lt;author&gt;Czajkowsky, D. M.&lt;/author&gt;&lt;author&gt;Hu, J.&lt;/author&gt;&lt;author&gt;Shao, Z.&lt;/author&gt;&lt;author&gt;Pleass, R. J.&lt;/author&gt;&lt;/authors&gt;&lt;/contributors&gt;&lt;auth-address&gt;Key Laboratory of Systems Biomedicine (Ministry of Education) &amp;amp; State Key Laboratory of Oncogenes &amp;amp; Related Genes, Shanghai Jiao Tong University, Shanghai, P. R. China.&lt;/auth-address&gt;&lt;titles&gt;&lt;title&gt;Fc-fusion proteins: new developments and future perspectives&lt;/title&gt;&lt;secondary-title&gt;EMBO Mol Med&lt;/secondary-title&gt;&lt;/titles&gt;&lt;periodical&gt;&lt;full-title&gt;EMBO Mol Med&lt;/full-title&gt;&lt;/periodical&gt;&lt;pages&gt;1015-28&lt;/pages&gt;&lt;volume&gt;4&lt;/volume&gt;&lt;number&gt;10&lt;/number&gt;&lt;edition&gt;20120726&lt;/edition&gt;&lt;keywords&gt;&lt;keyword&gt;Biological Therapy/*methods&lt;/keyword&gt;&lt;keyword&gt;Biotechnology/*methods&lt;/keyword&gt;&lt;keyword&gt;Humans&lt;/keyword&gt;&lt;keyword&gt;Immunoglobulin Fc Fragments/genetics/*pharmacology&lt;/keyword&gt;&lt;keyword&gt;Molecular Medicine/*methods&lt;/keyword&gt;&lt;keyword&gt;Recombinant Fusion Proteins/genetics/*pharmacology&lt;/keyword&gt;&lt;/keywords&gt;&lt;dates&gt;&lt;year&gt;2012&lt;/year&gt;&lt;pub-dates&gt;&lt;date&gt;Oct&lt;/date&gt;&lt;/pub-dates&gt;&lt;/dates&gt;&lt;isbn&gt;1757-4684 (Electronic)&amp;#xD;1757-4676 (Print)&amp;#xD;1757-4676 (Linking)&lt;/isbn&gt;&lt;accession-num&gt;22837174&lt;/accession-num&gt;&lt;urls&gt;&lt;related-urls&gt;&lt;url&gt;https://www.ncbi.nlm.nih.gov/pubmed/22837174&lt;/url&gt;&lt;/related-urls&gt;&lt;/urls&gt;&lt;custom2&gt;PMC3491832&lt;/custom2&gt;&lt;electronic-resource-num&gt;10.1002/emmm.201201379&lt;/electronic-resource-num&gt;&lt;remote-database-name&gt;Medline&lt;/remote-database-name&gt;&lt;remote-database-provider&gt;NLM&lt;/remote-database-provider&gt;&lt;/record&gt;&lt;/Cite&gt;&lt;/EndNote&gt;</w:instrText>
      </w:r>
      <w:r w:rsidR="00594D4A">
        <w:fldChar w:fldCharType="separate"/>
      </w:r>
      <w:r w:rsidR="009F6CB3" w:rsidRPr="009F6CB3">
        <w:rPr>
          <w:noProof/>
          <w:vertAlign w:val="superscript"/>
        </w:rPr>
        <w:t>2</w:t>
      </w:r>
      <w:r w:rsidR="00594D4A">
        <w:fldChar w:fldCharType="end"/>
      </w:r>
      <w:r w:rsidR="00997364">
        <w:t>.</w:t>
      </w:r>
      <w:r w:rsidR="007768B7">
        <w:t xml:space="preserve"> </w:t>
      </w:r>
      <w:r w:rsidR="0059055B">
        <w:t>Such strategies have contributed to a burgeoning of new</w:t>
      </w:r>
      <w:r w:rsidR="00F21B5A">
        <w:t xml:space="preserve"> </w:t>
      </w:r>
      <w:r w:rsidR="00B31979">
        <w:t>Fc</w:t>
      </w:r>
      <w:r w:rsidR="00F21B5A">
        <w:t>-containing</w:t>
      </w:r>
      <w:r w:rsidR="003F3776">
        <w:t xml:space="preserve"> </w:t>
      </w:r>
      <w:r w:rsidR="003F3776">
        <w:lastRenderedPageBreak/>
        <w:t>therapeutics targeting new combinations of targets</w:t>
      </w:r>
      <w:r w:rsidR="00431F65">
        <w:t xml:space="preserve"> </w:t>
      </w:r>
      <w:r w:rsidR="00894620">
        <w:t xml:space="preserve">and with further modifications to enhance </w:t>
      </w:r>
      <w:r w:rsidR="00431F65">
        <w:t xml:space="preserve">their </w:t>
      </w:r>
      <w:r w:rsidR="00894620">
        <w:t>specificity</w:t>
      </w:r>
      <w:r w:rsidR="00223903">
        <w:fldChar w:fldCharType="begin"/>
      </w:r>
      <w:r w:rsidR="009F6CB3">
        <w:instrText xml:space="preserve"> ADDIN EN.CITE &lt;EndNote&gt;&lt;Cite&gt;&lt;Author&gt;Shukla&lt;/Author&gt;&lt;Year&gt;2017&lt;/Year&gt;&lt;RecNum&gt;30&lt;/RecNum&gt;&lt;DisplayText&gt;&lt;style face="superscript"&gt;3&lt;/style&gt;&lt;/DisplayText&gt;&lt;record&gt;&lt;rec-number&gt;30&lt;/rec-number&gt;&lt;foreign-keys&gt;&lt;key app="EN" db-id="sfaxzsaf8pevpderx0lv2spqezr5rav0dd9p" timestamp="1706662171" guid="0ff797c3-bfbb-4f45-b181-cf581829ecc8"&gt;30&lt;/key&gt;&lt;/foreign-keys&gt;&lt;ref-type name="Journal Article"&gt;17&lt;/ref-type&gt;&lt;contributors&gt;&lt;authors&gt;&lt;author&gt;Shukla, A. A.&lt;/author&gt;&lt;author&gt;Wolfe, L. S.&lt;/author&gt;&lt;author&gt;Mostafa, S. S.&lt;/author&gt;&lt;author&gt;Norman, C.&lt;/author&gt;&lt;/authors&gt;&lt;/contributors&gt;&lt;auth-address&gt;Process Development &amp;amp; Manufacturing KBI Biopharma Inc.Durham NC 27704.&lt;/auth-address&gt;&lt;titles&gt;&lt;title&gt;Evolving trends in mAb production processes&lt;/title&gt;&lt;secondary-title&gt;Bioeng Transl Med&lt;/secondary-title&gt;&lt;/titles&gt;&lt;periodical&gt;&lt;full-title&gt;Bioeng Transl Med&lt;/full-title&gt;&lt;/periodical&gt;&lt;pages&gt;58-69&lt;/pages&gt;&lt;volume&gt;2&lt;/volume&gt;&lt;number&gt;1&lt;/number&gt;&lt;edition&gt;20170403&lt;/edition&gt;&lt;keywords&gt;&lt;keyword&gt;Fc fusion proteins&lt;/keyword&gt;&lt;keyword&gt;biosimilars&lt;/keyword&gt;&lt;keyword&gt;bispecific antibodies&lt;/keyword&gt;&lt;keyword&gt;continuous bioprocessing&lt;/keyword&gt;&lt;keyword&gt;high titer cell culture&lt;/keyword&gt;&lt;keyword&gt;monoclonal antibodies&lt;/keyword&gt;&lt;keyword&gt;next generation monoclonal antibodies&lt;/keyword&gt;&lt;keyword&gt;nonchromatographic separations&lt;/keyword&gt;&lt;keyword&gt;platform process&lt;/keyword&gt;&lt;keyword&gt;process development&lt;/keyword&gt;&lt;/keywords&gt;&lt;dates&gt;&lt;year&gt;2017&lt;/year&gt;&lt;pub-dates&gt;&lt;date&gt;Mar&lt;/date&gt;&lt;/pub-dates&gt;&lt;/dates&gt;&lt;isbn&gt;2380-6761 (Print)&amp;#xD;2380-6761 (Electronic)&amp;#xD;2380-6761 (Linking)&lt;/isbn&gt;&lt;accession-num&gt;29313024&lt;/accession-num&gt;&lt;urls&gt;&lt;related-urls&gt;&lt;url&gt;https://www.ncbi.nlm.nih.gov/pubmed/29313024&lt;/url&gt;&lt;/related-urls&gt;&lt;/urls&gt;&lt;custom2&gt;PMC5689530&lt;/custom2&gt;&lt;electronic-resource-num&gt;10.1002/btm2.10061&lt;/electronic-resource-num&gt;&lt;remote-database-name&gt;PubMed-not-MEDLINE&lt;/remote-database-name&gt;&lt;remote-database-provider&gt;NLM&lt;/remote-database-provider&gt;&lt;/record&gt;&lt;/Cite&gt;&lt;/EndNote&gt;</w:instrText>
      </w:r>
      <w:r w:rsidR="00223903">
        <w:fldChar w:fldCharType="separate"/>
      </w:r>
      <w:r w:rsidR="009F6CB3" w:rsidRPr="009F6CB3">
        <w:rPr>
          <w:noProof/>
          <w:vertAlign w:val="superscript"/>
        </w:rPr>
        <w:t>3</w:t>
      </w:r>
      <w:r w:rsidR="00223903">
        <w:fldChar w:fldCharType="end"/>
      </w:r>
      <w:r w:rsidR="00223903">
        <w:t>.</w:t>
      </w:r>
    </w:p>
    <w:p w14:paraId="4A273FC0" w14:textId="09522011" w:rsidR="006B350C" w:rsidRDefault="00AC55CC" w:rsidP="00F35785">
      <w:pPr>
        <w:jc w:val="both"/>
      </w:pPr>
      <w:r>
        <w:t xml:space="preserve">With a broadening portfolio of targeted treatments for ever smaller </w:t>
      </w:r>
      <w:r w:rsidR="00434DAA">
        <w:t>segments</w:t>
      </w:r>
      <w:r>
        <w:t xml:space="preserve"> of </w:t>
      </w:r>
      <w:r w:rsidR="000D34A2">
        <w:t xml:space="preserve">responding </w:t>
      </w:r>
      <w:r>
        <w:t xml:space="preserve">patients, </w:t>
      </w:r>
      <w:r w:rsidR="000D34A2">
        <w:t xml:space="preserve">personalized medicine </w:t>
      </w:r>
      <w:r w:rsidR="0011166A">
        <w:t xml:space="preserve">drives </w:t>
      </w:r>
      <w:r w:rsidR="00B8167B">
        <w:t>production trends</w:t>
      </w:r>
      <w:r w:rsidR="0011166A">
        <w:t xml:space="preserve"> toward smaller more numerous batches</w:t>
      </w:r>
      <w:r w:rsidR="00F94259">
        <w:t xml:space="preserve">. </w:t>
      </w:r>
      <w:r w:rsidR="006369B5">
        <w:t xml:space="preserve">Transient cultures, often </w:t>
      </w:r>
      <w:r w:rsidR="006369B5" w:rsidRPr="00973A4F">
        <w:t xml:space="preserve">of low </w:t>
      </w:r>
      <w:r w:rsidR="006369B5">
        <w:t>titer</w:t>
      </w:r>
      <w:r w:rsidR="006369B5" w:rsidRPr="00973A4F">
        <w:t xml:space="preserve"> </w:t>
      </w:r>
      <w:r w:rsidR="00133C8A">
        <w:t>(</w:t>
      </w:r>
      <w:r w:rsidR="006369B5" w:rsidRPr="00973A4F">
        <w:t>&lt;1</w:t>
      </w:r>
      <w:r w:rsidR="0065258E">
        <w:t xml:space="preserve"> </w:t>
      </w:r>
      <w:r w:rsidR="00A72491">
        <w:t>g/L</w:t>
      </w:r>
      <w:r w:rsidR="00133C8A">
        <w:t>)</w:t>
      </w:r>
      <w:r w:rsidR="006369B5" w:rsidRPr="00973A4F">
        <w:t xml:space="preserve"> and </w:t>
      </w:r>
      <w:r w:rsidR="006369B5">
        <w:t xml:space="preserve">increasingly </w:t>
      </w:r>
      <w:r w:rsidR="006369B5" w:rsidRPr="00973A4F">
        <w:t>high</w:t>
      </w:r>
      <w:r w:rsidR="00F879ED">
        <w:t>er</w:t>
      </w:r>
      <w:r w:rsidR="006369B5" w:rsidRPr="00973A4F">
        <w:t xml:space="preserve"> volume</w:t>
      </w:r>
      <w:r w:rsidR="00C82D9B">
        <w:t>,</w:t>
      </w:r>
      <w:r w:rsidR="00F879ED">
        <w:t xml:space="preserve"> enable shorter development times </w:t>
      </w:r>
      <w:r w:rsidR="00C82D9B">
        <w:t xml:space="preserve">for new molecules before </w:t>
      </w:r>
      <w:r w:rsidR="00BB6B40">
        <w:t>lengthy establishment of stable production cell lines</w:t>
      </w:r>
      <w:r w:rsidR="008E3C88">
        <w:t xml:space="preserve"> and culture optimization</w:t>
      </w:r>
      <w:r w:rsidR="00192628">
        <w:t xml:space="preserve"> is undertaken</w:t>
      </w:r>
      <w:r w:rsidR="00594D4A">
        <w:fldChar w:fldCharType="begin">
          <w:fldData xml:space="preserve">PEVuZE5vdGU+PENpdGU+PEF1dGhvcj5HdXRpZXJyZXotR3JhbmFkb3M8L0F1dGhvcj48WWVhcj4y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</w:fldData>
        </w:fldChar>
      </w:r>
      <w:r w:rsidR="009F6CB3">
        <w:instrText xml:space="preserve"> ADDIN EN.CITE </w:instrText>
      </w:r>
      <w:r w:rsidR="009F6CB3">
        <w:fldChar w:fldCharType="begin">
          <w:fldData xml:space="preserve">PEVuZE5vdGU+PENpdGU+PEF1dGhvcj5HdXRpZXJyZXotR3JhbmFkb3M8L0F1dGhvcj48WWVhcj4y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</w:fldData>
        </w:fldChar>
      </w:r>
      <w:r w:rsidR="009F6CB3">
        <w:instrText xml:space="preserve"> ADDIN EN.CITE.DATA </w:instrText>
      </w:r>
      <w:r w:rsidR="009F6CB3">
        <w:fldChar w:fldCharType="end"/>
      </w:r>
      <w:r w:rsidR="00594D4A">
        <w:fldChar w:fldCharType="separate"/>
      </w:r>
      <w:r w:rsidR="009F6CB3" w:rsidRPr="009F6CB3">
        <w:rPr>
          <w:noProof/>
          <w:vertAlign w:val="superscript"/>
        </w:rPr>
        <w:t>4</w:t>
      </w:r>
      <w:r w:rsidR="00594D4A">
        <w:fldChar w:fldCharType="end"/>
      </w:r>
      <w:r w:rsidR="008E3C88">
        <w:t>.</w:t>
      </w:r>
      <w:r w:rsidR="005E1E08">
        <w:t xml:space="preserve"> </w:t>
      </w:r>
      <w:commentRangeStart w:id="2"/>
      <w:r w:rsidR="005E1E08">
        <w:t>Though</w:t>
      </w:r>
      <w:r w:rsidR="005F508B">
        <w:t xml:space="preserve"> the application of this work is </w:t>
      </w:r>
      <w:r w:rsidR="002F0715">
        <w:t xml:space="preserve">for </w:t>
      </w:r>
      <w:r w:rsidR="005F508B">
        <w:t xml:space="preserve">pre-clinical development scales, </w:t>
      </w:r>
      <w:r w:rsidR="005E1E08">
        <w:t>at pilot or production scale, perfusion bioreactors of integrated continuous manufacturing campaigns often have several days where large volumes of low titer material is produced</w:t>
      </w:r>
      <w:r w:rsidR="005E1E08">
        <w:fldChar w:fldCharType="begin">
          <w:fldData xml:space="preserve">PEVuZE5vdGU+PENpdGU+PEF1dGhvcj5SYW1vczwvQXV0aG9yPjxZZWFyPjIwMjM8L1llYXI+PFJl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</w:fldData>
        </w:fldChar>
      </w:r>
      <w:r w:rsidR="005E1E08">
        <w:instrText xml:space="preserve"> ADDIN EN.CITE </w:instrText>
      </w:r>
      <w:r w:rsidR="005E1E08">
        <w:fldChar w:fldCharType="begin">
          <w:fldData xml:space="preserve">PEVuZE5vdGU+PENpdGU+PEF1dGhvcj5SYW1vczwvQXV0aG9yPjxZZWFyPjIwMjM8L1llYXI+PFJl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</w:fldData>
        </w:fldChar>
      </w:r>
      <w:r w:rsidR="005E1E08">
        <w:instrText xml:space="preserve"> ADDIN EN.CITE.DATA </w:instrText>
      </w:r>
      <w:r w:rsidR="005E1E08">
        <w:fldChar w:fldCharType="end"/>
      </w:r>
      <w:r w:rsidR="005E1E08">
        <w:fldChar w:fldCharType="separate"/>
      </w:r>
      <w:r w:rsidR="005E1E08" w:rsidRPr="009F6CB3">
        <w:rPr>
          <w:noProof/>
          <w:vertAlign w:val="superscript"/>
        </w:rPr>
        <w:t>5,6</w:t>
      </w:r>
      <w:r w:rsidR="005E1E08">
        <w:fldChar w:fldCharType="end"/>
      </w:r>
      <w:r w:rsidR="005E1E08">
        <w:t xml:space="preserve">. </w:t>
      </w:r>
      <w:r w:rsidR="005F508B">
        <w:t>To accommodate intensified purification of additional pre-clinical batches with ever higher volumes of low-titer material, these applications</w:t>
      </w:r>
      <w:r w:rsidR="0086723D">
        <w:t xml:space="preserve"> may</w:t>
      </w:r>
      <w:r w:rsidR="005F508B">
        <w:t xml:space="preserve"> benefit from </w:t>
      </w:r>
      <w:r w:rsidR="005F508B" w:rsidRPr="00973A4F">
        <w:t>evaluation</w:t>
      </w:r>
      <w:r w:rsidR="00035DFC">
        <w:t xml:space="preserve"> (</w:t>
      </w:r>
      <w:r w:rsidR="00035DFC">
        <w:rPr>
          <w:i/>
          <w:iCs/>
        </w:rPr>
        <w:t xml:space="preserve">i.e. </w:t>
      </w:r>
      <w:r w:rsidR="00035DFC">
        <w:t>recovery, purity, process intensity, buffer consumption)</w:t>
      </w:r>
      <w:r w:rsidR="005F508B" w:rsidRPr="00973A4F">
        <w:t xml:space="preserve"> of new</w:t>
      </w:r>
      <w:r w:rsidR="005F508B">
        <w:t xml:space="preserve"> high productivity purification</w:t>
      </w:r>
      <w:r w:rsidR="005F508B" w:rsidRPr="00973A4F">
        <w:t xml:space="preserve"> technologies</w:t>
      </w:r>
      <w:r w:rsidR="005F508B">
        <w:t>.</w:t>
      </w:r>
      <w:commentRangeEnd w:id="2"/>
      <w:r w:rsidR="00035DFC">
        <w:rPr>
          <w:rStyle w:val="CommentReference"/>
        </w:rPr>
        <w:commentReference w:id="2"/>
      </w:r>
    </w:p>
    <w:p w14:paraId="4165883A" w14:textId="73E73F5D" w:rsidR="00351886" w:rsidRDefault="006B350C" w:rsidP="003F4FBF">
      <w:pPr>
        <w:jc w:val="both"/>
      </w:pPr>
      <w:r>
        <w:t xml:space="preserve">Protein A based affinity chromatography </w:t>
      </w:r>
      <w:r w:rsidR="00345171">
        <w:t>is</w:t>
      </w:r>
      <w:r>
        <w:t xml:space="preserve"> a </w:t>
      </w:r>
      <w:r w:rsidR="002D3769">
        <w:t xml:space="preserve">mainstay </w:t>
      </w:r>
      <w:r>
        <w:t>for bulk purification of antibodies and</w:t>
      </w:r>
      <w:r w:rsidR="00F06B6D">
        <w:t xml:space="preserve"> </w:t>
      </w:r>
      <w:r w:rsidR="00B31979">
        <w:t>Fc</w:t>
      </w:r>
      <w:r w:rsidR="00462295">
        <w:t>-</w:t>
      </w:r>
      <w:r w:rsidR="002F32AC">
        <w:t xml:space="preserve">containing therapeutics </w:t>
      </w:r>
      <w:r>
        <w:t>generated in CHO cultures</w:t>
      </w:r>
      <w:r w:rsidR="008E1D71">
        <w:t xml:space="preserve"> after </w:t>
      </w:r>
      <w:r w:rsidR="004876E5">
        <w:t>primary</w:t>
      </w:r>
      <w:r w:rsidR="0094517F">
        <w:t xml:space="preserve"> </w:t>
      </w:r>
      <w:r w:rsidR="00F06B6D">
        <w:t>clarification</w:t>
      </w:r>
      <w:r w:rsidR="00223903">
        <w:fldChar w:fldCharType="begin"/>
      </w:r>
      <w:r w:rsidR="009F6CB3">
        <w:instrText xml:space="preserve"> ADDIN EN.CITE &lt;EndNote&gt;&lt;Cite&gt;&lt;Author&gt;Shukla&lt;/Author&gt;&lt;Year&gt;2017&lt;/Year&gt;&lt;RecNum&gt;30&lt;/RecNum&gt;&lt;DisplayText&gt;&lt;style face="superscript"&gt;3&lt;/style&gt;&lt;/DisplayText&gt;&lt;record&gt;&lt;rec-number&gt;30&lt;/rec-number&gt;&lt;foreign-keys&gt;&lt;key app="EN" db-id="sfaxzsaf8pevpderx0lv2spqezr5rav0dd9p" timestamp="1706662171" guid="0ff797c3-bfbb-4f45-b181-cf581829ecc8"&gt;30&lt;/key&gt;&lt;/foreign-keys&gt;&lt;ref-type name="Journal Article"&gt;17&lt;/ref-type&gt;&lt;contributors&gt;&lt;authors&gt;&lt;author&gt;Shukla, A. A.&lt;/author&gt;&lt;author&gt;Wolfe, L. S.&lt;/author&gt;&lt;author&gt;Mostafa, S. S.&lt;/author&gt;&lt;author&gt;Norman, C.&lt;/author&gt;&lt;/authors&gt;&lt;/contributors&gt;&lt;auth-address&gt;Process Development &amp;amp; Manufacturing KBI Biopharma Inc.Durham NC 27704.&lt;/auth-address&gt;&lt;titles&gt;&lt;title&gt;Evolving trends in mAb production processes&lt;/title&gt;&lt;secondary-title&gt;Bioeng Transl Med&lt;/secondary-title&gt;&lt;/titles&gt;&lt;periodical&gt;&lt;full-title&gt;Bioeng Transl Med&lt;/full-title&gt;&lt;/periodical&gt;&lt;pages&gt;58-69&lt;/pages&gt;&lt;volume&gt;2&lt;/volume&gt;&lt;number&gt;1&lt;/number&gt;&lt;edition&gt;20170403&lt;/edition&gt;&lt;keywords&gt;&lt;keyword&gt;Fc fusion proteins&lt;/keyword&gt;&lt;keyword&gt;biosimilars&lt;/keyword&gt;&lt;keyword&gt;bispecific antibodies&lt;/keyword&gt;&lt;keyword&gt;continuous bioprocessing&lt;/keyword&gt;&lt;keyword&gt;high titer cell culture&lt;/keyword&gt;&lt;keyword&gt;monoclonal antibodies&lt;/keyword&gt;&lt;keyword&gt;next generation monoclonal antibodies&lt;/keyword&gt;&lt;keyword&gt;nonchromatographic separations&lt;/keyword&gt;&lt;keyword&gt;platform process&lt;/keyword&gt;&lt;keyword&gt;process development&lt;/keyword&gt;&lt;/keywords&gt;&lt;dates&gt;&lt;year&gt;2017&lt;/year&gt;&lt;pub-dates&gt;&lt;date&gt;Mar&lt;/date&gt;&lt;/pub-dates&gt;&lt;/dates&gt;&lt;isbn&gt;2380-6761 (Print)&amp;#xD;2380-6761 (Electronic)&amp;#xD;2380-6761 (Linking)&lt;/isbn&gt;&lt;accession-num&gt;29313024&lt;/accession-num&gt;&lt;urls&gt;&lt;related-urls&gt;&lt;url&gt;https://www.ncbi.nlm.nih.gov/pubmed/29313024&lt;/url&gt;&lt;/related-urls&gt;&lt;/urls&gt;&lt;custom2&gt;PMC5689530&lt;/custom2&gt;&lt;electronic-resource-num&gt;10.1002/btm2.10061&lt;/electronic-resource-num&gt;&lt;remote-database-name&gt;PubMed-not-MEDLINE&lt;/remote-database-name&gt;&lt;remote-database-provider&gt;NLM&lt;/remote-database-provider&gt;&lt;/record&gt;&lt;/Cite&gt;&lt;/EndNote&gt;</w:instrText>
      </w:r>
      <w:r w:rsidR="00223903">
        <w:fldChar w:fldCharType="separate"/>
      </w:r>
      <w:r w:rsidR="009F6CB3" w:rsidRPr="009F6CB3">
        <w:rPr>
          <w:noProof/>
          <w:vertAlign w:val="superscript"/>
        </w:rPr>
        <w:t>3</w:t>
      </w:r>
      <w:r w:rsidR="00223903">
        <w:fldChar w:fldCharType="end"/>
      </w:r>
      <w:r>
        <w:t xml:space="preserve">. </w:t>
      </w:r>
      <w:r w:rsidR="00D92988" w:rsidRPr="00D92988">
        <w:t xml:space="preserve"> </w:t>
      </w:r>
      <w:r w:rsidR="00D92988">
        <w:t xml:space="preserve">Compared to optimized clones that regularly </w:t>
      </w:r>
      <w:r w:rsidR="00B31979">
        <w:t xml:space="preserve">achieve </w:t>
      </w:r>
      <w:r w:rsidR="00D92988">
        <w:t xml:space="preserve">5-10 </w:t>
      </w:r>
      <w:r w:rsidR="00A72491">
        <w:t>g/L</w:t>
      </w:r>
      <w:r w:rsidR="00D92988">
        <w:t xml:space="preserve"> titers, </w:t>
      </w:r>
      <w:r w:rsidR="005756DF">
        <w:t>a</w:t>
      </w:r>
      <w:r w:rsidR="00D92988">
        <w:t xml:space="preserve"> l</w:t>
      </w:r>
      <w:r w:rsidR="00012064">
        <w:t>ow titer</w:t>
      </w:r>
      <w:r w:rsidR="00D6370D">
        <w:t xml:space="preserve"> – high volume</w:t>
      </w:r>
      <w:r w:rsidR="004D1A24">
        <w:t xml:space="preserve"> transient culture</w:t>
      </w:r>
      <w:r w:rsidR="00D6370D">
        <w:t xml:space="preserve"> </w:t>
      </w:r>
      <w:r w:rsidR="00D7178D">
        <w:t>feed</w:t>
      </w:r>
      <w:r w:rsidR="00D6370D">
        <w:t xml:space="preserve"> </w:t>
      </w:r>
      <w:r w:rsidR="00B31979">
        <w:t xml:space="preserve">stock </w:t>
      </w:r>
      <w:r w:rsidR="00D6370D">
        <w:t>has</w:t>
      </w:r>
      <w:r w:rsidR="00A050D8">
        <w:t xml:space="preserve"> longer </w:t>
      </w:r>
      <w:r w:rsidR="005756DF">
        <w:t xml:space="preserve">chromatography </w:t>
      </w:r>
      <w:r w:rsidR="00A050D8">
        <w:t xml:space="preserve">load times </w:t>
      </w:r>
      <w:r w:rsidR="00FA74D2">
        <w:t xml:space="preserve">with </w:t>
      </w:r>
      <w:r w:rsidR="00A050D8">
        <w:t xml:space="preserve">commensurately </w:t>
      </w:r>
      <w:r w:rsidR="004D1A24">
        <w:t>lower</w:t>
      </w:r>
      <w:r w:rsidR="00D92988">
        <w:t xml:space="preserve"> purification productivity</w:t>
      </w:r>
      <w:r w:rsidR="00352ACB">
        <w:t xml:space="preserve"> (defined as protein purified per unit time and column </w:t>
      </w:r>
      <w:proofErr w:type="gramStart"/>
      <w:r w:rsidR="00352ACB">
        <w:t>volume;</w:t>
      </w:r>
      <w:proofErr w:type="gramEnd"/>
      <w:r w:rsidR="00352ACB">
        <w:t xml:space="preserve"> </w:t>
      </w:r>
      <w:r w:rsidR="00352ACB" w:rsidRPr="002D706E">
        <w:rPr>
          <w:i/>
          <w:iCs/>
        </w:rPr>
        <w:t>e.g.</w:t>
      </w:r>
      <w:r w:rsidR="00352ACB">
        <w:rPr>
          <w:i/>
          <w:iCs/>
        </w:rPr>
        <w:t xml:space="preserve"> </w:t>
      </w:r>
      <w:r w:rsidR="00A72491">
        <w:t>g/L/h</w:t>
      </w:r>
      <w:r w:rsidR="00352ACB">
        <w:t>)</w:t>
      </w:r>
      <w:r w:rsidR="00E56DCE">
        <w:t xml:space="preserve"> </w:t>
      </w:r>
      <w:r w:rsidR="00EC533C">
        <w:t xml:space="preserve">and </w:t>
      </w:r>
      <w:r w:rsidR="00E56DCE">
        <w:t>increase</w:t>
      </w:r>
      <w:r w:rsidR="00EC533C">
        <w:t>d</w:t>
      </w:r>
      <w:r w:rsidR="00F402D1" w:rsidRPr="00973A4F">
        <w:t xml:space="preserve"> risk of bioburden contamination.</w:t>
      </w:r>
      <w:r w:rsidR="00F402D1">
        <w:t xml:space="preserve"> </w:t>
      </w:r>
      <w:r>
        <w:t>While packed-bed chromatography is the current first choice for production, its high cost</w:t>
      </w:r>
      <w:r w:rsidR="00EC5AC3">
        <w:fldChar w:fldCharType="begin"/>
      </w:r>
      <w:r w:rsidR="005E1E08">
        <w:instrText xml:space="preserve"> ADDIN EN.CITE &lt;EndNote&gt;&lt;Cite&gt;&lt;Author&gt;Lei&lt;/Author&gt;&lt;Year&gt;2022&lt;/Year&gt;&lt;RecNum&gt;34&lt;/RecNum&gt;&lt;DisplayText&gt;&lt;style face="superscript"&gt;7&lt;/style&gt;&lt;/DisplayText&gt;&lt;record&gt;&lt;rec-number&gt;34&lt;/rec-number&gt;&lt;foreign-keys&gt;&lt;key app="EN" db-id="sfaxzsaf8pevpderx0lv2spqezr5rav0dd9p" timestamp="1706662321" guid="36f15bfe-3012-4cc2-85a5-fdd631363df2"&gt;34&lt;/key&gt;&lt;/foreign-keys&gt;&lt;ref-type name="Journal Article"&gt;17&lt;/ref-type&gt;&lt;contributors&gt;&lt;authors&gt;&lt;author&gt;Lei, Yutian&lt;/author&gt;&lt;author&gt;Shen, Yuan&lt;/author&gt;&lt;author&gt;Zuo, Chengyi&lt;/author&gt;&lt;author&gt;Lu, Li&lt;/author&gt;&lt;author&gt;Crommen, Jacques&lt;/author&gt;&lt;author&gt;Wang, Qiqin&lt;/author&gt;&lt;author&gt;Jiang, Zhengjin&lt;/author&gt;&lt;/authors&gt;&lt;/contributors&gt;&lt;titles&gt;&lt;title&gt;Emerging affinity ligands and support materials for the enrichment of monoclonal antibodies&lt;/title&gt;&lt;secondary-title&gt;TrAC Trends in Analytical Chemistry&lt;/secondary-title&gt;&lt;/titles&gt;&lt;periodical&gt;&lt;full-title&gt;TrAC Trends in Analytical Chemistry&lt;/full-title&gt;&lt;/periodical&gt;&lt;volume&gt;157&lt;/volume&gt;&lt;section&gt;116744&lt;/section&gt;&lt;dates&gt;&lt;year&gt;2022&lt;/year&gt;&lt;/dates&gt;&lt;isbn&gt;01659936&lt;/isbn&gt;&lt;urls&gt;&lt;/urls&gt;&lt;electronic-resource-num&gt;10.1016/j.trac.2022.116744&lt;/electronic-resource-num&gt;&lt;/record&gt;&lt;/Cite&gt;&lt;/EndNote&gt;</w:instrText>
      </w:r>
      <w:r w:rsidR="00EC5AC3">
        <w:fldChar w:fldCharType="separate"/>
      </w:r>
      <w:r w:rsidR="005E1E08" w:rsidRPr="005E1E08">
        <w:rPr>
          <w:noProof/>
          <w:vertAlign w:val="superscript"/>
        </w:rPr>
        <w:t>7</w:t>
      </w:r>
      <w:r w:rsidR="00EC5AC3">
        <w:fldChar w:fldCharType="end"/>
      </w:r>
      <w:r>
        <w:t>, need for packing validation and sanitization, and limited processing flow rates motivate advancements in alternative technologies</w:t>
      </w:r>
      <w:r w:rsidR="00EC5AC3">
        <w:fldChar w:fldCharType="begin"/>
      </w:r>
      <w:r w:rsidR="005E1E08">
        <w:instrText xml:space="preserve"> ADDIN EN.CITE &lt;EndNote&gt;&lt;Cite&gt;&lt;Author&gt;Liu&lt;/Author&gt;&lt;Year&gt;2016&lt;/Year&gt;&lt;RecNum&gt;35&lt;/RecNum&gt;&lt;DisplayText&gt;&lt;style face="superscript"&gt;8&lt;/style&gt;&lt;/DisplayText&gt;&lt;record&gt;&lt;rec-number&gt;35&lt;/rec-number&gt;&lt;foreign-keys&gt;&lt;key app="EN" db-id="sfaxzsaf8pevpderx0lv2spqezr5rav0dd9p" timestamp="1706662370" guid="0cfb6190-5215-45b9-9a2f-4478a0c8365f"&gt;35&lt;/key&gt;&lt;/foreign-keys&gt;&lt;ref-type name="Journal Article"&gt;17&lt;/ref-type&gt;&lt;contributors&gt;&lt;authors&gt;&lt;author&gt;Liu, Zizhao&lt;/author&gt;&lt;author&gt;Wickramasinghe, S. Ranil&lt;/author&gt;&lt;author&gt;Qian, Xianghong&lt;/author&gt;&lt;/authors&gt;&lt;/contributors&gt;&lt;titles&gt;&lt;title&gt;Membrane chromatography for protein purifications from ligand design to functionalization&lt;/title&gt;&lt;secondary-title&gt;Separation Science and Technology&lt;/secondary-title&gt;&lt;/titles&gt;&lt;periodical&gt;&lt;full-title&gt;Separation Science and Technology&lt;/full-title&gt;&lt;/periodical&gt;&lt;pages&gt;299-319&lt;/pages&gt;&lt;volume&gt;52&lt;/volume&gt;&lt;number&gt;2&lt;/number&gt;&lt;section&gt;299&lt;/section&gt;&lt;dates&gt;&lt;year&gt;2016&lt;/year&gt;&lt;/dates&gt;&lt;isbn&gt;0149-6395&amp;#xD;1520-5754&lt;/isbn&gt;&lt;urls&gt;&lt;/urls&gt;&lt;electronic-resource-num&gt;10.1080/01496395.2016.1223133&lt;/electronic-resource-num&gt;&lt;/record&gt;&lt;/Cite&gt;&lt;/EndNote&gt;</w:instrText>
      </w:r>
      <w:r w:rsidR="00EC5AC3">
        <w:fldChar w:fldCharType="separate"/>
      </w:r>
      <w:r w:rsidR="005E1E08" w:rsidRPr="005E1E08">
        <w:rPr>
          <w:noProof/>
          <w:vertAlign w:val="superscript"/>
        </w:rPr>
        <w:t>8</w:t>
      </w:r>
      <w:r w:rsidR="00EC5AC3">
        <w:fldChar w:fldCharType="end"/>
      </w:r>
      <w:r>
        <w:t xml:space="preserve">.  </w:t>
      </w:r>
    </w:p>
    <w:p w14:paraId="15D3AE15" w14:textId="0352186D" w:rsidR="00125864" w:rsidRDefault="00F60FDD" w:rsidP="003F4FBF">
      <w:pPr>
        <w:jc w:val="both"/>
      </w:pPr>
      <w:r>
        <w:t xml:space="preserve">Highly porous </w:t>
      </w:r>
      <w:r w:rsidR="00FA4517">
        <w:t>membrane</w:t>
      </w:r>
      <w:r w:rsidR="0065258E">
        <w:t>-</w:t>
      </w:r>
      <w:r w:rsidR="00FA4517">
        <w:t xml:space="preserve">based </w:t>
      </w:r>
      <w:r w:rsidR="005E206C">
        <w:t>supports</w:t>
      </w:r>
      <w:r w:rsidR="00962EDE">
        <w:t xml:space="preserve"> </w:t>
      </w:r>
      <w:r w:rsidR="008911CE">
        <w:t xml:space="preserve">coupled </w:t>
      </w:r>
      <w:r w:rsidR="00962EDE">
        <w:t xml:space="preserve">with </w:t>
      </w:r>
      <w:r w:rsidR="009A3DD1">
        <w:t>catalogues of various</w:t>
      </w:r>
      <w:r w:rsidR="006D3070">
        <w:t xml:space="preserve"> ligands serve as a promising alternative</w:t>
      </w:r>
      <w:r w:rsidR="001775A7">
        <w:t xml:space="preserve"> for product capture</w:t>
      </w:r>
      <w:r w:rsidR="006D3070">
        <w:t>.</w:t>
      </w:r>
      <w:r w:rsidR="009A3DD1">
        <w:t xml:space="preserve"> </w:t>
      </w:r>
      <w:r w:rsidR="00EA779F">
        <w:t xml:space="preserve">Compared to internal surface areas of porous beads where diffusion is limiting, </w:t>
      </w:r>
      <w:r w:rsidR="00CA26E3">
        <w:t>conve</w:t>
      </w:r>
      <w:r w:rsidR="0065258E">
        <w:t>c</w:t>
      </w:r>
      <w:r w:rsidR="00CA26E3">
        <w:t xml:space="preserve">tion dominates mass transport </w:t>
      </w:r>
      <w:r w:rsidR="00D90962">
        <w:t>as</w:t>
      </w:r>
      <w:r w:rsidR="00CA26E3">
        <w:t xml:space="preserve"> </w:t>
      </w:r>
      <w:r w:rsidR="00EA779F">
        <w:t>pr</w:t>
      </w:r>
      <w:r w:rsidR="00F2059E">
        <w:t>oducts</w:t>
      </w:r>
      <w:r w:rsidR="00506482">
        <w:t xml:space="preserve"> </w:t>
      </w:r>
      <w:r w:rsidR="00D90962">
        <w:t xml:space="preserve">pass </w:t>
      </w:r>
      <w:r w:rsidR="00506482">
        <w:t>through</w:t>
      </w:r>
      <w:r w:rsidR="00325737">
        <w:t xml:space="preserve"> </w:t>
      </w:r>
      <w:r w:rsidR="0014605E">
        <w:t xml:space="preserve">functionalized support </w:t>
      </w:r>
      <w:r w:rsidR="00D90962">
        <w:t>structures</w:t>
      </w:r>
      <w:r w:rsidR="00392425">
        <w:t xml:space="preserve"> (</w:t>
      </w:r>
      <w:r w:rsidR="00392425">
        <w:rPr>
          <w:i/>
          <w:iCs/>
        </w:rPr>
        <w:t>e.g.</w:t>
      </w:r>
      <w:r w:rsidR="00392425" w:rsidRPr="00392425">
        <w:t xml:space="preserve"> </w:t>
      </w:r>
      <w:r w:rsidR="00392425">
        <w:t>macropores and/or channels)</w:t>
      </w:r>
      <w:r w:rsidR="00D90962">
        <w:t>,</w:t>
      </w:r>
      <w:r w:rsidR="00EA779F">
        <w:t xml:space="preserve"> enabling increased</w:t>
      </w:r>
      <w:r w:rsidR="002B68FB">
        <w:t xml:space="preserve"> </w:t>
      </w:r>
      <w:r w:rsidR="0039528B">
        <w:t>loading flowrates</w:t>
      </w:r>
      <w:r w:rsidR="00EA779F">
        <w:t xml:space="preserve"> </w:t>
      </w:r>
      <w:r w:rsidR="00F10EE6">
        <w:t>with lower</w:t>
      </w:r>
      <w:r w:rsidR="00343A24">
        <w:t xml:space="preserve"> residence times and</w:t>
      </w:r>
      <w:r w:rsidR="00F10EE6">
        <w:t xml:space="preserve"> pressure drop</w:t>
      </w:r>
      <w:r w:rsidR="00CB425D">
        <w:fldChar w:fldCharType="begin"/>
      </w:r>
      <w:r w:rsidR="005E1E08">
        <w:instrText xml:space="preserve"> ADDIN EN.CITE &lt;EndNote&gt;&lt;Cite&gt;&lt;Author&gt;Liu&lt;/Author&gt;&lt;Year&gt;2016&lt;/Year&gt;&lt;RecNum&gt;35&lt;/RecNum&gt;&lt;DisplayText&gt;&lt;style face="superscript"&gt;8&lt;/style&gt;&lt;/DisplayText&gt;&lt;record&gt;&lt;rec-number&gt;35&lt;/rec-number&gt;&lt;foreign-keys&gt;&lt;key app="EN" db-id="sfaxzsaf8pevpderx0lv2spqezr5rav0dd9p" timestamp="1706662370" guid="0cfb6190-5215-45b9-9a2f-4478a0c8365f"&gt;35&lt;/key&gt;&lt;/foreign-keys&gt;&lt;ref-type name="Journal Article"&gt;17&lt;/ref-type&gt;&lt;contributors&gt;&lt;authors&gt;&lt;author&gt;Liu, Zizhao&lt;/author&gt;&lt;author&gt;Wickramasinghe, S. Ranil&lt;/author&gt;&lt;author&gt;Qian, Xianghong&lt;/author&gt;&lt;/authors&gt;&lt;/contributors&gt;&lt;titles&gt;&lt;title&gt;Membrane chromatography for protein purifications from ligand design to functionalization&lt;/title&gt;&lt;secondary-title&gt;Separation Science and Technology&lt;/secondary-title&gt;&lt;/titles&gt;&lt;periodical&gt;&lt;full-title&gt;Separation Science and Technology&lt;/full-title&gt;&lt;/periodical&gt;&lt;pages&gt;299-319&lt;/pages&gt;&lt;volume&gt;52&lt;/volume&gt;&lt;number&gt;2&lt;/number&gt;&lt;section&gt;299&lt;/section&gt;&lt;dates&gt;&lt;year&gt;2016&lt;/year&gt;&lt;/dates&gt;&lt;isbn&gt;0149-6395&amp;#xD;1520-5754&lt;/isbn&gt;&lt;urls&gt;&lt;/urls&gt;&lt;electronic-resource-num&gt;10.1080/01496395.2016.1223133&lt;/electronic-resource-num&gt;&lt;/record&gt;&lt;/Cite&gt;&lt;/EndNote&gt;</w:instrText>
      </w:r>
      <w:r w:rsidR="00CB425D">
        <w:fldChar w:fldCharType="separate"/>
      </w:r>
      <w:r w:rsidR="005E1E08" w:rsidRPr="005E1E08">
        <w:rPr>
          <w:noProof/>
          <w:vertAlign w:val="superscript"/>
        </w:rPr>
        <w:t>8</w:t>
      </w:r>
      <w:r w:rsidR="00CB425D">
        <w:fldChar w:fldCharType="end"/>
      </w:r>
      <w:r w:rsidR="00EA779F">
        <w:t xml:space="preserve">. </w:t>
      </w:r>
      <w:r w:rsidR="009725AB">
        <w:t xml:space="preserve">Further, single-use </w:t>
      </w:r>
      <w:r w:rsidR="00436AD1">
        <w:t>equipment</w:t>
      </w:r>
      <w:r w:rsidR="00B3711A">
        <w:t xml:space="preserve"> with consistent support structures</w:t>
      </w:r>
      <w:r w:rsidR="002372E0">
        <w:t xml:space="preserve"> can </w:t>
      </w:r>
      <w:r w:rsidR="00B93836">
        <w:t>eliminate packing validation</w:t>
      </w:r>
      <w:r w:rsidR="002372E0">
        <w:t xml:space="preserve"> compared to packed beds</w:t>
      </w:r>
      <w:r w:rsidR="006D415C">
        <w:t xml:space="preserve"> and </w:t>
      </w:r>
      <w:r w:rsidR="002372E0">
        <w:t xml:space="preserve">reduce scale up concerns from scale-dependent </w:t>
      </w:r>
      <w:r w:rsidR="00006718">
        <w:t>flow</w:t>
      </w:r>
      <w:r w:rsidR="00686E41">
        <w:t xml:space="preserve"> dynamics</w:t>
      </w:r>
      <w:r w:rsidR="00006718">
        <w:fldChar w:fldCharType="begin"/>
      </w:r>
      <w:r w:rsidR="005E1E08">
        <w:instrText xml:space="preserve"> ADDIN EN.CITE &lt;EndNote&gt;&lt;Cite&gt;&lt;Author&gt;Qu&lt;/Author&gt;&lt;Year&gt;2023&lt;/Year&gt;&lt;RecNum&gt;36&lt;/RecNum&gt;&lt;DisplayText&gt;&lt;style face="superscript"&gt;9&lt;/style&gt;&lt;/DisplayText&gt;&lt;record&gt;&lt;rec-number&gt;36&lt;/rec-number&gt;&lt;foreign-keys&gt;&lt;key app="EN" db-id="sfaxzsaf8pevpderx0lv2spqezr5rav0dd9p" timestamp="1706662453" guid="fdb6db62-8fb3-40d8-8d47-6982efabf216"&gt;36&lt;/key&gt;&lt;/foreign-keys&gt;&lt;ref-type name="Journal Article"&gt;17&lt;/ref-type&gt;&lt;contributors&gt;&lt;authors&gt;&lt;author&gt;Qu, Yiran&lt;/author&gt;&lt;author&gt;Bekard, Innocent&lt;/author&gt;&lt;author&gt;Hunt, Ben&lt;/author&gt;&lt;author&gt;Black, Jamie&lt;/author&gt;&lt;author&gt;Fabri, Louis&lt;/author&gt;&lt;author&gt;Gras, Sally L.&lt;/author&gt;&lt;author&gt;Kentish, Sandra E.&lt;/author&gt;&lt;/authors&gt;&lt;/contributors&gt;&lt;titles&gt;&lt;title&gt;The Transition from Resin Chromatography to Membrane Adsorbers for Protein Separations at Industrial Scale&lt;/title&gt;&lt;secondary-title&gt;Separation &amp;amp; Purification Reviews&lt;/secondary-title&gt;&lt;/titles&gt;&lt;periodical&gt;&lt;full-title&gt;Separation &amp;amp; Purification Reviews&lt;/full-title&gt;&lt;/periodical&gt;&lt;pages&gt;1-21&lt;/pages&gt;&lt;section&gt;1&lt;/section&gt;&lt;dates&gt;&lt;year&gt;2023&lt;/year&gt;&lt;/dates&gt;&lt;isbn&gt;1542-2119&amp;#xD;1542-2127&lt;/isbn&gt;&lt;urls&gt;&lt;/urls&gt;&lt;electronic-resource-num&gt;10.1080/15422119.2023.2226128&lt;/electronic-resource-num&gt;&lt;/record&gt;&lt;/Cite&gt;&lt;/EndNote&gt;</w:instrText>
      </w:r>
      <w:r w:rsidR="00006718">
        <w:fldChar w:fldCharType="separate"/>
      </w:r>
      <w:r w:rsidR="005E1E08" w:rsidRPr="005E1E08">
        <w:rPr>
          <w:noProof/>
          <w:vertAlign w:val="superscript"/>
        </w:rPr>
        <w:t>9</w:t>
      </w:r>
      <w:r w:rsidR="00006718">
        <w:fldChar w:fldCharType="end"/>
      </w:r>
      <w:r w:rsidR="002372E0">
        <w:t>.</w:t>
      </w:r>
    </w:p>
    <w:p w14:paraId="167B7C29" w14:textId="34BCC488" w:rsidR="00C4672E" w:rsidRDefault="00914F90" w:rsidP="003F4FBF">
      <w:pPr>
        <w:jc w:val="both"/>
      </w:pPr>
      <w:r>
        <w:t>Several</w:t>
      </w:r>
      <w:r w:rsidR="00946093">
        <w:t xml:space="preserve"> </w:t>
      </w:r>
      <w:r w:rsidR="00766AD3">
        <w:t xml:space="preserve">chromatography </w:t>
      </w:r>
      <w:r w:rsidR="00350AF1">
        <w:t xml:space="preserve">membranes </w:t>
      </w:r>
      <w:r w:rsidR="00766AD3">
        <w:t xml:space="preserve">have been commercialized </w:t>
      </w:r>
      <w:r>
        <w:t>for va</w:t>
      </w:r>
      <w:r w:rsidR="00DE72D0">
        <w:t>rious chromatographic</w:t>
      </w:r>
      <w:r>
        <w:t xml:space="preserve"> applications (IEX, HIC, affinity, etc.) and </w:t>
      </w:r>
      <w:r w:rsidR="00642563">
        <w:t>with increasing attention focused on pre-validated, single-use</w:t>
      </w:r>
      <w:r w:rsidR="00350AF1">
        <w:t xml:space="preserve"> units </w:t>
      </w:r>
      <w:r w:rsidR="00062075">
        <w:t>to streamline downstream production</w:t>
      </w:r>
      <w:r w:rsidR="00B71198">
        <w:fldChar w:fldCharType="begin">
          <w:fldData xml:space="preserve">PEVuZE5vdGU+PENpdGU+PEF1dGhvcj5RdTwvQXV0aG9yPjxZZWFyPjIwMjM8L1llYXI+PFJlY051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</w:fldData>
        </w:fldChar>
      </w:r>
      <w:r w:rsidR="005E1E08">
        <w:instrText xml:space="preserve"> ADDIN EN.CITE </w:instrText>
      </w:r>
      <w:r w:rsidR="005E1E08">
        <w:fldChar w:fldCharType="begin">
          <w:fldData xml:space="preserve">PEVuZE5vdGU+PENpdGU+PEF1dGhvcj5RdTwvQXV0aG9yPjxZZWFyPjIwMjM8L1llYXI+PFJlY051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</w:fldData>
        </w:fldChar>
      </w:r>
      <w:r w:rsidR="005E1E08">
        <w:instrText xml:space="preserve"> ADDIN EN.CITE.DATA </w:instrText>
      </w:r>
      <w:r w:rsidR="005E1E08">
        <w:fldChar w:fldCharType="end"/>
      </w:r>
      <w:r w:rsidR="00B71198">
        <w:fldChar w:fldCharType="separate"/>
      </w:r>
      <w:r w:rsidR="005E1E08" w:rsidRPr="005E1E08">
        <w:rPr>
          <w:noProof/>
          <w:vertAlign w:val="superscript"/>
        </w:rPr>
        <w:t>8,9</w:t>
      </w:r>
      <w:r w:rsidR="00B71198">
        <w:fldChar w:fldCharType="end"/>
      </w:r>
      <w:r w:rsidR="00062075">
        <w:t xml:space="preserve">. </w:t>
      </w:r>
      <w:r w:rsidR="00796FF1">
        <w:t xml:space="preserve">For example, Pall Mustang Q anion exchange </w:t>
      </w:r>
      <w:r w:rsidR="003849BB">
        <w:t>has been employed for endotoxin clearance of</w:t>
      </w:r>
      <w:r w:rsidR="00555504">
        <w:t xml:space="preserve"> protein streams</w:t>
      </w:r>
      <w:r w:rsidR="0047217C">
        <w:fldChar w:fldCharType="begin"/>
      </w:r>
      <w:r w:rsidR="005E1E08">
        <w:instrText xml:space="preserve"> ADDIN EN.CITE &lt;EndNote&gt;&lt;Cite&gt;&lt;Author&gt;Serdakowski London&lt;/Author&gt;&lt;RecNum&gt;52&lt;/RecNum&gt;&lt;DisplayText&gt;&lt;style face="superscript"&gt;10&lt;/style&gt;&lt;/DisplayText&gt;&lt;record&gt;&lt;rec-number&gt;52&lt;/rec-number&gt;&lt;foreign-keys&gt;&lt;key app="EN" db-id="sfaxzsaf8pevpderx0lv2spqezr5rav0dd9p" timestamp="1707354826"&gt;52&lt;/key&gt;&lt;/foreign-keys&gt;&lt;ref-type name="Journal Article"&gt;17&lt;/ref-type&gt;&lt;contributors&gt;&lt;authors&gt;&lt;author&gt;Serdakowski London, A.&lt;/author&gt;&lt;author&gt;Kerins B Fau - Tschantz, William R.&lt;/author&gt;&lt;author&gt;Tschantz Wr Fau - Eisfeld, Jochen&lt;/author&gt;&lt;author&gt;Eisfeld J Fau - Mackay, Kasey&lt;/author&gt;&lt;author&gt;Mackay, K.&lt;/author&gt;&lt;/authors&gt;&lt;translated-authors&gt;&lt;author&gt;Biotechnol, J.&lt;/author&gt;&lt;/translated-authors&gt;&lt;/contributors&gt;&lt;auth-address&gt;Novartis Institutes for Biomedical Research, Protein Production and Antibodies, Cambridge, MA, USA. Anne.London@novartis.com FAU - Kerins, Brendan&lt;/auth-address&gt;&lt;titles&gt;&lt;title&gt;Endotoxin removal and prevention for pre-clinical biologics production&lt;/title&gt;&lt;/titles&gt;&lt;number&gt;1860-7314 (Electronic)&lt;/number&gt;&lt;dates&gt;&lt;/dates&gt;&lt;urls&gt;&lt;/urls&gt;&lt;remote-database-provider&gt;2012 Dec&lt;/remote-database-provider&gt;&lt;research-notes&gt;0 (Biological Products)&amp;#xD;0 (Endotoxins)&amp;#xD;0 (Recombinant Proteins)&lt;/research-notes&gt;&lt;language&gt;eng&lt;/language&gt;&lt;/record&gt;&lt;/Cite&gt;&lt;/EndNote&gt;</w:instrText>
      </w:r>
      <w:r w:rsidR="0047217C">
        <w:fldChar w:fldCharType="separate"/>
      </w:r>
      <w:r w:rsidR="005E1E08" w:rsidRPr="005E1E08">
        <w:rPr>
          <w:noProof/>
          <w:vertAlign w:val="superscript"/>
        </w:rPr>
        <w:t>10</w:t>
      </w:r>
      <w:r w:rsidR="0047217C">
        <w:fldChar w:fldCharType="end"/>
      </w:r>
      <w:r w:rsidR="003849BB">
        <w:t xml:space="preserve">, </w:t>
      </w:r>
      <w:r w:rsidR="005B333D">
        <w:t>and for higher throughput plasmid DNA purification</w:t>
      </w:r>
      <w:r w:rsidR="00152C89">
        <w:fldChar w:fldCharType="begin">
          <w:fldData xml:space="preserve">PEVuZE5vdGU+PENpdGU+PEF1dGhvcj5WYWxlbnRlPC9BdXRob3I+PFllYXI+MjAyMTwvWWVhcj48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</w:fldData>
        </w:fldChar>
      </w:r>
      <w:r w:rsidR="005E1E08">
        <w:instrText xml:space="preserve"> ADDIN EN.CITE </w:instrText>
      </w:r>
      <w:r w:rsidR="005E1E08">
        <w:fldChar w:fldCharType="begin">
          <w:fldData xml:space="preserve">PEVuZE5vdGU+PENpdGU+PEF1dGhvcj5WYWxlbnRlPC9BdXRob3I+PFllYXI+MjAyMTwvWWVhcj48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</w:fldData>
        </w:fldChar>
      </w:r>
      <w:r w:rsidR="005E1E08">
        <w:instrText xml:space="preserve"> ADDIN EN.CITE.DATA </w:instrText>
      </w:r>
      <w:r w:rsidR="005E1E08">
        <w:fldChar w:fldCharType="end"/>
      </w:r>
      <w:r w:rsidR="00152C89">
        <w:fldChar w:fldCharType="separate"/>
      </w:r>
      <w:r w:rsidR="005E1E08" w:rsidRPr="005E1E08">
        <w:rPr>
          <w:noProof/>
          <w:vertAlign w:val="superscript"/>
        </w:rPr>
        <w:t>11</w:t>
      </w:r>
      <w:r w:rsidR="00152C89">
        <w:fldChar w:fldCharType="end"/>
      </w:r>
      <w:r w:rsidR="00555504">
        <w:t xml:space="preserve"> </w:t>
      </w:r>
      <w:r w:rsidR="00967BAB">
        <w:t>among others</w:t>
      </w:r>
      <w:r w:rsidR="00EC5AC3">
        <w:fldChar w:fldCharType="begin">
          <w:fldData xml:space="preserve">PEVuZE5vdGU+PENpdGU+PEF1dGhvcj5OYWRhcjwvQXV0aG9yPjxZZWFyPjIwMjE8L1llYXI+PFJl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</w:fldData>
        </w:fldChar>
      </w:r>
      <w:r w:rsidR="005E1E08">
        <w:instrText xml:space="preserve"> ADDIN EN.CITE </w:instrText>
      </w:r>
      <w:r w:rsidR="005E1E08">
        <w:fldChar w:fldCharType="begin">
          <w:fldData xml:space="preserve">PEVuZE5vdGU+PENpdGU+PEF1dGhvcj5OYWRhcjwvQXV0aG9yPjxZZWFyPjIwMjE8L1llYXI+PFJl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</w:fldData>
        </w:fldChar>
      </w:r>
      <w:r w:rsidR="005E1E08">
        <w:instrText xml:space="preserve"> ADDIN EN.CITE.DATA </w:instrText>
      </w:r>
      <w:r w:rsidR="005E1E08">
        <w:fldChar w:fldCharType="end"/>
      </w:r>
      <w:r w:rsidR="00EC5AC3">
        <w:fldChar w:fldCharType="separate"/>
      </w:r>
      <w:r w:rsidR="005E1E08" w:rsidRPr="005E1E08">
        <w:rPr>
          <w:noProof/>
          <w:vertAlign w:val="superscript"/>
        </w:rPr>
        <w:t>12</w:t>
      </w:r>
      <w:r w:rsidR="00EC5AC3">
        <w:fldChar w:fldCharType="end"/>
      </w:r>
      <w:r w:rsidR="00967BAB">
        <w:t>.</w:t>
      </w:r>
      <w:r w:rsidR="00C4672E">
        <w:t xml:space="preserve"> </w:t>
      </w:r>
      <w:r w:rsidR="008A15C8">
        <w:t>Of convective</w:t>
      </w:r>
      <w:r w:rsidR="007B2E0C">
        <w:t xml:space="preserve"> </w:t>
      </w:r>
      <w:proofErr w:type="spellStart"/>
      <w:r w:rsidR="00E64928">
        <w:t>mAb</w:t>
      </w:r>
      <w:proofErr w:type="spellEnd"/>
      <w:r w:rsidR="00E64928">
        <w:t xml:space="preserve"> </w:t>
      </w:r>
      <w:r w:rsidR="00D26C40">
        <w:t>a</w:t>
      </w:r>
      <w:r w:rsidR="00555504">
        <w:t xml:space="preserve">ffinity </w:t>
      </w:r>
      <w:r w:rsidR="008A15C8">
        <w:t>materials</w:t>
      </w:r>
      <w:r w:rsidR="007B2E0C">
        <w:t xml:space="preserve">, </w:t>
      </w:r>
      <w:proofErr w:type="spellStart"/>
      <w:r w:rsidR="00C550A4">
        <w:t>electrospun</w:t>
      </w:r>
      <w:proofErr w:type="spellEnd"/>
      <w:r w:rsidR="00C550A4">
        <w:t xml:space="preserve"> </w:t>
      </w:r>
      <w:r w:rsidR="00A2310F">
        <w:t xml:space="preserve">nanofiber </w:t>
      </w:r>
      <w:r w:rsidR="00E73208">
        <w:t>adsorbents</w:t>
      </w:r>
      <w:r w:rsidR="00ED342B">
        <w:t xml:space="preserve"> (</w:t>
      </w:r>
      <w:r w:rsidR="00ED342B">
        <w:rPr>
          <w:i/>
          <w:iCs/>
        </w:rPr>
        <w:t xml:space="preserve">e.g. </w:t>
      </w:r>
      <w:r w:rsidR="00ED342B">
        <w:t xml:space="preserve">Cytiva </w:t>
      </w:r>
      <w:r w:rsidR="0083544E" w:rsidRPr="0083544E">
        <w:t>Fibro™ PrismA</w:t>
      </w:r>
      <w:r w:rsidR="00634B97">
        <w:fldChar w:fldCharType="begin"/>
      </w:r>
      <w:r w:rsidR="005E1E08">
        <w:instrText xml:space="preserve"> ADDIN EN.CITE &lt;EndNote&gt;&lt;Cite&gt;&lt;Author&gt;Cytiva&lt;/Author&gt;&lt;Year&gt;2021&lt;/Year&gt;&lt;RecNum&gt;40&lt;/RecNum&gt;&lt;DisplayText&gt;&lt;style face="superscript"&gt;13&lt;/style&gt;&lt;/DisplayText&gt;&lt;record&gt;&lt;rec-number&gt;40&lt;/rec-number&gt;&lt;foreign-keys&gt;&lt;key app="EN" db-id="sfaxzsaf8pevpderx0lv2spqezr5rav0dd9p" timestamp="1706662626" guid="db6eff0d-549e-4809-8aea-8095db1438a5"&gt;40&lt;/key&gt;&lt;/foreign-keys&gt;&lt;ref-type name="Electronic Article"&gt;43&lt;/ref-type&gt;&lt;contributors&gt;&lt;authors&gt;&lt;author&gt;Cytiva &lt;/author&gt;&lt;/authors&gt;&lt;/contributors&gt;&lt;titles&gt;&lt;title&gt;Cytiva HiTrap Fibro PrismA units Hiscreen fibro prismA units - Affinity Chromatography&lt;/title&gt;&lt;/titles&gt;&lt;number&gt;CY7145-19Jan21-DF&lt;/number&gt;&lt;edition&gt;19 Jan 2021&lt;/edition&gt;&lt;dates&gt;&lt;year&gt;2021&lt;/year&gt;&lt;/dates&gt;&lt;urls&gt;&lt;related-urls&gt;&lt;url&gt;https://cdn.cytivalifesciences.com/api/public/content/digi-33339-pdf&lt;/url&gt;&lt;/related-urls&gt;&lt;/urls&gt;&lt;/record&gt;&lt;/Cite&gt;&lt;/EndNote&gt;</w:instrText>
      </w:r>
      <w:r w:rsidR="00634B97">
        <w:fldChar w:fldCharType="separate"/>
      </w:r>
      <w:r w:rsidR="005E1E08" w:rsidRPr="005E1E08">
        <w:rPr>
          <w:noProof/>
          <w:vertAlign w:val="superscript"/>
        </w:rPr>
        <w:t>13</w:t>
      </w:r>
      <w:r w:rsidR="00634B97">
        <w:fldChar w:fldCharType="end"/>
      </w:r>
      <w:r w:rsidR="00674AC6">
        <w:t>)</w:t>
      </w:r>
      <w:r w:rsidR="00616C0F">
        <w:t xml:space="preserve"> and</w:t>
      </w:r>
      <w:r w:rsidR="00674AC6">
        <w:t xml:space="preserve"> </w:t>
      </w:r>
      <w:proofErr w:type="spellStart"/>
      <w:r w:rsidR="006A1199">
        <w:t>macro</w:t>
      </w:r>
      <w:r w:rsidR="00551553">
        <w:t>porous</w:t>
      </w:r>
      <w:proofErr w:type="spellEnd"/>
      <w:r w:rsidR="00551553">
        <w:t xml:space="preserve"> membrane based adsorbents (</w:t>
      </w:r>
      <w:r w:rsidR="00551553">
        <w:rPr>
          <w:i/>
          <w:iCs/>
        </w:rPr>
        <w:t xml:space="preserve">e.g. </w:t>
      </w:r>
      <w:r w:rsidR="00780FC3">
        <w:rPr>
          <w:i/>
          <w:iCs/>
        </w:rPr>
        <w:t>Sartorius</w:t>
      </w:r>
      <w:r w:rsidR="00551553">
        <w:rPr>
          <w:i/>
          <w:iCs/>
        </w:rPr>
        <w:t xml:space="preserve"> </w:t>
      </w:r>
      <w:proofErr w:type="spellStart"/>
      <w:r w:rsidR="00551553" w:rsidRPr="00551553">
        <w:t>Sartobind</w:t>
      </w:r>
      <w:proofErr w:type="spellEnd"/>
      <w:r w:rsidR="00551553" w:rsidRPr="00551553">
        <w:t>® Protein A</w:t>
      </w:r>
      <w:r w:rsidR="0006479F">
        <w:fldChar w:fldCharType="begin"/>
      </w:r>
      <w:r w:rsidR="005E1E08">
        <w:instrText xml:space="preserve"> ADDIN EN.CITE &lt;EndNote&gt;&lt;Cite&gt;&lt;Author&gt;Bramer&lt;/Author&gt;&lt;Year&gt;2019&lt;/Year&gt;&lt;RecNum&gt;42&lt;/RecNum&gt;&lt;DisplayText&gt;&lt;style face="superscript"&gt;14&lt;/style&gt;&lt;/DisplayText&gt;&lt;record&gt;&lt;rec-number&gt;42&lt;/rec-number&gt;&lt;foreign-keys&gt;&lt;key app="EN" db-id="sfaxzsaf8pevpderx0lv2spqezr5rav0dd9p" timestamp="1706663681" guid="91f824d2-5a5e-4a49-a183-6e2c2e97d048"&gt;42&lt;/key&gt;&lt;/foreign-keys&gt;&lt;ref-type name="Journal Article"&gt;17&lt;/ref-type&gt;&lt;contributors&gt;&lt;authors&gt;&lt;author&gt;Bramer, C.&lt;/author&gt;&lt;author&gt;Tunnermann, L.&lt;/author&gt;&lt;author&gt;Gonzalez Salcedo, A.&lt;/author&gt;&lt;author&gt;Reif, O. W.&lt;/author&gt;&lt;author&gt;Solle, D.&lt;/author&gt;&lt;author&gt;Scheper, T.&lt;/author&gt;&lt;author&gt;Beutel, S.&lt;/author&gt;&lt;/authors&gt;&lt;/contributors&gt;&lt;auth-address&gt;Institute of Technical Chemistry, Callinstrasse 5, 30167 Hannover, Germany.&amp;#xD;Sartorius Stedim Biotech, August-Spindler-Strasse 11, 37079 Gottingen, Germany.&lt;/auth-address&gt;&lt;titles&gt;&lt;title&gt;Membrane Adsorber for the Fast Purification of a Monoclonal Antibody Using Protein A Chromatography&lt;/title&gt;&lt;secondary-title&gt;Membranes (Basel)&lt;/secondary-title&gt;&lt;/titles&gt;&lt;periodical&gt;&lt;full-title&gt;Membranes (Basel)&lt;/full-title&gt;&lt;/periodical&gt;&lt;volume&gt;9&lt;/volume&gt;&lt;number&gt;12&lt;/number&gt;&lt;edition&gt;20191127&lt;/edition&gt;&lt;keywords&gt;&lt;keyword&gt;membrane adsorber&lt;/keyword&gt;&lt;keyword&gt;monoclonal antibody&lt;/keyword&gt;&lt;keyword&gt;periodic counter-current chromatography&lt;/keyword&gt;&lt;keyword&gt;protein A chromatography&lt;/keyword&gt;&lt;/keywords&gt;&lt;dates&gt;&lt;year&gt;2019&lt;/year&gt;&lt;pub-dates&gt;&lt;date&gt;Nov 27&lt;/date&gt;&lt;/pub-dates&gt;&lt;/dates&gt;&lt;isbn&gt;2077-0375 (Print)&amp;#xD;2077-0375 (Electronic)&amp;#xD;2077-0375 (Linking)&lt;/isbn&gt;&lt;accession-num&gt;31783640&lt;/accession-num&gt;&lt;urls&gt;&lt;related-urls&gt;&lt;url&gt;https://www.ncbi.nlm.nih.gov/pubmed/31783640&lt;/url&gt;&lt;/related-urls&gt;&lt;/urls&gt;&lt;custom1&gt;The authors have declared no conflict of interest.&lt;/custom1&gt;&lt;custom2&gt;PMC6950724&lt;/custom2&gt;&lt;electronic-resource-num&gt;10.3390/membranes9120159&lt;/electronic-resource-num&gt;&lt;remote-database-name&gt;PubMed-not-MEDLINE&lt;/remote-database-name&gt;&lt;remote-database-provider&gt;NLM&lt;/remote-database-provider&gt;&lt;/record&gt;&lt;/Cite&gt;&lt;/EndNote&gt;</w:instrText>
      </w:r>
      <w:r w:rsidR="0006479F">
        <w:fldChar w:fldCharType="separate"/>
      </w:r>
      <w:r w:rsidR="005E1E08" w:rsidRPr="005E1E08">
        <w:rPr>
          <w:noProof/>
          <w:vertAlign w:val="superscript"/>
        </w:rPr>
        <w:t>14</w:t>
      </w:r>
      <w:r w:rsidR="0006479F">
        <w:fldChar w:fldCharType="end"/>
      </w:r>
      <w:r w:rsidR="00D53D31">
        <w:t xml:space="preserve"> or Rapid A</w:t>
      </w:r>
      <w:r w:rsidR="00D53D31">
        <w:fldChar w:fldCharType="begin"/>
      </w:r>
      <w:r w:rsidR="005E1E08">
        <w:instrText xml:space="preserve"> ADDIN EN.CITE &lt;EndNote&gt;&lt;Cite&gt;&lt;Author&gt;Ricarda A. Busse*&lt;/Author&gt;&lt;Year&gt;2022&lt;/Year&gt;&lt;RecNum&gt;54&lt;/RecNum&gt;&lt;DisplayText&gt;&lt;style face="superscript"&gt;15&lt;/style&gt;&lt;/DisplayText&gt;&lt;record&gt;&lt;rec-number&gt;54&lt;/rec-number&gt;&lt;foreign-keys&gt;&lt;key app="EN" db-id="sfaxzsaf8pevpderx0lv2spqezr5rav0dd9p" timestamp="1707354826"&gt;54&lt;/key&gt;&lt;/foreign-keys&gt;&lt;ref-type name="Journal Article"&gt;17&lt;/ref-type&gt;&lt;contributors&gt;&lt;authors&gt;&lt;author&gt;Ricarda A. Busse*, Mario Gruenberg, Kim B. Kuchemueller, Katrin Toeppner, Patrick Adametz, Volkmar Thom&lt;/author&gt;&lt;/authors&gt;&lt;/contributors&gt;&lt;titles&gt;&lt;title&gt;Sartobind® Rapid A: Comparable High Product Quality as Protein A Resins at High Productivity&lt;/title&gt;&lt;secondary-title&gt;Satrorius&lt;/secondary-title&gt;&lt;/titles&gt;&lt;periodical&gt;&lt;full-title&gt;Satrorius&lt;/full-title&gt;&lt;/periodical&gt;&lt;dates&gt;&lt;year&gt;2022&lt;/year&gt;&lt;pub-dates&gt;&lt;date&gt;2022-June-28&lt;/date&gt;&lt;/pub-dates&gt;&lt;/dates&gt;&lt;work-type&gt;Application Note&lt;/work-type&gt;&lt;urls&gt;&lt;/urls&gt;&lt;/record&gt;&lt;/Cite&gt;&lt;/EndNote&gt;</w:instrText>
      </w:r>
      <w:r w:rsidR="00D53D31">
        <w:fldChar w:fldCharType="separate"/>
      </w:r>
      <w:r w:rsidR="005E1E08" w:rsidRPr="005E1E08">
        <w:rPr>
          <w:noProof/>
          <w:vertAlign w:val="superscript"/>
        </w:rPr>
        <w:t>15</w:t>
      </w:r>
      <w:r w:rsidR="00D53D31">
        <w:fldChar w:fldCharType="end"/>
      </w:r>
      <w:r w:rsidR="00AB00C3">
        <w:t>)</w:t>
      </w:r>
      <w:r w:rsidR="00184855">
        <w:t xml:space="preserve"> </w:t>
      </w:r>
      <w:r w:rsidR="006A1199">
        <w:t xml:space="preserve">are </w:t>
      </w:r>
      <w:r w:rsidR="006E3E27">
        <w:t>commercially available</w:t>
      </w:r>
      <w:r w:rsidR="006A1199">
        <w:t>.</w:t>
      </w:r>
      <w:r w:rsidR="0012510F">
        <w:t xml:space="preserve"> While </w:t>
      </w:r>
      <w:r w:rsidR="0021467A">
        <w:t>manufacturer performance data are available</w:t>
      </w:r>
      <w:r w:rsidR="00FF5E26">
        <w:t>,</w:t>
      </w:r>
      <w:r w:rsidR="00BD1E8E">
        <w:t xml:space="preserve"> a dearth of</w:t>
      </w:r>
      <w:r w:rsidR="008A356B">
        <w:t xml:space="preserve"> </w:t>
      </w:r>
      <w:r w:rsidR="00D7163D">
        <w:t>performance</w:t>
      </w:r>
      <w:r w:rsidR="008A356B">
        <w:t xml:space="preserve"> data </w:t>
      </w:r>
      <w:r w:rsidR="00FF5E26">
        <w:t>limits</w:t>
      </w:r>
      <w:r w:rsidR="004B3261">
        <w:t xml:space="preserve"> </w:t>
      </w:r>
      <w:r w:rsidR="00FF5E26">
        <w:t>technology adoption</w:t>
      </w:r>
      <w:r w:rsidR="004B3261">
        <w:t xml:space="preserve">. </w:t>
      </w:r>
    </w:p>
    <w:p w14:paraId="0645266A" w14:textId="788C004A" w:rsidR="00D715A4" w:rsidRDefault="004B3261" w:rsidP="003F4FBF">
      <w:pPr>
        <w:jc w:val="both"/>
      </w:pPr>
      <w:r>
        <w:t xml:space="preserve">This </w:t>
      </w:r>
      <w:r w:rsidR="000C5190">
        <w:t>study</w:t>
      </w:r>
      <w:r w:rsidR="003E5528">
        <w:t xml:space="preserve"> </w:t>
      </w:r>
      <w:r w:rsidR="00050390">
        <w:t>provides a</w:t>
      </w:r>
      <w:r w:rsidR="000C5190">
        <w:t xml:space="preserve"> breadth</w:t>
      </w:r>
      <w:r w:rsidR="005A62F2">
        <w:t xml:space="preserve"> and </w:t>
      </w:r>
      <w:r w:rsidR="00373D84">
        <w:t>depth</w:t>
      </w:r>
      <w:r w:rsidR="005A62F2">
        <w:t xml:space="preserve"> </w:t>
      </w:r>
      <w:r w:rsidR="000C5190">
        <w:t xml:space="preserve">to the </w:t>
      </w:r>
      <w:r w:rsidR="00847E9C">
        <w:t xml:space="preserve">performance of a novel </w:t>
      </w:r>
      <w:r w:rsidR="00F009A2">
        <w:t>Gore</w:t>
      </w:r>
      <w:r w:rsidR="00847E9C" w:rsidRPr="00551553">
        <w:t>®</w:t>
      </w:r>
      <w:r w:rsidR="00847E9C">
        <w:t xml:space="preserve"> protein</w:t>
      </w:r>
      <w:r w:rsidR="00D533A1">
        <w:t xml:space="preserve"> </w:t>
      </w:r>
      <w:proofErr w:type="spellStart"/>
      <w:r w:rsidR="00847E9C">
        <w:t>A</w:t>
      </w:r>
      <w:proofErr w:type="spellEnd"/>
      <w:r w:rsidR="00847E9C">
        <w:t xml:space="preserve"> affinity chromatography membrane </w:t>
      </w:r>
      <w:r w:rsidR="00C40AE3">
        <w:t xml:space="preserve">for a library of </w:t>
      </w:r>
      <w:r w:rsidR="00C425CD">
        <w:t>current and next-generation protein therapeutics</w:t>
      </w:r>
      <w:r w:rsidR="00C40AE3">
        <w:t xml:space="preserve">. </w:t>
      </w:r>
      <w:r w:rsidR="00C425CD">
        <w:t>P</w:t>
      </w:r>
      <w:r w:rsidR="002F1611">
        <w:t>urity, recovery,</w:t>
      </w:r>
      <w:r w:rsidR="00227B61">
        <w:t xml:space="preserve"> dynamic binding capacity,</w:t>
      </w:r>
      <w:r w:rsidR="002F1611">
        <w:t xml:space="preserve"> impurity clearance</w:t>
      </w:r>
      <w:r w:rsidR="00536200">
        <w:t xml:space="preserve"> for</w:t>
      </w:r>
      <w:r w:rsidR="00C73FE7">
        <w:t xml:space="preserve"> products including </w:t>
      </w:r>
      <w:proofErr w:type="spellStart"/>
      <w:r w:rsidR="00C73FE7">
        <w:t>mAb</w:t>
      </w:r>
      <w:proofErr w:type="spellEnd"/>
      <w:r w:rsidR="00C73FE7">
        <w:t>,</w:t>
      </w:r>
      <w:r w:rsidR="00373D84">
        <w:t xml:space="preserve"> </w:t>
      </w:r>
      <w:r w:rsidR="00B31979">
        <w:t>Fc</w:t>
      </w:r>
      <w:r w:rsidR="002F1611">
        <w:t>-fusion</w:t>
      </w:r>
      <w:r w:rsidR="00C73FE7">
        <w:t xml:space="preserve">, and bispecific </w:t>
      </w:r>
      <w:proofErr w:type="spellStart"/>
      <w:r w:rsidR="00C73FE7">
        <w:t>mAb</w:t>
      </w:r>
      <w:proofErr w:type="spellEnd"/>
      <w:r w:rsidR="00AC5105">
        <w:t xml:space="preserve"> </w:t>
      </w:r>
      <w:r w:rsidR="00C425CD">
        <w:t>are reported over 50</w:t>
      </w:r>
      <w:r w:rsidR="001F714F">
        <w:t xml:space="preserve"> or 100</w:t>
      </w:r>
      <w:r w:rsidR="00C425CD">
        <w:t xml:space="preserve"> cycles</w:t>
      </w:r>
      <w:r w:rsidR="001F74B6">
        <w:t xml:space="preserve"> alongside a</w:t>
      </w:r>
      <w:r w:rsidR="00B9160E">
        <w:t xml:space="preserve"> discussion of </w:t>
      </w:r>
      <w:r w:rsidR="00285697">
        <w:t>sanitization</w:t>
      </w:r>
      <w:r w:rsidR="003A2069">
        <w:t xml:space="preserve"> and </w:t>
      </w:r>
      <w:r w:rsidR="00285697">
        <w:t xml:space="preserve">productivity. </w:t>
      </w:r>
      <w:r w:rsidR="004F68D8">
        <w:t xml:space="preserve">Taken together, these data support the </w:t>
      </w:r>
      <w:r w:rsidR="00F05307">
        <w:t>use</w:t>
      </w:r>
      <w:r w:rsidR="004F68D8">
        <w:t xml:space="preserve"> of membrane</w:t>
      </w:r>
      <w:r w:rsidR="0065258E">
        <w:t>-</w:t>
      </w:r>
      <w:r w:rsidR="004F68D8">
        <w:t xml:space="preserve">based </w:t>
      </w:r>
      <w:r w:rsidR="00EB597D">
        <w:t>affinity chromatography for</w:t>
      </w:r>
      <w:r w:rsidR="002E2121">
        <w:t xml:space="preserve"> high productivity </w:t>
      </w:r>
      <w:r w:rsidR="00F05307">
        <w:t>transient</w:t>
      </w:r>
      <w:r w:rsidR="002E2121">
        <w:t xml:space="preserve"> culture produced </w:t>
      </w:r>
      <w:proofErr w:type="spellStart"/>
      <w:r w:rsidR="002E2121">
        <w:t>mAbs</w:t>
      </w:r>
      <w:proofErr w:type="spellEnd"/>
      <w:r w:rsidR="002E2121">
        <w:t xml:space="preserve"> and their </w:t>
      </w:r>
      <w:r w:rsidR="00B31979">
        <w:t>Fc</w:t>
      </w:r>
      <w:r w:rsidR="0065258E">
        <w:t>-</w:t>
      </w:r>
      <w:r w:rsidR="002E2121">
        <w:t>containing derivatives.</w:t>
      </w:r>
    </w:p>
    <w:p w14:paraId="4EDD237D" w14:textId="734103CF" w:rsidR="002C1BA6" w:rsidRDefault="00F872DF" w:rsidP="00503DA1">
      <w:pPr>
        <w:pStyle w:val="Heading1"/>
        <w:jc w:val="both"/>
      </w:pPr>
      <w:r>
        <w:lastRenderedPageBreak/>
        <w:t xml:space="preserve">2.0 </w:t>
      </w:r>
      <w:r w:rsidR="002C1BA6">
        <w:t>Materials and Methods</w:t>
      </w:r>
    </w:p>
    <w:p w14:paraId="7D53EFFE" w14:textId="0DA02FBD" w:rsidR="00B02E02" w:rsidRDefault="00F872DF" w:rsidP="00280727">
      <w:pPr>
        <w:pStyle w:val="Heading2"/>
        <w:jc w:val="both"/>
      </w:pPr>
      <w:r>
        <w:t xml:space="preserve">2.1 </w:t>
      </w:r>
      <w:r w:rsidR="00813211">
        <w:t>Materials</w:t>
      </w:r>
    </w:p>
    <w:p w14:paraId="6A05D3BF" w14:textId="49301F49" w:rsidR="00813211" w:rsidRPr="00813211" w:rsidRDefault="004D4513" w:rsidP="002D706E">
      <w:pPr>
        <w:pStyle w:val="Heading3"/>
      </w:pPr>
      <w:r>
        <w:t>2</w:t>
      </w:r>
      <w:r w:rsidRPr="004D4513">
        <w:t>.1.1</w:t>
      </w:r>
      <w:r>
        <w:t xml:space="preserve"> </w:t>
      </w:r>
      <w:r w:rsidR="000627AC">
        <w:t>CHO-derived products</w:t>
      </w:r>
    </w:p>
    <w:p w14:paraId="4100CA15" w14:textId="323389F7" w:rsidR="00B02E02" w:rsidRDefault="00435E9B" w:rsidP="00280727">
      <w:pPr>
        <w:jc w:val="both"/>
      </w:pPr>
      <w:r>
        <w:t>Five</w:t>
      </w:r>
      <w:r w:rsidR="00B02E02">
        <w:t xml:space="preserve"> </w:t>
      </w:r>
      <w:r w:rsidR="00B319CB">
        <w:t xml:space="preserve">CHO culture produced </w:t>
      </w:r>
      <w:r w:rsidR="00B31979">
        <w:t>Fc</w:t>
      </w:r>
      <w:r w:rsidR="00B02E02">
        <w:t xml:space="preserve">-containing </w:t>
      </w:r>
      <w:r w:rsidR="00B07596">
        <w:t xml:space="preserve">protein therapeutics, were </w:t>
      </w:r>
      <w:r w:rsidR="00B319CB">
        <w:t>studied</w:t>
      </w:r>
      <w:r w:rsidR="005B67A6">
        <w:t xml:space="preserve"> </w:t>
      </w:r>
      <w:r w:rsidR="00F74608">
        <w:t xml:space="preserve">including </w:t>
      </w:r>
      <w:r w:rsidR="001459C0">
        <w:t xml:space="preserve">four </w:t>
      </w:r>
      <w:r w:rsidR="005B67A6">
        <w:t>monoclonal antibodies (</w:t>
      </w:r>
      <w:proofErr w:type="spellStart"/>
      <w:r w:rsidR="005B67A6">
        <w:t>mAb</w:t>
      </w:r>
      <w:proofErr w:type="spellEnd"/>
      <w:r w:rsidR="005B67A6">
        <w:t xml:space="preserve"> 1</w:t>
      </w:r>
      <w:r w:rsidR="00A319CF">
        <w:t xml:space="preserve">, </w:t>
      </w:r>
      <w:r w:rsidR="005B67A6">
        <w:t>2</w:t>
      </w:r>
      <w:r w:rsidR="00A319CF">
        <w:t xml:space="preserve">, </w:t>
      </w:r>
      <w:r w:rsidR="00653436">
        <w:t>3</w:t>
      </w:r>
      <w:r w:rsidR="00A05F10">
        <w:t>, and 4</w:t>
      </w:r>
      <w:r w:rsidR="005B67A6">
        <w:t xml:space="preserve">), </w:t>
      </w:r>
      <w:r w:rsidR="00A05F10">
        <w:t xml:space="preserve">one </w:t>
      </w:r>
      <w:r w:rsidR="005B67A6">
        <w:t xml:space="preserve">bispecific </w:t>
      </w:r>
      <w:r w:rsidR="00686FB6">
        <w:t>paired</w:t>
      </w:r>
      <w:r w:rsidR="00AE69B1">
        <w:t xml:space="preserve"> </w:t>
      </w:r>
      <w:r w:rsidR="00686FB6">
        <w:t>half</w:t>
      </w:r>
      <w:r w:rsidR="00AE69B1">
        <w:t>-</w:t>
      </w:r>
      <w:r w:rsidR="00686FB6">
        <w:t>antibod</w:t>
      </w:r>
      <w:r w:rsidR="0002032D">
        <w:t>y</w:t>
      </w:r>
      <w:r w:rsidR="00686FB6">
        <w:t xml:space="preserve"> (</w:t>
      </w:r>
      <w:r w:rsidR="00113E8A">
        <w:t>Bs-1</w:t>
      </w:r>
      <w:r w:rsidR="00686FB6">
        <w:t xml:space="preserve">), and one </w:t>
      </w:r>
      <w:r w:rsidR="00B31979">
        <w:t>Fc</w:t>
      </w:r>
      <w:r w:rsidR="00686FB6">
        <w:t>-fusion (</w:t>
      </w:r>
      <w:r w:rsidR="00113E8A">
        <w:t>Fc-1</w:t>
      </w:r>
      <w:r w:rsidR="00686FB6">
        <w:t>)</w:t>
      </w:r>
      <w:r w:rsidR="002C70E3">
        <w:t xml:space="preserve">. Product </w:t>
      </w:r>
      <w:r w:rsidR="002E2121">
        <w:t>titers</w:t>
      </w:r>
      <w:r w:rsidR="002C70E3">
        <w:t xml:space="preserve"> were quantified by </w:t>
      </w:r>
      <w:r w:rsidR="007C0D76">
        <w:t>Protein</w:t>
      </w:r>
      <w:r w:rsidR="00550BE5">
        <w:t xml:space="preserve"> </w:t>
      </w:r>
      <w:proofErr w:type="spellStart"/>
      <w:r w:rsidR="00550BE5">
        <w:t>A</w:t>
      </w:r>
      <w:proofErr w:type="spellEnd"/>
      <w:r w:rsidR="00A92E10">
        <w:t xml:space="preserve"> affinity</w:t>
      </w:r>
      <w:r w:rsidR="00480CED">
        <w:t>-</w:t>
      </w:r>
      <w:r w:rsidR="00A92E10">
        <w:t xml:space="preserve">based </w:t>
      </w:r>
      <w:r w:rsidR="00480CED">
        <w:t>high performance liquid chromatography (</w:t>
      </w:r>
      <w:r w:rsidR="002C70E3">
        <w:t>HPLC</w:t>
      </w:r>
      <w:r w:rsidR="00480CED">
        <w:t>)</w:t>
      </w:r>
      <w:r w:rsidR="002C70E3">
        <w:t xml:space="preserve"> </w:t>
      </w:r>
      <w:r w:rsidR="00DB7F96">
        <w:t xml:space="preserve">were </w:t>
      </w:r>
      <w:r w:rsidR="00CD2DEC">
        <w:t>6.3</w:t>
      </w:r>
      <w:r w:rsidR="00B02662">
        <w:t xml:space="preserve">, 5.3, </w:t>
      </w:r>
      <w:r w:rsidR="00905A54">
        <w:t>5.9</w:t>
      </w:r>
      <w:r w:rsidR="00D24922">
        <w:t>,</w:t>
      </w:r>
      <w:r w:rsidR="00B02662">
        <w:t xml:space="preserve"> </w:t>
      </w:r>
      <w:r w:rsidR="006F4BAC">
        <w:t>3.1</w:t>
      </w:r>
      <w:r w:rsidR="00B02662">
        <w:t>, 2.5</w:t>
      </w:r>
      <w:r w:rsidR="00DB7F96">
        <w:t xml:space="preserve"> </w:t>
      </w:r>
      <w:r w:rsidR="00A72491">
        <w:t>mg/mL</w:t>
      </w:r>
      <w:r w:rsidR="00D24922">
        <w:t xml:space="preserve"> for mAb1, </w:t>
      </w:r>
      <w:proofErr w:type="spellStart"/>
      <w:r w:rsidR="00D24922">
        <w:t>mAb</w:t>
      </w:r>
      <w:proofErr w:type="spellEnd"/>
      <w:r w:rsidR="00D24922">
        <w:t xml:space="preserve"> 2, </w:t>
      </w:r>
      <w:proofErr w:type="spellStart"/>
      <w:r w:rsidR="00D24922">
        <w:t>mAb</w:t>
      </w:r>
      <w:proofErr w:type="spellEnd"/>
      <w:r w:rsidR="00D24922">
        <w:t xml:space="preserve"> 3, Bs-1, and Fc</w:t>
      </w:r>
      <w:r w:rsidR="00C74C13">
        <w:t>-1 respectively</w:t>
      </w:r>
      <w:r w:rsidR="007C0D76">
        <w:t xml:space="preserve">. </w:t>
      </w:r>
      <w:r w:rsidR="008C7AB4">
        <w:t xml:space="preserve">Product isoelectric points, MW, and initial </w:t>
      </w:r>
      <w:r w:rsidR="00B434E0">
        <w:t>host cell protein (</w:t>
      </w:r>
      <w:r w:rsidR="008C7AB4">
        <w:t>HCP</w:t>
      </w:r>
      <w:r w:rsidR="00B434E0">
        <w:t>)</w:t>
      </w:r>
      <w:r w:rsidR="008C7AB4">
        <w:t xml:space="preserve"> and </w:t>
      </w:r>
      <w:r w:rsidR="00B434E0">
        <w:t xml:space="preserve">host cell </w:t>
      </w:r>
      <w:r w:rsidR="008C7AB4">
        <w:t>DNA residual content (</w:t>
      </w:r>
      <w:r w:rsidR="00A72491">
        <w:t>ng/mg</w:t>
      </w:r>
      <w:r w:rsidR="008C7AB4">
        <w:t xml:space="preserve">) are tabulated in supplementary Table S1. </w:t>
      </w:r>
      <w:r w:rsidR="00F13741">
        <w:t>All product</w:t>
      </w:r>
      <w:r w:rsidR="00FF6687">
        <w:t xml:space="preserve"> sources </w:t>
      </w:r>
      <w:r w:rsidR="00FC5966">
        <w:t xml:space="preserve">were </w:t>
      </w:r>
      <w:r w:rsidR="00336B23">
        <w:t xml:space="preserve">conditioned media, stored as </w:t>
      </w:r>
      <w:proofErr w:type="spellStart"/>
      <w:r w:rsidR="00336B23">
        <w:t>centrate</w:t>
      </w:r>
      <w:proofErr w:type="spellEnd"/>
      <w:r w:rsidR="00336B23">
        <w:t xml:space="preserve"> filtered by at least </w:t>
      </w:r>
      <w:r w:rsidR="00FC5966">
        <w:t xml:space="preserve">one 0.22 </w:t>
      </w:r>
      <w:r w:rsidR="00780160" w:rsidRPr="661EEB20">
        <w:t>µ</w:t>
      </w:r>
      <w:r w:rsidR="00FC5966">
        <w:t>m filter</w:t>
      </w:r>
      <w:r w:rsidR="008B6BF3">
        <w:t xml:space="preserve"> except </w:t>
      </w:r>
      <w:proofErr w:type="spellStart"/>
      <w:r w:rsidR="008B6BF3">
        <w:t>mAb</w:t>
      </w:r>
      <w:proofErr w:type="spellEnd"/>
      <w:r w:rsidR="008B6BF3">
        <w:t xml:space="preserve"> 4 which was </w:t>
      </w:r>
      <w:r w:rsidR="000A0723">
        <w:t>pre-</w:t>
      </w:r>
      <w:r w:rsidR="00100445">
        <w:t xml:space="preserve">purified by </w:t>
      </w:r>
      <w:proofErr w:type="spellStart"/>
      <w:r w:rsidR="00100445">
        <w:t>MabSelect</w:t>
      </w:r>
      <w:r w:rsidR="00100445">
        <w:rPr>
          <w:rFonts w:cstheme="minorHAnsi"/>
        </w:rPr>
        <w:t>™SuRe</w:t>
      </w:r>
      <w:proofErr w:type="spellEnd"/>
      <w:r w:rsidR="00100445">
        <w:rPr>
          <w:rFonts w:cstheme="minorHAnsi"/>
        </w:rPr>
        <w:t>™</w:t>
      </w:r>
      <w:r w:rsidR="00D21D18">
        <w:rPr>
          <w:rFonts w:cstheme="minorHAnsi"/>
        </w:rPr>
        <w:t xml:space="preserve"> (</w:t>
      </w:r>
      <w:proofErr w:type="spellStart"/>
      <w:r w:rsidR="00D21D18">
        <w:rPr>
          <w:rFonts w:cstheme="minorHAnsi"/>
        </w:rPr>
        <w:t>Cytiva</w:t>
      </w:r>
      <w:proofErr w:type="spellEnd"/>
      <w:r w:rsidR="00D21D18">
        <w:rPr>
          <w:rFonts w:cstheme="minorHAnsi"/>
        </w:rPr>
        <w:t>, Marlborough, MA, USA)</w:t>
      </w:r>
      <w:r w:rsidR="00100445">
        <w:rPr>
          <w:rFonts w:cstheme="minorHAnsi"/>
        </w:rPr>
        <w:t xml:space="preserve"> titrated to pH 7.4, and 0.22 </w:t>
      </w:r>
      <w:r w:rsidR="00100445" w:rsidRPr="661EEB20">
        <w:t>µ</w:t>
      </w:r>
      <w:r w:rsidR="00100445">
        <w:t>m filtered before use.</w:t>
      </w:r>
    </w:p>
    <w:p w14:paraId="0B38DF9B" w14:textId="28295CC8" w:rsidR="00390C16" w:rsidRDefault="00390C16" w:rsidP="00390C16">
      <w:pPr>
        <w:pStyle w:val="Heading3"/>
      </w:pPr>
      <w:r>
        <w:t xml:space="preserve">2.1.2 </w:t>
      </w:r>
      <w:r w:rsidR="00913F90">
        <w:t>Chromatography Equipment</w:t>
      </w:r>
    </w:p>
    <w:p w14:paraId="074EBF81" w14:textId="587FC02D" w:rsidR="00390C16" w:rsidRPr="00390C16" w:rsidRDefault="00781771" w:rsidP="002D706E">
      <w:r>
        <w:t>Gore</w:t>
      </w:r>
      <w:r>
        <w:rPr>
          <w:rFonts w:cstheme="minorHAnsi"/>
        </w:rPr>
        <w:t>®</w:t>
      </w:r>
      <w:r w:rsidR="009C1D03" w:rsidRPr="009C1D03">
        <w:t xml:space="preserve"> </w:t>
      </w:r>
      <w:r w:rsidR="009C1D03">
        <w:t>Protein Capture Device with protein A membranes</w:t>
      </w:r>
      <w:r w:rsidR="002D4996">
        <w:t xml:space="preserve"> of </w:t>
      </w:r>
      <w:r w:rsidR="000A0723">
        <w:t>three</w:t>
      </w:r>
      <w:r w:rsidR="002D4996">
        <w:t xml:space="preserve"> scales</w:t>
      </w:r>
      <w:r w:rsidR="00250ACB">
        <w:t>,</w:t>
      </w:r>
      <w:r w:rsidR="000A0723">
        <w:t xml:space="preserve"> 1.0 mL,</w:t>
      </w:r>
      <w:r w:rsidR="00250ACB">
        <w:t xml:space="preserve"> </w:t>
      </w:r>
      <w:r w:rsidR="005E0BCE">
        <w:t>9.0</w:t>
      </w:r>
      <w:r w:rsidR="00D257FD">
        <w:t xml:space="preserve"> </w:t>
      </w:r>
      <w:proofErr w:type="gramStart"/>
      <w:r w:rsidR="005E0BCE">
        <w:t>m</w:t>
      </w:r>
      <w:r w:rsidR="00321074">
        <w:t>L</w:t>
      </w:r>
      <w:proofErr w:type="gramEnd"/>
      <w:r w:rsidR="00250ACB">
        <w:t xml:space="preserve"> and 58</w:t>
      </w:r>
      <w:r w:rsidR="00D257FD">
        <w:t>.0 m</w:t>
      </w:r>
      <w:r w:rsidR="00981C29">
        <w:t>L</w:t>
      </w:r>
      <w:r w:rsidR="005E0BCE">
        <w:t xml:space="preserve"> </w:t>
      </w:r>
      <w:r w:rsidR="00D257FD">
        <w:t xml:space="preserve">were studied </w:t>
      </w:r>
      <w:r w:rsidR="00250ACB">
        <w:t>(</w:t>
      </w:r>
      <w:r w:rsidR="005766F7">
        <w:t>PROA10</w:t>
      </w:r>
      <w:r w:rsidR="000A0723">
        <w:t>1, PROA 10</w:t>
      </w:r>
      <w:r w:rsidR="005766F7">
        <w:t xml:space="preserve">3 </w:t>
      </w:r>
      <w:r w:rsidR="00D257FD">
        <w:t xml:space="preserve">and </w:t>
      </w:r>
      <w:r w:rsidR="005766F7">
        <w:t>PROA201</w:t>
      </w:r>
      <w:r w:rsidR="00096F60">
        <w:t xml:space="preserve"> </w:t>
      </w:r>
      <w:r w:rsidR="00D257FD">
        <w:t xml:space="preserve">respectively; </w:t>
      </w:r>
      <w:r w:rsidR="002D4996">
        <w:t xml:space="preserve">Newark, </w:t>
      </w:r>
      <w:r w:rsidR="00861565">
        <w:t xml:space="preserve">DE, </w:t>
      </w:r>
      <w:r w:rsidR="002D4996">
        <w:t>USA)</w:t>
      </w:r>
      <w:r w:rsidR="00D257FD">
        <w:t xml:space="preserve">. </w:t>
      </w:r>
      <w:proofErr w:type="spellStart"/>
      <w:r w:rsidR="00D257FD">
        <w:t>M</w:t>
      </w:r>
      <w:r w:rsidR="00D971DB">
        <w:t>abSelect</w:t>
      </w:r>
      <w:r w:rsidR="00D971DB">
        <w:rPr>
          <w:rFonts w:cstheme="minorHAnsi"/>
        </w:rPr>
        <w:t>™Su</w:t>
      </w:r>
      <w:r w:rsidR="008D025A">
        <w:rPr>
          <w:rFonts w:cstheme="minorHAnsi"/>
        </w:rPr>
        <w:t>R</w:t>
      </w:r>
      <w:r w:rsidR="00D971DB">
        <w:rPr>
          <w:rFonts w:cstheme="minorHAnsi"/>
        </w:rPr>
        <w:t>e</w:t>
      </w:r>
      <w:proofErr w:type="spellEnd"/>
      <w:r w:rsidR="00D971DB">
        <w:rPr>
          <w:rFonts w:cstheme="minorHAnsi"/>
        </w:rPr>
        <w:t>™</w:t>
      </w:r>
      <w:r w:rsidR="003A47D0">
        <w:rPr>
          <w:rFonts w:cstheme="minorHAnsi"/>
        </w:rPr>
        <w:t xml:space="preserve"> resin (</w:t>
      </w:r>
      <w:r w:rsidR="00162FDE" w:rsidRPr="00162FDE">
        <w:rPr>
          <w:rFonts w:cstheme="minorHAnsi"/>
        </w:rPr>
        <w:t>17543801</w:t>
      </w:r>
      <w:r w:rsidR="00162FDE">
        <w:rPr>
          <w:rFonts w:cstheme="minorHAnsi"/>
        </w:rPr>
        <w:t xml:space="preserve">, </w:t>
      </w:r>
      <w:proofErr w:type="spellStart"/>
      <w:r w:rsidR="00162FDE">
        <w:rPr>
          <w:rFonts w:cstheme="minorHAnsi"/>
        </w:rPr>
        <w:t>Cytiva</w:t>
      </w:r>
      <w:proofErr w:type="spellEnd"/>
      <w:r w:rsidR="00FF3AB9">
        <w:rPr>
          <w:rFonts w:cstheme="minorHAnsi"/>
        </w:rPr>
        <w:t xml:space="preserve">) was also used. </w:t>
      </w:r>
      <w:r w:rsidR="00FB2F4B">
        <w:rPr>
          <w:rFonts w:cstheme="minorHAnsi"/>
        </w:rPr>
        <w:t>A</w:t>
      </w:r>
      <w:r w:rsidR="00FB2F4B">
        <w:t xml:space="preserve"> fraction collector equipped AKTA Pure </w:t>
      </w:r>
      <w:r w:rsidR="00771821">
        <w:t>was</w:t>
      </w:r>
      <w:r w:rsidR="00FB2F4B">
        <w:t xml:space="preserve"> used for</w:t>
      </w:r>
      <w:r w:rsidR="00771821">
        <w:t xml:space="preserve"> 1.0</w:t>
      </w:r>
      <w:r w:rsidR="001860EA">
        <w:t xml:space="preserve"> </w:t>
      </w:r>
      <w:r w:rsidR="00771821">
        <w:t>mL and</w:t>
      </w:r>
      <w:r w:rsidR="00FB2F4B">
        <w:t xml:space="preserve"> 9.0</w:t>
      </w:r>
      <w:r w:rsidR="001860EA">
        <w:t xml:space="preserve"> </w:t>
      </w:r>
      <w:r w:rsidR="00FB2F4B">
        <w:t>mL</w:t>
      </w:r>
      <w:r w:rsidR="00771821">
        <w:t xml:space="preserve"> membranes while an AKTA Pilot600S (Cytiva) </w:t>
      </w:r>
      <w:r w:rsidR="006243C7">
        <w:t xml:space="preserve">was used for </w:t>
      </w:r>
      <w:r w:rsidR="000E45EF">
        <w:t>58</w:t>
      </w:r>
      <w:r w:rsidR="001860EA">
        <w:t xml:space="preserve"> </w:t>
      </w:r>
      <w:r w:rsidR="000E45EF">
        <w:t xml:space="preserve">mL </w:t>
      </w:r>
      <w:r w:rsidR="003F296F">
        <w:t>membrane test</w:t>
      </w:r>
      <w:r w:rsidR="006243C7">
        <w:t>ing</w:t>
      </w:r>
      <w:r w:rsidR="003F296F">
        <w:t xml:space="preserve">. </w:t>
      </w:r>
    </w:p>
    <w:p w14:paraId="15D3E69E" w14:textId="247EAC85" w:rsidR="00E423AB" w:rsidRDefault="00F872DF" w:rsidP="00E423AB">
      <w:pPr>
        <w:pStyle w:val="Heading2"/>
        <w:jc w:val="both"/>
      </w:pPr>
      <w:r>
        <w:t xml:space="preserve">2.2 </w:t>
      </w:r>
      <w:r w:rsidR="002C1BA6">
        <w:t>D</w:t>
      </w:r>
      <w:r w:rsidR="00377E04">
        <w:t xml:space="preserve">ynamic </w:t>
      </w:r>
      <w:r w:rsidR="002C1BA6">
        <w:t>B</w:t>
      </w:r>
      <w:r w:rsidR="00377E04">
        <w:t xml:space="preserve">inding </w:t>
      </w:r>
      <w:r w:rsidR="002C1BA6">
        <w:t>C</w:t>
      </w:r>
      <w:r w:rsidR="00377E04">
        <w:t>apacity (DBC)</w:t>
      </w:r>
      <w:r w:rsidR="002C1BA6">
        <w:t xml:space="preserve"> Studies</w:t>
      </w:r>
    </w:p>
    <w:p w14:paraId="385C6052" w14:textId="59F76C22" w:rsidR="00E423AB" w:rsidRDefault="0035452B" w:rsidP="00E423AB">
      <w:pPr>
        <w:pStyle w:val="Heading3"/>
      </w:pPr>
      <w:r>
        <w:t>2.2.1</w:t>
      </w:r>
      <w:r w:rsidR="00117871">
        <w:t xml:space="preserve"> </w:t>
      </w:r>
      <w:r w:rsidR="00E423AB">
        <w:t>Traditional Methods</w:t>
      </w:r>
    </w:p>
    <w:p w14:paraId="584AD49F" w14:textId="04B377F4" w:rsidR="00E423AB" w:rsidRDefault="007D7C48" w:rsidP="00E423AB">
      <w:r>
        <w:t>Either</w:t>
      </w:r>
      <w:r w:rsidR="009D2730">
        <w:t xml:space="preserve"> purified material, or </w:t>
      </w:r>
      <w:proofErr w:type="spellStart"/>
      <w:r w:rsidR="00E87316">
        <w:t>mAb</w:t>
      </w:r>
      <w:proofErr w:type="spellEnd"/>
      <w:r w:rsidR="00E87316">
        <w:t xml:space="preserve"> in conditioned media (CM) </w:t>
      </w:r>
      <w:r>
        <w:t xml:space="preserve">was fractionated during </w:t>
      </w:r>
      <w:r w:rsidR="00D524E4">
        <w:t xml:space="preserve">membrane </w:t>
      </w:r>
      <w:r>
        <w:t xml:space="preserve">loading </w:t>
      </w:r>
      <w:r w:rsidR="00E87316">
        <w:t xml:space="preserve">and quantified by </w:t>
      </w:r>
      <w:r>
        <w:t>either A</w:t>
      </w:r>
      <w:r>
        <w:rPr>
          <w:vertAlign w:val="subscript"/>
        </w:rPr>
        <w:t>280</w:t>
      </w:r>
      <w:r>
        <w:t xml:space="preserve"> (</w:t>
      </w:r>
      <w:proofErr w:type="spellStart"/>
      <w:r w:rsidR="00D47479">
        <w:t>Trinean</w:t>
      </w:r>
      <w:proofErr w:type="spellEnd"/>
      <w:r w:rsidR="00D47479">
        <w:t xml:space="preserve"> </w:t>
      </w:r>
      <w:r>
        <w:t xml:space="preserve">Lunatic, </w:t>
      </w:r>
      <w:r w:rsidR="00D47479">
        <w:t>Unchained labs</w:t>
      </w:r>
      <w:r w:rsidR="00E84336">
        <w:t>, CA</w:t>
      </w:r>
      <w:r w:rsidR="00D47479">
        <w:t xml:space="preserve">) or </w:t>
      </w:r>
      <w:r w:rsidR="007B475B">
        <w:t>an</w:t>
      </w:r>
      <w:r w:rsidR="00D47479">
        <w:t xml:space="preserve"> </w:t>
      </w:r>
      <w:r w:rsidR="00F12365">
        <w:t xml:space="preserve">HPLC </w:t>
      </w:r>
      <w:r w:rsidR="00184C17">
        <w:t>(</w:t>
      </w:r>
      <w:r w:rsidR="00CB1129">
        <w:t>Agilent 12</w:t>
      </w:r>
      <w:r w:rsidR="007E125D">
        <w:t>60 Infinity</w:t>
      </w:r>
      <w:r w:rsidR="00BC1793">
        <w:t>, Santa Clara CA)</w:t>
      </w:r>
      <w:r w:rsidR="007E125D">
        <w:t xml:space="preserve"> equipped </w:t>
      </w:r>
      <w:r w:rsidR="007B475B">
        <w:t xml:space="preserve">with a </w:t>
      </w:r>
      <w:r w:rsidR="007E125D">
        <w:t>0.1</w:t>
      </w:r>
      <w:r w:rsidR="00D876F9">
        <w:t xml:space="preserve"> mL</w:t>
      </w:r>
      <w:r w:rsidR="007E125D">
        <w:t xml:space="preserve"> POROS</w:t>
      </w:r>
      <w:r w:rsidR="007E125D" w:rsidRPr="00734545">
        <w:rPr>
          <w:vertAlign w:val="superscript"/>
        </w:rPr>
        <w:t>TM</w:t>
      </w:r>
      <w:r w:rsidR="007E125D">
        <w:t xml:space="preserve"> </w:t>
      </w:r>
      <w:r w:rsidR="00334825">
        <w:t>A</w:t>
      </w:r>
      <w:r w:rsidR="007B475B">
        <w:t xml:space="preserve"> </w:t>
      </w:r>
      <w:r w:rsidR="00EF6A15">
        <w:t>affinity</w:t>
      </w:r>
      <w:r w:rsidR="00334825">
        <w:t xml:space="preserve"> column</w:t>
      </w:r>
      <w:r w:rsidR="00BC1793">
        <w:t xml:space="preserve"> (</w:t>
      </w:r>
      <w:proofErr w:type="spellStart"/>
      <w:r w:rsidR="00BC1793">
        <w:t>Thermo</w:t>
      </w:r>
      <w:proofErr w:type="spellEnd"/>
      <w:r w:rsidR="00A11BCE">
        <w:t xml:space="preserve"> Fisher</w:t>
      </w:r>
      <w:r w:rsidR="00BC1793">
        <w:t xml:space="preserve"> Waltham, MA)</w:t>
      </w:r>
      <w:r w:rsidR="00D9025F">
        <w:t xml:space="preserve"> respectively</w:t>
      </w:r>
      <w:r w:rsidR="0028480A">
        <w:t xml:space="preserve">. The volume and </w:t>
      </w:r>
      <w:r w:rsidR="00D524E4">
        <w:t xml:space="preserve">mass loading corresponding </w:t>
      </w:r>
      <w:r w:rsidR="0028480A">
        <w:t>to</w:t>
      </w:r>
      <w:r w:rsidR="00395684">
        <w:t xml:space="preserve"> </w:t>
      </w:r>
      <w:r w:rsidR="00146447">
        <w:t>0.74-</w:t>
      </w:r>
      <w:r w:rsidR="0028480A">
        <w:t>0.9</w:t>
      </w:r>
      <w:r w:rsidR="00E26BDC">
        <w:t xml:space="preserve"> </w:t>
      </w:r>
      <w:r w:rsidR="00E26BDC">
        <w:rPr>
          <w:rFonts w:cstheme="minorHAnsi"/>
        </w:rPr>
        <w:t>×</w:t>
      </w:r>
      <w:r w:rsidR="00E26BDC">
        <w:t xml:space="preserve"> </w:t>
      </w:r>
      <w:r w:rsidR="00990F94">
        <w:t>DBC</w:t>
      </w:r>
      <w:r w:rsidR="0028480A">
        <w:t>10%</w:t>
      </w:r>
      <w:r w:rsidR="00776156">
        <w:t xml:space="preserve"> (</w:t>
      </w:r>
      <w:r w:rsidR="00776156">
        <w:rPr>
          <w:i/>
          <w:iCs/>
        </w:rPr>
        <w:t xml:space="preserve">i.e. </w:t>
      </w:r>
      <w:r w:rsidR="000A3693">
        <w:t xml:space="preserve">74% to 90% of </w:t>
      </w:r>
      <w:r w:rsidR="00776156">
        <w:t xml:space="preserve">DBC10%, </w:t>
      </w:r>
      <w:r w:rsidR="00395684">
        <w:t>10%</w:t>
      </w:r>
      <w:r w:rsidR="0028480A">
        <w:t xml:space="preserve"> of full breakthrough</w:t>
      </w:r>
      <w:r w:rsidR="00776156">
        <w:t xml:space="preserve">) </w:t>
      </w:r>
      <w:r w:rsidR="0028480A">
        <w:t xml:space="preserve">was </w:t>
      </w:r>
      <w:r w:rsidR="0000430D">
        <w:t xml:space="preserve">set to the dynamic binding capacity. </w:t>
      </w:r>
      <w:r w:rsidR="008E5C5F">
        <w:t xml:space="preserve">For a packed bed method used in Figure 1, the column was equilibrated with </w:t>
      </w:r>
      <w:r w:rsidR="00DD5B5E">
        <w:t>50</w:t>
      </w:r>
      <w:r w:rsidR="007B383B">
        <w:t xml:space="preserve"> </w:t>
      </w:r>
      <w:r w:rsidR="00DD5B5E">
        <w:t xml:space="preserve">mM </w:t>
      </w:r>
      <w:r w:rsidR="00472AE0">
        <w:t>t</w:t>
      </w:r>
      <w:r w:rsidR="00DD5B5E">
        <w:t xml:space="preserve">ris, pH 7.4 before loading </w:t>
      </w:r>
      <w:r w:rsidR="00A04EDA">
        <w:t xml:space="preserve">conditioned media </w:t>
      </w:r>
      <w:r w:rsidR="00DD5B5E">
        <w:t>at 300</w:t>
      </w:r>
      <w:r w:rsidR="007B383B">
        <w:t xml:space="preserve"> </w:t>
      </w:r>
      <w:r w:rsidR="00DD5B5E">
        <w:t>cm</w:t>
      </w:r>
      <w:r w:rsidR="00A72491">
        <w:t>/</w:t>
      </w:r>
      <w:r w:rsidR="00DD5B5E">
        <w:t>h</w:t>
      </w:r>
      <w:r w:rsidR="00A72491">
        <w:rPr>
          <w:vertAlign w:val="superscript"/>
        </w:rPr>
        <w:t xml:space="preserve"> </w:t>
      </w:r>
      <w:r w:rsidR="00DD5B5E">
        <w:t xml:space="preserve">on a </w:t>
      </w:r>
      <w:r w:rsidR="007B383B">
        <w:t>T</w:t>
      </w:r>
      <w:r w:rsidR="00DD5B5E">
        <w:t>ricorn 5/20</w:t>
      </w:r>
      <w:r w:rsidR="00FA2226">
        <w:t xml:space="preserve"> (4</w:t>
      </w:r>
      <w:r w:rsidR="007B383B">
        <w:t xml:space="preserve"> </w:t>
      </w:r>
      <w:r w:rsidR="00FA2226">
        <w:t>mL, 20</w:t>
      </w:r>
      <w:r w:rsidR="007B383B">
        <w:t xml:space="preserve"> </w:t>
      </w:r>
      <w:r w:rsidR="00FA2226">
        <w:t>cm bed height</w:t>
      </w:r>
      <w:r w:rsidR="00A04EDA">
        <w:t>; Cytiva</w:t>
      </w:r>
      <w:r w:rsidR="00FA2226">
        <w:t>)</w:t>
      </w:r>
      <w:r w:rsidR="0088513D">
        <w:t>.</w:t>
      </w:r>
    </w:p>
    <w:p w14:paraId="0DC08698" w14:textId="1B12ADE2" w:rsidR="00E423AB" w:rsidRPr="00E423AB" w:rsidRDefault="0035452B" w:rsidP="00E423AB">
      <w:pPr>
        <w:pStyle w:val="Heading3"/>
      </w:pPr>
      <w:r>
        <w:t xml:space="preserve">2.2.2 </w:t>
      </w:r>
      <w:proofErr w:type="spellStart"/>
      <w:r w:rsidR="00E423AB">
        <w:t>FlowVPE</w:t>
      </w:r>
      <w:proofErr w:type="spellEnd"/>
      <w:r w:rsidR="00D47479">
        <w:t xml:space="preserve"> – in</w:t>
      </w:r>
      <w:r w:rsidR="005E0059">
        <w:t>-</w:t>
      </w:r>
      <w:r w:rsidR="00D47479">
        <w:t>line method</w:t>
      </w:r>
    </w:p>
    <w:p w14:paraId="497D2144" w14:textId="25246367" w:rsidR="00307D86" w:rsidRDefault="009D39F0" w:rsidP="00280727">
      <w:pPr>
        <w:jc w:val="both"/>
      </w:pPr>
      <w:r>
        <w:t xml:space="preserve">A fraction collector equipped AKTA Pure (Cytiva) </w:t>
      </w:r>
      <w:r w:rsidR="00155FAC">
        <w:t>was run</w:t>
      </w:r>
      <w:r w:rsidR="003B0F9F">
        <w:t xml:space="preserve"> with both its internal UV flow</w:t>
      </w:r>
      <w:r w:rsidR="0036555B">
        <w:t xml:space="preserve"> </w:t>
      </w:r>
      <w:r w:rsidR="003B0F9F">
        <w:t>cell</w:t>
      </w:r>
      <w:r w:rsidR="00C359B2">
        <w:t xml:space="preserve"> and</w:t>
      </w:r>
      <w:r w:rsidR="00155FAC">
        <w:t xml:space="preserve"> in-line with a</w:t>
      </w:r>
      <w:r w:rsidR="00C359B2">
        <w:t>n upstream</w:t>
      </w:r>
      <w:r w:rsidR="00155FAC">
        <w:t xml:space="preserve"> variable</w:t>
      </w:r>
      <w:r w:rsidR="00C359B2">
        <w:t>-</w:t>
      </w:r>
      <w:r w:rsidR="00155FAC">
        <w:t xml:space="preserve">pathlength UV flow-cell </w:t>
      </w:r>
      <w:proofErr w:type="spellStart"/>
      <w:r w:rsidR="00155FAC">
        <w:t>FlowVPE</w:t>
      </w:r>
      <w:proofErr w:type="spellEnd"/>
      <w:r w:rsidR="00155FAC">
        <w:t xml:space="preserve"> (</w:t>
      </w:r>
      <w:proofErr w:type="spellStart"/>
      <w:r w:rsidR="00C34F58">
        <w:t>Repligen</w:t>
      </w:r>
      <w:proofErr w:type="spellEnd"/>
      <w:r w:rsidR="002A6599">
        <w:t>, Waltham</w:t>
      </w:r>
      <w:r w:rsidR="00A063C7">
        <w:t>,</w:t>
      </w:r>
      <w:r w:rsidR="002A6599">
        <w:t xml:space="preserve"> MA</w:t>
      </w:r>
      <w:r w:rsidR="00155FAC">
        <w:t xml:space="preserve">) set to 280nm absorbance. </w:t>
      </w:r>
      <w:r w:rsidR="00756780">
        <w:t xml:space="preserve">A </w:t>
      </w:r>
      <w:r w:rsidR="00E92D3B">
        <w:t>9</w:t>
      </w:r>
      <w:r w:rsidR="00E26BDC">
        <w:t xml:space="preserve"> mL</w:t>
      </w:r>
      <w:r w:rsidR="00350E1A">
        <w:t xml:space="preserve"> Gore</w:t>
      </w:r>
      <w:r w:rsidR="00725045" w:rsidRPr="00725045">
        <w:t>®</w:t>
      </w:r>
      <w:r w:rsidR="00350E1A">
        <w:t xml:space="preserve"> unit (</w:t>
      </w:r>
      <w:r w:rsidR="00A063C7">
        <w:t>PROA103</w:t>
      </w:r>
      <w:r w:rsidR="00350E1A">
        <w:t xml:space="preserve">) was used for DBC experiments </w:t>
      </w:r>
      <w:r w:rsidR="00B35B7E">
        <w:t>adapted to flow</w:t>
      </w:r>
      <w:r w:rsidR="00285F37">
        <w:t xml:space="preserve"> conditions in </w:t>
      </w:r>
      <w:r w:rsidR="00DD23F6">
        <w:t>T</w:t>
      </w:r>
      <w:r w:rsidR="00285F37">
        <w:t xml:space="preserve">able 1 </w:t>
      </w:r>
      <w:r w:rsidR="00DD23F6">
        <w:t>and scaled to 58</w:t>
      </w:r>
      <w:r w:rsidR="007B383B">
        <w:t xml:space="preserve"> </w:t>
      </w:r>
      <w:r w:rsidR="00DD23F6">
        <w:t xml:space="preserve">mL for </w:t>
      </w:r>
      <w:r w:rsidR="00CB1C16">
        <w:t xml:space="preserve">mAb1, </w:t>
      </w:r>
      <w:proofErr w:type="spellStart"/>
      <w:r w:rsidR="00CB1C16">
        <w:t>mAb</w:t>
      </w:r>
      <w:proofErr w:type="spellEnd"/>
      <w:r w:rsidR="00CB1C16">
        <w:t xml:space="preserve"> 2, Bs-1, and Fc-1.</w:t>
      </w:r>
    </w:p>
    <w:p w14:paraId="007E2916" w14:textId="0B2EE800" w:rsidR="00CA1603" w:rsidRDefault="00671A27" w:rsidP="00280727">
      <w:pPr>
        <w:jc w:val="both"/>
      </w:pPr>
      <w:r>
        <w:t>UV a</w:t>
      </w:r>
      <w:r w:rsidR="00141C29">
        <w:t xml:space="preserve">bsorbance </w:t>
      </w:r>
      <w:r w:rsidR="00E2219A">
        <w:t xml:space="preserve">breakthrough </w:t>
      </w:r>
      <w:r w:rsidR="00C90700">
        <w:t>curves</w:t>
      </w:r>
      <w:r>
        <w:t xml:space="preserve"> </w:t>
      </w:r>
      <w:r w:rsidR="00E2219A">
        <w:t xml:space="preserve">from both UV detectors </w:t>
      </w:r>
      <w:r>
        <w:t xml:space="preserve">were aligned </w:t>
      </w:r>
      <w:r w:rsidR="00453556">
        <w:t xml:space="preserve">to </w:t>
      </w:r>
      <w:r w:rsidR="00333DB4">
        <w:t xml:space="preserve">establish a common volume </w:t>
      </w:r>
      <w:r w:rsidR="001F792A">
        <w:t>axis</w:t>
      </w:r>
      <w:r w:rsidR="00333DB4">
        <w:t xml:space="preserve">. </w:t>
      </w:r>
      <w:r w:rsidR="00D275D0">
        <w:t xml:space="preserve">The broader UV range of the Flow-VPE enabled </w:t>
      </w:r>
      <w:r w:rsidR="005D53CD">
        <w:t>detection of two</w:t>
      </w:r>
      <w:r w:rsidR="00427E9F">
        <w:t xml:space="preserve"> sequential</w:t>
      </w:r>
      <w:r w:rsidR="005D53CD">
        <w:t xml:space="preserve"> </w:t>
      </w:r>
      <w:r w:rsidR="006B4400">
        <w:t xml:space="preserve">breakthrough </w:t>
      </w:r>
      <w:r w:rsidR="00387775">
        <w:t>transitions</w:t>
      </w:r>
      <w:r w:rsidR="00715293">
        <w:t>; i)</w:t>
      </w:r>
      <w:r w:rsidR="005D53CD">
        <w:t xml:space="preserve"> for impurities </w:t>
      </w:r>
      <w:r w:rsidR="00604F72">
        <w:t xml:space="preserve">alone </w:t>
      </w:r>
      <w:r w:rsidR="00A44505">
        <w:t xml:space="preserve">as </w:t>
      </w:r>
      <w:proofErr w:type="spellStart"/>
      <w:r w:rsidR="00A44505">
        <w:t>mAb</w:t>
      </w:r>
      <w:proofErr w:type="spellEnd"/>
      <w:r w:rsidR="00A44505">
        <w:t xml:space="preserve"> binds to the column, and</w:t>
      </w:r>
      <w:r w:rsidR="00715293">
        <w:t xml:space="preserve"> </w:t>
      </w:r>
      <w:r w:rsidR="00A44505">
        <w:t>ii) corresponding to</w:t>
      </w:r>
      <w:r w:rsidR="00604F72">
        <w:t xml:space="preserve"> the additional breakthrough of </w:t>
      </w:r>
      <w:proofErr w:type="spellStart"/>
      <w:r w:rsidR="00604F72">
        <w:t>mAb</w:t>
      </w:r>
      <w:proofErr w:type="spellEnd"/>
      <w:r w:rsidR="00604F72">
        <w:t xml:space="preserve">. </w:t>
      </w:r>
      <w:r w:rsidR="00881A3A">
        <w:t xml:space="preserve">The </w:t>
      </w:r>
      <w:r w:rsidR="00A03B4C">
        <w:t>DBC was then computed between transitions, setting the A</w:t>
      </w:r>
      <w:r w:rsidR="00A03B4C">
        <w:rPr>
          <w:vertAlign w:val="subscript"/>
        </w:rPr>
        <w:t>280</w:t>
      </w:r>
      <w:r w:rsidR="00A03B4C">
        <w:t xml:space="preserve"> value of the first plateau as a baseline</w:t>
      </w:r>
      <w:r w:rsidR="007D48FF">
        <w:t xml:space="preserve"> and the second plateau as a maximum.</w:t>
      </w:r>
      <w:r w:rsidR="0048205F">
        <w:t xml:space="preserve"> </w:t>
      </w:r>
      <w:r w:rsidR="003240E1">
        <w:t>Loading target</w:t>
      </w:r>
      <w:r w:rsidR="002207D3">
        <w:t xml:space="preserve"> capacities </w:t>
      </w:r>
      <w:r w:rsidR="002E3873">
        <w:t xml:space="preserve">were computed </w:t>
      </w:r>
      <w:r w:rsidR="00C5086B">
        <w:t xml:space="preserve">as </w:t>
      </w:r>
      <w:r w:rsidR="00CD7DB3">
        <w:t>0.9</w:t>
      </w:r>
      <w:r w:rsidR="00E26BDC">
        <w:t xml:space="preserve"> </w:t>
      </w:r>
      <w:r w:rsidR="00E26BDC">
        <w:rPr>
          <w:rFonts w:cstheme="minorHAnsi"/>
        </w:rPr>
        <w:t>×</w:t>
      </w:r>
      <w:r w:rsidR="00E26BDC">
        <w:t xml:space="preserve"> </w:t>
      </w:r>
      <w:r w:rsidR="00CD7DB3">
        <w:t>DBC</w:t>
      </w:r>
      <w:r w:rsidR="00CD7DB3" w:rsidRPr="00734545">
        <w:t>10%</w:t>
      </w:r>
      <w:r w:rsidR="00CD7DB3">
        <w:t xml:space="preserve">, the capacity (mg </w:t>
      </w:r>
      <w:proofErr w:type="spellStart"/>
      <w:r w:rsidR="00CD7DB3">
        <w:t>mAb</w:t>
      </w:r>
      <w:proofErr w:type="spellEnd"/>
      <w:r w:rsidR="007B383B">
        <w:t xml:space="preserve"> per mL</w:t>
      </w:r>
      <w:r w:rsidR="00CD7DB3">
        <w:t xml:space="preserve"> membrane</w:t>
      </w:r>
      <w:r w:rsidR="00572C5B">
        <w:t>) at which 10% breakthrough</w:t>
      </w:r>
      <w:r w:rsidR="00BA06C3">
        <w:t xml:space="preserve"> </w:t>
      </w:r>
      <w:r w:rsidR="003A3395">
        <w:t>occurred</w:t>
      </w:r>
      <w:r w:rsidR="00572C5B">
        <w:t xml:space="preserve">. </w:t>
      </w:r>
    </w:p>
    <w:p w14:paraId="26A85C41" w14:textId="75D22745" w:rsidR="003A3395" w:rsidRDefault="003A3395" w:rsidP="003A3395">
      <w:pPr>
        <w:pStyle w:val="Heading3"/>
      </w:pPr>
      <w:r>
        <w:t xml:space="preserve">2.2.3 Pure </w:t>
      </w:r>
      <w:proofErr w:type="spellStart"/>
      <w:r>
        <w:t>mAb</w:t>
      </w:r>
      <w:proofErr w:type="spellEnd"/>
      <w:r>
        <w:t xml:space="preserve"> Loading Method </w:t>
      </w:r>
      <w:r w:rsidR="00B57C9C">
        <w:t>for Productivity Assessment</w:t>
      </w:r>
    </w:p>
    <w:p w14:paraId="237C3C2A" w14:textId="0CE0D07D" w:rsidR="003A3395" w:rsidRPr="003A3395" w:rsidRDefault="00855814" w:rsidP="002D706E">
      <w:r>
        <w:t xml:space="preserve">For productivity studies, </w:t>
      </w:r>
      <w:proofErr w:type="spellStart"/>
      <w:r>
        <w:t>mAb</w:t>
      </w:r>
      <w:proofErr w:type="spellEnd"/>
      <w:r>
        <w:t xml:space="preserve"> 4, purified using </w:t>
      </w:r>
      <w:proofErr w:type="spellStart"/>
      <w:r w:rsidR="00134831">
        <w:t>MabSelect</w:t>
      </w:r>
      <w:r w:rsidR="00134831">
        <w:rPr>
          <w:rFonts w:cstheme="minorHAnsi"/>
        </w:rPr>
        <w:t>™SuRe</w:t>
      </w:r>
      <w:proofErr w:type="spellEnd"/>
      <w:r w:rsidR="00134831">
        <w:rPr>
          <w:rFonts w:cstheme="minorHAnsi"/>
        </w:rPr>
        <w:t>™</w:t>
      </w:r>
      <w:r w:rsidR="00B434E0">
        <w:rPr>
          <w:rFonts w:cstheme="minorHAnsi"/>
        </w:rPr>
        <w:t xml:space="preserve"> </w:t>
      </w:r>
      <w:r w:rsidR="00134831">
        <w:rPr>
          <w:rFonts w:cstheme="minorHAnsi"/>
        </w:rPr>
        <w:t>and</w:t>
      </w:r>
      <w:r w:rsidR="00B24969">
        <w:rPr>
          <w:rFonts w:cstheme="minorHAnsi"/>
        </w:rPr>
        <w:t xml:space="preserve"> titrated to pH 7.4 with 0.5</w:t>
      </w:r>
      <w:r w:rsidR="007B383B">
        <w:rPr>
          <w:rFonts w:cstheme="minorHAnsi"/>
        </w:rPr>
        <w:t xml:space="preserve"> </w:t>
      </w:r>
      <w:r w:rsidR="00B24969">
        <w:rPr>
          <w:rFonts w:cstheme="minorHAnsi"/>
        </w:rPr>
        <w:t xml:space="preserve">M Tris base </w:t>
      </w:r>
      <w:r w:rsidR="005E68DE">
        <w:rPr>
          <w:rFonts w:cstheme="minorHAnsi"/>
        </w:rPr>
        <w:t xml:space="preserve">(J.T. Baker, </w:t>
      </w:r>
      <w:r w:rsidR="005E68DE" w:rsidRPr="005E68DE">
        <w:rPr>
          <w:rFonts w:cstheme="minorHAnsi"/>
        </w:rPr>
        <w:t>Phillipsburg, NJ</w:t>
      </w:r>
      <w:r w:rsidR="005E68DE">
        <w:rPr>
          <w:rFonts w:cstheme="minorHAnsi"/>
        </w:rPr>
        <w:t>)</w:t>
      </w:r>
      <w:r w:rsidR="00034CA5">
        <w:rPr>
          <w:rFonts w:cstheme="minorHAnsi"/>
        </w:rPr>
        <w:t xml:space="preserve"> before </w:t>
      </w:r>
      <w:r w:rsidR="00C129CD">
        <w:rPr>
          <w:rFonts w:cstheme="minorHAnsi"/>
        </w:rPr>
        <w:t>dilution to either 0.2</w:t>
      </w:r>
      <w:r w:rsidR="007B383B">
        <w:rPr>
          <w:rFonts w:cstheme="minorHAnsi"/>
        </w:rPr>
        <w:t xml:space="preserve"> </w:t>
      </w:r>
      <w:r w:rsidR="00A72491">
        <w:rPr>
          <w:rFonts w:cstheme="minorHAnsi"/>
        </w:rPr>
        <w:t>mg/mL</w:t>
      </w:r>
      <w:r w:rsidR="00C129CD">
        <w:rPr>
          <w:rFonts w:cstheme="minorHAnsi"/>
        </w:rPr>
        <w:t xml:space="preserve">, 1.0 </w:t>
      </w:r>
      <w:r w:rsidR="00A72491">
        <w:rPr>
          <w:rFonts w:cstheme="minorHAnsi"/>
        </w:rPr>
        <w:t>mg/</w:t>
      </w:r>
      <w:proofErr w:type="gramStart"/>
      <w:r w:rsidR="00A72491">
        <w:rPr>
          <w:rFonts w:cstheme="minorHAnsi"/>
        </w:rPr>
        <w:t>mL</w:t>
      </w:r>
      <w:proofErr w:type="gramEnd"/>
      <w:r w:rsidR="00C129CD">
        <w:rPr>
          <w:rFonts w:cstheme="minorHAnsi"/>
        </w:rPr>
        <w:t xml:space="preserve"> or 2.0 </w:t>
      </w:r>
      <w:r w:rsidR="00A72491">
        <w:rPr>
          <w:rFonts w:cstheme="minorHAnsi"/>
        </w:rPr>
        <w:t>mg/mL</w:t>
      </w:r>
      <w:r w:rsidR="009C3617">
        <w:rPr>
          <w:rFonts w:cstheme="minorHAnsi"/>
        </w:rPr>
        <w:t xml:space="preserve"> with 50</w:t>
      </w:r>
      <w:r w:rsidR="007B383B">
        <w:rPr>
          <w:rFonts w:cstheme="minorHAnsi"/>
        </w:rPr>
        <w:t xml:space="preserve"> </w:t>
      </w:r>
      <w:r w:rsidR="009C3617">
        <w:rPr>
          <w:rFonts w:cstheme="minorHAnsi"/>
        </w:rPr>
        <w:t>mM Tris pH 7.4</w:t>
      </w:r>
      <w:r w:rsidR="001F61BB">
        <w:rPr>
          <w:rFonts w:cstheme="minorHAnsi"/>
        </w:rPr>
        <w:t>. Each feed was</w:t>
      </w:r>
      <w:r w:rsidR="000962A3">
        <w:rPr>
          <w:rFonts w:cstheme="minorHAnsi"/>
        </w:rPr>
        <w:t xml:space="preserve"> loaded onto a</w:t>
      </w:r>
      <w:r w:rsidR="007E6432">
        <w:rPr>
          <w:rFonts w:cstheme="minorHAnsi"/>
        </w:rPr>
        <w:t xml:space="preserve">n AKTA Pure (Cytiva) FPLC instrument equipped with a </w:t>
      </w:r>
      <w:r w:rsidR="000962A3">
        <w:rPr>
          <w:rFonts w:cstheme="minorHAnsi"/>
        </w:rPr>
        <w:t>1</w:t>
      </w:r>
      <w:r w:rsidR="00B434E0">
        <w:rPr>
          <w:rFonts w:cstheme="minorHAnsi"/>
        </w:rPr>
        <w:t xml:space="preserve"> </w:t>
      </w:r>
      <w:r w:rsidR="000962A3">
        <w:rPr>
          <w:rFonts w:cstheme="minorHAnsi"/>
        </w:rPr>
        <w:t xml:space="preserve">mL </w:t>
      </w:r>
      <w:r w:rsidR="000962A3">
        <w:rPr>
          <w:rFonts w:cstheme="minorHAnsi"/>
        </w:rPr>
        <w:lastRenderedPageBreak/>
        <w:t>(ProA101 Gore®) membrane capture device</w:t>
      </w:r>
      <w:r w:rsidR="00013507">
        <w:rPr>
          <w:rFonts w:cstheme="minorHAnsi"/>
        </w:rPr>
        <w:t xml:space="preserve"> operated</w:t>
      </w:r>
      <w:r w:rsidR="000962A3">
        <w:rPr>
          <w:rFonts w:cstheme="minorHAnsi"/>
        </w:rPr>
        <w:t xml:space="preserve"> according to Table 1 </w:t>
      </w:r>
      <w:r w:rsidR="000C7F58">
        <w:rPr>
          <w:rFonts w:cstheme="minorHAnsi"/>
        </w:rPr>
        <w:t>excluding</w:t>
      </w:r>
      <w:r w:rsidR="000962A3">
        <w:rPr>
          <w:rFonts w:cstheme="minorHAnsi"/>
        </w:rPr>
        <w:t xml:space="preserve"> the Long CIP step</w:t>
      </w:r>
      <w:r w:rsidR="00C6364A">
        <w:rPr>
          <w:rFonts w:cstheme="minorHAnsi"/>
        </w:rPr>
        <w:t xml:space="preserve"> – since only one product was being studied – </w:t>
      </w:r>
      <w:r w:rsidR="001F61BB">
        <w:rPr>
          <w:rFonts w:cstheme="minorHAnsi"/>
        </w:rPr>
        <w:t xml:space="preserve">at a loading residence time of 20 s, 60 s or 120 s </w:t>
      </w:r>
      <w:r w:rsidR="001A6CA6">
        <w:rPr>
          <w:rFonts w:cstheme="minorHAnsi"/>
        </w:rPr>
        <w:t>for a total of nine runs</w:t>
      </w:r>
      <w:r w:rsidR="007E6432">
        <w:rPr>
          <w:rFonts w:cstheme="minorHAnsi"/>
        </w:rPr>
        <w:t>. All runs were</w:t>
      </w:r>
      <w:r w:rsidR="001A6CA6">
        <w:rPr>
          <w:rFonts w:cstheme="minorHAnsi"/>
        </w:rPr>
        <w:t xml:space="preserve"> loaded above 75</w:t>
      </w:r>
      <w:r w:rsidR="00DB3744">
        <w:rPr>
          <w:rFonts w:cstheme="minorHAnsi"/>
        </w:rPr>
        <w:t xml:space="preserve"> </w:t>
      </w:r>
      <w:r w:rsidR="001A6CA6">
        <w:rPr>
          <w:rFonts w:cstheme="minorHAnsi"/>
        </w:rPr>
        <w:t xml:space="preserve">mg </w:t>
      </w:r>
      <w:proofErr w:type="spellStart"/>
      <w:r w:rsidR="001A6CA6">
        <w:rPr>
          <w:rFonts w:cstheme="minorHAnsi"/>
        </w:rPr>
        <w:t>mAb</w:t>
      </w:r>
      <w:proofErr w:type="spellEnd"/>
      <w:r w:rsidR="00B434E0">
        <w:rPr>
          <w:rFonts w:cstheme="minorHAnsi"/>
        </w:rPr>
        <w:t xml:space="preserve"> </w:t>
      </w:r>
      <w:r w:rsidR="001A6CA6">
        <w:rPr>
          <w:rFonts w:cstheme="minorHAnsi"/>
        </w:rPr>
        <w:t>m</w:t>
      </w:r>
      <w:r w:rsidR="00E17A20">
        <w:rPr>
          <w:rFonts w:cstheme="minorHAnsi"/>
        </w:rPr>
        <w:t>L</w:t>
      </w:r>
      <w:r w:rsidR="00B434E0" w:rsidRPr="00B434E0">
        <w:rPr>
          <w:rFonts w:cstheme="minorHAnsi"/>
          <w:vertAlign w:val="superscript"/>
        </w:rPr>
        <w:t>-1</w:t>
      </w:r>
      <w:r w:rsidR="001A6CA6">
        <w:rPr>
          <w:rFonts w:cstheme="minorHAnsi"/>
        </w:rPr>
        <w:t xml:space="preserve"> membrane</w:t>
      </w:r>
      <w:r w:rsidR="00DB3744">
        <w:rPr>
          <w:rFonts w:cstheme="minorHAnsi"/>
        </w:rPr>
        <w:t xml:space="preserve"> </w:t>
      </w:r>
      <w:r w:rsidR="00E17A20">
        <w:rPr>
          <w:rFonts w:cstheme="minorHAnsi"/>
        </w:rPr>
        <w:t xml:space="preserve">with </w:t>
      </w:r>
      <w:r w:rsidR="004615F3">
        <w:rPr>
          <w:rFonts w:cstheme="minorHAnsi"/>
        </w:rPr>
        <w:t>one run at each titer loaded beyond 100 mg</w:t>
      </w:r>
      <w:r w:rsidR="006F737A">
        <w:rPr>
          <w:rFonts w:cstheme="minorHAnsi"/>
        </w:rPr>
        <w:t xml:space="preserve"> </w:t>
      </w:r>
      <w:proofErr w:type="spellStart"/>
      <w:r w:rsidR="006F737A">
        <w:rPr>
          <w:rFonts w:cstheme="minorHAnsi"/>
        </w:rPr>
        <w:t>mAb</w:t>
      </w:r>
      <w:proofErr w:type="spellEnd"/>
      <w:r w:rsidR="005A5A78">
        <w:rPr>
          <w:rFonts w:cstheme="minorHAnsi"/>
        </w:rPr>
        <w:t>/</w:t>
      </w:r>
      <w:r w:rsidR="004615F3">
        <w:rPr>
          <w:rFonts w:cstheme="minorHAnsi"/>
        </w:rPr>
        <w:t>m</w:t>
      </w:r>
      <w:r w:rsidR="005A5A78">
        <w:rPr>
          <w:rFonts w:cstheme="minorHAnsi"/>
        </w:rPr>
        <w:t>L</w:t>
      </w:r>
      <w:r w:rsidR="004615F3">
        <w:rPr>
          <w:rFonts w:cstheme="minorHAnsi"/>
        </w:rPr>
        <w:t xml:space="preserve"> </w:t>
      </w:r>
      <w:r w:rsidR="006F737A">
        <w:rPr>
          <w:rFonts w:cstheme="minorHAnsi"/>
        </w:rPr>
        <w:t xml:space="preserve">membrane to full breakthrough </w:t>
      </w:r>
      <w:r w:rsidR="005D4443">
        <w:rPr>
          <w:rFonts w:cstheme="minorHAnsi"/>
        </w:rPr>
        <w:t xml:space="preserve">where its absorbance was recorded. DBC10% values were </w:t>
      </w:r>
      <w:r w:rsidR="00260763">
        <w:rPr>
          <w:rFonts w:cstheme="minorHAnsi"/>
        </w:rPr>
        <w:t xml:space="preserve">calculated from UV280 traces </w:t>
      </w:r>
      <w:r w:rsidR="007E6432">
        <w:rPr>
          <w:rFonts w:cstheme="minorHAnsi"/>
        </w:rPr>
        <w:t xml:space="preserve">exported from AKTA UNICORN 7.4 </w:t>
      </w:r>
      <w:r w:rsidR="007168CC">
        <w:rPr>
          <w:rFonts w:cstheme="minorHAnsi"/>
        </w:rPr>
        <w:t xml:space="preserve">software </w:t>
      </w:r>
      <w:r w:rsidR="00700D9F">
        <w:rPr>
          <w:rFonts w:cstheme="minorHAnsi"/>
        </w:rPr>
        <w:t>(Cytiva)</w:t>
      </w:r>
      <w:r w:rsidR="006D6BBB">
        <w:rPr>
          <w:rFonts w:cstheme="minorHAnsi"/>
        </w:rPr>
        <w:t>, computed</w:t>
      </w:r>
      <w:r w:rsidR="001D00E0">
        <w:rPr>
          <w:rFonts w:cstheme="minorHAnsi"/>
        </w:rPr>
        <w:t xml:space="preserve"> in MATLAB </w:t>
      </w:r>
      <w:r w:rsidR="002F3891">
        <w:rPr>
          <w:rFonts w:cstheme="minorHAnsi"/>
        </w:rPr>
        <w:t>R</w:t>
      </w:r>
      <w:r w:rsidR="001D00E0">
        <w:rPr>
          <w:rFonts w:cstheme="minorHAnsi"/>
        </w:rPr>
        <w:t>202</w:t>
      </w:r>
      <w:r w:rsidR="002F3891">
        <w:rPr>
          <w:rFonts w:cstheme="minorHAnsi"/>
        </w:rPr>
        <w:t>0a (Math</w:t>
      </w:r>
      <w:r w:rsidR="007F6D5F">
        <w:rPr>
          <w:rFonts w:cstheme="minorHAnsi"/>
        </w:rPr>
        <w:t>W</w:t>
      </w:r>
      <w:r w:rsidR="002F3891">
        <w:rPr>
          <w:rFonts w:cstheme="minorHAnsi"/>
        </w:rPr>
        <w:t xml:space="preserve">orks, </w:t>
      </w:r>
      <w:r w:rsidR="007F6D5F">
        <w:rPr>
          <w:rFonts w:cstheme="minorHAnsi"/>
        </w:rPr>
        <w:t>Natick MA, USA)</w:t>
      </w:r>
      <w:r w:rsidR="006D6BBB">
        <w:rPr>
          <w:rFonts w:cstheme="minorHAnsi"/>
        </w:rPr>
        <w:t xml:space="preserve">, </w:t>
      </w:r>
      <w:r w:rsidR="00311ED8">
        <w:rPr>
          <w:rFonts w:cstheme="minorHAnsi"/>
        </w:rPr>
        <w:t>and imported</w:t>
      </w:r>
      <w:r w:rsidR="00491377">
        <w:rPr>
          <w:rFonts w:cstheme="minorHAnsi"/>
        </w:rPr>
        <w:t xml:space="preserve"> into JMP17 </w:t>
      </w:r>
      <w:r w:rsidR="00B57C9C">
        <w:rPr>
          <w:rFonts w:cstheme="minorHAnsi"/>
        </w:rPr>
        <w:t>(JMP, Cary NC, USA)</w:t>
      </w:r>
      <w:r w:rsidR="00394AA9">
        <w:rPr>
          <w:rFonts w:cstheme="minorHAnsi"/>
        </w:rPr>
        <w:t xml:space="preserve"> for contour plot generation and analysis. </w:t>
      </w:r>
      <w:r w:rsidR="0060710B">
        <w:rPr>
          <w:rFonts w:cstheme="minorHAnsi"/>
        </w:rPr>
        <w:t>Productivity values were computed assuming the manufacturer’s 0.8</w:t>
      </w:r>
      <w:r w:rsidR="00B434E0">
        <w:rPr>
          <w:rFonts w:cstheme="minorHAnsi"/>
        </w:rPr>
        <w:t>×</w:t>
      </w:r>
      <w:r w:rsidR="0060710B">
        <w:rPr>
          <w:rFonts w:cstheme="minorHAnsi"/>
        </w:rPr>
        <w:t xml:space="preserve"> safety factor</w:t>
      </w:r>
      <w:r w:rsidR="006170A5">
        <w:rPr>
          <w:rFonts w:cstheme="minorHAnsi"/>
        </w:rPr>
        <w:t xml:space="preserve">, </w:t>
      </w:r>
      <w:r w:rsidR="007B7127">
        <w:rPr>
          <w:rFonts w:cstheme="minorHAnsi"/>
        </w:rPr>
        <w:t xml:space="preserve">the buffer optimized method in Table S3, </w:t>
      </w:r>
      <w:r w:rsidR="006170A5">
        <w:rPr>
          <w:rFonts w:cstheme="minorHAnsi"/>
        </w:rPr>
        <w:t>and a conservative 90% recovery</w:t>
      </w:r>
      <w:r w:rsidR="000A76FD">
        <w:rPr>
          <w:rFonts w:cstheme="minorHAnsi"/>
        </w:rPr>
        <w:t>.</w:t>
      </w:r>
    </w:p>
    <w:p w14:paraId="5772C648" w14:textId="3612F54A" w:rsidR="007D1919" w:rsidRDefault="0035452B" w:rsidP="00280727">
      <w:pPr>
        <w:pStyle w:val="Heading2"/>
        <w:jc w:val="both"/>
      </w:pPr>
      <w:r>
        <w:t xml:space="preserve">2.3 </w:t>
      </w:r>
      <w:r w:rsidR="002C1BA6">
        <w:t>Life Cycle Studies</w:t>
      </w:r>
    </w:p>
    <w:p w14:paraId="2626F2E4" w14:textId="1D355C21" w:rsidR="007D1919" w:rsidRDefault="007D1919" w:rsidP="00280727">
      <w:pPr>
        <w:jc w:val="both"/>
      </w:pPr>
      <w:r>
        <w:t>Following DBC</w:t>
      </w:r>
      <w:r w:rsidR="00EB59CC">
        <w:t xml:space="preserve"> determination</w:t>
      </w:r>
      <w:r>
        <w:t xml:space="preserve"> on the 9</w:t>
      </w:r>
      <w:r w:rsidR="00E26BDC">
        <w:t xml:space="preserve"> mL</w:t>
      </w:r>
      <w:r>
        <w:t xml:space="preserve"> membrane</w:t>
      </w:r>
      <w:r w:rsidR="004414E9">
        <w:t>, a 58</w:t>
      </w:r>
      <w:r w:rsidR="00E26BDC">
        <w:t xml:space="preserve"> mL</w:t>
      </w:r>
      <w:r w:rsidR="004414E9">
        <w:t xml:space="preserve"> membrane </w:t>
      </w:r>
      <w:r w:rsidR="00B84E4C">
        <w:t xml:space="preserve">was installed on an AKTA Pilot </w:t>
      </w:r>
      <w:r w:rsidR="00D855B9">
        <w:t>600 (Cytiva</w:t>
      </w:r>
      <w:r w:rsidR="001F0002">
        <w:t>) for scale up life cycle studies</w:t>
      </w:r>
      <w:r w:rsidR="00EA003E">
        <w:t>. All buffers and products were 0.22</w:t>
      </w:r>
      <w:r w:rsidR="00B434E0">
        <w:t xml:space="preserve"> </w:t>
      </w:r>
      <w:r w:rsidR="00B434E0">
        <w:rPr>
          <w:rFonts w:cstheme="minorHAnsi"/>
        </w:rPr>
        <w:t>µ</w:t>
      </w:r>
      <w:r w:rsidR="00EA003E">
        <w:t>m filtered before u</w:t>
      </w:r>
      <w:r w:rsidR="004920F4">
        <w:t xml:space="preserve">se. </w:t>
      </w:r>
      <w:r w:rsidR="00D21984">
        <w:t xml:space="preserve">Membranes were loaded </w:t>
      </w:r>
      <w:r w:rsidR="00325737">
        <w:t>as</w:t>
      </w:r>
      <w:r w:rsidR="00D21984">
        <w:t xml:space="preserve"> described in Table 1 up to</w:t>
      </w:r>
      <w:r w:rsidR="004B465F">
        <w:t xml:space="preserve"> a binding capacity of 33.0, 30.0, 30.0, 35.0 and 25.0 </w:t>
      </w:r>
      <w:r w:rsidR="00A72491">
        <w:t>mg/mL</w:t>
      </w:r>
      <w:r w:rsidR="004B465F">
        <w:t xml:space="preserve"> for </w:t>
      </w:r>
      <w:proofErr w:type="spellStart"/>
      <w:r w:rsidR="004B465F">
        <w:t>mAb</w:t>
      </w:r>
      <w:proofErr w:type="spellEnd"/>
      <w:r w:rsidR="004B465F">
        <w:t xml:space="preserve"> 1, </w:t>
      </w:r>
      <w:proofErr w:type="spellStart"/>
      <w:r w:rsidR="004B465F">
        <w:t>mAb</w:t>
      </w:r>
      <w:proofErr w:type="spellEnd"/>
      <w:r w:rsidR="004B465F">
        <w:t xml:space="preserve"> 2, </w:t>
      </w:r>
      <w:proofErr w:type="spellStart"/>
      <w:r w:rsidR="004B465F">
        <w:t>mAb</w:t>
      </w:r>
      <w:proofErr w:type="spellEnd"/>
      <w:r w:rsidR="004B465F">
        <w:t xml:space="preserve"> 3, Bs-1, and Fc-1 respectively.</w:t>
      </w:r>
    </w:p>
    <w:p w14:paraId="3B91E068" w14:textId="43D34FAB" w:rsidR="00305AB5" w:rsidRDefault="008D4ABD" w:rsidP="00280727">
      <w:pPr>
        <w:jc w:val="both"/>
      </w:pPr>
      <w:r>
        <w:t>Chromatography cycles</w:t>
      </w:r>
      <w:r w:rsidR="009C2599">
        <w:t xml:space="preserve"> were grouped</w:t>
      </w:r>
      <w:r>
        <w:t xml:space="preserve"> to balance material availability and</w:t>
      </w:r>
      <w:r w:rsidR="00FE2888">
        <w:t xml:space="preserve"> query the membrane lifespan</w:t>
      </w:r>
      <w:r w:rsidR="000644A7">
        <w:t xml:space="preserve"> and described in their respective sections</w:t>
      </w:r>
      <w:r>
        <w:t xml:space="preserve">. </w:t>
      </w:r>
      <w:r w:rsidR="00D37D95">
        <w:t xml:space="preserve">Each cycle was run according to </w:t>
      </w:r>
      <w:r w:rsidR="00305AB5">
        <w:t xml:space="preserve">the phases in Table 1. </w:t>
      </w:r>
      <w:r w:rsidR="00D92020">
        <w:t>The column was rigorously sanitized (long CIP) between molecules consisting of a long 15min, 0.5</w:t>
      </w:r>
      <w:r w:rsidR="007B383B">
        <w:t xml:space="preserve"> </w:t>
      </w:r>
      <w:r w:rsidR="00D92020">
        <w:t xml:space="preserve">N </w:t>
      </w:r>
      <w:r w:rsidR="00C840B8">
        <w:t>NaOH</w:t>
      </w:r>
      <w:r w:rsidR="00D92020">
        <w:t xml:space="preserve"> CIP</w:t>
      </w:r>
      <w:r w:rsidR="00E05952">
        <w:t xml:space="preserve"> after 3.6</w:t>
      </w:r>
      <w:r w:rsidR="00B434E0">
        <w:t xml:space="preserve"> membrane volumes (MV) </w:t>
      </w:r>
      <w:r w:rsidR="00E05952">
        <w:t>of flow</w:t>
      </w:r>
      <w:r w:rsidR="00D92020">
        <w:t>. Within the cycle, a short CIP occurred before membrane regeneration consisting of 0.1</w:t>
      </w:r>
      <w:r w:rsidR="007B383B">
        <w:t xml:space="preserve"> </w:t>
      </w:r>
      <w:r w:rsidR="00D92020">
        <w:t>N NaOH.</w:t>
      </w:r>
    </w:p>
    <w:p w14:paraId="455D329D" w14:textId="462E8E5B" w:rsidR="00305AB5" w:rsidRPr="00734545" w:rsidRDefault="00CD0B49" w:rsidP="00280727">
      <w:pPr>
        <w:jc w:val="both"/>
        <w:rPr>
          <w:i/>
          <w:iCs/>
        </w:rPr>
      </w:pPr>
      <w:r w:rsidRPr="00734545">
        <w:rPr>
          <w:b/>
          <w:bCs/>
          <w:i/>
          <w:iCs/>
        </w:rPr>
        <w:t xml:space="preserve">Table </w:t>
      </w:r>
      <w:r w:rsidR="00924FA1" w:rsidRPr="00734545">
        <w:rPr>
          <w:b/>
          <w:bCs/>
          <w:i/>
          <w:iCs/>
        </w:rPr>
        <w:t>1</w:t>
      </w:r>
      <w:r w:rsidR="00F976E8" w:rsidRPr="00734545">
        <w:rPr>
          <w:b/>
          <w:bCs/>
          <w:i/>
          <w:iCs/>
        </w:rPr>
        <w:t>.</w:t>
      </w:r>
      <w:r w:rsidRPr="00734545">
        <w:rPr>
          <w:b/>
          <w:bCs/>
          <w:i/>
          <w:iCs/>
        </w:rPr>
        <w:t xml:space="preserve"> </w:t>
      </w:r>
      <w:r w:rsidR="00146447" w:rsidRPr="00734545">
        <w:rPr>
          <w:i/>
          <w:iCs/>
        </w:rPr>
        <w:t xml:space="preserve">Chromatography </w:t>
      </w:r>
      <w:r w:rsidRPr="00734545">
        <w:rPr>
          <w:i/>
          <w:iCs/>
        </w:rPr>
        <w:t>Method for Gore</w:t>
      </w:r>
      <w:r w:rsidR="009F3C6E">
        <w:rPr>
          <w:rFonts w:cstheme="minorHAnsi"/>
          <w:i/>
          <w:iCs/>
        </w:rPr>
        <w:t xml:space="preserve">® </w:t>
      </w:r>
      <w:r w:rsidR="00146447" w:rsidRPr="00734545">
        <w:rPr>
          <w:i/>
          <w:iCs/>
        </w:rPr>
        <w:t>Protein Capture</w:t>
      </w:r>
      <w:r w:rsidR="009F3C6E">
        <w:rPr>
          <w:i/>
          <w:iCs/>
        </w:rPr>
        <w:t xml:space="preserve"> Device </w:t>
      </w:r>
    </w:p>
    <w:tbl>
      <w:tblPr>
        <w:tblStyle w:val="PlainTable2"/>
        <w:tblW w:w="9302" w:type="dxa"/>
        <w:tblLook w:val="04A0" w:firstRow="1" w:lastRow="0" w:firstColumn="1" w:lastColumn="0" w:noHBand="0" w:noVBand="1"/>
      </w:tblPr>
      <w:tblGrid>
        <w:gridCol w:w="1834"/>
        <w:gridCol w:w="1946"/>
        <w:gridCol w:w="1980"/>
        <w:gridCol w:w="1080"/>
        <w:gridCol w:w="2462"/>
      </w:tblGrid>
      <w:tr w:rsidR="00164191" w:rsidRPr="00F809B5" w14:paraId="4C77F3DF" w14:textId="77777777" w:rsidTr="002D7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5A39242A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1946" w:type="dxa"/>
            <w:hideMark/>
          </w:tcPr>
          <w:p w14:paraId="5D2D4A1B" w14:textId="77777777" w:rsidR="00DA5A39" w:rsidRPr="00F809B5" w:rsidRDefault="00DA5A39" w:rsidP="00B87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Membrane Volumes (MVs)</w:t>
            </w:r>
          </w:p>
        </w:tc>
        <w:tc>
          <w:tcPr>
            <w:tcW w:w="1980" w:type="dxa"/>
            <w:hideMark/>
          </w:tcPr>
          <w:p w14:paraId="2D80C866" w14:textId="54416B54" w:rsidR="00DA5A39" w:rsidRPr="00F809B5" w:rsidRDefault="00DA5A39" w:rsidP="00B87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Residence time (s) per MV</w:t>
            </w:r>
          </w:p>
        </w:tc>
        <w:tc>
          <w:tcPr>
            <w:tcW w:w="1080" w:type="dxa"/>
            <w:hideMark/>
          </w:tcPr>
          <w:p w14:paraId="4094BBAF" w14:textId="031816CC" w:rsidR="00DA5A39" w:rsidRPr="00F809B5" w:rsidRDefault="00DA5A39" w:rsidP="00B87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Flow rate (m</w:t>
            </w:r>
            <w:r w:rsidR="00E26BD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</w:t>
            </w: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/min)</w:t>
            </w:r>
          </w:p>
        </w:tc>
        <w:tc>
          <w:tcPr>
            <w:tcW w:w="2462" w:type="dxa"/>
            <w:noWrap/>
            <w:hideMark/>
          </w:tcPr>
          <w:p w14:paraId="24F0FF1E" w14:textId="77777777" w:rsidR="00DA5A39" w:rsidRPr="00F809B5" w:rsidRDefault="4C9EE2E0" w:rsidP="00B87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7F73E0D5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Buffer</w:t>
            </w:r>
          </w:p>
        </w:tc>
      </w:tr>
      <w:tr w:rsidR="00DA5A39" w:rsidRPr="00F809B5" w14:paraId="09C25D7D" w14:textId="77777777" w:rsidTr="002D7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30D380EA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Equilibration</w:t>
            </w:r>
          </w:p>
        </w:tc>
        <w:tc>
          <w:tcPr>
            <w:tcW w:w="1946" w:type="dxa"/>
            <w:noWrap/>
            <w:hideMark/>
          </w:tcPr>
          <w:p w14:paraId="3D054EC0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80" w:type="dxa"/>
            <w:noWrap/>
            <w:hideMark/>
          </w:tcPr>
          <w:p w14:paraId="0FAAE901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noWrap/>
            <w:hideMark/>
          </w:tcPr>
          <w:p w14:paraId="2AB98941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2462" w:type="dxa"/>
            <w:noWrap/>
            <w:hideMark/>
          </w:tcPr>
          <w:p w14:paraId="2AD35DCD" w14:textId="666D523C" w:rsidR="00DA5A39" w:rsidRPr="00F809B5" w:rsidRDefault="0003795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mM </w:t>
            </w:r>
            <w:r w:rsidR="00472AE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</w:t>
            </w:r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ris pH 7.4</w:t>
            </w:r>
          </w:p>
        </w:tc>
      </w:tr>
      <w:tr w:rsidR="00164191" w:rsidRPr="00F809B5" w14:paraId="4B1FC5D2" w14:textId="77777777" w:rsidTr="002D706E">
        <w:trPr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008939FD" w14:textId="6CBF6502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Load volume</w:t>
            </w:r>
          </w:p>
        </w:tc>
        <w:tc>
          <w:tcPr>
            <w:tcW w:w="1946" w:type="dxa"/>
            <w:noWrap/>
            <w:hideMark/>
          </w:tcPr>
          <w:p w14:paraId="2B824D84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Capacity Dependent</w:t>
            </w:r>
          </w:p>
        </w:tc>
        <w:tc>
          <w:tcPr>
            <w:tcW w:w="1980" w:type="dxa"/>
            <w:noWrap/>
            <w:hideMark/>
          </w:tcPr>
          <w:p w14:paraId="40E49A0B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080" w:type="dxa"/>
            <w:noWrap/>
            <w:hideMark/>
          </w:tcPr>
          <w:p w14:paraId="1CF67C37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2462" w:type="dxa"/>
            <w:noWrap/>
            <w:hideMark/>
          </w:tcPr>
          <w:p w14:paraId="37080E77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DA5A39" w:rsidRPr="00F809B5" w14:paraId="37C23C55" w14:textId="77777777" w:rsidTr="002D7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1CF4D3EC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Re-Equilibration 1</w:t>
            </w:r>
          </w:p>
        </w:tc>
        <w:tc>
          <w:tcPr>
            <w:tcW w:w="1946" w:type="dxa"/>
            <w:noWrap/>
            <w:hideMark/>
          </w:tcPr>
          <w:p w14:paraId="7772B4E9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80" w:type="dxa"/>
            <w:noWrap/>
            <w:hideMark/>
          </w:tcPr>
          <w:p w14:paraId="069346FC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080" w:type="dxa"/>
            <w:noWrap/>
            <w:hideMark/>
          </w:tcPr>
          <w:p w14:paraId="5B16DA3B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2462" w:type="dxa"/>
            <w:noWrap/>
            <w:hideMark/>
          </w:tcPr>
          <w:p w14:paraId="16BEFB7A" w14:textId="0157A521" w:rsidR="00DA5A39" w:rsidRPr="00F809B5" w:rsidRDefault="0003795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mM </w:t>
            </w:r>
            <w:r w:rsidR="00472AE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</w:t>
            </w:r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ris pH 7.4</w:t>
            </w:r>
          </w:p>
        </w:tc>
      </w:tr>
      <w:tr w:rsidR="00164191" w:rsidRPr="00F809B5" w14:paraId="2D857A2F" w14:textId="77777777" w:rsidTr="002D706E">
        <w:trPr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31914785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Wash</w:t>
            </w:r>
          </w:p>
        </w:tc>
        <w:tc>
          <w:tcPr>
            <w:tcW w:w="1946" w:type="dxa"/>
            <w:noWrap/>
            <w:hideMark/>
          </w:tcPr>
          <w:p w14:paraId="2D718D76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80" w:type="dxa"/>
            <w:noWrap/>
            <w:hideMark/>
          </w:tcPr>
          <w:p w14:paraId="784CC107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noWrap/>
            <w:hideMark/>
          </w:tcPr>
          <w:p w14:paraId="33962F97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2462" w:type="dxa"/>
            <w:noWrap/>
            <w:hideMark/>
          </w:tcPr>
          <w:p w14:paraId="23AC8C0C" w14:textId="6D1FDF78" w:rsidR="00DA5A39" w:rsidRPr="00F809B5" w:rsidRDefault="0003795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mM </w:t>
            </w:r>
            <w:r w:rsidR="00472AE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</w:t>
            </w:r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ris, </w:t>
            </w:r>
            <w:r w:rsidR="0080529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0.5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="0080529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NaCl, pH 7.4</w:t>
            </w:r>
          </w:p>
        </w:tc>
      </w:tr>
      <w:tr w:rsidR="00DA5A39" w:rsidRPr="00F809B5" w14:paraId="75117F1A" w14:textId="77777777" w:rsidTr="002D7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74AD1E09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Re-Equilibration 2</w:t>
            </w:r>
          </w:p>
        </w:tc>
        <w:tc>
          <w:tcPr>
            <w:tcW w:w="1946" w:type="dxa"/>
            <w:noWrap/>
            <w:hideMark/>
          </w:tcPr>
          <w:p w14:paraId="30662B9E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80" w:type="dxa"/>
            <w:noWrap/>
            <w:hideMark/>
          </w:tcPr>
          <w:p w14:paraId="5AA4190C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noWrap/>
            <w:hideMark/>
          </w:tcPr>
          <w:p w14:paraId="6461DA97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2462" w:type="dxa"/>
            <w:noWrap/>
            <w:hideMark/>
          </w:tcPr>
          <w:p w14:paraId="190BCF04" w14:textId="240E88B4" w:rsidR="00DA5A39" w:rsidRPr="00F809B5" w:rsidRDefault="0003795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mM </w:t>
            </w:r>
            <w:r w:rsidR="00472AE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</w:t>
            </w:r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ris pH 7.4</w:t>
            </w:r>
          </w:p>
        </w:tc>
      </w:tr>
      <w:tr w:rsidR="00164191" w:rsidRPr="00F809B5" w14:paraId="2DDC7C29" w14:textId="77777777" w:rsidTr="002D706E">
        <w:trPr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3B46008E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Elute</w:t>
            </w:r>
          </w:p>
        </w:tc>
        <w:tc>
          <w:tcPr>
            <w:tcW w:w="1946" w:type="dxa"/>
            <w:noWrap/>
            <w:hideMark/>
          </w:tcPr>
          <w:p w14:paraId="07902806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80" w:type="dxa"/>
            <w:noWrap/>
            <w:hideMark/>
          </w:tcPr>
          <w:p w14:paraId="405C18E4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noWrap/>
            <w:hideMark/>
          </w:tcPr>
          <w:p w14:paraId="2833AAD6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2462" w:type="dxa"/>
            <w:noWrap/>
            <w:hideMark/>
          </w:tcPr>
          <w:p w14:paraId="612D9C92" w14:textId="4BACB816" w:rsidR="00DA5A39" w:rsidRPr="00F809B5" w:rsidRDefault="0003795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mM </w:t>
            </w:r>
            <w:proofErr w:type="spellStart"/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NaAc</w:t>
            </w:r>
            <w:proofErr w:type="spellEnd"/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pH 3.6</w:t>
            </w:r>
          </w:p>
        </w:tc>
      </w:tr>
      <w:tr w:rsidR="00DA5A39" w:rsidRPr="00F809B5" w14:paraId="0726605E" w14:textId="77777777" w:rsidTr="002D7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7E93F2AE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Acid Strip</w:t>
            </w:r>
          </w:p>
        </w:tc>
        <w:tc>
          <w:tcPr>
            <w:tcW w:w="1946" w:type="dxa"/>
            <w:noWrap/>
            <w:hideMark/>
          </w:tcPr>
          <w:p w14:paraId="0CD1E97C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0" w:type="dxa"/>
            <w:noWrap/>
            <w:hideMark/>
          </w:tcPr>
          <w:p w14:paraId="6BF6FFA7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080" w:type="dxa"/>
            <w:noWrap/>
            <w:hideMark/>
          </w:tcPr>
          <w:p w14:paraId="7DBAA00D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2462" w:type="dxa"/>
            <w:noWrap/>
            <w:hideMark/>
          </w:tcPr>
          <w:p w14:paraId="7B9B129F" w14:textId="612C3513" w:rsidR="00DA5A39" w:rsidRPr="00F809B5" w:rsidRDefault="0003795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mM </w:t>
            </w:r>
            <w:r w:rsidR="00472AE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</w:t>
            </w:r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cetic Acid</w:t>
            </w:r>
          </w:p>
        </w:tc>
      </w:tr>
      <w:tr w:rsidR="00164191" w:rsidRPr="00F809B5" w14:paraId="4982971B" w14:textId="77777777" w:rsidTr="002D706E">
        <w:trPr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664B9A56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Re-Equilibration 3</w:t>
            </w:r>
          </w:p>
        </w:tc>
        <w:tc>
          <w:tcPr>
            <w:tcW w:w="1946" w:type="dxa"/>
            <w:noWrap/>
            <w:hideMark/>
          </w:tcPr>
          <w:p w14:paraId="7D6CCB2D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0" w:type="dxa"/>
            <w:noWrap/>
            <w:hideMark/>
          </w:tcPr>
          <w:p w14:paraId="51BB79CE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noWrap/>
            <w:hideMark/>
          </w:tcPr>
          <w:p w14:paraId="203CA270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2462" w:type="dxa"/>
            <w:noWrap/>
            <w:hideMark/>
          </w:tcPr>
          <w:p w14:paraId="51306AEB" w14:textId="3E6A4E55" w:rsidR="00DA5A39" w:rsidRPr="00F809B5" w:rsidRDefault="005A045E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mM </w:t>
            </w:r>
            <w:r w:rsidR="00472AE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</w:t>
            </w:r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ris pH 7.4</w:t>
            </w:r>
          </w:p>
        </w:tc>
      </w:tr>
      <w:tr w:rsidR="00DA5A39" w:rsidRPr="00F809B5" w14:paraId="7474508C" w14:textId="77777777" w:rsidTr="002D7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31EBC991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Short CIP</w:t>
            </w:r>
          </w:p>
        </w:tc>
        <w:tc>
          <w:tcPr>
            <w:tcW w:w="1946" w:type="dxa"/>
            <w:noWrap/>
            <w:hideMark/>
          </w:tcPr>
          <w:p w14:paraId="3DA08296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3.6</w:t>
            </w:r>
          </w:p>
        </w:tc>
        <w:tc>
          <w:tcPr>
            <w:tcW w:w="1980" w:type="dxa"/>
            <w:noWrap/>
            <w:hideMark/>
          </w:tcPr>
          <w:p w14:paraId="51BE9633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080" w:type="dxa"/>
            <w:noWrap/>
            <w:hideMark/>
          </w:tcPr>
          <w:p w14:paraId="1794F6F9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69.6</w:t>
            </w:r>
          </w:p>
        </w:tc>
        <w:tc>
          <w:tcPr>
            <w:tcW w:w="2462" w:type="dxa"/>
            <w:noWrap/>
            <w:hideMark/>
          </w:tcPr>
          <w:p w14:paraId="48D37D22" w14:textId="0F4BF437" w:rsidR="00DA5A39" w:rsidRPr="00F809B5" w:rsidRDefault="00C347E0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0.1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NaOH</w:t>
            </w:r>
          </w:p>
        </w:tc>
      </w:tr>
      <w:tr w:rsidR="00164191" w:rsidRPr="00F809B5" w14:paraId="3E4C825A" w14:textId="77777777" w:rsidTr="002D706E">
        <w:trPr>
          <w:trHeight w:val="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noWrap/>
            <w:hideMark/>
          </w:tcPr>
          <w:p w14:paraId="2D430AD7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Regeneration 4</w:t>
            </w:r>
          </w:p>
        </w:tc>
        <w:tc>
          <w:tcPr>
            <w:tcW w:w="1946" w:type="dxa"/>
            <w:noWrap/>
            <w:hideMark/>
          </w:tcPr>
          <w:p w14:paraId="000396E0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980" w:type="dxa"/>
            <w:noWrap/>
            <w:hideMark/>
          </w:tcPr>
          <w:p w14:paraId="24BFCEC4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noWrap/>
            <w:hideMark/>
          </w:tcPr>
          <w:p w14:paraId="6D6C024E" w14:textId="77777777" w:rsidR="00DA5A39" w:rsidRPr="00F809B5" w:rsidRDefault="00DA5A39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2462" w:type="dxa"/>
            <w:noWrap/>
            <w:hideMark/>
          </w:tcPr>
          <w:p w14:paraId="63A14E7A" w14:textId="65B484C2" w:rsidR="00DA5A39" w:rsidRPr="00F809B5" w:rsidRDefault="005A045E" w:rsidP="00B874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mM </w:t>
            </w:r>
            <w:r w:rsidR="00472AE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</w:t>
            </w:r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ris pH 7.4</w:t>
            </w:r>
          </w:p>
        </w:tc>
      </w:tr>
      <w:tr w:rsidR="00DA5A39" w:rsidRPr="00F809B5" w14:paraId="5F3F4042" w14:textId="77777777" w:rsidTr="002D7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14:paraId="18317CFB" w14:textId="77777777" w:rsidR="00DA5A39" w:rsidRPr="00F809B5" w:rsidRDefault="00DA5A39" w:rsidP="00B87481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Long CIP (if applicable)</w:t>
            </w:r>
          </w:p>
        </w:tc>
        <w:tc>
          <w:tcPr>
            <w:tcW w:w="1946" w:type="dxa"/>
            <w:noWrap/>
            <w:hideMark/>
          </w:tcPr>
          <w:p w14:paraId="3D946B32" w14:textId="4E2F4C80" w:rsidR="00DA5A39" w:rsidRPr="00F809B5" w:rsidRDefault="00B3473B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3.6 (+ 15min hold)</w:t>
            </w:r>
          </w:p>
        </w:tc>
        <w:tc>
          <w:tcPr>
            <w:tcW w:w="1980" w:type="dxa"/>
            <w:noWrap/>
            <w:hideMark/>
          </w:tcPr>
          <w:p w14:paraId="01E137FB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080" w:type="dxa"/>
            <w:noWrap/>
            <w:hideMark/>
          </w:tcPr>
          <w:p w14:paraId="382D515B" w14:textId="77777777" w:rsidR="00DA5A39" w:rsidRPr="00F809B5" w:rsidRDefault="00DA5A39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64.4</w:t>
            </w:r>
          </w:p>
        </w:tc>
        <w:tc>
          <w:tcPr>
            <w:tcW w:w="2462" w:type="dxa"/>
            <w:noWrap/>
            <w:hideMark/>
          </w:tcPr>
          <w:p w14:paraId="3D96DA3E" w14:textId="34FE91CF" w:rsidR="00DA5A39" w:rsidRPr="00F809B5" w:rsidRDefault="005A045E" w:rsidP="00B874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0.5</w:t>
            </w:r>
            <w:r w:rsidR="007B383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  <w:r w:rsidR="00DA5A39" w:rsidRPr="00F809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NaOH</w:t>
            </w:r>
          </w:p>
        </w:tc>
      </w:tr>
    </w:tbl>
    <w:p w14:paraId="3DB6ABFD" w14:textId="77777777" w:rsidR="00305AB5" w:rsidRDefault="00305AB5" w:rsidP="00280727">
      <w:pPr>
        <w:jc w:val="both"/>
      </w:pPr>
    </w:p>
    <w:p w14:paraId="0264CD4A" w14:textId="2D594495" w:rsidR="00685282" w:rsidRDefault="00887D74" w:rsidP="00280727">
      <w:pPr>
        <w:jc w:val="both"/>
      </w:pPr>
      <w:r>
        <w:t>Recovery, purity, log value reduction (LRV) of</w:t>
      </w:r>
      <w:r w:rsidR="00264F5B">
        <w:t xml:space="preserve"> both</w:t>
      </w:r>
      <w:r>
        <w:t xml:space="preserve"> </w:t>
      </w:r>
      <w:r w:rsidR="00C347E0">
        <w:t xml:space="preserve">residual </w:t>
      </w:r>
      <w:r w:rsidR="00B434E0">
        <w:t>HCPs</w:t>
      </w:r>
      <w:r w:rsidR="00264F5B">
        <w:t xml:space="preserve"> and DNA</w:t>
      </w:r>
      <w:r>
        <w:t>, and residual leached protein A (</w:t>
      </w:r>
      <w:proofErr w:type="spellStart"/>
      <w:r w:rsidR="00D57941">
        <w:t>P</w:t>
      </w:r>
      <w:r>
        <w:t>roA</w:t>
      </w:r>
      <w:proofErr w:type="spellEnd"/>
      <w:r>
        <w:t xml:space="preserve">) were computed for each cycle the four products in a cluster, and for pools of 5-6 cycles between clusters. </w:t>
      </w:r>
    </w:p>
    <w:p w14:paraId="54FB1D7F" w14:textId="7914E058" w:rsidR="00180E95" w:rsidRDefault="00CC7033" w:rsidP="00280727">
      <w:pPr>
        <w:jc w:val="both"/>
      </w:pPr>
      <w:r>
        <w:t xml:space="preserve">To </w:t>
      </w:r>
      <w:r w:rsidR="007C4A22">
        <w:t xml:space="preserve">understand the </w:t>
      </w:r>
      <w:r w:rsidR="005229F0">
        <w:t>life</w:t>
      </w:r>
      <w:r w:rsidR="007C4A22">
        <w:t xml:space="preserve"> </w:t>
      </w:r>
      <w:r w:rsidR="005229F0">
        <w:t xml:space="preserve">cycle </w:t>
      </w:r>
      <w:r w:rsidR="007C4A22">
        <w:t>performance of the 58</w:t>
      </w:r>
      <w:r w:rsidR="00E26BDC">
        <w:t xml:space="preserve"> mL</w:t>
      </w:r>
      <w:r w:rsidR="007C4A22">
        <w:t xml:space="preserve"> membrane with limited materials</w:t>
      </w:r>
      <w:r w:rsidR="00276198">
        <w:t xml:space="preserve">, </w:t>
      </w:r>
      <w:r w:rsidR="005229F0">
        <w:t xml:space="preserve">multiple products were applied to </w:t>
      </w:r>
      <w:r w:rsidR="004042E4">
        <w:t xml:space="preserve">a </w:t>
      </w:r>
      <w:r w:rsidR="005229F0">
        <w:t xml:space="preserve">single membrane. </w:t>
      </w:r>
      <w:r w:rsidR="0048448D">
        <w:t xml:space="preserve">To avoid </w:t>
      </w:r>
      <w:r w:rsidR="00404D86">
        <w:t xml:space="preserve">biasing higher performance for the products applied earliest in the life of the membrane, </w:t>
      </w:r>
      <w:r w:rsidR="00F23395">
        <w:t>one reference cycle for each product</w:t>
      </w:r>
      <w:r w:rsidR="00CC1ECA">
        <w:t xml:space="preserve"> (four in total)</w:t>
      </w:r>
      <w:r w:rsidR="00F23395">
        <w:t xml:space="preserve"> at</w:t>
      </w:r>
      <w:r w:rsidR="00276198">
        <w:t xml:space="preserve"> three milestone</w:t>
      </w:r>
      <w:r w:rsidR="00F23395">
        <w:t>s in the lifecycle of the membrane</w:t>
      </w:r>
      <w:r w:rsidR="002156B9">
        <w:t>:</w:t>
      </w:r>
      <w:r w:rsidR="00A0167B">
        <w:t xml:space="preserve"> </w:t>
      </w:r>
      <w:r w:rsidR="00276198">
        <w:t>at the beginning (</w:t>
      </w:r>
      <w:r w:rsidR="00276198" w:rsidRPr="002D706E">
        <w:rPr>
          <w:i/>
          <w:iCs/>
        </w:rPr>
        <w:t>ca.</w:t>
      </w:r>
      <w:r w:rsidR="00276198">
        <w:t xml:space="preserve"> cycle 1), middle (</w:t>
      </w:r>
      <w:r w:rsidR="00276198" w:rsidRPr="002D706E">
        <w:rPr>
          <w:i/>
          <w:iCs/>
        </w:rPr>
        <w:t>ca.</w:t>
      </w:r>
      <w:r w:rsidR="00276198">
        <w:t xml:space="preserve"> cycle 25), and end </w:t>
      </w:r>
      <w:r w:rsidR="00276198">
        <w:lastRenderedPageBreak/>
        <w:t>(</w:t>
      </w:r>
      <w:r w:rsidR="00276198" w:rsidRPr="002D706E">
        <w:rPr>
          <w:i/>
          <w:iCs/>
        </w:rPr>
        <w:t>ca.</w:t>
      </w:r>
      <w:r w:rsidR="00276198">
        <w:t xml:space="preserve"> cycle 50) of the </w:t>
      </w:r>
      <w:r w:rsidR="00D91711">
        <w:t>study. Between these milestones</w:t>
      </w:r>
      <w:r w:rsidR="00CC1ECA">
        <w:t>,</w:t>
      </w:r>
      <w:r w:rsidR="00D91711">
        <w:t xml:space="preserve"> </w:t>
      </w:r>
      <w:r w:rsidR="00D85BE3">
        <w:t>the remaining</w:t>
      </w:r>
      <w:r w:rsidR="00D91711">
        <w:t xml:space="preserve"> </w:t>
      </w:r>
      <w:r w:rsidR="00276198">
        <w:t xml:space="preserve">cycles </w:t>
      </w:r>
      <w:r w:rsidR="00D91711">
        <w:t xml:space="preserve">were carried out </w:t>
      </w:r>
      <w:r w:rsidR="00D85BE3">
        <w:t>with the</w:t>
      </w:r>
      <w:r w:rsidR="00D91711">
        <w:t xml:space="preserve"> </w:t>
      </w:r>
      <w:r w:rsidR="00276198">
        <w:t>most abundant products</w:t>
      </w:r>
      <w:r w:rsidR="001D0FE6">
        <w:t xml:space="preserve"> as listed in </w:t>
      </w:r>
      <w:r w:rsidR="007449D1">
        <w:t>the supplementary Table S2</w:t>
      </w:r>
      <w:r w:rsidR="00276198">
        <w:t xml:space="preserve">. The first reference set of cycles serves as a baseline performance for a ‘fresh’ column. 54 cycles </w:t>
      </w:r>
      <w:proofErr w:type="gramStart"/>
      <w:r w:rsidR="00276198">
        <w:t>was</w:t>
      </w:r>
      <w:proofErr w:type="gramEnd"/>
      <w:r w:rsidR="00276198">
        <w:t xml:space="preserve"> selected as a lifecycle endpoint due to material constraints slightly exceeding our traditional usage of laboratory and pilot scale packed bed affinity resin.</w:t>
      </w:r>
    </w:p>
    <w:p w14:paraId="35F110CB" w14:textId="5FCE326C" w:rsidR="005771B5" w:rsidRPr="001F5C05" w:rsidRDefault="005771B5" w:rsidP="00325737">
      <w:r>
        <w:t>An extended lifecycle was studied on a 9 mL Gore</w:t>
      </w:r>
      <w:r>
        <w:rPr>
          <w:rFonts w:cstheme="minorHAnsi"/>
        </w:rPr>
        <w:t>®</w:t>
      </w:r>
      <w:r>
        <w:t xml:space="preserve"> unit with a third </w:t>
      </w:r>
      <w:proofErr w:type="spellStart"/>
      <w:r>
        <w:t>mAb</w:t>
      </w:r>
      <w:proofErr w:type="spellEnd"/>
      <w:r>
        <w:t xml:space="preserve"> where operating conditions were more closely aligned to manufacturer’s recommendations compared to the method in Table </w:t>
      </w:r>
      <w:proofErr w:type="gramStart"/>
      <w:r>
        <w:t>1 .</w:t>
      </w:r>
      <w:proofErr w:type="gramEnd"/>
      <w:r>
        <w:t xml:space="preserve"> Key differences were the absence of re-equilibration 1 and modification of the sanitization step towards gentler CIP conditions. Specifically, for the short CIP, the membrane was stripped with 0.2 N NaOH at 1.2 MV</w:t>
      </w:r>
      <w:r w:rsidR="005A5A78">
        <w:t>/</w:t>
      </w:r>
      <w:r>
        <w:t>min for 3 minutes contact time before sanitization with 0.1 N NaOH at 1 MV</w:t>
      </w:r>
      <w:r w:rsidR="005A5A78">
        <w:t>/</w:t>
      </w:r>
      <w:r>
        <w:t xml:space="preserve">min for </w:t>
      </w:r>
      <w:r w:rsidR="00B434E0">
        <w:t>15-minute</w:t>
      </w:r>
      <w:r>
        <w:t xml:space="preserve"> contact time every 20 cycles and the long CIP was omitted. </w:t>
      </w:r>
    </w:p>
    <w:p w14:paraId="07453E55" w14:textId="6E6B95A7" w:rsidR="007726DD" w:rsidRDefault="40824594" w:rsidP="007726DD">
      <w:pPr>
        <w:jc w:val="both"/>
      </w:pPr>
      <w:r>
        <w:t>Purified s</w:t>
      </w:r>
      <w:r w:rsidR="11F21FAC">
        <w:t xml:space="preserve">amples were quantified by UV spectroscopy at 280nm on a </w:t>
      </w:r>
      <w:proofErr w:type="spellStart"/>
      <w:r w:rsidR="2DE71843">
        <w:t>Trinean</w:t>
      </w:r>
      <w:proofErr w:type="spellEnd"/>
      <w:r w:rsidR="2DE71843">
        <w:t xml:space="preserve"> </w:t>
      </w:r>
      <w:r w:rsidR="00A72491">
        <w:t>L</w:t>
      </w:r>
      <w:r w:rsidR="2DE71843">
        <w:t xml:space="preserve">unatic </w:t>
      </w:r>
      <w:r w:rsidR="7EFE446E">
        <w:t xml:space="preserve">and compared with </w:t>
      </w:r>
      <w:r w:rsidR="00C347E0">
        <w:t xml:space="preserve">load </w:t>
      </w:r>
      <w:r w:rsidR="7EFE446E">
        <w:t>values to compute recovery</w:t>
      </w:r>
      <w:r w:rsidR="2DE71843">
        <w:t>.</w:t>
      </w:r>
      <w:r w:rsidR="7EFE446E">
        <w:t xml:space="preserve"> </w:t>
      </w:r>
      <w:r w:rsidR="11F21FAC">
        <w:t xml:space="preserve">Purity </w:t>
      </w:r>
      <w:r w:rsidR="2DE71843">
        <w:t xml:space="preserve">was </w:t>
      </w:r>
      <w:r w:rsidR="3260CA2B">
        <w:t>determined</w:t>
      </w:r>
      <w:r w:rsidR="2DE71843">
        <w:t xml:space="preserve"> by </w:t>
      </w:r>
      <w:r w:rsidR="00A72491">
        <w:t>high performance s</w:t>
      </w:r>
      <w:r w:rsidR="11F21FAC">
        <w:t xml:space="preserve">ize </w:t>
      </w:r>
      <w:r w:rsidR="00A72491">
        <w:t>e</w:t>
      </w:r>
      <w:r w:rsidR="11F21FAC">
        <w:t xml:space="preserve">xclusion </w:t>
      </w:r>
      <w:r w:rsidR="00A72491">
        <w:t>c</w:t>
      </w:r>
      <w:r w:rsidR="11F21FAC">
        <w:t>hromatography (</w:t>
      </w:r>
      <w:r w:rsidR="00A72491">
        <w:t>HP-</w:t>
      </w:r>
      <w:r w:rsidR="11F21FAC">
        <w:t>SEC</w:t>
      </w:r>
      <w:r w:rsidR="2DE71843">
        <w:t>) on a TskGel3000S</w:t>
      </w:r>
      <w:r w:rsidR="00C347E0">
        <w:t>W</w:t>
      </w:r>
      <w:r w:rsidR="2DE71843">
        <w:t>XL (Tosoh Bioscience) equipped Agilent 1260 HPLC system</w:t>
      </w:r>
      <w:r w:rsidR="5E610056">
        <w:t xml:space="preserve"> (Agilent Santa Clara, CA)</w:t>
      </w:r>
      <w:r w:rsidR="2DE71843">
        <w:t>.</w:t>
      </w:r>
      <w:r w:rsidR="00124235">
        <w:t xml:space="preserve"> </w:t>
      </w:r>
    </w:p>
    <w:p w14:paraId="59A371FE" w14:textId="1A9D8BE0" w:rsidR="002C1BA6" w:rsidRDefault="00B521A0" w:rsidP="007726DD">
      <w:pPr>
        <w:jc w:val="both"/>
      </w:pPr>
      <w:r>
        <w:t>Both r</w:t>
      </w:r>
      <w:r w:rsidR="00A646C5">
        <w:t xml:space="preserve">esidual CHO </w:t>
      </w:r>
      <w:r w:rsidR="00C347E0">
        <w:t>HCP</w:t>
      </w:r>
      <w:r w:rsidR="00640BE5">
        <w:t xml:space="preserve"> and</w:t>
      </w:r>
      <w:r w:rsidR="00A646C5">
        <w:t xml:space="preserve"> </w:t>
      </w:r>
      <w:r w:rsidR="00F2758C">
        <w:t>leached protein A ligand were</w:t>
      </w:r>
      <w:r w:rsidR="00A646C5">
        <w:t xml:space="preserve"> quantified using in-house developed sandwich ELISA</w:t>
      </w:r>
      <w:r w:rsidR="00640BE5">
        <w:t xml:space="preserve"> assay</w:t>
      </w:r>
      <w:r w:rsidR="0085497A">
        <w:t>s</w:t>
      </w:r>
      <w:r w:rsidR="006B01F9">
        <w:t xml:space="preserve"> while</w:t>
      </w:r>
      <w:r w:rsidR="0085497A">
        <w:t xml:space="preserve"> </w:t>
      </w:r>
      <w:r w:rsidR="006B01F9">
        <w:t>r</w:t>
      </w:r>
      <w:r w:rsidR="00BB53E9">
        <w:t>esidual genomic DNA extracted</w:t>
      </w:r>
      <w:r w:rsidR="00F846BA">
        <w:t xml:space="preserve"> from </w:t>
      </w:r>
      <w:r w:rsidR="00740A43">
        <w:t xml:space="preserve">in-process samples </w:t>
      </w:r>
      <w:r w:rsidR="008A005C">
        <w:t xml:space="preserve">was quantified by qPCR </w:t>
      </w:r>
      <w:r w:rsidR="006B01F9">
        <w:t xml:space="preserve">having </w:t>
      </w:r>
      <w:r w:rsidR="007726DD">
        <w:t>primers directed against CHO genomic repeats</w:t>
      </w:r>
      <w:r w:rsidR="006B01F9">
        <w:t xml:space="preserve"> (see supplementary)</w:t>
      </w:r>
      <w:r w:rsidR="00770F76">
        <w:t>.</w:t>
      </w:r>
      <w:r w:rsidR="007A17B7">
        <w:t xml:space="preserve"> </w:t>
      </w:r>
      <w:r w:rsidR="007726DD">
        <w:t xml:space="preserve"> </w:t>
      </w:r>
    </w:p>
    <w:p w14:paraId="70792EC5" w14:textId="77777777" w:rsidR="005771B5" w:rsidRDefault="005771B5" w:rsidP="007726DD">
      <w:pPr>
        <w:jc w:val="both"/>
      </w:pPr>
    </w:p>
    <w:p w14:paraId="32BE65B0" w14:textId="083E08FF" w:rsidR="005770B7" w:rsidRDefault="00651AF7" w:rsidP="00280727">
      <w:pPr>
        <w:pStyle w:val="Heading1"/>
        <w:jc w:val="both"/>
      </w:pPr>
      <w:r>
        <w:t xml:space="preserve">3.0 </w:t>
      </w:r>
      <w:r w:rsidR="005770B7">
        <w:t xml:space="preserve">Results </w:t>
      </w:r>
      <w:r w:rsidR="00853CCA">
        <w:t>and Discussion</w:t>
      </w:r>
    </w:p>
    <w:p w14:paraId="16CA3F00" w14:textId="183DD0E3" w:rsidR="007A17B7" w:rsidRPr="007A17B7" w:rsidRDefault="00651AF7" w:rsidP="007A17B7">
      <w:pPr>
        <w:pStyle w:val="Heading2"/>
      </w:pPr>
      <w:r>
        <w:t xml:space="preserve">3.1 </w:t>
      </w:r>
      <w:r w:rsidR="005C4EDC">
        <w:t>Dynamic Binding Capacity</w:t>
      </w:r>
      <w:r w:rsidR="00B56BC6">
        <w:t xml:space="preserve"> (DBC)</w:t>
      </w:r>
      <w:r w:rsidR="005C4EDC">
        <w:t xml:space="preserve"> </w:t>
      </w:r>
    </w:p>
    <w:p w14:paraId="3CFC58C7" w14:textId="7E25BBA8" w:rsidR="00770FC3" w:rsidRDefault="00136AE8" w:rsidP="00280727">
      <w:pPr>
        <w:jc w:val="both"/>
      </w:pPr>
      <w:r>
        <w:t>F</w:t>
      </w:r>
      <w:r w:rsidR="0057036B">
        <w:t xml:space="preserve">iltered </w:t>
      </w:r>
      <w:r w:rsidR="00FC43AD">
        <w:t xml:space="preserve">CHO </w:t>
      </w:r>
      <w:proofErr w:type="spellStart"/>
      <w:r w:rsidR="0057036B">
        <w:t>centrate</w:t>
      </w:r>
      <w:proofErr w:type="spellEnd"/>
      <w:r>
        <w:t xml:space="preserve"> containing </w:t>
      </w:r>
      <w:proofErr w:type="spellStart"/>
      <w:r>
        <w:t>mAb</w:t>
      </w:r>
      <w:proofErr w:type="spellEnd"/>
      <w:r w:rsidR="00D9025F">
        <w:t xml:space="preserve"> was used for DBC computation</w:t>
      </w:r>
      <w:r w:rsidR="00996A2F">
        <w:t xml:space="preserve"> using </w:t>
      </w:r>
      <w:r w:rsidR="00F50623">
        <w:t xml:space="preserve">both a fractionated load and in-line method as applied to a </w:t>
      </w:r>
      <w:r w:rsidR="00DF2EBA">
        <w:t>4</w:t>
      </w:r>
      <w:r w:rsidR="00E26BDC">
        <w:t xml:space="preserve"> mL</w:t>
      </w:r>
      <w:r w:rsidR="00DF2EBA">
        <w:t xml:space="preserve"> column volume </w:t>
      </w:r>
      <w:r w:rsidR="00F50623">
        <w:t xml:space="preserve">packed </w:t>
      </w:r>
      <w:r w:rsidR="003E4F99">
        <w:t>bed</w:t>
      </w:r>
      <w:r w:rsidR="00DF2EBA">
        <w:t xml:space="preserve"> (</w:t>
      </w:r>
      <w:proofErr w:type="spellStart"/>
      <w:proofErr w:type="gramStart"/>
      <w:r w:rsidR="0093332F">
        <w:t>Mab</w:t>
      </w:r>
      <w:r w:rsidR="0093332F" w:rsidRPr="00973A4F">
        <w:t>Select</w:t>
      </w:r>
      <w:r w:rsidR="0093332F">
        <w:rPr>
          <w:vertAlign w:val="superscript"/>
        </w:rPr>
        <w:t>TM</w:t>
      </w:r>
      <w:r w:rsidR="0093332F" w:rsidRPr="00973A4F">
        <w:t>Sure</w:t>
      </w:r>
      <w:r w:rsidR="0093332F">
        <w:rPr>
          <w:vertAlign w:val="superscript"/>
        </w:rPr>
        <w:t>TM</w:t>
      </w:r>
      <w:proofErr w:type="spellEnd"/>
      <w:r w:rsidR="0093332F" w:rsidDel="0093332F">
        <w:t xml:space="preserve"> </w:t>
      </w:r>
      <w:r w:rsidR="00DF2EBA">
        <w:t>)</w:t>
      </w:r>
      <w:proofErr w:type="gramEnd"/>
      <w:r w:rsidR="003E4F99">
        <w:t xml:space="preserve"> column</w:t>
      </w:r>
      <w:r w:rsidR="009555EB">
        <w:t>.</w:t>
      </w:r>
      <w:r w:rsidR="003E4F99">
        <w:t xml:space="preserve"> </w:t>
      </w:r>
      <w:r w:rsidR="005760B2">
        <w:t>DBC</w:t>
      </w:r>
      <w:r w:rsidR="00E131CB">
        <w:t xml:space="preserve"> at 10%</w:t>
      </w:r>
      <w:r w:rsidR="006952A5">
        <w:t xml:space="preserve"> </w:t>
      </w:r>
      <w:r w:rsidR="00E131CB">
        <w:t>breakthrough</w:t>
      </w:r>
      <w:r w:rsidR="006952A5">
        <w:t xml:space="preserve"> (DBC10%</w:t>
      </w:r>
      <w:r w:rsidR="00A9268A">
        <w:t>)</w:t>
      </w:r>
      <w:r w:rsidR="00D26651">
        <w:t xml:space="preserve"> </w:t>
      </w:r>
      <w:r w:rsidR="00B84D89">
        <w:t>appears equivalent</w:t>
      </w:r>
      <w:r w:rsidR="002C02FD">
        <w:t xml:space="preserve"> for </w:t>
      </w:r>
      <w:r w:rsidR="00685324">
        <w:t>the two</w:t>
      </w:r>
      <w:r w:rsidR="00B84D89">
        <w:t xml:space="preserve"> </w:t>
      </w:r>
      <w:r w:rsidR="003E03D7">
        <w:t>methods</w:t>
      </w:r>
      <w:r w:rsidR="006F3DAB">
        <w:t>, UV (A</w:t>
      </w:r>
      <w:r w:rsidR="006F3DAB">
        <w:rPr>
          <w:vertAlign w:val="subscript"/>
        </w:rPr>
        <w:t>280</w:t>
      </w:r>
      <w:r w:rsidR="006F3DAB">
        <w:t xml:space="preserve">) and </w:t>
      </w:r>
      <w:proofErr w:type="spellStart"/>
      <w:r w:rsidR="006F3DAB">
        <w:t>ProA</w:t>
      </w:r>
      <w:proofErr w:type="spellEnd"/>
      <w:r w:rsidR="006F3DAB">
        <w:t>-HPLC</w:t>
      </w:r>
      <w:r w:rsidR="003E03D7">
        <w:t xml:space="preserve"> (Figure </w:t>
      </w:r>
      <w:r w:rsidR="009555EB">
        <w:t>1</w:t>
      </w:r>
      <w:r w:rsidR="003E03D7">
        <w:t>)</w:t>
      </w:r>
      <w:r w:rsidR="00D92020">
        <w:t xml:space="preserve"> and </w:t>
      </w:r>
      <w:r w:rsidR="00B84D89">
        <w:t>was deemed suitable</w:t>
      </w:r>
      <w:r w:rsidR="006F3DAB">
        <w:t xml:space="preserve"> </w:t>
      </w:r>
      <w:r w:rsidR="000228A3">
        <w:t xml:space="preserve">for </w:t>
      </w:r>
      <w:r w:rsidR="00A343D8">
        <w:t xml:space="preserve">DBC10% computation using </w:t>
      </w:r>
      <w:r w:rsidR="009B412C">
        <w:t xml:space="preserve">the dynamic method only. </w:t>
      </w:r>
    </w:p>
    <w:p w14:paraId="19E5D092" w14:textId="5AFF50AD" w:rsidR="00B44F29" w:rsidRDefault="009B412C" w:rsidP="001A7FB5">
      <w:pPr>
        <w:jc w:val="both"/>
      </w:pPr>
      <w:r>
        <w:t xml:space="preserve">The </w:t>
      </w:r>
      <w:proofErr w:type="spellStart"/>
      <w:r w:rsidR="00BB2071">
        <w:t>FlowVPE</w:t>
      </w:r>
      <w:proofErr w:type="spellEnd"/>
      <w:r>
        <w:t xml:space="preserve"> </w:t>
      </w:r>
      <w:r w:rsidR="00EE0DF1">
        <w:t xml:space="preserve">in-line </w:t>
      </w:r>
      <w:r>
        <w:t>method</w:t>
      </w:r>
      <w:r w:rsidR="001A7FB5">
        <w:t xml:space="preserve"> </w:t>
      </w:r>
      <w:r w:rsidR="00000585">
        <w:t>was used to collect</w:t>
      </w:r>
      <w:r>
        <w:t xml:space="preserve"> </w:t>
      </w:r>
      <w:r w:rsidR="00614541">
        <w:t>DBC10%</w:t>
      </w:r>
      <w:r w:rsidR="00000585">
        <w:t xml:space="preserve"> values</w:t>
      </w:r>
      <w:r w:rsidR="005831E9">
        <w:t xml:space="preserve">, </w:t>
      </w:r>
      <w:r w:rsidR="00614541">
        <w:t>computed as the intersection of the baseline corrected C/C</w:t>
      </w:r>
      <w:r w:rsidR="00614541" w:rsidRPr="1D1749C4">
        <w:rPr>
          <w:vertAlign w:val="subscript"/>
        </w:rPr>
        <w:t>0</w:t>
      </w:r>
      <w:r w:rsidR="00614541" w:rsidRPr="1D1749C4">
        <w:rPr>
          <w:vertAlign w:val="superscript"/>
        </w:rPr>
        <w:t xml:space="preserve"> </w:t>
      </w:r>
      <w:r w:rsidR="00614541">
        <w:t>and the 10% breakthrough</w:t>
      </w:r>
      <w:r>
        <w:t xml:space="preserve"> </w:t>
      </w:r>
      <w:r w:rsidR="00DC2DE5">
        <w:t>using</w:t>
      </w:r>
      <w:r w:rsidR="00796D49">
        <w:t xml:space="preserve"> only</w:t>
      </w:r>
      <w:r>
        <w:t xml:space="preserve"> the </w:t>
      </w:r>
      <w:r w:rsidR="00F009A2">
        <w:t>Gore</w:t>
      </w:r>
      <w:r w:rsidR="00BB2071">
        <w:t>® Protein Capture Device with Protein A</w:t>
      </w:r>
      <w:r w:rsidR="00DC2DE5">
        <w:t xml:space="preserve">. </w:t>
      </w:r>
      <w:r w:rsidR="00BB2071">
        <w:t xml:space="preserve"> </w:t>
      </w:r>
      <w:r w:rsidR="00000585">
        <w:t>For a</w:t>
      </w:r>
      <w:r w:rsidR="005831E9">
        <w:t xml:space="preserve"> 30</w:t>
      </w:r>
      <w:r w:rsidR="00A72491">
        <w:t xml:space="preserve"> </w:t>
      </w:r>
      <w:r w:rsidR="005831E9">
        <w:t>s residence time</w:t>
      </w:r>
      <w:r w:rsidR="001A7FB5">
        <w:t xml:space="preserve">, </w:t>
      </w:r>
      <w:r w:rsidR="00000585">
        <w:t xml:space="preserve">DBC10% values </w:t>
      </w:r>
      <w:r w:rsidR="001A7FB5">
        <w:t>were</w:t>
      </w:r>
      <w:r w:rsidR="00614541">
        <w:t xml:space="preserve"> 36.5, 33.0, 38.9, and 33.9 </w:t>
      </w:r>
      <w:r w:rsidR="00A72491">
        <w:t>mg/mL</w:t>
      </w:r>
      <w:r w:rsidR="00614541">
        <w:t xml:space="preserve"> for </w:t>
      </w:r>
      <w:proofErr w:type="spellStart"/>
      <w:r w:rsidR="00614541">
        <w:t>mAb</w:t>
      </w:r>
      <w:proofErr w:type="spellEnd"/>
      <w:r w:rsidR="00614541">
        <w:t xml:space="preserve"> 1</w:t>
      </w:r>
      <w:r w:rsidR="001A7FB5">
        <w:t>,</w:t>
      </w:r>
      <w:r w:rsidR="00BB2071">
        <w:t xml:space="preserve"> </w:t>
      </w:r>
      <w:proofErr w:type="spellStart"/>
      <w:r w:rsidR="003A01D8">
        <w:t>mA</w:t>
      </w:r>
      <w:r w:rsidR="00B74BEC">
        <w:t>b</w:t>
      </w:r>
      <w:proofErr w:type="spellEnd"/>
      <w:r w:rsidR="00B74BEC">
        <w:t xml:space="preserve"> </w:t>
      </w:r>
      <w:r w:rsidR="003A01D8">
        <w:t xml:space="preserve">2, Bs-1, and Fc-1 </w:t>
      </w:r>
      <w:r w:rsidR="00614541">
        <w:t xml:space="preserve">respectively (see supplemental). </w:t>
      </w:r>
      <w:r w:rsidR="000F77E2">
        <w:t xml:space="preserve">For </w:t>
      </w:r>
      <w:proofErr w:type="spellStart"/>
      <w:r w:rsidR="000F77E2">
        <w:t>mAb</w:t>
      </w:r>
      <w:proofErr w:type="spellEnd"/>
      <w:r w:rsidR="000F77E2">
        <w:t xml:space="preserve"> </w:t>
      </w:r>
      <w:r w:rsidR="00000585">
        <w:t>3</w:t>
      </w:r>
      <w:r w:rsidR="000F77E2">
        <w:t>, a traditional method was used</w:t>
      </w:r>
      <w:r w:rsidR="00EC3A8C">
        <w:t xml:space="preserve"> having </w:t>
      </w:r>
      <w:r w:rsidR="000F77E2">
        <w:t>a DBC</w:t>
      </w:r>
      <w:r w:rsidR="006E7640">
        <w:t>10%</w:t>
      </w:r>
      <w:r w:rsidR="000F77E2">
        <w:t xml:space="preserve"> of</w:t>
      </w:r>
      <w:r w:rsidR="006E7640">
        <w:t xml:space="preserve"> 33.0 </w:t>
      </w:r>
      <w:r w:rsidR="00A72491">
        <w:t>mg/</w:t>
      </w:r>
      <w:proofErr w:type="spellStart"/>
      <w:r w:rsidR="00A72491">
        <w:t>mL</w:t>
      </w:r>
      <w:r w:rsidR="00EC3A8C">
        <w:t>.</w:t>
      </w:r>
      <w:proofErr w:type="spellEnd"/>
      <w:r w:rsidR="00BA63EE">
        <w:t xml:space="preserve"> </w:t>
      </w:r>
    </w:p>
    <w:p w14:paraId="4F87016B" w14:textId="58AAD10C" w:rsidR="00EC73A3" w:rsidRDefault="00452201" w:rsidP="002D706E">
      <w:pPr>
        <w:jc w:val="center"/>
      </w:pPr>
      <w:r w:rsidRPr="00452201">
        <w:rPr>
          <w:noProof/>
        </w:rPr>
        <w:lastRenderedPageBreak/>
        <w:drawing>
          <wp:inline distT="0" distB="0" distL="0" distR="0" wp14:anchorId="4D49ABF9" wp14:editId="3A960376">
            <wp:extent cx="4034221" cy="223520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110" cy="2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3EB5" w14:textId="14DB210D" w:rsidR="005C4EDC" w:rsidRPr="002D706E" w:rsidRDefault="00D21334" w:rsidP="00280727">
      <w:pPr>
        <w:jc w:val="both"/>
      </w:pPr>
      <w:r w:rsidRPr="00DB523D">
        <w:rPr>
          <w:b/>
          <w:bCs/>
          <w:i/>
          <w:iCs/>
        </w:rPr>
        <w:t xml:space="preserve">Figure </w:t>
      </w:r>
      <w:r w:rsidR="009555EB" w:rsidRPr="00DB523D">
        <w:rPr>
          <w:b/>
          <w:bCs/>
          <w:i/>
          <w:iCs/>
        </w:rPr>
        <w:t>1</w:t>
      </w:r>
      <w:r w:rsidR="00970371" w:rsidRPr="00DB523D">
        <w:rPr>
          <w:b/>
          <w:bCs/>
          <w:i/>
          <w:iCs/>
        </w:rPr>
        <w:t>.</w:t>
      </w:r>
      <w:r w:rsidR="00970371" w:rsidRPr="00DB523D">
        <w:rPr>
          <w:i/>
          <w:iCs/>
        </w:rPr>
        <w:t xml:space="preserve"> </w:t>
      </w:r>
      <w:r w:rsidR="00282F85">
        <w:rPr>
          <w:i/>
          <w:iCs/>
        </w:rPr>
        <w:t>An o</w:t>
      </w:r>
      <w:r w:rsidR="00F648EE" w:rsidRPr="00DB523D">
        <w:rPr>
          <w:i/>
          <w:iCs/>
        </w:rPr>
        <w:t xml:space="preserve">verlay </w:t>
      </w:r>
      <w:r w:rsidR="00E96FBD" w:rsidRPr="00DB523D">
        <w:rPr>
          <w:i/>
          <w:iCs/>
        </w:rPr>
        <w:t xml:space="preserve">of </w:t>
      </w:r>
      <w:r w:rsidR="00FF36C7" w:rsidRPr="00DB523D">
        <w:rPr>
          <w:i/>
          <w:iCs/>
        </w:rPr>
        <w:t xml:space="preserve">concentration normalized </w:t>
      </w:r>
      <w:r w:rsidR="00E96FBD" w:rsidRPr="00DB523D">
        <w:rPr>
          <w:i/>
          <w:iCs/>
        </w:rPr>
        <w:t xml:space="preserve">breakthrough curves </w:t>
      </w:r>
      <w:r w:rsidR="00FF36C7" w:rsidRPr="00DB523D">
        <w:rPr>
          <w:i/>
          <w:iCs/>
        </w:rPr>
        <w:t>for mAb1 on a packed bed</w:t>
      </w:r>
      <w:r w:rsidR="001447D7" w:rsidRPr="00DB523D">
        <w:rPr>
          <w:i/>
          <w:iCs/>
        </w:rPr>
        <w:t xml:space="preserve"> column</w:t>
      </w:r>
      <w:r w:rsidR="00282F85">
        <w:rPr>
          <w:i/>
          <w:iCs/>
        </w:rPr>
        <w:t xml:space="preserve"> shows</w:t>
      </w:r>
      <w:r w:rsidR="00F4604B">
        <w:rPr>
          <w:i/>
          <w:iCs/>
        </w:rPr>
        <w:t xml:space="preserve"> </w:t>
      </w:r>
      <w:r w:rsidR="00282F85">
        <w:rPr>
          <w:i/>
          <w:iCs/>
        </w:rPr>
        <w:t>overlap for</w:t>
      </w:r>
      <w:r w:rsidR="004218A7">
        <w:rPr>
          <w:i/>
          <w:iCs/>
        </w:rPr>
        <w:t xml:space="preserve"> both</w:t>
      </w:r>
      <w:r w:rsidR="00250EE8">
        <w:rPr>
          <w:i/>
          <w:iCs/>
        </w:rPr>
        <w:t xml:space="preserve"> the</w:t>
      </w:r>
      <w:r w:rsidR="00D0672A" w:rsidRPr="00DB523D">
        <w:rPr>
          <w:i/>
          <w:iCs/>
        </w:rPr>
        <w:t xml:space="preserve"> baseline corrected</w:t>
      </w:r>
      <w:r w:rsidR="0087638F" w:rsidRPr="00DB523D">
        <w:rPr>
          <w:i/>
          <w:iCs/>
        </w:rPr>
        <w:t xml:space="preserve"> </w:t>
      </w:r>
      <w:r w:rsidR="00F870F6" w:rsidRPr="00DB523D">
        <w:rPr>
          <w:i/>
          <w:iCs/>
        </w:rPr>
        <w:t>U</w:t>
      </w:r>
      <w:r w:rsidR="00487F99" w:rsidRPr="00DB523D">
        <w:rPr>
          <w:i/>
          <w:iCs/>
        </w:rPr>
        <w:t>V A</w:t>
      </w:r>
      <w:r w:rsidR="00487F99" w:rsidRPr="00DB523D">
        <w:rPr>
          <w:i/>
          <w:iCs/>
          <w:vertAlign w:val="subscript"/>
        </w:rPr>
        <w:t>280</w:t>
      </w:r>
      <w:r w:rsidR="00487F99" w:rsidRPr="00DB523D">
        <w:rPr>
          <w:i/>
          <w:iCs/>
        </w:rPr>
        <w:t xml:space="preserve"> (solid grey)</w:t>
      </w:r>
      <w:r w:rsidR="009A0D6E">
        <w:rPr>
          <w:i/>
          <w:iCs/>
        </w:rPr>
        <w:t xml:space="preserve"> chromatogram</w:t>
      </w:r>
      <w:r w:rsidR="00282F85">
        <w:rPr>
          <w:i/>
          <w:iCs/>
        </w:rPr>
        <w:t xml:space="preserve"> trace</w:t>
      </w:r>
      <w:r w:rsidR="00F870F6" w:rsidRPr="00DB523D">
        <w:rPr>
          <w:i/>
          <w:iCs/>
        </w:rPr>
        <w:t xml:space="preserve"> and </w:t>
      </w:r>
      <w:proofErr w:type="spellStart"/>
      <w:r w:rsidR="00F870F6" w:rsidRPr="00DB523D">
        <w:rPr>
          <w:i/>
          <w:iCs/>
        </w:rPr>
        <w:t>ProA</w:t>
      </w:r>
      <w:proofErr w:type="spellEnd"/>
      <w:r w:rsidR="00F870F6" w:rsidRPr="00DB523D">
        <w:rPr>
          <w:i/>
          <w:iCs/>
        </w:rPr>
        <w:t xml:space="preserve"> HPLC based breakthrough data</w:t>
      </w:r>
      <w:r w:rsidR="00487F99" w:rsidRPr="00DB523D">
        <w:rPr>
          <w:i/>
          <w:iCs/>
        </w:rPr>
        <w:t xml:space="preserve"> (black squares)</w:t>
      </w:r>
      <w:r w:rsidR="00CE3E3C" w:rsidRPr="00DB523D">
        <w:rPr>
          <w:i/>
          <w:iCs/>
        </w:rPr>
        <w:t xml:space="preserve"> and </w:t>
      </w:r>
      <w:r w:rsidR="00250EE8">
        <w:rPr>
          <w:i/>
          <w:iCs/>
        </w:rPr>
        <w:t xml:space="preserve">a </w:t>
      </w:r>
      <w:r w:rsidR="00CE3E3C" w:rsidRPr="00DB523D">
        <w:rPr>
          <w:i/>
          <w:iCs/>
        </w:rPr>
        <w:t>substantially equal DBC10% (intersection with grey dotted line) values</w:t>
      </w:r>
      <w:r w:rsidR="00F870F6" w:rsidRPr="00DB523D">
        <w:rPr>
          <w:i/>
          <w:iCs/>
        </w:rPr>
        <w:t>.</w:t>
      </w:r>
      <w:r w:rsidR="00125008" w:rsidRPr="00DB523D">
        <w:rPr>
          <w:i/>
          <w:iCs/>
        </w:rPr>
        <w:t xml:space="preserve"> </w:t>
      </w:r>
      <w:r w:rsidR="00D0672A" w:rsidRPr="00DB523D">
        <w:rPr>
          <w:i/>
          <w:iCs/>
        </w:rPr>
        <w:t xml:space="preserve">A baseline </w:t>
      </w:r>
      <w:r w:rsidR="00125008" w:rsidRPr="00DB523D">
        <w:rPr>
          <w:i/>
          <w:iCs/>
        </w:rPr>
        <w:t xml:space="preserve">for normalization </w:t>
      </w:r>
      <w:r w:rsidR="00D0672A" w:rsidRPr="00DB523D">
        <w:rPr>
          <w:i/>
          <w:iCs/>
        </w:rPr>
        <w:t xml:space="preserve">was defined at the first plateau of the </w:t>
      </w:r>
      <w:r w:rsidR="00125008" w:rsidRPr="00DB523D">
        <w:rPr>
          <w:i/>
          <w:iCs/>
        </w:rPr>
        <w:t>dual break through UV curve (black dashed line).</w:t>
      </w:r>
    </w:p>
    <w:p w14:paraId="74695A76" w14:textId="07D11262" w:rsidR="00780F08" w:rsidRDefault="00780F08" w:rsidP="00527F87">
      <w:pPr>
        <w:spacing w:before="240"/>
        <w:jc w:val="both"/>
      </w:pPr>
      <w:r>
        <w:t xml:space="preserve">For a polyclonal human IgG1 loaded at 5 </w:t>
      </w:r>
      <w:r w:rsidR="00A72491">
        <w:t>mg/mL</w:t>
      </w:r>
      <w:r>
        <w:t>, membrane capacity at 30</w:t>
      </w:r>
      <w:r w:rsidR="00A72491">
        <w:t xml:space="preserve"> </w:t>
      </w:r>
      <w:r>
        <w:t>s residence time for the Gore</w:t>
      </w:r>
      <w:r w:rsidR="00F94380">
        <w:rPr>
          <w:rFonts w:cstheme="minorHAnsi"/>
        </w:rPr>
        <w:t>®</w:t>
      </w:r>
      <w:r>
        <w:t xml:space="preserve"> membrane was between </w:t>
      </w:r>
      <w:r>
        <w:rPr>
          <w:i/>
          <w:iCs/>
        </w:rPr>
        <w:t>ca.</w:t>
      </w:r>
      <w:r>
        <w:t xml:space="preserve"> 30-40 </w:t>
      </w:r>
      <w:r w:rsidR="00A72491">
        <w:t>mg/mL</w:t>
      </w:r>
      <w:r>
        <w:t>, comparable to this work</w:t>
      </w:r>
      <w:r w:rsidR="001037D9">
        <w:t xml:space="preserve"> and</w:t>
      </w:r>
      <w:r>
        <w:t xml:space="preserve"> increased above 60 </w:t>
      </w:r>
      <w:r w:rsidR="00A72491">
        <w:t>mg/mL</w:t>
      </w:r>
      <w:r>
        <w:t xml:space="preserve"> at 120</w:t>
      </w:r>
      <w:r w:rsidR="005A5A78">
        <w:t xml:space="preserve"> </w:t>
      </w:r>
      <w:r>
        <w:t>s residence time</w:t>
      </w:r>
      <w:r>
        <w:fldChar w:fldCharType="begin"/>
      </w:r>
      <w:r w:rsidR="005E1E08">
        <w:instrText xml:space="preserve"> ADDIN EN.CITE &lt;EndNote&gt;&lt;Cite&gt;&lt;Author&gt;Osuofa&lt;/Author&gt;&lt;Year&gt;2023&lt;/Year&gt;&lt;RecNum&gt;27&lt;/RecNum&gt;&lt;DisplayText&gt;&lt;style face="superscript"&gt;16&lt;/style&gt;&lt;/DisplayText&gt;&lt;record&gt;&lt;rec-number&gt;27&lt;/rec-number&gt;&lt;foreign-keys&gt;&lt;key app="EN" db-id="sfaxzsaf8pevpderx0lv2spqezr5rav0dd9p" timestamp="1706661991" guid="bb5d4358-0243-4d41-ba19-b0ffbb19c7b4"&gt;27&lt;/key&gt;&lt;/foreign-keys&gt;&lt;ref-type name="Journal Article"&gt;17&lt;/ref-type&gt;&lt;contributors&gt;&lt;authors&gt;&lt;author&gt;Osuofa, J.&lt;/author&gt;&lt;author&gt;Husson, S. M.&lt;/author&gt;&lt;/authors&gt;&lt;/contributors&gt;&lt;auth-address&gt;Department of Chemical and Biomolecular Engineering, Clemson University, Clemson, SC 29634, USA.&lt;/auth-address&gt;&lt;titles&gt;&lt;title&gt;Comparative Evaluation of Commercial Protein A Membranes for the Rapid Purification of Antibodies&lt;/title&gt;&lt;secondary-title&gt;Membranes (Basel)&lt;/secondary-title&gt;&lt;/titles&gt;&lt;periodical&gt;&lt;full-title&gt;Membranes (Basel)&lt;/full-title&gt;&lt;/periodical&gt;&lt;volume&gt;13&lt;/volume&gt;&lt;number&gt;5&lt;/number&gt;&lt;edition&gt;20230512&lt;/edition&gt;&lt;keywords&gt;&lt;keyword&gt;Protein A&lt;/keyword&gt;&lt;keyword&gt;bioprocessing industry&lt;/keyword&gt;&lt;keyword&gt;dynamic binding capacity&lt;/keyword&gt;&lt;keyword&gt;elution volume&lt;/keyword&gt;&lt;keyword&gt;impurity clearance&lt;/keyword&gt;&lt;keyword&gt;membrane chromatography&lt;/keyword&gt;&lt;keyword&gt;monoclonal antibody&lt;/keyword&gt;&lt;keyword&gt;permeability&lt;/keyword&gt;&lt;/keywords&gt;&lt;dates&gt;&lt;year&gt;2023&lt;/year&gt;&lt;pub-dates&gt;&lt;date&gt;May 12&lt;/date&gt;&lt;/pub-dates&gt;&lt;/dates&gt;&lt;isbn&gt;2077-0375 (Print)&amp;#xD;2077-0375 (Electronic)&amp;#xD;2077-0375 (Linking)&lt;/isbn&gt;&lt;accession-num&gt;37233572&lt;/accession-num&gt;&lt;urls&gt;&lt;related-urls&gt;&lt;url&gt;https://www.ncbi.nlm.nih.gov/pubmed/37233572&lt;/url&gt;&lt;/related-urls&gt;&lt;/urls&gt;&lt;custom1&gt;Scott Husson has an ongoing financial interest in Purilogics and provides consulting services to the Company.&lt;/custom1&gt;&lt;custom2&gt;PMC10220532&lt;/custom2&gt;&lt;electronic-resource-num&gt;10.3390/membranes13050511&lt;/electronic-resource-num&gt;&lt;remote-database-name&gt;PubMed-not-MEDLINE&lt;/remote-database-name&gt;&lt;remote-database-provider&gt;NLM&lt;/remote-database-provider&gt;&lt;/record&gt;&lt;/Cite&gt;&lt;/EndNote&gt;</w:instrText>
      </w:r>
      <w:r>
        <w:fldChar w:fldCharType="separate"/>
      </w:r>
      <w:r w:rsidR="005E1E08" w:rsidRPr="005E1E08">
        <w:rPr>
          <w:noProof/>
          <w:vertAlign w:val="superscript"/>
        </w:rPr>
        <w:t>16</w:t>
      </w:r>
      <w:r>
        <w:fldChar w:fldCharType="end"/>
      </w:r>
      <w:r w:rsidR="0069292F">
        <w:t xml:space="preserve"> in line with manufacturer data</w:t>
      </w:r>
      <w:r w:rsidR="0069292F">
        <w:fldChar w:fldCharType="begin"/>
      </w:r>
      <w:r w:rsidR="005E1E08">
        <w:instrText xml:space="preserve"> ADDIN EN.CITE &lt;EndNote&gt;&lt;Cite&gt;&lt;Author&gt;W.L. Gore &amp;amp; Associates&lt;/Author&gt;&lt;Year&gt;2023 &lt;/Year&gt;&lt;RecNum&gt;55&lt;/RecNum&gt;&lt;DisplayText&gt;&lt;style face="superscript"&gt;17,18&lt;/style&gt;&lt;/DisplayText&gt;&lt;record&gt;&lt;rec-number&gt;55&lt;/rec-number&gt;&lt;foreign-keys&gt;&lt;key app="EN" db-id="sfaxzsaf8pevpderx0lv2spqezr5rav0dd9p" timestamp="1707354826"&gt;55&lt;/key&gt;&lt;/foreign-keys&gt;&lt;ref-type name="Electronic Article"&gt;43&lt;/ref-type&gt;&lt;contributors&gt;&lt;authors&gt;&lt;author&gt;W.L. Gore &amp;amp; Associates, Inc.&lt;/author&gt;&lt;/authors&gt;&lt;/contributors&gt;&lt;titles&gt;&lt;title&gt;Increase Productivity With High Binding Capacity And Short Residence Time For Antibody Purification &lt;/title&gt;&lt;secondary-title&gt;Gore Protein Capture Device with Protein A, for clinical and routine bioprocessing - For Rapid Purification of Antibodies&lt;/secondary-title&gt;&lt;/titles&gt;&lt;periodical&gt;&lt;full-title&gt;Gore Protein Capture Device with Protein A, for clinical and routine bioprocessing - For Rapid Purification of Antibodies&lt;/full-title&gt;&lt;/periodical&gt;&lt;num-vols&gt;PB10133-R4-DH5-US-MAR23&lt;/num-vols&gt;&lt;dates&gt;&lt;year&gt;2023 &lt;/year&gt;&lt;/dates&gt;&lt;work-type&gt;Application Note&lt;/work-type&gt;&lt;urls&gt;&lt;/urls&gt;&lt;/record&gt;&lt;/Cite&gt;&lt;Cite&gt;&lt;Author&gt;McManaway Michael&lt;/Author&gt;&lt;Year&gt;2021&lt;/Year&gt;&lt;RecNum&gt;56&lt;/RecNum&gt;&lt;record&gt;&lt;rec-number&gt;56&lt;/rec-number&gt;&lt;foreign-keys&gt;&lt;key app="EN" db-id="sfaxzsaf8pevpderx0lv2spqezr5rav0dd9p" timestamp="1707354826"&gt;56&lt;/key&gt;&lt;/foreign-keys&gt;&lt;ref-type name="Patent"&gt;25&lt;/ref-type&gt;&lt;contributors&gt;&lt;authors&gt;&lt;author&gt;McManaway Michael, C.&lt;/author&gt;&lt;/authors&gt;&lt;/contributors&gt;&lt;titles&gt;&lt;title&gt;Affinity chromatography devices&lt;/title&gt;&lt;/titles&gt;&lt;number&gt;US 201916689677 A&lt;/number&gt;&lt;dates&gt;&lt;year&gt;2021&lt;/year&gt;&lt;pub-dates&gt;&lt;date&gt;2019/11/20&lt;/date&gt;&lt;/pub-dates&gt;&lt;/dates&gt;&lt;pub-location&gt;US&lt;/pub-location&gt;&lt;publisher&gt;GORE &amp;amp; ASSOCIATES&lt;/publisher&gt;&lt;orig-pub&gt;US 201916689677 A&amp;#xD;US 201615094428 A&amp;#xD;US 201562194620 P&lt;/orig-pub&gt;&lt;isbn&gt;US 10974170 B2&lt;/isbn&gt;&lt;work-type&gt;B2&lt;/work-type&gt;&lt;urls&gt;&lt;related-urls&gt;&lt;url&gt;https://lens.org/028-222-119-310-509&lt;/url&gt;&lt;/related-urls&gt;&lt;/urls&gt;&lt;custom1&gt;2019/11/20&lt;/custom1&gt;&lt;custom2&gt;2021/04/13&lt;/custom2&gt;&lt;/record&gt;&lt;/Cite&gt;&lt;/EndNote&gt;</w:instrText>
      </w:r>
      <w:r w:rsidR="0069292F">
        <w:fldChar w:fldCharType="separate"/>
      </w:r>
      <w:r w:rsidR="005E1E08" w:rsidRPr="005E1E08">
        <w:rPr>
          <w:noProof/>
          <w:vertAlign w:val="superscript"/>
        </w:rPr>
        <w:t>17,18</w:t>
      </w:r>
      <w:r w:rsidR="0069292F">
        <w:fldChar w:fldCharType="end"/>
      </w:r>
      <w:r w:rsidR="0069292F">
        <w:t>.</w:t>
      </w:r>
      <w:r>
        <w:t xml:space="preserve"> Other membranes</w:t>
      </w:r>
      <w:r w:rsidR="00D9717E">
        <w:t xml:space="preserve"> where convective transport is dominant</w:t>
      </w:r>
      <w:r w:rsidR="007A75FC">
        <w:t xml:space="preserve"> (</w:t>
      </w:r>
      <w:r w:rsidR="00CA13CD">
        <w:rPr>
          <w:i/>
          <w:iCs/>
        </w:rPr>
        <w:t xml:space="preserve">e.g. </w:t>
      </w:r>
      <w:proofErr w:type="spellStart"/>
      <w:r w:rsidR="007A75FC">
        <w:t>HiTrap</w:t>
      </w:r>
      <w:proofErr w:type="spellEnd"/>
      <w:r w:rsidR="007A75FC">
        <w:t xml:space="preserve"> Fibro</w:t>
      </w:r>
      <w:r w:rsidR="001D1ACE">
        <w:rPr>
          <w:rFonts w:cstheme="minorHAnsi"/>
        </w:rPr>
        <w:t>™</w:t>
      </w:r>
      <w:r w:rsidR="001D1ACE">
        <w:t xml:space="preserve"> </w:t>
      </w:r>
      <w:proofErr w:type="spellStart"/>
      <w:r w:rsidR="001D1ACE">
        <w:t>Pris</w:t>
      </w:r>
      <w:r w:rsidR="00820FF2">
        <w:t>m</w:t>
      </w:r>
      <w:r w:rsidR="001D1ACE">
        <w:t>A</w:t>
      </w:r>
      <w:proofErr w:type="spellEnd"/>
      <w:r w:rsidR="001D1ACE">
        <w:t xml:space="preserve"> and </w:t>
      </w:r>
      <w:proofErr w:type="spellStart"/>
      <w:r w:rsidR="00CA13CD">
        <w:t>Purilogics</w:t>
      </w:r>
      <w:proofErr w:type="spellEnd"/>
      <w:r w:rsidR="00CA13CD">
        <w:t xml:space="preserve"> </w:t>
      </w:r>
      <w:proofErr w:type="spellStart"/>
      <w:r w:rsidR="00CA13CD">
        <w:t>Purexa</w:t>
      </w:r>
      <w:proofErr w:type="spellEnd"/>
      <w:r w:rsidR="00CA13CD">
        <w:t xml:space="preserve">™ </w:t>
      </w:r>
      <w:proofErr w:type="spellStart"/>
      <w:r w:rsidR="00CA13CD">
        <w:t>PrA</w:t>
      </w:r>
      <w:proofErr w:type="spellEnd"/>
      <w:r w:rsidR="00CA13CD">
        <w:t>)</w:t>
      </w:r>
      <w:r w:rsidR="00CA13CD">
        <w:rPr>
          <w:i/>
          <w:iCs/>
        </w:rPr>
        <w:t xml:space="preserve"> </w:t>
      </w:r>
      <w:r w:rsidR="00CA13CD">
        <w:t xml:space="preserve">saw </w:t>
      </w:r>
      <w:r w:rsidR="00E3042E">
        <w:t>consistently high</w:t>
      </w:r>
      <w:r w:rsidR="005A5A78">
        <w:t xml:space="preserve"> membrane capacity</w:t>
      </w:r>
      <w:r w:rsidR="00E3042E">
        <w:t xml:space="preserve"> (</w:t>
      </w:r>
      <w:r w:rsidR="00E3042E">
        <w:rPr>
          <w:i/>
          <w:iCs/>
        </w:rPr>
        <w:t xml:space="preserve">ca. </w:t>
      </w:r>
      <w:r w:rsidR="00B53DC2">
        <w:t>60-</w:t>
      </w:r>
      <w:r w:rsidR="00E3042E">
        <w:t xml:space="preserve">70 </w:t>
      </w:r>
      <w:r w:rsidR="00A72491">
        <w:t>mg/mL</w:t>
      </w:r>
      <w:r w:rsidR="00E3042E">
        <w:t xml:space="preserve">) </w:t>
      </w:r>
      <w:r w:rsidR="005555BA">
        <w:t>from 5-120 s residence times</w:t>
      </w:r>
      <w:r w:rsidR="00A0718D">
        <w:fldChar w:fldCharType="begin">
          <w:fldData xml:space="preserve">PEVuZE5vdGU+PENpdGU+PEF1dGhvcj5Pc3VvZmE8L0F1dGhvcj48WWVhcj4yMDIzPC9ZZWFyPjxS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=
</w:fldData>
        </w:fldChar>
      </w:r>
      <w:r w:rsidR="005E1E08">
        <w:instrText xml:space="preserve"> ADDIN EN.CITE </w:instrText>
      </w:r>
      <w:r w:rsidR="005E1E08">
        <w:fldChar w:fldCharType="begin">
          <w:fldData xml:space="preserve">PEVuZE5vdGU+PENpdGU+PEF1dGhvcj5Pc3VvZmE8L0F1dGhvcj48WWVhcj4yMDIzPC9ZZWFyPjxS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=
</w:fldData>
        </w:fldChar>
      </w:r>
      <w:r w:rsidR="005E1E08">
        <w:instrText xml:space="preserve"> ADDIN EN.CITE.DATA </w:instrText>
      </w:r>
      <w:r w:rsidR="005E1E08">
        <w:fldChar w:fldCharType="end"/>
      </w:r>
      <w:r w:rsidR="00A0718D">
        <w:fldChar w:fldCharType="separate"/>
      </w:r>
      <w:r w:rsidR="005E1E08" w:rsidRPr="005E1E08">
        <w:rPr>
          <w:noProof/>
          <w:vertAlign w:val="superscript"/>
        </w:rPr>
        <w:t>16,19</w:t>
      </w:r>
      <w:r w:rsidR="00A0718D">
        <w:fldChar w:fldCharType="end"/>
      </w:r>
      <w:r w:rsidR="005555BA">
        <w:t xml:space="preserve">. </w:t>
      </w:r>
      <w:r w:rsidR="009D444B">
        <w:t>While previous generation membranes</w:t>
      </w:r>
      <w:r w:rsidR="005A6338">
        <w:t xml:space="preserve"> (</w:t>
      </w:r>
      <w:r w:rsidR="005A6338">
        <w:rPr>
          <w:i/>
          <w:iCs/>
        </w:rPr>
        <w:t>e.g.</w:t>
      </w:r>
      <w:r w:rsidR="005A6338">
        <w:t xml:space="preserve"> </w:t>
      </w:r>
      <w:proofErr w:type="spellStart"/>
      <w:r w:rsidR="00BD66F0">
        <w:t>Sartobin</w:t>
      </w:r>
      <w:r w:rsidR="001F0458">
        <w:t>d</w:t>
      </w:r>
      <w:proofErr w:type="spellEnd"/>
      <w:r w:rsidR="004F0A5A">
        <w:t xml:space="preserve"> Protein</w:t>
      </w:r>
      <w:r w:rsidR="001F0458">
        <w:t xml:space="preserve"> A</w:t>
      </w:r>
      <w:r w:rsidR="005A6338">
        <w:t xml:space="preserve">; </w:t>
      </w:r>
      <w:r w:rsidR="00471D20">
        <w:t>80</w:t>
      </w:r>
      <w:r w:rsidR="005A5A78">
        <w:t xml:space="preserve"> </w:t>
      </w:r>
      <w:r w:rsidR="00471D20">
        <w:t>s residence time)</w:t>
      </w:r>
      <w:r w:rsidR="00AB60AC">
        <w:t xml:space="preserve"> and </w:t>
      </w:r>
      <w:r w:rsidR="001A5167">
        <w:t>monoliths</w:t>
      </w:r>
      <w:r w:rsidR="005A6338">
        <w:t xml:space="preserve"> ha</w:t>
      </w:r>
      <w:r w:rsidR="001A5167">
        <w:t>d</w:t>
      </w:r>
      <w:r w:rsidR="00C711CF" w:rsidRPr="00C711CF">
        <w:t xml:space="preserve"> </w:t>
      </w:r>
      <w:r w:rsidR="004635B2">
        <w:t>dynamic binding capacit</w:t>
      </w:r>
      <w:r w:rsidR="007E5C6A">
        <w:t>ies</w:t>
      </w:r>
      <w:r w:rsidR="004635B2">
        <w:t xml:space="preserve"> </w:t>
      </w:r>
      <w:r w:rsidR="00AB60AC">
        <w:t xml:space="preserve">around 5-10 </w:t>
      </w:r>
      <w:r w:rsidR="00A72491">
        <w:t>mg/mL</w:t>
      </w:r>
      <w:r w:rsidR="00AB60AC">
        <w:t xml:space="preserve"> </w:t>
      </w:r>
      <w:r w:rsidR="00734099">
        <w:fldChar w:fldCharType="begin">
          <w:fldData xml:space="preserve">PEVuZE5vdGU+PENpdGU+PEF1dGhvcj5CZW5vaXQgTW90aGVzPC9BdXRob3I+PFllYXI+MjAxNjwv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</w:fldData>
        </w:fldChar>
      </w:r>
      <w:r w:rsidR="005E1E08">
        <w:instrText xml:space="preserve"> ADDIN EN.CITE </w:instrText>
      </w:r>
      <w:r w:rsidR="005E1E08">
        <w:fldChar w:fldCharType="begin">
          <w:fldData xml:space="preserve">PEVuZE5vdGU+PENpdGU+PEF1dGhvcj5CZW5vaXQgTW90aGVzPC9BdXRob3I+PFllYXI+MjAxNjwv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</w:fldData>
        </w:fldChar>
      </w:r>
      <w:r w:rsidR="005E1E08">
        <w:instrText xml:space="preserve"> ADDIN EN.CITE.DATA </w:instrText>
      </w:r>
      <w:r w:rsidR="005E1E08">
        <w:fldChar w:fldCharType="end"/>
      </w:r>
      <w:r w:rsidR="00734099">
        <w:fldChar w:fldCharType="separate"/>
      </w:r>
      <w:r w:rsidR="005E1E08" w:rsidRPr="005E1E08">
        <w:rPr>
          <w:noProof/>
          <w:vertAlign w:val="superscript"/>
        </w:rPr>
        <w:t>14,20,21</w:t>
      </w:r>
      <w:r w:rsidR="00734099">
        <w:fldChar w:fldCharType="end"/>
      </w:r>
      <w:r w:rsidR="001A5167">
        <w:t>,</w:t>
      </w:r>
      <w:r w:rsidR="0047172F">
        <w:t xml:space="preserve"> </w:t>
      </w:r>
      <w:r w:rsidR="00D71C73">
        <w:t>DBC10% values</w:t>
      </w:r>
      <w:r w:rsidR="00784B26">
        <w:t xml:space="preserve"> of </w:t>
      </w:r>
      <w:r w:rsidR="002D0A89">
        <w:t>34.4</w:t>
      </w:r>
      <w:r w:rsidR="00E26BDC">
        <w:t xml:space="preserve"> </w:t>
      </w:r>
      <w:r w:rsidR="00D23AC1">
        <w:t>to 50.1</w:t>
      </w:r>
      <w:r w:rsidR="00E26BDC">
        <w:t xml:space="preserve"> </w:t>
      </w:r>
      <w:r w:rsidR="00D23AC1">
        <w:t>mg</w:t>
      </w:r>
      <w:r w:rsidR="00E26BDC">
        <w:t>/mL</w:t>
      </w:r>
      <w:r w:rsidR="003E799D">
        <w:t xml:space="preserve"> have been reported </w:t>
      </w:r>
      <w:r w:rsidR="008B1ABF">
        <w:t>for the</w:t>
      </w:r>
      <w:r w:rsidR="007141D3">
        <w:t xml:space="preserve"> newer generation</w:t>
      </w:r>
      <w:r w:rsidR="008B1ABF">
        <w:t xml:space="preserve"> </w:t>
      </w:r>
      <w:proofErr w:type="spellStart"/>
      <w:r w:rsidR="008B1ABF">
        <w:t>Sartobind</w:t>
      </w:r>
      <w:proofErr w:type="spellEnd"/>
      <w:r w:rsidR="008B1ABF">
        <w:t xml:space="preserve"> Rapid A </w:t>
      </w:r>
      <w:r w:rsidR="00D23AC1">
        <w:t xml:space="preserve"> </w:t>
      </w:r>
      <w:r w:rsidR="006477F2">
        <w:t xml:space="preserve">between 12 and 120 </w:t>
      </w:r>
      <w:r w:rsidR="00A1166F">
        <w:t>s</w:t>
      </w:r>
      <w:r w:rsidR="006477F2">
        <w:t xml:space="preserve"> residence time </w:t>
      </w:r>
      <w:r w:rsidR="003E799D">
        <w:t xml:space="preserve">and </w:t>
      </w:r>
      <w:r w:rsidR="00BD4609">
        <w:t>can improve upon packed bed type resins</w:t>
      </w:r>
      <w:r w:rsidR="00DF6330">
        <w:fldChar w:fldCharType="begin"/>
      </w:r>
      <w:r w:rsidR="005E1E08">
        <w:instrText xml:space="preserve"> ADDIN EN.CITE &lt;EndNote&gt;&lt;Cite&gt;&lt;Author&gt;Ricarda A. Busse*&lt;/Author&gt;&lt;Year&gt;2022&lt;/Year&gt;&lt;RecNum&gt;54&lt;/RecNum&gt;&lt;DisplayText&gt;&lt;style face="superscript"&gt;15&lt;/style&gt;&lt;/DisplayText&gt;&lt;record&gt;&lt;rec-number&gt;54&lt;/rec-number&gt;&lt;foreign-keys&gt;&lt;key app="EN" db-id="sfaxzsaf8pevpderx0lv2spqezr5rav0dd9p" timestamp="1707354826"&gt;54&lt;/key&gt;&lt;/foreign-keys&gt;&lt;ref-type name="Journal Article"&gt;17&lt;/ref-type&gt;&lt;contributors&gt;&lt;authors&gt;&lt;author&gt;Ricarda A. Busse*, Mario Gruenberg, Kim B. Kuchemueller, Katrin Toeppner, Patrick Adametz, Volkmar Thom&lt;/author&gt;&lt;/authors&gt;&lt;/contributors&gt;&lt;titles&gt;&lt;title&gt;Sartobind® Rapid A: Comparable High Product Quality as Protein A Resins at High Productivity&lt;/title&gt;&lt;secondary-title&gt;Satrorius&lt;/secondary-title&gt;&lt;/titles&gt;&lt;periodical&gt;&lt;full-title&gt;Satrorius&lt;/full-title&gt;&lt;/periodical&gt;&lt;dates&gt;&lt;year&gt;2022&lt;/year&gt;&lt;pub-dates&gt;&lt;date&gt;2022-June-28&lt;/date&gt;&lt;/pub-dates&gt;&lt;/dates&gt;&lt;work-type&gt;Application Note&lt;/work-type&gt;&lt;urls&gt;&lt;/urls&gt;&lt;/record&gt;&lt;/Cite&gt;&lt;/EndNote&gt;</w:instrText>
      </w:r>
      <w:r w:rsidR="00DF6330">
        <w:fldChar w:fldCharType="separate"/>
      </w:r>
      <w:r w:rsidR="005E1E08" w:rsidRPr="005E1E08">
        <w:rPr>
          <w:noProof/>
          <w:vertAlign w:val="superscript"/>
        </w:rPr>
        <w:t>15</w:t>
      </w:r>
      <w:r w:rsidR="00DF6330">
        <w:fldChar w:fldCharType="end"/>
      </w:r>
      <w:r w:rsidR="00BD4609">
        <w:t>.</w:t>
      </w:r>
    </w:p>
    <w:p w14:paraId="2A207336" w14:textId="749ACAEC" w:rsidR="00725045" w:rsidRDefault="00B10855" w:rsidP="00136C97">
      <w:pPr>
        <w:spacing w:before="240"/>
        <w:jc w:val="both"/>
      </w:pPr>
      <w:r>
        <w:t>Product t</w:t>
      </w:r>
      <w:r w:rsidR="00F84805">
        <w:t xml:space="preserve">iters studied in this work ranged </w:t>
      </w:r>
      <w:r>
        <w:t xml:space="preserve">between 2.5 and </w:t>
      </w:r>
      <w:r w:rsidR="007E2FD2">
        <w:t>6.3 mg/</w:t>
      </w:r>
      <w:r w:rsidR="00E26BDC">
        <w:t>mL</w:t>
      </w:r>
      <w:r w:rsidR="007E2FD2">
        <w:t xml:space="preserve"> for mostly IgG1 products. Fc-1 saw a slightly lower capacity, consistent with previous relative results compared to mAb1 on a packed bed MSS column</w:t>
      </w:r>
      <w:r w:rsidR="00031B08">
        <w:t xml:space="preserve"> (</w:t>
      </w:r>
      <w:proofErr w:type="gramStart"/>
      <w:r w:rsidR="00031B08">
        <w:t>4 minute</w:t>
      </w:r>
      <w:proofErr w:type="gramEnd"/>
      <w:r w:rsidR="00031B08">
        <w:t xml:space="preserve"> residence time; data not shown</w:t>
      </w:r>
      <w:r w:rsidR="008D6384">
        <w:t>)</w:t>
      </w:r>
      <w:r w:rsidR="000E0F15">
        <w:t>.</w:t>
      </w:r>
      <w:r w:rsidR="00456827">
        <w:t xml:space="preserve"> For the Gore</w:t>
      </w:r>
      <w:r w:rsidR="00456827">
        <w:rPr>
          <w:rFonts w:cstheme="minorHAnsi"/>
        </w:rPr>
        <w:t>®</w:t>
      </w:r>
      <w:r w:rsidR="00456827">
        <w:t xml:space="preserve"> Protein capture device,</w:t>
      </w:r>
      <w:r w:rsidR="00013A1B">
        <w:t xml:space="preserve"> </w:t>
      </w:r>
      <w:r w:rsidR="00265E1F">
        <w:t xml:space="preserve">increasing </w:t>
      </w:r>
      <w:r w:rsidR="00013A1B">
        <w:t>titer from 2 to 5 mg/</w:t>
      </w:r>
      <w:r w:rsidR="00E26BDC">
        <w:t>mL</w:t>
      </w:r>
      <w:r w:rsidR="00013A1B">
        <w:t xml:space="preserve"> </w:t>
      </w:r>
      <w:r w:rsidR="007A5A4B">
        <w:t xml:space="preserve">improved </w:t>
      </w:r>
      <w:r w:rsidR="00413534">
        <w:t xml:space="preserve">DBC10% </w:t>
      </w:r>
      <w:r w:rsidR="00196BF1">
        <w:t>less</w:t>
      </w:r>
      <w:r w:rsidR="00B67086">
        <w:t xml:space="preserve"> at</w:t>
      </w:r>
      <w:r w:rsidR="00A32E05">
        <w:t xml:space="preserve"> </w:t>
      </w:r>
      <w:r w:rsidR="005D40C0">
        <w:t>12</w:t>
      </w:r>
      <w:r w:rsidR="005A5A78">
        <w:t xml:space="preserve"> </w:t>
      </w:r>
      <w:r w:rsidR="005D40C0">
        <w:t>s</w:t>
      </w:r>
      <w:r w:rsidR="004E5463">
        <w:t xml:space="preserve"> compared to</w:t>
      </w:r>
      <w:r w:rsidR="00426E6D">
        <w:t xml:space="preserve"> that increase</w:t>
      </w:r>
      <w:r w:rsidR="00B67086">
        <w:rPr>
          <w:i/>
          <w:iCs/>
        </w:rPr>
        <w:t xml:space="preserve"> </w:t>
      </w:r>
      <w:r w:rsidR="00B67086">
        <w:t xml:space="preserve">at </w:t>
      </w:r>
      <w:r w:rsidR="004E5463">
        <w:t>12</w:t>
      </w:r>
      <w:r w:rsidR="00196BF1">
        <w:t>0</w:t>
      </w:r>
      <w:r w:rsidR="005A5A78">
        <w:t xml:space="preserve"> </w:t>
      </w:r>
      <w:r w:rsidR="004E5463">
        <w:t xml:space="preserve">s </w:t>
      </w:r>
      <w:r w:rsidR="00A32E05">
        <w:t>residence time</w:t>
      </w:r>
      <w:r w:rsidR="00946E51">
        <w:t xml:space="preserve"> </w:t>
      </w:r>
      <w:r w:rsidR="00AD1F54">
        <w:t>supporting</w:t>
      </w:r>
      <w:r w:rsidR="003A0995">
        <w:t xml:space="preserve"> diffusion related </w:t>
      </w:r>
      <w:r w:rsidR="00C64EE1">
        <w:t xml:space="preserve">transport </w:t>
      </w:r>
      <w:r w:rsidR="003A0995">
        <w:t>enhancements</w:t>
      </w:r>
      <w:r w:rsidR="00946E51">
        <w:t xml:space="preserve"> though all 12</w:t>
      </w:r>
      <w:r w:rsidR="005A5A78">
        <w:t xml:space="preserve"> </w:t>
      </w:r>
      <w:r w:rsidR="00946E51">
        <w:t>s residence time DBC</w:t>
      </w:r>
      <w:r w:rsidR="00336D77">
        <w:t>10%</w:t>
      </w:r>
      <w:r w:rsidR="00946E51">
        <w:t xml:space="preserve"> data are</w:t>
      </w:r>
      <w:r w:rsidR="00EE3B87">
        <w:t xml:space="preserve"> expectedly</w:t>
      </w:r>
      <w:r w:rsidR="00946E51">
        <w:t xml:space="preserve"> lower</w:t>
      </w:r>
      <w:r w:rsidR="003A3B34">
        <w:fldChar w:fldCharType="begin"/>
      </w:r>
      <w:r w:rsidR="005E1E08">
        <w:instrText xml:space="preserve"> ADDIN EN.CITE &lt;EndNote&gt;&lt;Cite&gt;&lt;Author&gt;Osuofa&lt;/Author&gt;&lt;Year&gt;2023&lt;/Year&gt;&lt;RecNum&gt;27&lt;/RecNum&gt;&lt;DisplayText&gt;&lt;style face="superscript"&gt;16&lt;/style&gt;&lt;/DisplayText&gt;&lt;record&gt;&lt;rec-number&gt;27&lt;/rec-number&gt;&lt;foreign-keys&gt;&lt;key app="EN" db-id="sfaxzsaf8pevpderx0lv2spqezr5rav0dd9p" timestamp="1706661991" guid="bb5d4358-0243-4d41-ba19-b0ffbb19c7b4"&gt;27&lt;/key&gt;&lt;/foreign-keys&gt;&lt;ref-type name="Journal Article"&gt;17&lt;/ref-type&gt;&lt;contributors&gt;&lt;authors&gt;&lt;author&gt;Osuofa, J.&lt;/author&gt;&lt;author&gt;Husson, S. M.&lt;/author&gt;&lt;/authors&gt;&lt;/contributors&gt;&lt;auth-address&gt;Department of Chemical and Biomolecular Engineering, Clemson University, Clemson, SC 29634, USA.&lt;/auth-address&gt;&lt;titles&gt;&lt;title&gt;Comparative Evaluation of Commercial Protein A Membranes for the Rapid Purification of Antibodies&lt;/title&gt;&lt;secondary-title&gt;Membranes (Basel)&lt;/secondary-title&gt;&lt;/titles&gt;&lt;periodical&gt;&lt;full-title&gt;Membranes (Basel)&lt;/full-title&gt;&lt;/periodical&gt;&lt;volume&gt;13&lt;/volume&gt;&lt;number&gt;5&lt;/number&gt;&lt;edition&gt;20230512&lt;/edition&gt;&lt;keywords&gt;&lt;keyword&gt;Protein A&lt;/keyword&gt;&lt;keyword&gt;bioprocessing industry&lt;/keyword&gt;&lt;keyword&gt;dynamic binding capacity&lt;/keyword&gt;&lt;keyword&gt;elution volume&lt;/keyword&gt;&lt;keyword&gt;impurity clearance&lt;/keyword&gt;&lt;keyword&gt;membrane chromatography&lt;/keyword&gt;&lt;keyword&gt;monoclonal antibody&lt;/keyword&gt;&lt;keyword&gt;permeability&lt;/keyword&gt;&lt;/keywords&gt;&lt;dates&gt;&lt;year&gt;2023&lt;/year&gt;&lt;pub-dates&gt;&lt;date&gt;May 12&lt;/date&gt;&lt;/pub-dates&gt;&lt;/dates&gt;&lt;isbn&gt;2077-0375 (Print)&amp;#xD;2077-0375 (Electronic)&amp;#xD;2077-0375 (Linking)&lt;/isbn&gt;&lt;accession-num&gt;37233572&lt;/accession-num&gt;&lt;urls&gt;&lt;related-urls&gt;&lt;url&gt;https://www.ncbi.nlm.nih.gov/pubmed/37233572&lt;/url&gt;&lt;/related-urls&gt;&lt;/urls&gt;&lt;custom1&gt;Scott Husson has an ongoing financial interest in Purilogics and provides consulting services to the Company.&lt;/custom1&gt;&lt;custom2&gt;PMC10220532&lt;/custom2&gt;&lt;electronic-resource-num&gt;10.3390/membranes13050511&lt;/electronic-resource-num&gt;&lt;remote-database-name&gt;PubMed-not-MEDLINE&lt;/remote-database-name&gt;&lt;remote-database-provider&gt;NLM&lt;/remote-database-provider&gt;&lt;/record&gt;&lt;/Cite&gt;&lt;/EndNote&gt;</w:instrText>
      </w:r>
      <w:r w:rsidR="003A3B34">
        <w:fldChar w:fldCharType="separate"/>
      </w:r>
      <w:r w:rsidR="005E1E08" w:rsidRPr="005E1E08">
        <w:rPr>
          <w:noProof/>
          <w:vertAlign w:val="superscript"/>
        </w:rPr>
        <w:t>16</w:t>
      </w:r>
      <w:r w:rsidR="003A3B34">
        <w:fldChar w:fldCharType="end"/>
      </w:r>
      <w:r w:rsidR="00EE3B87">
        <w:t xml:space="preserve">.  Assuming a </w:t>
      </w:r>
      <w:r w:rsidR="00772A7E">
        <w:t>linear</w:t>
      </w:r>
      <w:r w:rsidR="00EE3B87">
        <w:t xml:space="preserve"> relationship for this trend</w:t>
      </w:r>
      <w:r w:rsidR="00772A7E">
        <w:t xml:space="preserve">, </w:t>
      </w:r>
      <w:r w:rsidR="00950EFE">
        <w:t xml:space="preserve">for </w:t>
      </w:r>
      <w:r w:rsidR="00714EF5">
        <w:t xml:space="preserve">a lower </w:t>
      </w:r>
      <w:r w:rsidR="00426E6D">
        <w:t>titer, 0.5 mg/mL</w:t>
      </w:r>
      <w:r w:rsidR="00950EFE">
        <w:t xml:space="preserve"> </w:t>
      </w:r>
      <w:r w:rsidR="00EE3B87">
        <w:t>capacity</w:t>
      </w:r>
      <w:r w:rsidR="00AF180B">
        <w:t xml:space="preserve"> values converge to</w:t>
      </w:r>
      <w:r w:rsidR="00426E6D">
        <w:t xml:space="preserve"> </w:t>
      </w:r>
      <w:r w:rsidR="00714EF5">
        <w:rPr>
          <w:i/>
          <w:iCs/>
        </w:rPr>
        <w:t xml:space="preserve">ca. </w:t>
      </w:r>
      <w:r w:rsidR="00714EF5">
        <w:t>21</w:t>
      </w:r>
      <w:r w:rsidR="00BF0052">
        <w:t>-22</w:t>
      </w:r>
      <w:r w:rsidR="00714EF5">
        <w:t xml:space="preserve"> mg/mL </w:t>
      </w:r>
      <w:r w:rsidR="00AF180B">
        <w:t xml:space="preserve">for </w:t>
      </w:r>
      <w:r w:rsidR="00336D77">
        <w:t>independent of</w:t>
      </w:r>
      <w:r w:rsidR="00AF180B">
        <w:t xml:space="preserve"> residence times</w:t>
      </w:r>
      <w:r w:rsidR="00206355">
        <w:t xml:space="preserve"> </w:t>
      </w:r>
      <w:r w:rsidR="00336D77">
        <w:t>between 12</w:t>
      </w:r>
      <w:r w:rsidR="005A5A78">
        <w:t xml:space="preserve"> </w:t>
      </w:r>
      <w:r w:rsidR="00336D77">
        <w:t>s and 120</w:t>
      </w:r>
      <w:r w:rsidR="00734B6D">
        <w:t xml:space="preserve"> </w:t>
      </w:r>
      <w:r w:rsidR="00336D77">
        <w:t>s</w:t>
      </w:r>
      <w:r w:rsidR="0036259C">
        <w:t xml:space="preserve"> though the </w:t>
      </w:r>
      <w:r w:rsidR="00DB5555">
        <w:t xml:space="preserve">membrane has been updated </w:t>
      </w:r>
      <w:r w:rsidR="005F4AFB">
        <w:t xml:space="preserve">as </w:t>
      </w:r>
      <w:r w:rsidR="009D0E11" w:rsidRPr="009D0E11">
        <w:t>communicated in a February 2023 Notification of Change and improved pressure drop vs. flow rate data published in revisions to the Product Data Sheets</w:t>
      </w:r>
      <w:r w:rsidR="000D278E">
        <w:fldChar w:fldCharType="begin">
          <w:fldData xml:space="preserve">PEVuZE5vdGU+PENpdGU+PEF1dGhvcj5XLkwuIEdvcmUgJmFtcDsgQXNzb2NpYXRlczwvQXV0aG9y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</w:fldData>
        </w:fldChar>
      </w:r>
      <w:r w:rsidR="005E1E08">
        <w:instrText xml:space="preserve"> ADDIN EN.CITE </w:instrText>
      </w:r>
      <w:r w:rsidR="005E1E08">
        <w:fldChar w:fldCharType="begin">
          <w:fldData xml:space="preserve">PEVuZE5vdGU+PENpdGU+PEF1dGhvcj5XLkwuIEdvcmUgJmFtcDsgQXNzb2NpYXRlczwvQXV0aG9y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</w:fldData>
        </w:fldChar>
      </w:r>
      <w:r w:rsidR="005E1E08">
        <w:instrText xml:space="preserve"> ADDIN EN.CITE.DATA </w:instrText>
      </w:r>
      <w:r w:rsidR="005E1E08">
        <w:fldChar w:fldCharType="end"/>
      </w:r>
      <w:r w:rsidR="000D278E">
        <w:fldChar w:fldCharType="separate"/>
      </w:r>
      <w:r w:rsidR="005E1E08" w:rsidRPr="005E1E08">
        <w:rPr>
          <w:noProof/>
          <w:vertAlign w:val="superscript"/>
        </w:rPr>
        <w:t>22,23</w:t>
      </w:r>
      <w:r w:rsidR="000D278E">
        <w:fldChar w:fldCharType="end"/>
      </w:r>
      <w:r w:rsidR="009D0E11">
        <w:t xml:space="preserve">. </w:t>
      </w:r>
    </w:p>
    <w:p w14:paraId="00153A1E" w14:textId="0D174E39" w:rsidR="00136C97" w:rsidRDefault="00136C97" w:rsidP="00136C97">
      <w:pPr>
        <w:spacing w:before="240"/>
        <w:jc w:val="both"/>
      </w:pPr>
      <w:r>
        <w:t>Gore</w:t>
      </w:r>
      <w:r w:rsidRPr="00094D9F">
        <w:t>®</w:t>
      </w:r>
      <w:r>
        <w:t xml:space="preserve"> </w:t>
      </w:r>
      <w:r w:rsidR="00985763">
        <w:t xml:space="preserve">protein-A capture </w:t>
      </w:r>
      <w:r>
        <w:t>membranes comprise a combination of large and small pore structures</w:t>
      </w:r>
      <w:r w:rsidR="006437A0">
        <w:t xml:space="preserve"> in the</w:t>
      </w:r>
      <w:r w:rsidR="002905C8">
        <w:t xml:space="preserve"> </w:t>
      </w:r>
      <w:r w:rsidR="006437A0">
        <w:t>composite fluoropolymer</w:t>
      </w:r>
      <w:r w:rsidR="00985763">
        <w:t xml:space="preserve"> (</w:t>
      </w:r>
      <w:r w:rsidR="00985763">
        <w:rPr>
          <w:i/>
          <w:iCs/>
        </w:rPr>
        <w:t xml:space="preserve">e.g. </w:t>
      </w:r>
      <w:r w:rsidR="00985763">
        <w:t>PTFE)</w:t>
      </w:r>
      <w:r w:rsidR="006437A0">
        <w:t xml:space="preserve"> – inorganic</w:t>
      </w:r>
      <w:r w:rsidR="00985763">
        <w:t xml:space="preserve"> porous</w:t>
      </w:r>
      <w:r w:rsidR="006437A0">
        <w:t xml:space="preserve"> particle matrix</w:t>
      </w:r>
      <w:r w:rsidR="00C479DD">
        <w:t xml:space="preserve"> to which the</w:t>
      </w:r>
      <w:r w:rsidR="002905C8">
        <w:t xml:space="preserve"> protein-A</w:t>
      </w:r>
      <w:r w:rsidR="00C479DD">
        <w:t xml:space="preserve"> ligand is </w:t>
      </w:r>
      <w:r w:rsidR="002905C8">
        <w:t>covalently bonded</w:t>
      </w:r>
      <w:r w:rsidR="006437A0">
        <w:t>,</w:t>
      </w:r>
      <w:r>
        <w:t xml:space="preserve"> supporting </w:t>
      </w:r>
      <w:r w:rsidR="005F4AFB">
        <w:t xml:space="preserve">both </w:t>
      </w:r>
      <w:r>
        <w:t>convective</w:t>
      </w:r>
      <w:r w:rsidR="005F4AFB">
        <w:t xml:space="preserve"> and diffusive</w:t>
      </w:r>
      <w:r>
        <w:t xml:space="preserve"> mass transfer</w:t>
      </w:r>
      <w:r w:rsidR="006B2A6D">
        <w:fldChar w:fldCharType="begin"/>
      </w:r>
      <w:r w:rsidR="005E1E08">
        <w:instrText xml:space="preserve"> ADDIN EN.CITE &lt;EndNote&gt;&lt;Cite&gt;&lt;Author&gt;McManaway&lt;/Author&gt;&lt;Year&gt;2021&lt;/Year&gt;&lt;RecNum&gt;26&lt;/RecNum&gt;&lt;DisplayText&gt;&lt;style face="superscript"&gt;24&lt;/style&gt;&lt;/DisplayText&gt;&lt;record&gt;&lt;rec-number&gt;26&lt;/rec-number&gt;&lt;foreign-keys&gt;&lt;key app="EN" db-id="sfaxzsaf8pevpderx0lv2spqezr5rav0dd9p" timestamp="1706661960" guid="1ddd324e-b36e-415b-8415-bc8b705cfcbd"&gt;26&lt;/key&gt;&lt;/foreign-keys&gt;&lt;ref-type name="Patent"&gt;25&lt;/ref-type&gt;&lt;contributors&gt;&lt;authors&gt;&lt;author&gt;Michael McManaway&lt;/author&gt;&lt;/authors&gt;&lt;secondary-authors&gt;&lt;author&gt;USPTO&lt;/author&gt;&lt;/secondary-authors&gt;&lt;/contributors&gt;&lt;titles&gt;&lt;title&gt;Affinity Chromatography Devices&lt;/title&gt;&lt;/titles&gt;&lt;number&gt;US10974170 B2&lt;/number&gt;&lt;num-vols&gt;Granted&lt;/num-vols&gt;&lt;dates&gt;&lt;year&gt;2021&lt;/year&gt;&lt;pub-dates&gt;&lt;date&gt;Apr. 13, 2021&lt;/date&gt;&lt;/pub-dates&gt;&lt;/dates&gt;&lt;pub-location&gt;US&lt;/pub-location&gt;&lt;publisher&gt;W.L. Gore &amp;amp; Associates, Inc. &lt;/publisher&gt;&lt;urls&gt;&lt;/urls&gt;&lt;/record&gt;&lt;/Cite&gt;&lt;/EndNote&gt;</w:instrText>
      </w:r>
      <w:r w:rsidR="006B2A6D">
        <w:fldChar w:fldCharType="separate"/>
      </w:r>
      <w:r w:rsidR="005E1E08" w:rsidRPr="005E1E08">
        <w:rPr>
          <w:noProof/>
          <w:vertAlign w:val="superscript"/>
        </w:rPr>
        <w:t>24</w:t>
      </w:r>
      <w:r w:rsidR="006B2A6D">
        <w:fldChar w:fldCharType="end"/>
      </w:r>
      <w:r>
        <w:t xml:space="preserve">. Compared to </w:t>
      </w:r>
      <w:r w:rsidR="00354957">
        <w:t xml:space="preserve">other </w:t>
      </w:r>
      <w:r>
        <w:t>membranes, the composite silica-PTFE</w:t>
      </w:r>
      <w:r w:rsidR="00734B6D">
        <w:t>-</w:t>
      </w:r>
      <w:r>
        <w:t>based Gore</w:t>
      </w:r>
      <w:r>
        <w:rPr>
          <w:rFonts w:cstheme="minorHAnsi"/>
        </w:rPr>
        <w:t>®</w:t>
      </w:r>
      <w:r>
        <w:t xml:space="preserve"> membrane had a higher specific surface area</w:t>
      </w:r>
      <w:r w:rsidR="001459C0">
        <w:t xml:space="preserve"> and high permeability</w:t>
      </w:r>
      <w:r>
        <w:t xml:space="preserve"> compared to other high performing cellulose</w:t>
      </w:r>
      <w:r w:rsidR="00734B6D">
        <w:t>-</w:t>
      </w:r>
      <w:r>
        <w:t xml:space="preserve">based membranes </w:t>
      </w:r>
      <w:r w:rsidR="00425F93">
        <w:t>and show</w:t>
      </w:r>
      <w:r w:rsidR="001459C0">
        <w:t>s</w:t>
      </w:r>
      <w:r w:rsidR="00425F93">
        <w:t xml:space="preserve"> </w:t>
      </w:r>
      <w:r>
        <w:t>a residence time</w:t>
      </w:r>
      <w:r w:rsidR="00734B6D">
        <w:t>-</w:t>
      </w:r>
      <w:r>
        <w:t>dependent loading capacity</w:t>
      </w:r>
      <w:r>
        <w:fldChar w:fldCharType="begin"/>
      </w:r>
      <w:r w:rsidR="005E1E08">
        <w:instrText xml:space="preserve"> ADDIN EN.CITE &lt;EndNote&gt;&lt;Cite&gt;&lt;Author&gt;Osuofa&lt;/Author&gt;&lt;Year&gt;2023&lt;/Year&gt;&lt;RecNum&gt;27&lt;/RecNum&gt;&lt;DisplayText&gt;&lt;style face="superscript"&gt;16&lt;/style&gt;&lt;/DisplayText&gt;&lt;record&gt;&lt;rec-number&gt;27&lt;/rec-number&gt;&lt;foreign-keys&gt;&lt;key app="EN" db-id="sfaxzsaf8pevpderx0lv2spqezr5rav0dd9p" timestamp="1706661991" guid="bb5d4358-0243-4d41-ba19-b0ffbb19c7b4"&gt;27&lt;/key&gt;&lt;/foreign-keys&gt;&lt;ref-type name="Journal Article"&gt;17&lt;/ref-type&gt;&lt;contributors&gt;&lt;authors&gt;&lt;author&gt;Osuofa, J.&lt;/author&gt;&lt;author&gt;Husson, S. M.&lt;/author&gt;&lt;/authors&gt;&lt;/contributors&gt;&lt;auth-address&gt;Department of Chemical and Biomolecular Engineering, Clemson University, Clemson, SC 29634, USA.&lt;/auth-address&gt;&lt;titles&gt;&lt;title&gt;Comparative Evaluation of Commercial Protein A Membranes for the Rapid Purification of Antibodies&lt;/title&gt;&lt;secondary-title&gt;Membranes (Basel)&lt;/secondary-title&gt;&lt;/titles&gt;&lt;periodical&gt;&lt;full-title&gt;Membranes (Basel)&lt;/full-title&gt;&lt;/periodical&gt;&lt;volume&gt;13&lt;/volume&gt;&lt;number&gt;5&lt;/number&gt;&lt;edition&gt;20230512&lt;/edition&gt;&lt;keywords&gt;&lt;keyword&gt;Protein A&lt;/keyword&gt;&lt;keyword&gt;bioprocessing industry&lt;/keyword&gt;&lt;keyword&gt;dynamic binding capacity&lt;/keyword&gt;&lt;keyword&gt;elution volume&lt;/keyword&gt;&lt;keyword&gt;impurity clearance&lt;/keyword&gt;&lt;keyword&gt;membrane chromatography&lt;/keyword&gt;&lt;keyword&gt;monoclonal antibody&lt;/keyword&gt;&lt;keyword&gt;permeability&lt;/keyword&gt;&lt;/keywords&gt;&lt;dates&gt;&lt;year&gt;2023&lt;/year&gt;&lt;pub-dates&gt;&lt;date&gt;May 12&lt;/date&gt;&lt;/pub-dates&gt;&lt;/dates&gt;&lt;isbn&gt;2077-0375 (Print)&amp;#xD;2077-0375 (Electronic)&amp;#xD;2077-0375 (Linking)&lt;/isbn&gt;&lt;accession-num&gt;37233572&lt;/accession-num&gt;&lt;urls&gt;&lt;related-urls&gt;&lt;url&gt;https://www.ncbi.nlm.nih.gov/pubmed/37233572&lt;/url&gt;&lt;/related-urls&gt;&lt;/urls&gt;&lt;custom1&gt;Scott Husson has an ongoing financial interest in Purilogics and provides consulting services to the Company.&lt;/custom1&gt;&lt;custom2&gt;PMC10220532&lt;/custom2&gt;&lt;electronic-resource-num&gt;10.3390/membranes13050511&lt;/electronic-resource-num&gt;&lt;remote-database-name&gt;PubMed-not-MEDLINE&lt;/remote-database-name&gt;&lt;remote-database-provider&gt;NLM&lt;/remote-database-provider&gt;&lt;/record&gt;&lt;/Cite&gt;&lt;/EndNote&gt;</w:instrText>
      </w:r>
      <w:r>
        <w:fldChar w:fldCharType="separate"/>
      </w:r>
      <w:r w:rsidR="005E1E08" w:rsidRPr="005E1E08">
        <w:rPr>
          <w:noProof/>
          <w:vertAlign w:val="superscript"/>
        </w:rPr>
        <w:t>16</w:t>
      </w:r>
      <w:r>
        <w:fldChar w:fldCharType="end"/>
      </w:r>
      <w:r>
        <w:t>. Nominally, the Gore</w:t>
      </w:r>
      <w:r>
        <w:rPr>
          <w:rFonts w:cstheme="minorHAnsi"/>
        </w:rPr>
        <w:t>® membrane has 100</w:t>
      </w:r>
      <w:r w:rsidR="00734B6D">
        <w:rPr>
          <w:rFonts w:cstheme="minorHAnsi"/>
        </w:rPr>
        <w:t xml:space="preserve"> </w:t>
      </w:r>
      <w:r>
        <w:rPr>
          <w:rFonts w:cstheme="minorHAnsi"/>
        </w:rPr>
        <w:t xml:space="preserve">nm pore diameter, porous </w:t>
      </w:r>
      <w:r w:rsidR="00425F93">
        <w:rPr>
          <w:rFonts w:cstheme="minorHAnsi"/>
        </w:rPr>
        <w:t xml:space="preserve">single </w:t>
      </w:r>
      <w:r>
        <w:rPr>
          <w:rFonts w:cstheme="minorHAnsi"/>
        </w:rPr>
        <w:t>membrane thickness of 650</w:t>
      </w:r>
      <w:r w:rsidR="005A5A78">
        <w:rPr>
          <w:rFonts w:cstheme="minorHAnsi"/>
        </w:rPr>
        <w:t xml:space="preserve"> µ</w:t>
      </w:r>
      <w:r>
        <w:rPr>
          <w:rFonts w:cstheme="minorHAnsi"/>
        </w:rPr>
        <w:t>m</w:t>
      </w:r>
      <w:r>
        <w:rPr>
          <w:rFonts w:cstheme="minorHAnsi"/>
        </w:rPr>
        <w:fldChar w:fldCharType="begin"/>
      </w:r>
      <w:r w:rsidR="005E1E08">
        <w:rPr>
          <w:rFonts w:cstheme="minorHAnsi"/>
        </w:rPr>
        <w:instrText xml:space="preserve"> ADDIN EN.CITE &lt;EndNote&gt;&lt;Cite&gt;&lt;Author&gt;McManaway Michael&lt;/Author&gt;&lt;Year&gt;2021&lt;/Year&gt;&lt;RecNum&gt;56&lt;/RecNum&gt;&lt;DisplayText&gt;&lt;style face="superscript"&gt;18&lt;/style&gt;&lt;/DisplayText&gt;&lt;record&gt;&lt;rec-number&gt;56&lt;/rec-number&gt;&lt;foreign-keys&gt;&lt;key app="EN" db-id="sfaxzsaf8pevpderx0lv2spqezr5rav0dd9p" timestamp="1707354826"&gt;56&lt;/key&gt;&lt;/foreign-keys&gt;&lt;ref-type name="Patent"&gt;25&lt;/ref-type&gt;&lt;contributors&gt;&lt;authors&gt;&lt;author&gt;McManaway Michael, C.&lt;/author&gt;&lt;/authors&gt;&lt;/contributors&gt;&lt;titles&gt;&lt;title&gt;Affinity chromatography devices&lt;/title&gt;&lt;/titles&gt;&lt;number&gt;US 201916689677 A&lt;/number&gt;&lt;dates&gt;&lt;year&gt;2021&lt;/year&gt;&lt;pub-dates&gt;&lt;date&gt;2019/11/20&lt;/date&gt;&lt;/pub-dates&gt;&lt;/dates&gt;&lt;pub-location&gt;US&lt;/pub-location&gt;&lt;publisher&gt;GORE &amp;amp; ASSOCIATES&lt;/publisher&gt;&lt;orig-pub&gt;US 201916689677 A&amp;#xD;US 201615094428 A&amp;#xD;US 201562194620 P&lt;/orig-pub&gt;&lt;isbn&gt;US 10974170 B2&lt;/isbn&gt;&lt;work-type&gt;B2&lt;/work-type&gt;&lt;urls&gt;&lt;related-urls&gt;&lt;url&gt;https://lens.org/028-222-119-310-509&lt;/url&gt;&lt;/related-urls&gt;&lt;/urls&gt;&lt;custom1&gt;2019/11/20&lt;/custom1&gt;&lt;custom2&gt;2021/04/13&lt;/custom2&gt;&lt;/record&gt;&lt;/Cite&gt;&lt;/EndNote&gt;</w:instrText>
      </w:r>
      <w:r>
        <w:rPr>
          <w:rFonts w:cstheme="minorHAnsi"/>
        </w:rPr>
        <w:fldChar w:fldCharType="separate"/>
      </w:r>
      <w:r w:rsidR="005E1E08" w:rsidRPr="005E1E08">
        <w:rPr>
          <w:rFonts w:cstheme="minorHAnsi"/>
          <w:noProof/>
          <w:vertAlign w:val="superscript"/>
        </w:rPr>
        <w:t>18</w:t>
      </w:r>
      <w:r>
        <w:rPr>
          <w:rFonts w:cstheme="minorHAnsi"/>
        </w:rPr>
        <w:fldChar w:fldCharType="end"/>
      </w:r>
      <w:r>
        <w:rPr>
          <w:rFonts w:cstheme="minorHAnsi"/>
        </w:rPr>
        <w:t xml:space="preserve"> with a permeability of 5.14 </w:t>
      </w:r>
      <w:r w:rsidR="005A5A78">
        <w:rPr>
          <w:rFonts w:cstheme="minorHAnsi"/>
        </w:rPr>
        <w:t xml:space="preserve">× </w:t>
      </w:r>
      <w:r>
        <w:rPr>
          <w:rFonts w:cstheme="minorHAnsi"/>
        </w:rPr>
        <w:t>10</w:t>
      </w:r>
      <w:r>
        <w:rPr>
          <w:rFonts w:cstheme="minorHAnsi"/>
          <w:vertAlign w:val="superscript"/>
        </w:rPr>
        <w:t>-15</w:t>
      </w:r>
      <w:r>
        <w:rPr>
          <w:rFonts w:cstheme="minorHAnsi"/>
        </w:rPr>
        <w:t xml:space="preserve"> </w:t>
      </w:r>
      <w:r w:rsidR="00A02E92">
        <w:rPr>
          <w:rFonts w:cstheme="minorHAnsi"/>
        </w:rPr>
        <w:t>m</w:t>
      </w:r>
      <w:r w:rsidR="00466BA5" w:rsidRPr="00D97716">
        <w:rPr>
          <w:rFonts w:cstheme="minorHAnsi"/>
          <w:vertAlign w:val="superscript"/>
        </w:rPr>
        <w:t>2</w:t>
      </w:r>
      <w:r w:rsidR="00466BA5">
        <w:rPr>
          <w:rFonts w:cstheme="minorHAnsi"/>
        </w:rPr>
        <w:t xml:space="preserve"> </w:t>
      </w:r>
      <w:r>
        <w:rPr>
          <w:rFonts w:cstheme="minorHAnsi"/>
        </w:rPr>
        <w:t xml:space="preserve">which are stacked to a </w:t>
      </w:r>
      <w:r>
        <w:rPr>
          <w:rFonts w:cstheme="minorHAnsi"/>
        </w:rPr>
        <w:lastRenderedPageBreak/>
        <w:t>measured height of 0.</w:t>
      </w:r>
      <w:r w:rsidR="00D97716">
        <w:rPr>
          <w:rFonts w:cstheme="minorHAnsi"/>
        </w:rPr>
        <w:t>35</w:t>
      </w:r>
      <w:r w:rsidR="005A5A78">
        <w:rPr>
          <w:rFonts w:cstheme="minorHAnsi"/>
        </w:rPr>
        <w:t xml:space="preserve"> </w:t>
      </w:r>
      <w:r w:rsidR="00D97716">
        <w:rPr>
          <w:rFonts w:cstheme="minorHAnsi"/>
        </w:rPr>
        <w:t>cm</w:t>
      </w:r>
      <w:r w:rsidR="00AF30FB">
        <w:rPr>
          <w:rFonts w:cstheme="minorHAnsi"/>
        </w:rPr>
        <w:fldChar w:fldCharType="begin"/>
      </w:r>
      <w:r w:rsidR="005E1E08">
        <w:rPr>
          <w:rFonts w:cstheme="minorHAnsi"/>
        </w:rPr>
        <w:instrText xml:space="preserve"> ADDIN EN.CITE &lt;EndNote&gt;&lt;Cite&gt;&lt;Author&gt;Osuofa&lt;/Author&gt;&lt;Year&gt;2023&lt;/Year&gt;&lt;RecNum&gt;27&lt;/RecNum&gt;&lt;DisplayText&gt;&lt;style face="superscript"&gt;16&lt;/style&gt;&lt;/DisplayText&gt;&lt;record&gt;&lt;rec-number&gt;27&lt;/rec-number&gt;&lt;foreign-keys&gt;&lt;key app="EN" db-id="sfaxzsaf8pevpderx0lv2spqezr5rav0dd9p" timestamp="1706661991" guid="bb5d4358-0243-4d41-ba19-b0ffbb19c7b4"&gt;27&lt;/key&gt;&lt;/foreign-keys&gt;&lt;ref-type name="Journal Article"&gt;17&lt;/ref-type&gt;&lt;contributors&gt;&lt;authors&gt;&lt;author&gt;Osuofa, J.&lt;/author&gt;&lt;author&gt;Husson, S. M.&lt;/author&gt;&lt;/authors&gt;&lt;/contributors&gt;&lt;auth-address&gt;Department of Chemical and Biomolecular Engineering, Clemson University, Clemson, SC 29634, USA.&lt;/auth-address&gt;&lt;titles&gt;&lt;title&gt;Comparative Evaluation of Commercial Protein A Membranes for the Rapid Purification of Antibodies&lt;/title&gt;&lt;secondary-title&gt;Membranes (Basel)&lt;/secondary-title&gt;&lt;/titles&gt;&lt;periodical&gt;&lt;full-title&gt;Membranes (Basel)&lt;/full-title&gt;&lt;/periodical&gt;&lt;volume&gt;13&lt;/volume&gt;&lt;number&gt;5&lt;/number&gt;&lt;edition&gt;20230512&lt;/edition&gt;&lt;keywords&gt;&lt;keyword&gt;Protein A&lt;/keyword&gt;&lt;keyword&gt;bioprocessing industry&lt;/keyword&gt;&lt;keyword&gt;dynamic binding capacity&lt;/keyword&gt;&lt;keyword&gt;elution volume&lt;/keyword&gt;&lt;keyword&gt;impurity clearance&lt;/keyword&gt;&lt;keyword&gt;membrane chromatography&lt;/keyword&gt;&lt;keyword&gt;monoclonal antibody&lt;/keyword&gt;&lt;keyword&gt;permeability&lt;/keyword&gt;&lt;/keywords&gt;&lt;dates&gt;&lt;year&gt;2023&lt;/year&gt;&lt;pub-dates&gt;&lt;date&gt;May 12&lt;/date&gt;&lt;/pub-dates&gt;&lt;/dates&gt;&lt;isbn&gt;2077-0375 (Print)&amp;#xD;2077-0375 (Electronic)&amp;#xD;2077-0375 (Linking)&lt;/isbn&gt;&lt;accession-num&gt;37233572&lt;/accession-num&gt;&lt;urls&gt;&lt;related-urls&gt;&lt;url&gt;https://www.ncbi.nlm.nih.gov/pubmed/37233572&lt;/url&gt;&lt;/related-urls&gt;&lt;/urls&gt;&lt;custom1&gt;Scott Husson has an ongoing financial interest in Purilogics and provides consulting services to the Company.&lt;/custom1&gt;&lt;custom2&gt;PMC10220532&lt;/custom2&gt;&lt;electronic-resource-num&gt;10.3390/membranes13050511&lt;/electronic-resource-num&gt;&lt;remote-database-name&gt;PubMed-not-MEDLINE&lt;/remote-database-name&gt;&lt;remote-database-provider&gt;NLM&lt;/remote-database-provider&gt;&lt;/record&gt;&lt;/Cite&gt;&lt;/EndNote&gt;</w:instrText>
      </w:r>
      <w:r w:rsidR="00AF30FB">
        <w:rPr>
          <w:rFonts w:cstheme="minorHAnsi"/>
        </w:rPr>
        <w:fldChar w:fldCharType="separate"/>
      </w:r>
      <w:r w:rsidR="005E1E08" w:rsidRPr="005E1E08">
        <w:rPr>
          <w:rFonts w:cstheme="minorHAnsi"/>
          <w:noProof/>
          <w:vertAlign w:val="superscript"/>
        </w:rPr>
        <w:t>16</w:t>
      </w:r>
      <w:r w:rsidR="00AF30FB">
        <w:rPr>
          <w:rFonts w:cstheme="minorHAnsi"/>
        </w:rPr>
        <w:fldChar w:fldCharType="end"/>
      </w:r>
      <w:r w:rsidR="00466BA5">
        <w:rPr>
          <w:rFonts w:cstheme="minorHAnsi"/>
        </w:rPr>
        <w:t xml:space="preserve">, </w:t>
      </w:r>
      <w:r w:rsidR="00466BA5">
        <w:t xml:space="preserve">though the membrane has </w:t>
      </w:r>
      <w:r w:rsidR="00D36C8E">
        <w:t xml:space="preserve">since </w:t>
      </w:r>
      <w:r w:rsidR="00466BA5">
        <w:t xml:space="preserve">been updated to a more permeable </w:t>
      </w:r>
      <w:r w:rsidR="00697296">
        <w:t xml:space="preserve">version </w:t>
      </w:r>
      <w:r w:rsidR="00D31A39">
        <w:t>to improve pressure drop</w:t>
      </w:r>
      <w:r>
        <w:rPr>
          <w:rFonts w:cstheme="minorHAnsi"/>
        </w:rPr>
        <w:t xml:space="preserve">. </w:t>
      </w:r>
      <w:r w:rsidR="000709B8">
        <w:rPr>
          <w:rFonts w:cstheme="minorHAnsi"/>
        </w:rPr>
        <w:t xml:space="preserve"> As such</w:t>
      </w:r>
      <w:r w:rsidR="005B79A9">
        <w:rPr>
          <w:rFonts w:cstheme="minorHAnsi"/>
        </w:rPr>
        <w:t>,</w:t>
      </w:r>
      <w:r w:rsidR="000709B8">
        <w:rPr>
          <w:rFonts w:cstheme="minorHAnsi"/>
        </w:rPr>
        <w:t xml:space="preserve"> the </w:t>
      </w:r>
      <w:r w:rsidR="00095A0F">
        <w:rPr>
          <w:rFonts w:cstheme="minorHAnsi"/>
        </w:rPr>
        <w:t xml:space="preserve">membrane information cited may no longer be relevant </w:t>
      </w:r>
      <w:r w:rsidR="0047349E">
        <w:rPr>
          <w:rFonts w:cstheme="minorHAnsi"/>
        </w:rPr>
        <w:t xml:space="preserve">due to the </w:t>
      </w:r>
      <w:r w:rsidR="00447418">
        <w:rPr>
          <w:rFonts w:cstheme="minorHAnsi"/>
        </w:rPr>
        <w:t xml:space="preserve">recent </w:t>
      </w:r>
      <w:r w:rsidR="0047349E">
        <w:rPr>
          <w:rFonts w:cstheme="minorHAnsi"/>
        </w:rPr>
        <w:t>Gore</w:t>
      </w:r>
      <w:r w:rsidR="00725045" w:rsidRPr="00725045">
        <w:rPr>
          <w:rFonts w:cstheme="minorHAnsi"/>
        </w:rPr>
        <w:t>®</w:t>
      </w:r>
      <w:r w:rsidR="0047349E">
        <w:rPr>
          <w:rFonts w:cstheme="minorHAnsi"/>
        </w:rPr>
        <w:t xml:space="preserve"> membrane change</w:t>
      </w:r>
      <w:r w:rsidR="00AF30FB">
        <w:rPr>
          <w:rFonts w:cstheme="minorHAnsi"/>
        </w:rPr>
        <w:t xml:space="preserve"> (Jeffrey Cassel,</w:t>
      </w:r>
      <w:r w:rsidR="00DB3ACE" w:rsidRPr="00DB3ACE">
        <w:t xml:space="preserve"> </w:t>
      </w:r>
      <w:r w:rsidR="00DB3ACE" w:rsidRPr="00DB3ACE">
        <w:rPr>
          <w:rFonts w:cstheme="minorHAnsi"/>
        </w:rPr>
        <w:t>Technical Leader, Chromatography Products at W. L. Gore</w:t>
      </w:r>
      <w:r w:rsidR="00DB3ACE">
        <w:rPr>
          <w:rFonts w:cstheme="minorHAnsi"/>
        </w:rPr>
        <w:t>,</w:t>
      </w:r>
      <w:r w:rsidR="00AF30FB">
        <w:rPr>
          <w:rFonts w:cstheme="minorHAnsi"/>
        </w:rPr>
        <w:t xml:space="preserve"> e-mail communication, February 4</w:t>
      </w:r>
      <w:r w:rsidR="00AF30FB" w:rsidRPr="00AF30FB">
        <w:rPr>
          <w:rFonts w:cstheme="minorHAnsi"/>
          <w:vertAlign w:val="superscript"/>
        </w:rPr>
        <w:t>th</w:t>
      </w:r>
      <w:r w:rsidR="00DB3ACE">
        <w:rPr>
          <w:rFonts w:cstheme="minorHAnsi"/>
        </w:rPr>
        <w:t xml:space="preserve">, </w:t>
      </w:r>
      <w:r w:rsidR="00AF30FB">
        <w:rPr>
          <w:rFonts w:cstheme="minorHAnsi"/>
        </w:rPr>
        <w:t>2024)</w:t>
      </w:r>
      <w:r w:rsidR="0047349E">
        <w:rPr>
          <w:rFonts w:cstheme="minorHAnsi"/>
        </w:rPr>
        <w:t>.</w:t>
      </w:r>
    </w:p>
    <w:p w14:paraId="6C65C4A4" w14:textId="65B626B1" w:rsidR="005C4EDC" w:rsidRDefault="005167BD" w:rsidP="005C4EDC">
      <w:pPr>
        <w:pStyle w:val="Heading2"/>
      </w:pPr>
      <w:r>
        <w:t xml:space="preserve">3.2 </w:t>
      </w:r>
      <w:r w:rsidR="005C2138">
        <w:t>58</w:t>
      </w:r>
      <w:r w:rsidR="00E26BDC">
        <w:t xml:space="preserve"> mL</w:t>
      </w:r>
      <w:r w:rsidR="005C2138">
        <w:t xml:space="preserve"> </w:t>
      </w:r>
      <w:r w:rsidR="004A4426">
        <w:t>Gore</w:t>
      </w:r>
      <w:r w:rsidR="001459C0">
        <w:rPr>
          <w:rFonts w:ascii="Calibri" w:hAnsi="Calibri" w:cs="Calibri"/>
        </w:rPr>
        <w:t>®</w:t>
      </w:r>
      <w:r w:rsidR="004A4426">
        <w:t xml:space="preserve"> </w:t>
      </w:r>
      <w:r w:rsidR="005C4EDC">
        <w:t xml:space="preserve">Membrane Performance </w:t>
      </w:r>
    </w:p>
    <w:p w14:paraId="2BE0A25F" w14:textId="3136E4CA" w:rsidR="00B219A3" w:rsidRDefault="007E61AA" w:rsidP="00B757AC">
      <w:pPr>
        <w:spacing w:before="240"/>
        <w:jc w:val="both"/>
      </w:pPr>
      <w:r>
        <w:t>We investigated the performance of a 58</w:t>
      </w:r>
      <w:r w:rsidR="00E26BDC">
        <w:t xml:space="preserve"> mL</w:t>
      </w:r>
      <w:r>
        <w:t xml:space="preserve"> </w:t>
      </w:r>
      <w:r w:rsidR="00F009A2">
        <w:t>Gore</w:t>
      </w:r>
      <w:r w:rsidR="00725045" w:rsidRPr="00725045">
        <w:t>®</w:t>
      </w:r>
      <w:r w:rsidR="00113445" w:rsidRPr="00113445">
        <w:t xml:space="preserve"> Protein Capture Device for pilot scale production</w:t>
      </w:r>
      <w:r w:rsidR="005167BD">
        <w:t xml:space="preserve"> </w:t>
      </w:r>
      <w:r>
        <w:t>over greater than 50 cycles,</w:t>
      </w:r>
      <w:r w:rsidR="00897D1B">
        <w:t xml:space="preserve"> for a panel of four products encompassing traditional </w:t>
      </w:r>
      <w:proofErr w:type="spellStart"/>
      <w:r w:rsidR="00897D1B">
        <w:t>mAb</w:t>
      </w:r>
      <w:proofErr w:type="spellEnd"/>
      <w:r w:rsidR="00E3044E">
        <w:t xml:space="preserve"> formats</w:t>
      </w:r>
      <w:r w:rsidR="00897D1B">
        <w:t xml:space="preserve"> (</w:t>
      </w:r>
      <w:proofErr w:type="spellStart"/>
      <w:r w:rsidR="00897D1B">
        <w:t>mAb</w:t>
      </w:r>
      <w:proofErr w:type="spellEnd"/>
      <w:r w:rsidR="00897D1B">
        <w:t xml:space="preserve"> 1 &amp; 2), a bi-specific antibody (</w:t>
      </w:r>
      <w:r w:rsidR="00775AD3">
        <w:t>Bs-1</w:t>
      </w:r>
      <w:r w:rsidR="00897D1B">
        <w:t xml:space="preserve">) and an </w:t>
      </w:r>
      <w:r w:rsidR="00B31979">
        <w:t>Fc</w:t>
      </w:r>
      <w:r w:rsidR="00897D1B">
        <w:t>-fusion modality (</w:t>
      </w:r>
      <w:r w:rsidR="00775AD3">
        <w:t>Fc-1</w:t>
      </w:r>
      <w:r w:rsidR="00897D1B">
        <w:t>)</w:t>
      </w:r>
      <w:r w:rsidR="00E51863">
        <w:t>.</w:t>
      </w:r>
      <w:r w:rsidR="0081685E">
        <w:t xml:space="preserve"> </w:t>
      </w:r>
    </w:p>
    <w:p w14:paraId="61DF980C" w14:textId="092DEDCF" w:rsidR="005244B6" w:rsidRDefault="00B219A3" w:rsidP="00B757AC">
      <w:pPr>
        <w:spacing w:before="240"/>
        <w:jc w:val="both"/>
      </w:pPr>
      <w:r>
        <w:t xml:space="preserve">Purity and impurity clearance of HCP and DNA from CHO was measured throughout and plotted in </w:t>
      </w:r>
      <w:r w:rsidR="00C93729">
        <w:t>Figure 2</w:t>
      </w:r>
      <w:r w:rsidR="00773674">
        <w:t xml:space="preserve"> with fee</w:t>
      </w:r>
      <w:r w:rsidR="00977D7B">
        <w:t xml:space="preserve">d HCP and DNA content in supplementary </w:t>
      </w:r>
      <w:r w:rsidR="009513DB">
        <w:t>T</w:t>
      </w:r>
      <w:r w:rsidR="00977D7B">
        <w:t xml:space="preserve">able S1. </w:t>
      </w:r>
      <w:r>
        <w:t xml:space="preserve">Though </w:t>
      </w:r>
      <w:r w:rsidR="00280727">
        <w:t xml:space="preserve">initial product purity and impurity clearance </w:t>
      </w:r>
      <w:r w:rsidR="00FF4F96">
        <w:t xml:space="preserve">differed between </w:t>
      </w:r>
      <w:r w:rsidR="00AA5A1D">
        <w:t>product</w:t>
      </w:r>
      <w:r w:rsidR="00BD00D1">
        <w:t>s</w:t>
      </w:r>
      <w:r w:rsidR="00846C34">
        <w:t>,</w:t>
      </w:r>
      <w:r w:rsidR="00280727">
        <w:t xml:space="preserve"> </w:t>
      </w:r>
      <w:r w:rsidR="00846C34">
        <w:t xml:space="preserve">throughout the </w:t>
      </w:r>
      <w:r w:rsidR="00280727">
        <w:t xml:space="preserve">~50 cycle study membrane performance </w:t>
      </w:r>
      <w:r w:rsidR="00065D10">
        <w:t xml:space="preserve">deviated little from </w:t>
      </w:r>
      <w:r w:rsidR="00BE4C77">
        <w:t>the first cycle</w:t>
      </w:r>
      <w:r w:rsidR="00280727">
        <w:t>.</w:t>
      </w:r>
      <w:r w:rsidR="00AA5D86">
        <w:t xml:space="preserve"> Monomer purity and aggregate content was essentially unchanged for all </w:t>
      </w:r>
      <w:r w:rsidR="00CD4D3E">
        <w:t xml:space="preserve">products </w:t>
      </w:r>
      <w:r w:rsidR="00AA5D86">
        <w:t xml:space="preserve">though </w:t>
      </w:r>
      <w:r w:rsidR="007B26A4">
        <w:t>B</w:t>
      </w:r>
      <w:r w:rsidR="00B34EF8">
        <w:t>s</w:t>
      </w:r>
      <w:r w:rsidR="007B26A4">
        <w:t>-1</w:t>
      </w:r>
      <w:r w:rsidR="00AA5D86">
        <w:t xml:space="preserve"> saw marginal increases in aggregation.</w:t>
      </w:r>
      <w:r w:rsidR="00387900">
        <w:t xml:space="preserve"> </w:t>
      </w:r>
      <w:r w:rsidR="00E11485">
        <w:t>Similarly</w:t>
      </w:r>
      <w:r w:rsidR="00036C35">
        <w:t>,</w:t>
      </w:r>
      <w:r w:rsidR="00E11485">
        <w:t xml:space="preserve"> </w:t>
      </w:r>
      <w:r w:rsidR="00036C35">
        <w:t>and</w:t>
      </w:r>
      <w:r w:rsidR="00E11485">
        <w:t xml:space="preserve"> for over 200 cycles, a</w:t>
      </w:r>
      <w:r w:rsidR="00E11485" w:rsidRPr="00E11485">
        <w:t xml:space="preserve"> </w:t>
      </w:r>
      <w:proofErr w:type="spellStart"/>
      <w:r w:rsidR="00E11485">
        <w:t>HiTrap</w:t>
      </w:r>
      <w:proofErr w:type="spellEnd"/>
      <w:r w:rsidR="00E11485">
        <w:t xml:space="preserve"> and </w:t>
      </w:r>
      <w:proofErr w:type="spellStart"/>
      <w:r w:rsidR="00E11485">
        <w:t>HiScreen</w:t>
      </w:r>
      <w:proofErr w:type="spellEnd"/>
      <w:r w:rsidR="00E11485">
        <w:t xml:space="preserve"> Fibro </w:t>
      </w:r>
      <w:proofErr w:type="spellStart"/>
      <w:r w:rsidR="00E11485">
        <w:t>Pri</w:t>
      </w:r>
      <w:r w:rsidR="00820FF2">
        <w:t>sm</w:t>
      </w:r>
      <w:r w:rsidR="00E11485">
        <w:t>A</w:t>
      </w:r>
      <w:proofErr w:type="spellEnd"/>
      <w:r w:rsidR="00E11485">
        <w:t xml:space="preserve"> (</w:t>
      </w:r>
      <w:proofErr w:type="spellStart"/>
      <w:r w:rsidR="00E11485">
        <w:t>Cytiva</w:t>
      </w:r>
      <w:proofErr w:type="spellEnd"/>
      <w:r w:rsidR="00E11485">
        <w:t xml:space="preserve">) </w:t>
      </w:r>
      <w:r w:rsidR="00987490">
        <w:t xml:space="preserve">showed consistent </w:t>
      </w:r>
      <w:r w:rsidR="000D3893">
        <w:t>HCP clearance</w:t>
      </w:r>
      <w:r w:rsidR="00FF3D0C">
        <w:t xml:space="preserve"> and </w:t>
      </w:r>
      <w:r w:rsidR="00D44C1A">
        <w:t>yiel</w:t>
      </w:r>
      <w:r w:rsidR="009E2647">
        <w:t>d</w:t>
      </w:r>
      <w:r w:rsidR="00036C35">
        <w:fldChar w:fldCharType="begin"/>
      </w:r>
      <w:r w:rsidR="005E1E08">
        <w:instrText xml:space="preserve"> ADDIN EN.CITE &lt;EndNote&gt;&lt;Cite ExcludeAuth="1" ExcludeYear="1"&gt;&lt;Author&gt;Cytiva&lt;/Author&gt;&lt;Year&gt;2021&lt;/Year&gt;&lt;RecNum&gt;53&lt;/RecNum&gt;&lt;DisplayText&gt;&lt;style face="superscript"&gt;25&lt;/style&gt;&lt;/DisplayText&gt;&lt;record&gt;&lt;rec-number&gt;53&lt;/rec-number&gt;&lt;foreign-keys&gt;&lt;key app="EN" db-id="sfaxzsaf8pevpderx0lv2spqezr5rav0dd9p" timestamp="1707354826"&gt;53&lt;/key&gt;&lt;/foreign-keys&gt;&lt;ref-type name="Journal Article"&gt;17&lt;/ref-type&gt;&lt;contributors&gt;&lt;authors&gt;&lt;author&gt;Cytiva&lt;/author&gt;&lt;/authors&gt;&lt;/contributors&gt;&lt;titles&gt;&lt;title&gt;HiTrap Fibro PrismA units, HiScreen Fibro PrismA units - Affinity Chromatography&lt;/title&gt;&lt;/titles&gt;&lt;dates&gt;&lt;year&gt;2021&lt;/year&gt;&lt;/dates&gt;&lt;urls&gt;&lt;/urls&gt;&lt;custom7&gt;CY7145-19Jan21-DF&lt;/custom7&gt;&lt;/record&gt;&lt;/Cite&gt;&lt;/EndNote&gt;</w:instrText>
      </w:r>
      <w:r w:rsidR="00036C35">
        <w:fldChar w:fldCharType="separate"/>
      </w:r>
      <w:r w:rsidR="005E1E08" w:rsidRPr="005E1E08">
        <w:rPr>
          <w:noProof/>
          <w:vertAlign w:val="superscript"/>
        </w:rPr>
        <w:t>25</w:t>
      </w:r>
      <w:r w:rsidR="00036C35">
        <w:fldChar w:fldCharType="end"/>
      </w:r>
      <w:r w:rsidR="00036C35">
        <w:t xml:space="preserve">. </w:t>
      </w:r>
    </w:p>
    <w:p w14:paraId="378E4206" w14:textId="39383706" w:rsidR="00462077" w:rsidRDefault="00AA5D86" w:rsidP="00B757AC">
      <w:pPr>
        <w:spacing w:before="240"/>
        <w:jc w:val="both"/>
      </w:pPr>
      <w:r>
        <w:t xml:space="preserve">HCP clearance </w:t>
      </w:r>
      <w:r w:rsidR="00F91902">
        <w:t xml:space="preserve">was high overall, </w:t>
      </w:r>
      <w:r w:rsidR="003D28EE">
        <w:rPr>
          <w:rFonts w:cstheme="minorHAnsi"/>
        </w:rPr>
        <w:t xml:space="preserve">≥ </w:t>
      </w:r>
      <w:r w:rsidR="00F91902">
        <w:t>2.0 LRV</w:t>
      </w:r>
      <w:r w:rsidR="00E62C65">
        <w:t>,</w:t>
      </w:r>
      <w:r w:rsidR="00F91902">
        <w:t xml:space="preserve"> and changing negligibly over 50 cycles</w:t>
      </w:r>
      <w:r w:rsidR="00462077">
        <w:t>.</w:t>
      </w:r>
      <w:r w:rsidR="00AD10F7">
        <w:t xml:space="preserve"> </w:t>
      </w:r>
      <w:r w:rsidR="00D61900">
        <w:t>Initial HCP content</w:t>
      </w:r>
      <w:r w:rsidR="00095EAA">
        <w:t xml:space="preserve"> </w:t>
      </w:r>
      <w:r w:rsidR="00506DFA">
        <w:t>ranged from</w:t>
      </w:r>
      <w:r w:rsidR="00936054">
        <w:t xml:space="preserve"> </w:t>
      </w:r>
      <w:r w:rsidR="00506DFA">
        <w:t>217</w:t>
      </w:r>
      <w:r w:rsidR="00936054">
        <w:t xml:space="preserve">,746 to 654,374 ng HCP/mg </w:t>
      </w:r>
      <w:r w:rsidR="00E50506">
        <w:t>product</w:t>
      </w:r>
      <w:r w:rsidR="00725045">
        <w:t xml:space="preserve"> (Table S1)</w:t>
      </w:r>
      <w:r w:rsidR="00E50506">
        <w:t xml:space="preserve"> and</w:t>
      </w:r>
      <w:r w:rsidR="004B4DA4">
        <w:t xml:space="preserve"> was not related to HCP clearance: R</w:t>
      </w:r>
      <w:r w:rsidR="004B4DA4">
        <w:rPr>
          <w:vertAlign w:val="superscript"/>
        </w:rPr>
        <w:t>2</w:t>
      </w:r>
      <w:r w:rsidR="004B4DA4">
        <w:t>= 0.139 and</w:t>
      </w:r>
      <w:r w:rsidR="00D23442">
        <w:t xml:space="preserve"> R</w:t>
      </w:r>
      <w:r w:rsidR="00D23442">
        <w:rPr>
          <w:vertAlign w:val="superscript"/>
        </w:rPr>
        <w:t>2</w:t>
      </w:r>
      <w:r w:rsidR="00D23442">
        <w:t>=</w:t>
      </w:r>
      <w:r w:rsidR="004B4DA4">
        <w:t xml:space="preserve"> 0.069 for HCP clearance (LRV) vs initial HCP</w:t>
      </w:r>
      <w:r w:rsidR="00D23442">
        <w:t xml:space="preserve"> content</w:t>
      </w:r>
      <w:r w:rsidR="004B4DA4">
        <w:t xml:space="preserve"> </w:t>
      </w:r>
      <w:r w:rsidR="00E50506">
        <w:t xml:space="preserve">in units of </w:t>
      </w:r>
      <w:r w:rsidR="004B4DA4">
        <w:t>ng/mg</w:t>
      </w:r>
      <w:r w:rsidR="00E50506">
        <w:t xml:space="preserve"> product</w:t>
      </w:r>
      <w:r w:rsidR="004B4DA4">
        <w:t xml:space="preserve"> and ng/mL</w:t>
      </w:r>
      <w:r w:rsidR="00E50506">
        <w:t xml:space="preserve"> solution</w:t>
      </w:r>
      <w:r w:rsidR="004B4DA4">
        <w:t xml:space="preserve"> respectively. </w:t>
      </w:r>
      <w:r w:rsidR="00AD10F7">
        <w:t>Similarly</w:t>
      </w:r>
      <w:r w:rsidR="00E50506">
        <w:t>,</w:t>
      </w:r>
      <w:r w:rsidR="00AD10F7">
        <w:t xml:space="preserve"> DNA LRV for all products was stable, </w:t>
      </w:r>
      <w:r w:rsidR="00486101">
        <w:t xml:space="preserve">and </w:t>
      </w:r>
      <w:r w:rsidR="00AD10F7">
        <w:t xml:space="preserve">increasing only for </w:t>
      </w:r>
      <w:proofErr w:type="spellStart"/>
      <w:r w:rsidR="00AD10F7">
        <w:t>mAb</w:t>
      </w:r>
      <w:proofErr w:type="spellEnd"/>
      <w:r w:rsidR="00AD10F7">
        <w:t xml:space="preserve"> 2 at 25 cycles though unfortunately with its endpoint measurement returned no result upon analysis.</w:t>
      </w:r>
      <w:r w:rsidR="00AD2EDB">
        <w:t xml:space="preserve"> </w:t>
      </w:r>
      <w:r w:rsidR="00A90B66">
        <w:t xml:space="preserve">Generally, </w:t>
      </w:r>
      <w:r w:rsidR="000D5764">
        <w:t xml:space="preserve">weak or </w:t>
      </w:r>
      <w:r w:rsidR="00A90B66">
        <w:t>no correlation was observed between</w:t>
      </w:r>
      <w:r w:rsidR="000D5764">
        <w:t xml:space="preserve"> impurity</w:t>
      </w:r>
      <w:r w:rsidR="00A90B66">
        <w:t xml:space="preserve"> clearance</w:t>
      </w:r>
      <w:r w:rsidR="00461751">
        <w:t>, based on each product’s first cycle,</w:t>
      </w:r>
      <w:r w:rsidR="00A90B66">
        <w:t xml:space="preserve"> and </w:t>
      </w:r>
      <w:r w:rsidR="000D5764">
        <w:t>feed impurity content for DNA (R</w:t>
      </w:r>
      <w:r w:rsidR="000D5764">
        <w:rPr>
          <w:vertAlign w:val="superscript"/>
        </w:rPr>
        <w:t>2</w:t>
      </w:r>
      <w:r w:rsidR="000D5764">
        <w:t>= 0.43) and HCP (R</w:t>
      </w:r>
      <w:r w:rsidR="000D5764">
        <w:rPr>
          <w:vertAlign w:val="superscript"/>
        </w:rPr>
        <w:t>2</w:t>
      </w:r>
      <w:r w:rsidR="000D5764">
        <w:t xml:space="preserve">= </w:t>
      </w:r>
      <w:r w:rsidR="00461751">
        <w:t>0.14</w:t>
      </w:r>
      <w:r w:rsidR="000D5764">
        <w:t>) respectively.</w:t>
      </w:r>
      <w:r w:rsidR="00461751">
        <w:t xml:space="preserve"> </w:t>
      </w:r>
      <w:r w:rsidR="00462077">
        <w:t xml:space="preserve">HCP and </w:t>
      </w:r>
      <w:r w:rsidR="00486101">
        <w:t xml:space="preserve">DNA LRV </w:t>
      </w:r>
      <w:r w:rsidR="00717033">
        <w:t>values were</w:t>
      </w:r>
      <w:r w:rsidR="00486101">
        <w:t xml:space="preserve"> higher than values reported elsewhere</w:t>
      </w:r>
      <w:r w:rsidR="007C06BF">
        <w:t xml:space="preserve"> for the Gore</w:t>
      </w:r>
      <w:r w:rsidR="007C06BF">
        <w:rPr>
          <w:rFonts w:cstheme="minorHAnsi"/>
        </w:rPr>
        <w:t>®</w:t>
      </w:r>
      <w:r w:rsidR="007C06BF">
        <w:t xml:space="preserve"> Capture Device</w:t>
      </w:r>
      <w:r w:rsidR="00332594">
        <w:t xml:space="preserve"> and 3 other </w:t>
      </w:r>
      <w:r w:rsidR="001B122E">
        <w:t>membrane adsorbers</w:t>
      </w:r>
      <w:r w:rsidR="00486101">
        <w:fldChar w:fldCharType="begin"/>
      </w:r>
      <w:r w:rsidR="005E1E08">
        <w:instrText xml:space="preserve"> ADDIN EN.CITE &lt;EndNote&gt;&lt;Cite&gt;&lt;Author&gt;Osuofa&lt;/Author&gt;&lt;Year&gt;2023&lt;/Year&gt;&lt;RecNum&gt;27&lt;/RecNum&gt;&lt;DisplayText&gt;&lt;style face="superscript"&gt;16&lt;/style&gt;&lt;/DisplayText&gt;&lt;record&gt;&lt;rec-number&gt;27&lt;/rec-number&gt;&lt;foreign-keys&gt;&lt;key app="EN" db-id="sfaxzsaf8pevpderx0lv2spqezr5rav0dd9p" timestamp="1706661991" guid="bb5d4358-0243-4d41-ba19-b0ffbb19c7b4"&gt;27&lt;/key&gt;&lt;/foreign-keys&gt;&lt;ref-type name="Journal Article"&gt;17&lt;/ref-type&gt;&lt;contributors&gt;&lt;authors&gt;&lt;author&gt;Osuofa, J.&lt;/author&gt;&lt;author&gt;Husson, S. M.&lt;/author&gt;&lt;/authors&gt;&lt;/contributors&gt;&lt;auth-address&gt;Department of Chemical and Biomolecular Engineering, Clemson University, Clemson, SC 29634, USA.&lt;/auth-address&gt;&lt;titles&gt;&lt;title&gt;Comparative Evaluation of Commercial Protein A Membranes for the Rapid Purification of Antibodies&lt;/title&gt;&lt;secondary-title&gt;Membranes (Basel)&lt;/secondary-title&gt;&lt;/titles&gt;&lt;periodical&gt;&lt;full-title&gt;Membranes (Basel)&lt;/full-title&gt;&lt;/periodical&gt;&lt;volume&gt;13&lt;/volume&gt;&lt;number&gt;5&lt;/number&gt;&lt;edition&gt;20230512&lt;/edition&gt;&lt;keywords&gt;&lt;keyword&gt;Protein A&lt;/keyword&gt;&lt;keyword&gt;bioprocessing industry&lt;/keyword&gt;&lt;keyword&gt;dynamic binding capacity&lt;/keyword&gt;&lt;keyword&gt;elution volume&lt;/keyword&gt;&lt;keyword&gt;impurity clearance&lt;/keyword&gt;&lt;keyword&gt;membrane chromatography&lt;/keyword&gt;&lt;keyword&gt;monoclonal antibody&lt;/keyword&gt;&lt;keyword&gt;permeability&lt;/keyword&gt;&lt;/keywords&gt;&lt;dates&gt;&lt;year&gt;2023&lt;/year&gt;&lt;pub-dates&gt;&lt;date&gt;May 12&lt;/date&gt;&lt;/pub-dates&gt;&lt;/dates&gt;&lt;isbn&gt;2077-0375 (Print)&amp;#xD;2077-0375 (Electronic)&amp;#xD;2077-0375 (Linking)&lt;/isbn&gt;&lt;accession-num&gt;37233572&lt;/accession-num&gt;&lt;urls&gt;&lt;related-urls&gt;&lt;url&gt;https://www.ncbi.nlm.nih.gov/pubmed/37233572&lt;/url&gt;&lt;/related-urls&gt;&lt;/urls&gt;&lt;custom1&gt;Scott Husson has an ongoing financial interest in Purilogics and provides consulting services to the Company.&lt;/custom1&gt;&lt;custom2&gt;PMC10220532&lt;/custom2&gt;&lt;electronic-resource-num&gt;10.3390/membranes13050511&lt;/electronic-resource-num&gt;&lt;remote-database-name&gt;PubMed-not-MEDLINE&lt;/remote-database-name&gt;&lt;remote-database-provider&gt;NLM&lt;/remote-database-provider&gt;&lt;/record&gt;&lt;/Cite&gt;&lt;/EndNote&gt;</w:instrText>
      </w:r>
      <w:r w:rsidR="00486101">
        <w:fldChar w:fldCharType="separate"/>
      </w:r>
      <w:r w:rsidR="005E1E08" w:rsidRPr="005E1E08">
        <w:rPr>
          <w:noProof/>
          <w:vertAlign w:val="superscript"/>
        </w:rPr>
        <w:t>16</w:t>
      </w:r>
      <w:r w:rsidR="00486101">
        <w:fldChar w:fldCharType="end"/>
      </w:r>
      <w:r w:rsidR="00486101">
        <w:t xml:space="preserve"> though </w:t>
      </w:r>
      <w:r w:rsidR="008E2451">
        <w:t>impurity</w:t>
      </w:r>
      <w:r w:rsidR="004C3D92">
        <w:t xml:space="preserve"> loads</w:t>
      </w:r>
      <w:r w:rsidR="008E2451">
        <w:t xml:space="preserve"> for HCP and DNA</w:t>
      </w:r>
      <w:r w:rsidR="004C3D92">
        <w:t xml:space="preserve"> were</w:t>
      </w:r>
      <w:r w:rsidR="008E2451">
        <w:t xml:space="preserve"> either</w:t>
      </w:r>
      <w:r w:rsidR="00462077">
        <w:t xml:space="preserve"> comparable </w:t>
      </w:r>
      <w:r w:rsidR="008E2451">
        <w:t>or</w:t>
      </w:r>
      <w:r w:rsidR="00462077">
        <w:t xml:space="preserve"> </w:t>
      </w:r>
      <w:r w:rsidR="005244B6">
        <w:t>more than</w:t>
      </w:r>
      <w:r w:rsidR="004C3D92">
        <w:t xml:space="preserve"> </w:t>
      </w:r>
      <w:r w:rsidR="00153122">
        <w:t>an order of magnitude lower</w:t>
      </w:r>
      <w:r w:rsidR="00462077">
        <w:t xml:space="preserve"> respectively</w:t>
      </w:r>
      <w:r w:rsidR="008E2451">
        <w:t xml:space="preserve"> where </w:t>
      </w:r>
      <w:r w:rsidR="00462077">
        <w:t>different HCP ELISA kits were used for quantification</w:t>
      </w:r>
      <w:r w:rsidR="00462077">
        <w:fldChar w:fldCharType="begin"/>
      </w:r>
      <w:r w:rsidR="005E1E08">
        <w:instrText xml:space="preserve"> ADDIN EN.CITE &lt;EndNote&gt;&lt;Cite&gt;&lt;Author&gt;Osuofa&lt;/Author&gt;&lt;Year&gt;2023&lt;/Year&gt;&lt;RecNum&gt;27&lt;/RecNum&gt;&lt;DisplayText&gt;&lt;style face="superscript"&gt;16&lt;/style&gt;&lt;/DisplayText&gt;&lt;record&gt;&lt;rec-number&gt;27&lt;/rec-number&gt;&lt;foreign-keys&gt;&lt;key app="EN" db-id="sfaxzsaf8pevpderx0lv2spqezr5rav0dd9p" timestamp="1706661991" guid="bb5d4358-0243-4d41-ba19-b0ffbb19c7b4"&gt;27&lt;/key&gt;&lt;/foreign-keys&gt;&lt;ref-type name="Journal Article"&gt;17&lt;/ref-type&gt;&lt;contributors&gt;&lt;authors&gt;&lt;author&gt;Osuofa, J.&lt;/author&gt;&lt;author&gt;Husson, S. M.&lt;/author&gt;&lt;/authors&gt;&lt;/contributors&gt;&lt;auth-address&gt;Department of Chemical and Biomolecular Engineering, Clemson University, Clemson, SC 29634, USA.&lt;/auth-address&gt;&lt;titles&gt;&lt;title&gt;Comparative Evaluation of Commercial Protein A Membranes for the Rapid Purification of Antibodies&lt;/title&gt;&lt;secondary-title&gt;Membranes (Basel)&lt;/secondary-title&gt;&lt;/titles&gt;&lt;periodical&gt;&lt;full-title&gt;Membranes (Basel)&lt;/full-title&gt;&lt;/periodical&gt;&lt;volume&gt;13&lt;/volume&gt;&lt;number&gt;5&lt;/number&gt;&lt;edition&gt;20230512&lt;/edition&gt;&lt;keywords&gt;&lt;keyword&gt;Protein A&lt;/keyword&gt;&lt;keyword&gt;bioprocessing industry&lt;/keyword&gt;&lt;keyword&gt;dynamic binding capacity&lt;/keyword&gt;&lt;keyword&gt;elution volume&lt;/keyword&gt;&lt;keyword&gt;impurity clearance&lt;/keyword&gt;&lt;keyword&gt;membrane chromatography&lt;/keyword&gt;&lt;keyword&gt;monoclonal antibody&lt;/keyword&gt;&lt;keyword&gt;permeability&lt;/keyword&gt;&lt;/keywords&gt;&lt;dates&gt;&lt;year&gt;2023&lt;/year&gt;&lt;pub-dates&gt;&lt;date&gt;May 12&lt;/date&gt;&lt;/pub-dates&gt;&lt;/dates&gt;&lt;isbn&gt;2077-0375 (Print)&amp;#xD;2077-0375 (Electronic)&amp;#xD;2077-0375 (Linking)&lt;/isbn&gt;&lt;accession-num&gt;37233572&lt;/accession-num&gt;&lt;urls&gt;&lt;related-urls&gt;&lt;url&gt;https://www.ncbi.nlm.nih.gov/pubmed/37233572&lt;/url&gt;&lt;/related-urls&gt;&lt;/urls&gt;&lt;custom1&gt;Scott Husson has an ongoing financial interest in Purilogics and provides consulting services to the Company.&lt;/custom1&gt;&lt;custom2&gt;PMC10220532&lt;/custom2&gt;&lt;electronic-resource-num&gt;10.3390/membranes13050511&lt;/electronic-resource-num&gt;&lt;remote-database-name&gt;PubMed-not-MEDLINE&lt;/remote-database-name&gt;&lt;remote-database-provider&gt;NLM&lt;/remote-database-provider&gt;&lt;/record&gt;&lt;/Cite&gt;&lt;/EndNote&gt;</w:instrText>
      </w:r>
      <w:r w:rsidR="00462077">
        <w:fldChar w:fldCharType="separate"/>
      </w:r>
      <w:r w:rsidR="005E1E08" w:rsidRPr="005E1E08">
        <w:rPr>
          <w:noProof/>
          <w:vertAlign w:val="superscript"/>
        </w:rPr>
        <w:t>16</w:t>
      </w:r>
      <w:r w:rsidR="00462077">
        <w:fldChar w:fldCharType="end"/>
      </w:r>
      <w:r w:rsidR="00A05D5B">
        <w:t xml:space="preserve"> and DNA methods </w:t>
      </w:r>
      <w:r w:rsidR="008A45A7">
        <w:t xml:space="preserve">varied (either fluorescence or q-PCR based) which may have contributed to discrepancies. </w:t>
      </w:r>
      <w:r w:rsidR="009F5AB6" w:rsidRPr="009F5AB6">
        <w:t>Additionally, the higher impurity clearance seen in our study may have resulted from the inclusion of a high salt wash step to remove non-specifically bound HCPs and DNAs; this step was</w:t>
      </w:r>
      <w:r w:rsidR="009F5AB6">
        <w:t xml:space="preserve"> </w:t>
      </w:r>
      <w:r w:rsidR="00043D4D">
        <w:t>not used</w:t>
      </w:r>
      <w:r w:rsidR="009F5AB6" w:rsidRPr="009F5AB6">
        <w:t xml:space="preserve"> in other work</w:t>
      </w:r>
      <w:r w:rsidR="009F5AB6">
        <w:fldChar w:fldCharType="begin"/>
      </w:r>
      <w:r w:rsidR="005E1E08">
        <w:instrText xml:space="preserve"> ADDIN EN.CITE &lt;EndNote&gt;&lt;Cite&gt;&lt;Author&gt;Osuofa&lt;/Author&gt;&lt;Year&gt;2023&lt;/Year&gt;&lt;RecNum&gt;27&lt;/RecNum&gt;&lt;DisplayText&gt;&lt;style face="superscript"&gt;16&lt;/style&gt;&lt;/DisplayText&gt;&lt;record&gt;&lt;rec-number&gt;27&lt;/rec-number&gt;&lt;foreign-keys&gt;&lt;key app="EN" db-id="sfaxzsaf8pevpderx0lv2spqezr5rav0dd9p" timestamp="1706661991" guid="bb5d4358-0243-4d41-ba19-b0ffbb19c7b4"&gt;27&lt;/key&gt;&lt;/foreign-keys&gt;&lt;ref-type name="Journal Article"&gt;17&lt;/ref-type&gt;&lt;contributors&gt;&lt;authors&gt;&lt;author&gt;Osuofa, J.&lt;/author&gt;&lt;author&gt;Husson, S. M.&lt;/author&gt;&lt;/authors&gt;&lt;/contributors&gt;&lt;auth-address&gt;Department of Chemical and Biomolecular Engineering, Clemson University, Clemson, SC 29634, USA.&lt;/auth-address&gt;&lt;titles&gt;&lt;title&gt;Comparative Evaluation of Commercial Protein A Membranes for the Rapid Purification of Antibodies&lt;/title&gt;&lt;secondary-title&gt;Membranes (Basel)&lt;/secondary-title&gt;&lt;/titles&gt;&lt;periodical&gt;&lt;full-title&gt;Membranes (Basel)&lt;/full-title&gt;&lt;/periodical&gt;&lt;volume&gt;13&lt;/volume&gt;&lt;number&gt;5&lt;/number&gt;&lt;edition&gt;20230512&lt;/edition&gt;&lt;keywords&gt;&lt;keyword&gt;Protein A&lt;/keyword&gt;&lt;keyword&gt;bioprocessing industry&lt;/keyword&gt;&lt;keyword&gt;dynamic binding capacity&lt;/keyword&gt;&lt;keyword&gt;elution volume&lt;/keyword&gt;&lt;keyword&gt;impurity clearance&lt;/keyword&gt;&lt;keyword&gt;membrane chromatography&lt;/keyword&gt;&lt;keyword&gt;monoclonal antibody&lt;/keyword&gt;&lt;keyword&gt;permeability&lt;/keyword&gt;&lt;/keywords&gt;&lt;dates&gt;&lt;year&gt;2023&lt;/year&gt;&lt;pub-dates&gt;&lt;date&gt;May 12&lt;/date&gt;&lt;/pub-dates&gt;&lt;/dates&gt;&lt;isbn&gt;2077-0375 (Print)&amp;#xD;2077-0375 (Electronic)&amp;#xD;2077-0375 (Linking)&lt;/isbn&gt;&lt;accession-num&gt;37233572&lt;/accession-num&gt;&lt;urls&gt;&lt;related-urls&gt;&lt;url&gt;https://www.ncbi.nlm.nih.gov/pubmed/37233572&lt;/url&gt;&lt;/related-urls&gt;&lt;/urls&gt;&lt;custom1&gt;Scott Husson has an ongoing financial interest in Purilogics and provides consulting services to the Company.&lt;/custom1&gt;&lt;custom2&gt;PMC10220532&lt;/custom2&gt;&lt;electronic-resource-num&gt;10.3390/membranes13050511&lt;/electronic-resource-num&gt;&lt;remote-database-name&gt;PubMed-not-MEDLINE&lt;/remote-database-name&gt;&lt;remote-database-provider&gt;NLM&lt;/remote-database-provider&gt;&lt;/record&gt;&lt;/Cite&gt;&lt;/EndNote&gt;</w:instrText>
      </w:r>
      <w:r w:rsidR="009F5AB6">
        <w:fldChar w:fldCharType="separate"/>
      </w:r>
      <w:r w:rsidR="005E1E08" w:rsidRPr="005E1E08">
        <w:rPr>
          <w:noProof/>
          <w:vertAlign w:val="superscript"/>
        </w:rPr>
        <w:t>16</w:t>
      </w:r>
      <w:r w:rsidR="009F5AB6">
        <w:fldChar w:fldCharType="end"/>
      </w:r>
      <w:r w:rsidR="009F5AB6" w:rsidRPr="009F5AB6">
        <w:t xml:space="preserve">. </w:t>
      </w:r>
      <w:r w:rsidR="00371D01">
        <w:t>The wash</w:t>
      </w:r>
      <w:r w:rsidR="009F5AB6" w:rsidRPr="009F5AB6">
        <w:t xml:space="preserve"> potentially compensated for the longer residence time and lower safety factor used in our study compared to </w:t>
      </w:r>
      <w:r w:rsidR="00371D01">
        <w:t>previous studies</w:t>
      </w:r>
      <w:r w:rsidR="009F5AB6" w:rsidRPr="009F5AB6">
        <w:t>.</w:t>
      </w:r>
    </w:p>
    <w:p w14:paraId="2DB9E746" w14:textId="2852F6D6" w:rsidR="00C6343B" w:rsidRDefault="00AD10F7" w:rsidP="00B757AC">
      <w:pPr>
        <w:spacing w:before="240"/>
        <w:jc w:val="both"/>
      </w:pPr>
      <w:r>
        <w:t>Comparing the performance to a platform affinity process for mAb1</w:t>
      </w:r>
      <w:r w:rsidRPr="00A840A5">
        <w:t xml:space="preserve"> </w:t>
      </w:r>
      <w:r>
        <w:t xml:space="preserve">using a </w:t>
      </w:r>
      <w:proofErr w:type="spellStart"/>
      <w:r>
        <w:t>MabSelect</w:t>
      </w:r>
      <w:r w:rsidRPr="00094D9F">
        <w:t>™</w:t>
      </w:r>
      <w:r>
        <w:t>SuRe</w:t>
      </w:r>
      <w:proofErr w:type="spellEnd"/>
      <w:r w:rsidRPr="00094D9F">
        <w:t>™</w:t>
      </w:r>
      <w:r>
        <w:t xml:space="preserve"> (previously used and sanitized), HCP clearance for the first cycle</w:t>
      </w:r>
      <w:r w:rsidR="006C3746">
        <w:t xml:space="preserve"> </w:t>
      </w:r>
      <w:r>
        <w:t xml:space="preserve">for the </w:t>
      </w:r>
      <w:r w:rsidR="00F009A2">
        <w:t>Gore</w:t>
      </w:r>
      <w:r w:rsidR="00725045" w:rsidRPr="00725045">
        <w:t>®</w:t>
      </w:r>
      <w:r>
        <w:t xml:space="preserve"> membrane was slightly lower (LRV MSS=2.4-3.0; n=3), DNA clearance was consistent (LRV MSS =2.6-3.7; n=3</w:t>
      </w:r>
      <w:r w:rsidR="00B63A37">
        <w:t xml:space="preserve"> runs</w:t>
      </w:r>
      <w:r>
        <w:t xml:space="preserve">), and percent recovery was slightly, </w:t>
      </w:r>
      <w:r w:rsidRPr="00734B6D">
        <w:rPr>
          <w:i/>
          <w:iCs/>
        </w:rPr>
        <w:t>ca</w:t>
      </w:r>
      <w:r w:rsidRPr="00285DE0">
        <w:t xml:space="preserve">. </w:t>
      </w:r>
      <w:r>
        <w:t>5%, higher (MSS = 94.6 – 96.6</w:t>
      </w:r>
      <w:r w:rsidR="00B7741F">
        <w:t xml:space="preserve"> %</w:t>
      </w:r>
      <w:r>
        <w:t>, n=3</w:t>
      </w:r>
      <w:r w:rsidR="00CC0367">
        <w:t xml:space="preserve"> runs</w:t>
      </w:r>
      <w:r>
        <w:t>); data not shown.</w:t>
      </w:r>
      <w:r w:rsidR="007D37B3">
        <w:t xml:space="preserve"> </w:t>
      </w:r>
      <w:r w:rsidR="00E46AE4">
        <w:t xml:space="preserve">When </w:t>
      </w:r>
      <w:proofErr w:type="spellStart"/>
      <w:r w:rsidR="00E46AE4">
        <w:t>Sartobind</w:t>
      </w:r>
      <w:proofErr w:type="spellEnd"/>
      <w:r w:rsidR="00E46AE4">
        <w:t xml:space="preserve"> </w:t>
      </w:r>
      <w:r w:rsidR="00575BB1">
        <w:t>Rapid</w:t>
      </w:r>
      <w:r w:rsidR="00E46AE4">
        <w:t xml:space="preserve"> A </w:t>
      </w:r>
      <w:r w:rsidR="00CB6917">
        <w:t xml:space="preserve">purification </w:t>
      </w:r>
      <w:r w:rsidR="00E46AE4">
        <w:t xml:space="preserve">was compared with </w:t>
      </w:r>
      <w:proofErr w:type="spellStart"/>
      <w:r w:rsidR="00E46AE4">
        <w:t>MabSelect</w:t>
      </w:r>
      <w:r w:rsidR="00E46AE4" w:rsidRPr="7B1433BE">
        <w:t>™</w:t>
      </w:r>
      <w:r w:rsidR="00E46AE4">
        <w:t>Sure</w:t>
      </w:r>
      <w:proofErr w:type="spellEnd"/>
      <w:r w:rsidR="00E46AE4" w:rsidRPr="7B1433BE">
        <w:t>™</w:t>
      </w:r>
      <w:r w:rsidR="00CB6917">
        <w:t xml:space="preserve">, </w:t>
      </w:r>
      <w:r w:rsidR="00E06C66">
        <w:t>recovery</w:t>
      </w:r>
      <w:r w:rsidR="00F50787">
        <w:t xml:space="preserve"> (</w:t>
      </w:r>
      <w:r w:rsidR="00AD1576">
        <w:t xml:space="preserve">94.7-96.4 %) and </w:t>
      </w:r>
      <w:r w:rsidR="00CB6917">
        <w:t>HCP reduction (LRV</w:t>
      </w:r>
      <w:r w:rsidR="00592822">
        <w:t xml:space="preserve"> </w:t>
      </w:r>
      <w:r w:rsidR="00592822">
        <w:rPr>
          <w:i/>
          <w:iCs/>
        </w:rPr>
        <w:t xml:space="preserve">ca. </w:t>
      </w:r>
      <w:r w:rsidR="00CB6917">
        <w:t>2</w:t>
      </w:r>
      <w:r w:rsidR="00592822">
        <w:t xml:space="preserve">) </w:t>
      </w:r>
      <w:r w:rsidR="00AD1576">
        <w:t>were</w:t>
      </w:r>
      <w:r w:rsidR="00991ED5">
        <w:t xml:space="preserve"> comparable while host cell DNA removal was slightly higher (LRV</w:t>
      </w:r>
      <w:r w:rsidR="006528DE">
        <w:t xml:space="preserve"> </w:t>
      </w:r>
      <w:r w:rsidR="006528DE">
        <w:rPr>
          <w:i/>
          <w:iCs/>
        </w:rPr>
        <w:t>ca</w:t>
      </w:r>
      <w:r w:rsidR="006528DE">
        <w:t>. 2-3)</w:t>
      </w:r>
      <w:r w:rsidR="007155BB">
        <w:t xml:space="preserve"> for the membrane</w:t>
      </w:r>
      <w:r w:rsidR="00FB710A">
        <w:t xml:space="preserve"> for an IgG1 tested</w:t>
      </w:r>
      <w:r w:rsidR="009A64BE">
        <w:t xml:space="preserve"> (</w:t>
      </w:r>
      <w:proofErr w:type="spellStart"/>
      <w:r w:rsidR="009A64BE">
        <w:t>pI</w:t>
      </w:r>
      <w:proofErr w:type="spellEnd"/>
      <w:r w:rsidR="009A64BE">
        <w:t xml:space="preserve"> =8.4, 145</w:t>
      </w:r>
      <w:r w:rsidR="00C13B7C">
        <w:t xml:space="preserve">.4 </w:t>
      </w:r>
      <w:proofErr w:type="spellStart"/>
      <w:r w:rsidR="009A64BE">
        <w:t>kDa</w:t>
      </w:r>
      <w:proofErr w:type="spellEnd"/>
      <w:r w:rsidR="009A64BE">
        <w:t>)</w:t>
      </w:r>
      <w:r w:rsidR="00AD1576">
        <w:fldChar w:fldCharType="begin"/>
      </w:r>
      <w:r w:rsidR="005E1E08">
        <w:instrText xml:space="preserve"> ADDIN EN.CITE &lt;EndNote&gt;&lt;Cite&gt;&lt;Author&gt;Ricarda A. Busse*&lt;/Author&gt;&lt;Year&gt;2022&lt;/Year&gt;&lt;RecNum&gt;54&lt;/RecNum&gt;&lt;DisplayText&gt;&lt;style face="superscript"&gt;15&lt;/style&gt;&lt;/DisplayText&gt;&lt;record&gt;&lt;rec-number&gt;54&lt;/rec-number&gt;&lt;foreign-keys&gt;&lt;key app="EN" db-id="sfaxzsaf8pevpderx0lv2spqezr5rav0dd9p" timestamp="1707354826"&gt;54&lt;/key&gt;&lt;/foreign-keys&gt;&lt;ref-type name="Journal Article"&gt;17&lt;/ref-type&gt;&lt;contributors&gt;&lt;authors&gt;&lt;author&gt;Ricarda A. Busse*, Mario Gruenberg, Kim B. Kuchemueller, Katrin Toeppner, Patrick Adametz, Volkmar Thom&lt;/author&gt;&lt;/authors&gt;&lt;/contributors&gt;&lt;titles&gt;&lt;title&gt;Sartobind® Rapid A: Comparable High Product Quality as Protein A Resins at High Productivity&lt;/title&gt;&lt;secondary-title&gt;Satrorius&lt;/secondary-title&gt;&lt;/titles&gt;&lt;periodical&gt;&lt;full-title&gt;Satrorius&lt;/full-title&gt;&lt;/periodical&gt;&lt;dates&gt;&lt;year&gt;2022&lt;/year&gt;&lt;pub-dates&gt;&lt;date&gt;2022-June-28&lt;/date&gt;&lt;/pub-dates&gt;&lt;/dates&gt;&lt;work-type&gt;Application Note&lt;/work-type&gt;&lt;urls&gt;&lt;/urls&gt;&lt;/record&gt;&lt;/Cite&gt;&lt;/EndNote&gt;</w:instrText>
      </w:r>
      <w:r w:rsidR="00AD1576">
        <w:fldChar w:fldCharType="separate"/>
      </w:r>
      <w:r w:rsidR="005E1E08" w:rsidRPr="005E1E08">
        <w:rPr>
          <w:noProof/>
          <w:vertAlign w:val="superscript"/>
        </w:rPr>
        <w:t>15</w:t>
      </w:r>
      <w:r w:rsidR="00AD1576">
        <w:fldChar w:fldCharType="end"/>
      </w:r>
      <w:r w:rsidR="00BF2DC7">
        <w:t xml:space="preserve">. </w:t>
      </w:r>
    </w:p>
    <w:p w14:paraId="42F55A95" w14:textId="103AB726" w:rsidR="0081685E" w:rsidRDefault="00FB04D4" w:rsidP="00280727">
      <w:pPr>
        <w:jc w:val="both"/>
      </w:pPr>
      <w:r w:rsidRPr="00FB04D4">
        <w:rPr>
          <w:noProof/>
        </w:rPr>
        <w:lastRenderedPageBreak/>
        <w:drawing>
          <wp:inline distT="0" distB="0" distL="0" distR="0" wp14:anchorId="582813BD" wp14:editId="4EA015E5">
            <wp:extent cx="5943600" cy="3636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4F45" w14:textId="162EBB18" w:rsidR="008C3152" w:rsidRPr="00CF6A39" w:rsidRDefault="00B219A3" w:rsidP="00280727">
      <w:pPr>
        <w:jc w:val="both"/>
        <w:rPr>
          <w:i/>
          <w:iCs/>
        </w:rPr>
      </w:pPr>
      <w:r w:rsidRPr="00543714">
        <w:rPr>
          <w:b/>
          <w:bCs/>
          <w:i/>
          <w:iCs/>
        </w:rPr>
        <w:t xml:space="preserve">Figure </w:t>
      </w:r>
      <w:r w:rsidR="00C93729" w:rsidRPr="00543714">
        <w:rPr>
          <w:b/>
          <w:bCs/>
          <w:i/>
          <w:iCs/>
        </w:rPr>
        <w:t>2</w:t>
      </w:r>
      <w:r w:rsidRPr="00543714">
        <w:rPr>
          <w:i/>
          <w:iCs/>
        </w:rPr>
        <w:t xml:space="preserve">. Product purity and impurity log value reduction for four </w:t>
      </w:r>
      <w:r w:rsidR="00B31979" w:rsidRPr="00543714">
        <w:rPr>
          <w:i/>
          <w:iCs/>
        </w:rPr>
        <w:t>Fc</w:t>
      </w:r>
      <w:r w:rsidRPr="00543714">
        <w:rPr>
          <w:i/>
          <w:iCs/>
        </w:rPr>
        <w:t xml:space="preserve"> containing products, </w:t>
      </w:r>
      <w:proofErr w:type="spellStart"/>
      <w:r w:rsidRPr="00543714">
        <w:rPr>
          <w:i/>
          <w:iCs/>
        </w:rPr>
        <w:t>mAb</w:t>
      </w:r>
      <w:proofErr w:type="spellEnd"/>
      <w:r w:rsidRPr="00543714">
        <w:rPr>
          <w:i/>
          <w:iCs/>
        </w:rPr>
        <w:t xml:space="preserve"> 1,</w:t>
      </w:r>
      <w:r w:rsidR="00BD33AC" w:rsidRPr="00543714">
        <w:rPr>
          <w:i/>
          <w:iCs/>
        </w:rPr>
        <w:t xml:space="preserve"> </w:t>
      </w:r>
      <w:proofErr w:type="spellStart"/>
      <w:r w:rsidR="008B783D">
        <w:rPr>
          <w:i/>
          <w:iCs/>
        </w:rPr>
        <w:t>mAb</w:t>
      </w:r>
      <w:proofErr w:type="spellEnd"/>
      <w:r w:rsidR="008B783D">
        <w:rPr>
          <w:i/>
          <w:iCs/>
        </w:rPr>
        <w:t xml:space="preserve"> </w:t>
      </w:r>
      <w:r w:rsidRPr="00543714">
        <w:rPr>
          <w:i/>
          <w:iCs/>
        </w:rPr>
        <w:t>2,</w:t>
      </w:r>
      <w:r w:rsidR="00BD33AC" w:rsidRPr="00543714">
        <w:rPr>
          <w:i/>
          <w:iCs/>
        </w:rPr>
        <w:t xml:space="preserve"> </w:t>
      </w:r>
      <w:r w:rsidR="008B783D">
        <w:rPr>
          <w:i/>
          <w:iCs/>
        </w:rPr>
        <w:t>Bs-1</w:t>
      </w:r>
      <w:r w:rsidRPr="00543714">
        <w:rPr>
          <w:i/>
          <w:iCs/>
        </w:rPr>
        <w:t xml:space="preserve">, and </w:t>
      </w:r>
      <w:r w:rsidR="008B783D">
        <w:rPr>
          <w:i/>
          <w:iCs/>
        </w:rPr>
        <w:t>Fc-1</w:t>
      </w:r>
      <w:r w:rsidRPr="00543714">
        <w:rPr>
          <w:i/>
          <w:iCs/>
        </w:rPr>
        <w:t>. HPLC-SEC based monomer purity (</w:t>
      </w:r>
      <w:r w:rsidR="008B783D">
        <w:rPr>
          <w:i/>
          <w:iCs/>
        </w:rPr>
        <w:t>Panel A</w:t>
      </w:r>
      <w:r w:rsidRPr="00543714">
        <w:rPr>
          <w:i/>
          <w:iCs/>
        </w:rPr>
        <w:t>) and aggregate (</w:t>
      </w:r>
      <w:r w:rsidR="008B783D">
        <w:rPr>
          <w:i/>
          <w:iCs/>
        </w:rPr>
        <w:t>Panel B</w:t>
      </w:r>
      <w:r w:rsidRPr="00543714">
        <w:rPr>
          <w:i/>
          <w:iCs/>
        </w:rPr>
        <w:t>), along with residuals clearance for HCP (</w:t>
      </w:r>
      <w:r w:rsidR="008B783D">
        <w:rPr>
          <w:i/>
          <w:iCs/>
        </w:rPr>
        <w:t>Panel C</w:t>
      </w:r>
      <w:r w:rsidRPr="00543714">
        <w:rPr>
          <w:i/>
          <w:iCs/>
        </w:rPr>
        <w:t>) and DNA (</w:t>
      </w:r>
      <w:r w:rsidR="008B783D">
        <w:rPr>
          <w:i/>
          <w:iCs/>
        </w:rPr>
        <w:t>Panel D</w:t>
      </w:r>
      <w:r w:rsidRPr="00543714">
        <w:rPr>
          <w:i/>
          <w:iCs/>
        </w:rPr>
        <w:t xml:space="preserve">) for each of the products. Generally, all clearance and purity data are stable across cycles. </w:t>
      </w:r>
      <w:r w:rsidR="00E70B41">
        <w:rPr>
          <w:i/>
          <w:iCs/>
        </w:rPr>
        <w:t xml:space="preserve">Initial </w:t>
      </w:r>
      <w:r w:rsidR="0073740E">
        <w:rPr>
          <w:i/>
          <w:iCs/>
        </w:rPr>
        <w:t>HCP and DNA content listed in Table S</w:t>
      </w:r>
      <w:r w:rsidR="00E95FB2">
        <w:rPr>
          <w:i/>
          <w:iCs/>
        </w:rPr>
        <w:t>1</w:t>
      </w:r>
      <w:r w:rsidR="0073740E">
        <w:rPr>
          <w:i/>
          <w:iCs/>
        </w:rPr>
        <w:t xml:space="preserve">. </w:t>
      </w:r>
    </w:p>
    <w:p w14:paraId="3E431967" w14:textId="20CB6D19" w:rsidR="00A0355E" w:rsidRDefault="00E51863" w:rsidP="00A0355E">
      <w:r>
        <w:t xml:space="preserve">The </w:t>
      </w:r>
      <w:r w:rsidR="00897D1B">
        <w:t xml:space="preserve">life cycle </w:t>
      </w:r>
      <w:r>
        <w:t xml:space="preserve">testing occurred </w:t>
      </w:r>
      <w:r w:rsidR="007E61AA">
        <w:t>under a conservative and rigorous sanitization regime, traditionally applied to packed bed</w:t>
      </w:r>
      <w:r w:rsidR="0081685E">
        <w:t xml:space="preserve"> column</w:t>
      </w:r>
      <w:r w:rsidR="007E61AA">
        <w:t>s</w:t>
      </w:r>
      <w:r w:rsidR="00983177">
        <w:fldChar w:fldCharType="begin"/>
      </w:r>
      <w:r w:rsidR="005E1E08">
        <w:instrText xml:space="preserve"> ADDIN EN.CITE &lt;EndNote&gt;&lt;Cite&gt;&lt;Author&gt;David Westman&lt;/Author&gt;&lt;Year&gt;2017&lt;/Year&gt;&lt;RecNum&gt;59&lt;/RecNum&gt;&lt;DisplayText&gt;&lt;style face="superscript"&gt;26&lt;/style&gt;&lt;/DisplayText&gt;&lt;record&gt;&lt;rec-number&gt;59&lt;/rec-number&gt;&lt;foreign-keys&gt;&lt;key app="EN" db-id="sfaxzsaf8pevpderx0lv2spqezr5rav0dd9p" timestamp="1707354826"&gt;59&lt;/key&gt;&lt;/foreign-keys&gt;&lt;ref-type name="Journal Article"&gt;17&lt;/ref-type&gt;&lt;contributors&gt;&lt;authors&gt;&lt;author&gt;David Westman, Annika Forss, Gustav Rodrigo, Thomas Björkman, and Jelena Vasic&lt;/author&gt;&lt;/authors&gt;&lt;/contributors&gt;&lt;titles&gt;&lt;title&gt;A next-generation Protein A resin for improved productivity and bioburden control&lt;/title&gt;&lt;secondary-title&gt;Cytiva&lt;/secondary-title&gt;&lt;/titles&gt;&lt;periodical&gt;&lt;full-title&gt;Cytiva&lt;/full-title&gt;&lt;/periodical&gt;&lt;dates&gt;&lt;year&gt;2017&lt;/year&gt;&lt;/dates&gt;&lt;work-type&gt;Application Note&lt;/work-type&gt;&lt;urls&gt;&lt;/urls&gt;&lt;custom7&gt;CY15160-12Jul20-PT&lt;/custom7&gt;&lt;/record&gt;&lt;/Cite&gt;&lt;/EndNote&gt;</w:instrText>
      </w:r>
      <w:r w:rsidR="00983177">
        <w:fldChar w:fldCharType="separate"/>
      </w:r>
      <w:r w:rsidR="005E1E08" w:rsidRPr="005E1E08">
        <w:rPr>
          <w:noProof/>
          <w:vertAlign w:val="superscript"/>
        </w:rPr>
        <w:t>26</w:t>
      </w:r>
      <w:r w:rsidR="00983177">
        <w:fldChar w:fldCharType="end"/>
      </w:r>
      <w:r>
        <w:t xml:space="preserve"> </w:t>
      </w:r>
      <w:r w:rsidR="00BF18CB">
        <w:t>and</w:t>
      </w:r>
      <w:r>
        <w:t xml:space="preserve"> </w:t>
      </w:r>
      <w:r w:rsidR="00080406">
        <w:t xml:space="preserve">since it was </w:t>
      </w:r>
      <w:r>
        <w:t xml:space="preserve">not recommended by the </w:t>
      </w:r>
      <w:r w:rsidR="0094286C">
        <w:t xml:space="preserve">membrane </w:t>
      </w:r>
      <w:r>
        <w:t xml:space="preserve">manufacturer </w:t>
      </w:r>
      <w:r w:rsidR="00080406">
        <w:t xml:space="preserve">it </w:t>
      </w:r>
      <w:r w:rsidR="00897D1B">
        <w:t>can be considered a stress-test for the membrane</w:t>
      </w:r>
      <w:r w:rsidR="007E61AA">
        <w:t xml:space="preserve">. </w:t>
      </w:r>
      <w:r w:rsidR="00C80B84">
        <w:t xml:space="preserve">The left panel of </w:t>
      </w:r>
      <w:r>
        <w:t xml:space="preserve">Figure </w:t>
      </w:r>
      <w:r w:rsidR="00080406">
        <w:t xml:space="preserve">3 </w:t>
      </w:r>
      <w:r>
        <w:t xml:space="preserve">shows </w:t>
      </w:r>
      <w:r w:rsidR="00897D1B">
        <w:t xml:space="preserve">product </w:t>
      </w:r>
      <w:r>
        <w:t xml:space="preserve">recovery percentage over 50 cycles for four products. </w:t>
      </w:r>
      <w:r w:rsidR="00897D1B">
        <w:t xml:space="preserve">Generally, recovery decreased by </w:t>
      </w:r>
      <w:r w:rsidR="00032C7E">
        <w:t>~10-</w:t>
      </w:r>
      <w:r w:rsidR="00897D1B">
        <w:t>20% for</w:t>
      </w:r>
      <w:r w:rsidR="00032C7E">
        <w:t xml:space="preserve"> </w:t>
      </w:r>
      <w:r w:rsidR="008E3167">
        <w:t xml:space="preserve">all products except </w:t>
      </w:r>
      <w:proofErr w:type="spellStart"/>
      <w:r w:rsidR="009760EB">
        <w:t>mAb</w:t>
      </w:r>
      <w:proofErr w:type="spellEnd"/>
      <w:r w:rsidR="009760EB">
        <w:t xml:space="preserve"> 1 that </w:t>
      </w:r>
      <w:r w:rsidR="00032C7E">
        <w:t xml:space="preserve">was relatively </w:t>
      </w:r>
      <w:r w:rsidR="00DD0BC7">
        <w:t>unchanged</w:t>
      </w:r>
      <w:r w:rsidR="00FD0FC5">
        <w:t xml:space="preserve"> </w:t>
      </w:r>
      <w:r w:rsidR="0081685E">
        <w:t>overall</w:t>
      </w:r>
      <w:r w:rsidR="00FD0FC5">
        <w:t>,</w:t>
      </w:r>
      <w:r w:rsidR="0081685E">
        <w:t xml:space="preserve"> </w:t>
      </w:r>
      <w:r w:rsidR="00032C7E">
        <w:t>showing some product specific behavior.</w:t>
      </w:r>
      <w:r w:rsidR="000D1C6B">
        <w:t xml:space="preserve"> </w:t>
      </w:r>
      <w:r w:rsidR="00A0355E">
        <w:t>Since recovery loss appears at least partly molecule specific and doesn’t appear related to size, isotype,</w:t>
      </w:r>
      <w:r w:rsidR="00911E9B">
        <w:t xml:space="preserve"> or </w:t>
      </w:r>
      <w:proofErr w:type="spellStart"/>
      <w:r w:rsidR="00911E9B">
        <w:t>pI</w:t>
      </w:r>
      <w:proofErr w:type="spellEnd"/>
      <w:r w:rsidR="00911E9B">
        <w:t xml:space="preserve"> differences, or </w:t>
      </w:r>
      <w:r w:rsidR="00FD0FC5">
        <w:t xml:space="preserve">variable </w:t>
      </w:r>
      <w:r w:rsidR="00911E9B">
        <w:t xml:space="preserve">heavy chain </w:t>
      </w:r>
      <w:r w:rsidR="00FD0FC5">
        <w:t>(</w:t>
      </w:r>
      <w:r w:rsidR="00911E9B">
        <w:t>V</w:t>
      </w:r>
      <w:r w:rsidR="00911E9B" w:rsidRPr="00FE4129">
        <w:rPr>
          <w:vertAlign w:val="subscript"/>
        </w:rPr>
        <w:t>H</w:t>
      </w:r>
      <w:r w:rsidR="00FD0FC5">
        <w:t xml:space="preserve">) </w:t>
      </w:r>
      <w:r w:rsidR="00911E9B">
        <w:t>germline</w:t>
      </w:r>
      <w:r w:rsidR="00A0355E">
        <w:t xml:space="preserve"> </w:t>
      </w:r>
      <w:r w:rsidR="00911E9B">
        <w:t xml:space="preserve">gene sub-family </w:t>
      </w:r>
      <w:r w:rsidR="00CC283F">
        <w:t xml:space="preserve">whose </w:t>
      </w:r>
      <w:r w:rsidR="00CC283F" w:rsidRPr="00DB3ACE">
        <w:rPr>
          <w:i/>
          <w:iCs/>
        </w:rPr>
        <w:t>V</w:t>
      </w:r>
      <w:r w:rsidR="00CC283F" w:rsidRPr="00DB3ACE">
        <w:rPr>
          <w:i/>
          <w:iCs/>
          <w:vertAlign w:val="subscript"/>
        </w:rPr>
        <w:t>H</w:t>
      </w:r>
      <w:r w:rsidR="00CC283F">
        <w:t>3 members may bind outside the Fc region</w:t>
      </w:r>
      <w:r w:rsidR="006B2A6D">
        <w:t xml:space="preserve"> for unmodified protein-A</w:t>
      </w:r>
      <w:r w:rsidR="00CC283F">
        <w:t xml:space="preserve"> </w:t>
      </w:r>
      <w:r w:rsidR="00F7124E">
        <w:fldChar w:fldCharType="begin">
          <w:fldData xml:space="preserve">PEVuZE5vdGU+PENpdGU+PEF1dGhvcj5HaG9zZTwvQXV0aG9yPjxZZWFyPjIwMDU8L1llYXI+PFJl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</w:fldData>
        </w:fldChar>
      </w:r>
      <w:r w:rsidR="005E1E08">
        <w:instrText xml:space="preserve"> ADDIN EN.CITE </w:instrText>
      </w:r>
      <w:r w:rsidR="005E1E08">
        <w:fldChar w:fldCharType="begin">
          <w:fldData xml:space="preserve">PEVuZE5vdGU+PENpdGU+PEF1dGhvcj5HaG9zZTwvQXV0aG9yPjxZZWFyPjIwMDU8L1llYXI+PFJl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</w:fldData>
        </w:fldChar>
      </w:r>
      <w:r w:rsidR="005E1E08">
        <w:instrText xml:space="preserve"> ADDIN EN.CITE.DATA </w:instrText>
      </w:r>
      <w:r w:rsidR="005E1E08">
        <w:fldChar w:fldCharType="end"/>
      </w:r>
      <w:r w:rsidR="00F7124E">
        <w:fldChar w:fldCharType="separate"/>
      </w:r>
      <w:r w:rsidR="005E1E08" w:rsidRPr="005E1E08">
        <w:rPr>
          <w:noProof/>
          <w:vertAlign w:val="superscript"/>
        </w:rPr>
        <w:t>27</w:t>
      </w:r>
      <w:r w:rsidR="00F7124E">
        <w:fldChar w:fldCharType="end"/>
      </w:r>
      <w:r w:rsidR="00CC283F">
        <w:t xml:space="preserve"> </w:t>
      </w:r>
      <w:r w:rsidR="00A0355E">
        <w:t>(see Table S1). Though further investigation is needed</w:t>
      </w:r>
      <w:r w:rsidR="0002700D">
        <w:t xml:space="preserve"> into </w:t>
      </w:r>
      <w:r w:rsidR="00FE4129">
        <w:t>V</w:t>
      </w:r>
      <w:r w:rsidR="00FE4129" w:rsidRPr="00FE4129">
        <w:rPr>
          <w:vertAlign w:val="subscript"/>
        </w:rPr>
        <w:t>H</w:t>
      </w:r>
      <w:r w:rsidR="0002700D">
        <w:t xml:space="preserve"> region </w:t>
      </w:r>
      <w:r w:rsidR="00C20906">
        <w:t xml:space="preserve">or ligand binding </w:t>
      </w:r>
      <w:r w:rsidR="00EB7996">
        <w:t xml:space="preserve">thermodynamic </w:t>
      </w:r>
      <w:r w:rsidR="00DC072C">
        <w:t xml:space="preserve">and </w:t>
      </w:r>
      <w:r w:rsidR="00C20906">
        <w:t>steric differences</w:t>
      </w:r>
      <w:r w:rsidR="00B8652B">
        <w:fldChar w:fldCharType="begin">
          <w:fldData xml:space="preserve">PEVuZE5vdGU+PENpdGU+PEF1dGhvcj5HaG9zZTwvQXV0aG9yPjxZZWFyPjIwMDU8L1llYXI+PFJl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</w:fldData>
        </w:fldChar>
      </w:r>
      <w:r w:rsidR="005E1E08">
        <w:instrText xml:space="preserve"> ADDIN EN.CITE </w:instrText>
      </w:r>
      <w:r w:rsidR="005E1E08">
        <w:fldChar w:fldCharType="begin">
          <w:fldData xml:space="preserve">PEVuZE5vdGU+PENpdGU+PEF1dGhvcj5HaG9zZTwvQXV0aG9yPjxZZWFyPjIwMDU8L1llYXI+PFJl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</w:fldData>
        </w:fldChar>
      </w:r>
      <w:r w:rsidR="005E1E08">
        <w:instrText xml:space="preserve"> ADDIN EN.CITE.DATA </w:instrText>
      </w:r>
      <w:r w:rsidR="005E1E08">
        <w:fldChar w:fldCharType="end"/>
      </w:r>
      <w:r w:rsidR="00B8652B">
        <w:fldChar w:fldCharType="separate"/>
      </w:r>
      <w:r w:rsidR="005E1E08" w:rsidRPr="005E1E08">
        <w:rPr>
          <w:noProof/>
          <w:vertAlign w:val="superscript"/>
        </w:rPr>
        <w:t>27-29</w:t>
      </w:r>
      <w:r w:rsidR="00B8652B">
        <w:fldChar w:fldCharType="end"/>
      </w:r>
      <w:r w:rsidR="00A0355E">
        <w:t xml:space="preserve">, inspecting chromatogram trends at milestone cycles from </w:t>
      </w:r>
      <w:r w:rsidR="002C3C60">
        <w:t>Figure</w:t>
      </w:r>
      <w:r w:rsidR="00A0355E">
        <w:t xml:space="preserve"> 4 (A,</w:t>
      </w:r>
      <w:r w:rsidR="00FD0FC5">
        <w:t xml:space="preserve"> </w:t>
      </w:r>
      <w:r w:rsidR="00A0355E">
        <w:t>B), S3, and S4, mechanisms for losses appear diverse.</w:t>
      </w:r>
      <w:r w:rsidR="00CC283F">
        <w:t xml:space="preserve"> </w:t>
      </w:r>
      <w:r w:rsidR="00A0355E">
        <w:t xml:space="preserve">For example, losses of Bs-1 (Figure 4B) appear due to incomplete elution with losses in the strip over membrane lifetime while losses for Fc-1 (Figure S4) during load and wash appear related to capacity and </w:t>
      </w:r>
      <w:proofErr w:type="spellStart"/>
      <w:r w:rsidR="00A0355E">
        <w:t>mAb</w:t>
      </w:r>
      <w:proofErr w:type="spellEnd"/>
      <w:r w:rsidR="00A0355E">
        <w:t xml:space="preserve"> 2 (Figure S3) appears to have less severe losses in the chase over 50 cycles. DBC10% was not remeasured during the experiment, when measured at 30s residence time, it is expected to be stable over at least 10 cycles </w:t>
      </w:r>
      <w:r w:rsidR="00A0355E">
        <w:fldChar w:fldCharType="begin"/>
      </w:r>
      <w:r w:rsidR="005E1E08">
        <w:instrText xml:space="preserve"> ADDIN EN.CITE &lt;EndNote&gt;&lt;Cite&gt;&lt;Author&gt;Osuofa&lt;/Author&gt;&lt;Year&gt;2023&lt;/Year&gt;&lt;RecNum&gt;27&lt;/RecNum&gt;&lt;DisplayText&gt;&lt;style face="superscript"&gt;16&lt;/style&gt;&lt;/DisplayText&gt;&lt;record&gt;&lt;rec-number&gt;27&lt;/rec-number&gt;&lt;foreign-keys&gt;&lt;key app="EN" db-id="sfaxzsaf8pevpderx0lv2spqezr5rav0dd9p" timestamp="1706661991" guid="bb5d4358-0243-4d41-ba19-b0ffbb19c7b4"&gt;27&lt;/key&gt;&lt;/foreign-keys&gt;&lt;ref-type name="Journal Article"&gt;17&lt;/ref-type&gt;&lt;contributors&gt;&lt;authors&gt;&lt;author&gt;Osuofa, J.&lt;/author&gt;&lt;author&gt;Husson, S. M.&lt;/author&gt;&lt;/authors&gt;&lt;/contributors&gt;&lt;auth-address&gt;Department of Chemical and Biomolecular Engineering, Clemson University, Clemson, SC 29634, USA.&lt;/auth-address&gt;&lt;titles&gt;&lt;title&gt;Comparative Evaluation of Commercial Protein A Membranes for the Rapid Purification of Antibodies&lt;/title&gt;&lt;secondary-title&gt;Membranes (Basel)&lt;/secondary-title&gt;&lt;/titles&gt;&lt;periodical&gt;&lt;full-title&gt;Membranes (Basel)&lt;/full-title&gt;&lt;/periodical&gt;&lt;volume&gt;13&lt;/volume&gt;&lt;number&gt;5&lt;/number&gt;&lt;edition&gt;20230512&lt;/edition&gt;&lt;keywords&gt;&lt;keyword&gt;Protein A&lt;/keyword&gt;&lt;keyword&gt;bioprocessing industry&lt;/keyword&gt;&lt;keyword&gt;dynamic binding capacity&lt;/keyword&gt;&lt;keyword&gt;elution volume&lt;/keyword&gt;&lt;keyword&gt;impurity clearance&lt;/keyword&gt;&lt;keyword&gt;membrane chromatography&lt;/keyword&gt;&lt;keyword&gt;monoclonal antibody&lt;/keyword&gt;&lt;keyword&gt;permeability&lt;/keyword&gt;&lt;/keywords&gt;&lt;dates&gt;&lt;year&gt;2023&lt;/year&gt;&lt;pub-dates&gt;&lt;date&gt;May 12&lt;/date&gt;&lt;/pub-dates&gt;&lt;/dates&gt;&lt;isbn&gt;2077-0375 (Print)&amp;#xD;2077-0375 (Electronic)&amp;#xD;2077-0375 (Linking)&lt;/isbn&gt;&lt;accession-num&gt;37233572&lt;/accession-num&gt;&lt;urls&gt;&lt;related-urls&gt;&lt;url&gt;https://www.ncbi.nlm.nih.gov/pubmed/37233572&lt;/url&gt;&lt;/related-urls&gt;&lt;/urls&gt;&lt;custom1&gt;Scott Husson has an ongoing financial interest in Purilogics and provides consulting services to the Company.&lt;/custom1&gt;&lt;custom2&gt;PMC10220532&lt;/custom2&gt;&lt;electronic-resource-num&gt;10.3390/membranes13050511&lt;/electronic-resource-num&gt;&lt;remote-database-name&gt;PubMed-not-MEDLINE&lt;/remote-database-name&gt;&lt;remote-database-provider&gt;NLM&lt;/remote-database-provider&gt;&lt;/record&gt;&lt;/Cite&gt;&lt;/EndNote&gt;</w:instrText>
      </w:r>
      <w:r w:rsidR="00A0355E">
        <w:fldChar w:fldCharType="separate"/>
      </w:r>
      <w:r w:rsidR="005E1E08" w:rsidRPr="005E1E08">
        <w:rPr>
          <w:noProof/>
          <w:vertAlign w:val="superscript"/>
        </w:rPr>
        <w:t>16</w:t>
      </w:r>
      <w:r w:rsidR="00A0355E">
        <w:fldChar w:fldCharType="end"/>
      </w:r>
      <w:r w:rsidR="00A0355E">
        <w:t xml:space="preserve"> following recommended CIP but for some products, a more conservative safety factor may be required to enhance recovery when using an aggressive CIP.  </w:t>
      </w:r>
    </w:p>
    <w:p w14:paraId="58589464" w14:textId="41591A54" w:rsidR="0081685E" w:rsidRDefault="00C80B84" w:rsidP="00280727">
      <w:pPr>
        <w:jc w:val="both"/>
      </w:pPr>
      <w:r>
        <w:t>The right panel</w:t>
      </w:r>
      <w:r w:rsidR="00EC1ACB">
        <w:t xml:space="preserve"> of Figure 3</w:t>
      </w:r>
      <w:r>
        <w:t xml:space="preserve"> plots the cumulative sanitization time and the cumulative residual protein A recovered </w:t>
      </w:r>
      <w:r w:rsidR="001079E9">
        <w:t>from</w:t>
      </w:r>
      <w:r>
        <w:t xml:space="preserve"> the eluate showing </w:t>
      </w:r>
      <w:r w:rsidR="0081685E">
        <w:t>good</w:t>
      </w:r>
      <w:r>
        <w:t xml:space="preserve"> association</w:t>
      </w:r>
      <w:r w:rsidR="0081685E">
        <w:t xml:space="preserve"> between the two curves</w:t>
      </w:r>
      <w:r>
        <w:t xml:space="preserve">. </w:t>
      </w:r>
      <w:r w:rsidR="0081685E">
        <w:t xml:space="preserve">Still, </w:t>
      </w:r>
      <w:r>
        <w:t xml:space="preserve">the collected residual protein A is an underestimate of the total since only the eluate phase was collected and queried. </w:t>
      </w:r>
    </w:p>
    <w:p w14:paraId="1AA6A7D9" w14:textId="1C8FF6C6" w:rsidR="005E1736" w:rsidRDefault="006175D6" w:rsidP="00407C44">
      <w:pPr>
        <w:jc w:val="both"/>
      </w:pPr>
      <w:r>
        <w:lastRenderedPageBreak/>
        <w:t xml:space="preserve">Chromatograms for each cluster milestone are shown for </w:t>
      </w:r>
      <w:proofErr w:type="spellStart"/>
      <w:r>
        <w:t>mAb</w:t>
      </w:r>
      <w:proofErr w:type="spellEnd"/>
      <w:r w:rsidR="002346C3">
        <w:t xml:space="preserve"> </w:t>
      </w:r>
      <w:r>
        <w:t xml:space="preserve">1 and </w:t>
      </w:r>
      <w:r w:rsidR="007B26A4">
        <w:t>Bs-1</w:t>
      </w:r>
      <w:r>
        <w:t xml:space="preserve"> in </w:t>
      </w:r>
      <w:r w:rsidR="001508AC">
        <w:t>F</w:t>
      </w:r>
      <w:r>
        <w:t xml:space="preserve">igure </w:t>
      </w:r>
      <w:r w:rsidR="001508AC">
        <w:t>4</w:t>
      </w:r>
      <w:r>
        <w:t xml:space="preserve">. </w:t>
      </w:r>
      <w:r w:rsidR="004C3B27">
        <w:t>UV A</w:t>
      </w:r>
      <w:r w:rsidR="004C3B27" w:rsidRPr="002D706E">
        <w:t>280</w:t>
      </w:r>
      <w:r w:rsidR="004C3B27">
        <w:t xml:space="preserve"> traces overlap for each </w:t>
      </w:r>
      <w:r w:rsidR="007545C7">
        <w:t>product</w:t>
      </w:r>
      <w:r w:rsidR="00FD48A3">
        <w:t xml:space="preserve"> </w:t>
      </w:r>
      <w:r w:rsidR="004C3B27">
        <w:t xml:space="preserve">except </w:t>
      </w:r>
      <w:r w:rsidR="00FD48A3">
        <w:t>Bs-1,</w:t>
      </w:r>
      <w:r w:rsidR="004C3B27">
        <w:t xml:space="preserve"> which experiences slight broadened elution and strip 1 losses as cycle number increases. Pressure across the column is low throughout the lifecycle, not exceeding 1 bar (0.1</w:t>
      </w:r>
      <w:r w:rsidR="00FE4129">
        <w:t xml:space="preserve"> </w:t>
      </w:r>
      <w:r w:rsidR="004C3B27">
        <w:t>MPa) despite its fast flow. Pump washes were carried out on all phases except CIP (phase 7) and transitions were accordingly sharp.</w:t>
      </w:r>
      <w:r w:rsidR="0044500B" w:rsidRPr="0044500B">
        <w:t xml:space="preserve"> </w:t>
      </w:r>
      <w:r w:rsidR="0044500B">
        <w:t xml:space="preserve">Though not </w:t>
      </w:r>
      <w:r w:rsidR="0070621E">
        <w:t xml:space="preserve">manufacturer </w:t>
      </w:r>
      <w:r w:rsidR="0044500B">
        <w:t xml:space="preserve">recommended, a buffer chase step, equivalent to 6 MV, was added to ensure UV traces were at baseline before the wash step occurred. </w:t>
      </w:r>
      <w:r w:rsidR="004C3B27">
        <w:t xml:space="preserve"> </w:t>
      </w:r>
      <w:r w:rsidR="00B87481">
        <w:t>Minor r</w:t>
      </w:r>
      <w:r w:rsidR="004C3B27">
        <w:t xml:space="preserve">ecovery loss </w:t>
      </w:r>
      <w:r w:rsidR="00B87481">
        <w:t xml:space="preserve">for </w:t>
      </w:r>
      <w:proofErr w:type="spellStart"/>
      <w:r w:rsidR="00B87481">
        <w:t>mAb</w:t>
      </w:r>
      <w:proofErr w:type="spellEnd"/>
      <w:r w:rsidR="00B87481">
        <w:t xml:space="preserve"> 2 and 4 occurred </w:t>
      </w:r>
      <w:r w:rsidR="00455585">
        <w:t>outside the strip phase</w:t>
      </w:r>
      <w:r w:rsidR="00B87481">
        <w:t xml:space="preserve"> (see supplementary </w:t>
      </w:r>
      <w:r w:rsidR="002C3C60">
        <w:t>Figure</w:t>
      </w:r>
      <w:r w:rsidR="00B87481">
        <w:t xml:space="preserve">s), likely slight overloading took place. </w:t>
      </w:r>
      <w:r w:rsidR="0070621E">
        <w:t>Though for packed bed chromatography, 0.9</w:t>
      </w:r>
      <w:r w:rsidR="006A520D">
        <w:t xml:space="preserve"> </w:t>
      </w:r>
      <w:r w:rsidR="00CF3636">
        <w:rPr>
          <w:rFonts w:cstheme="minorHAnsi"/>
        </w:rPr>
        <w:t>×</w:t>
      </w:r>
      <w:r w:rsidR="006A520D">
        <w:t xml:space="preserve"> </w:t>
      </w:r>
      <w:r w:rsidR="00553213">
        <w:t>(90% of)</w:t>
      </w:r>
      <w:r w:rsidR="006A520D">
        <w:t xml:space="preserve"> the experimentally determined </w:t>
      </w:r>
      <w:r w:rsidR="0070621E">
        <w:t xml:space="preserve">DBC10% is a common </w:t>
      </w:r>
      <w:r w:rsidR="006A520D">
        <w:t>c</w:t>
      </w:r>
      <w:r w:rsidR="000A3A58">
        <w:t>apacity target which is what was applied in this work for comparability, G</w:t>
      </w:r>
      <w:r w:rsidR="0018764E">
        <w:t>ore</w:t>
      </w:r>
      <w:r w:rsidR="0018764E" w:rsidRPr="00094D9F">
        <w:t>®</w:t>
      </w:r>
      <w:r w:rsidR="000A3A58">
        <w:t xml:space="preserve"> recommends a</w:t>
      </w:r>
      <w:r w:rsidR="003074CE">
        <w:t xml:space="preserve"> lower</w:t>
      </w:r>
      <w:r w:rsidR="000A3A58">
        <w:t xml:space="preserve"> safety factor of </w:t>
      </w:r>
      <w:r w:rsidR="0094286C">
        <w:t>0.8</w:t>
      </w:r>
      <w:r w:rsidR="00FE4129">
        <w:t xml:space="preserve"> </w:t>
      </w:r>
      <w:r w:rsidR="00EC4F9F">
        <w:rPr>
          <w:rFonts w:cstheme="minorHAnsi"/>
        </w:rPr>
        <w:t>×</w:t>
      </w:r>
      <w:r w:rsidR="00FE4129">
        <w:rPr>
          <w:rFonts w:cstheme="minorHAnsi"/>
        </w:rPr>
        <w:t xml:space="preserve"> </w:t>
      </w:r>
      <w:r w:rsidR="005106BA">
        <w:t>DBC10%</w:t>
      </w:r>
      <w:r w:rsidR="001755DA">
        <w:t>,</w:t>
      </w:r>
      <w:r w:rsidR="000A3A58">
        <w:t xml:space="preserve"> instead of 0.9</w:t>
      </w:r>
      <w:r w:rsidR="00FE4129">
        <w:t xml:space="preserve"> </w:t>
      </w:r>
      <w:r w:rsidR="00EC4F9F">
        <w:rPr>
          <w:rFonts w:cstheme="minorHAnsi"/>
        </w:rPr>
        <w:t>×</w:t>
      </w:r>
      <w:r w:rsidR="00FE4129">
        <w:rPr>
          <w:rFonts w:cstheme="minorHAnsi"/>
        </w:rPr>
        <w:t xml:space="preserve"> </w:t>
      </w:r>
      <w:r w:rsidR="000A3693">
        <w:t>DBC10%</w:t>
      </w:r>
      <w:r w:rsidR="001755DA">
        <w:t xml:space="preserve"> </w:t>
      </w:r>
      <w:r w:rsidR="003074CE">
        <w:t>used here</w:t>
      </w:r>
      <w:r w:rsidR="001755DA">
        <w:t>, to avoid yield loss,</w:t>
      </w:r>
      <w:r w:rsidR="003074CE">
        <w:t xml:space="preserve"> </w:t>
      </w:r>
      <w:r w:rsidR="005E1736">
        <w:t xml:space="preserve">which likely contributed to overloading and less desirable recovery. </w:t>
      </w:r>
    </w:p>
    <w:p w14:paraId="2B4C2DAD" w14:textId="3DAAE2B5" w:rsidR="00176B58" w:rsidRPr="0044500B" w:rsidRDefault="0044500B" w:rsidP="00280727">
      <w:pPr>
        <w:jc w:val="both"/>
      </w:pPr>
      <w:r>
        <w:t>Overall, membrane performance</w:t>
      </w:r>
      <w:r w:rsidR="002D4F68">
        <w:t xml:space="preserve"> for all pr</w:t>
      </w:r>
      <w:r w:rsidR="00C4708A">
        <w:t>oducts tested</w:t>
      </w:r>
      <w:r w:rsidR="00FF5782">
        <w:t xml:space="preserve"> </w:t>
      </w:r>
      <w:r w:rsidR="00C4708A">
        <w:t xml:space="preserve">saw minimal absolute change over the lifetime of the membrane </w:t>
      </w:r>
      <w:r w:rsidR="00FF5782">
        <w:t>in terms of</w:t>
      </w:r>
      <w:r w:rsidR="00281892">
        <w:t xml:space="preserve"> impurity clearance product</w:t>
      </w:r>
      <w:r w:rsidR="00FF5782">
        <w:t xml:space="preserve"> and product</w:t>
      </w:r>
      <w:r w:rsidR="00281892">
        <w:t xml:space="preserve"> aggregation</w:t>
      </w:r>
      <w:r w:rsidR="008115F3">
        <w:t xml:space="preserve"> </w:t>
      </w:r>
      <w:r w:rsidR="00E962E8">
        <w:t>studied (</w:t>
      </w:r>
      <w:r w:rsidR="0063281A">
        <w:t>1</w:t>
      </w:r>
      <w:r w:rsidR="00FE4129">
        <w:t xml:space="preserve"> </w:t>
      </w:r>
      <w:r w:rsidR="00761B14">
        <w:rPr>
          <w:rFonts w:cstheme="minorHAnsi"/>
        </w:rPr>
        <w:t>±</w:t>
      </w:r>
      <w:r w:rsidR="00FE4129">
        <w:rPr>
          <w:rFonts w:cstheme="minorHAnsi"/>
        </w:rPr>
        <w:t xml:space="preserve"> </w:t>
      </w:r>
      <w:r w:rsidR="0063281A">
        <w:rPr>
          <w:rFonts w:cstheme="minorHAnsi"/>
        </w:rPr>
        <w:t>5</w:t>
      </w:r>
      <w:r w:rsidR="00761B14">
        <w:rPr>
          <w:rFonts w:cstheme="minorHAnsi"/>
        </w:rPr>
        <w:t xml:space="preserve">%, </w:t>
      </w:r>
      <w:r w:rsidR="008B1589">
        <w:rPr>
          <w:rFonts w:cstheme="minorHAnsi"/>
        </w:rPr>
        <w:t>7</w:t>
      </w:r>
      <w:r w:rsidR="00FE4129">
        <w:rPr>
          <w:rFonts w:cstheme="minorHAnsi"/>
        </w:rPr>
        <w:t xml:space="preserve"> </w:t>
      </w:r>
      <w:r w:rsidR="00761B14">
        <w:rPr>
          <w:rFonts w:cstheme="minorHAnsi"/>
        </w:rPr>
        <w:t>±</w:t>
      </w:r>
      <w:r w:rsidR="00FE4129">
        <w:rPr>
          <w:rFonts w:cstheme="minorHAnsi"/>
        </w:rPr>
        <w:t xml:space="preserve"> </w:t>
      </w:r>
      <w:r w:rsidR="008B1589">
        <w:rPr>
          <w:rFonts w:cstheme="minorHAnsi"/>
        </w:rPr>
        <w:t>7</w:t>
      </w:r>
      <w:r w:rsidR="00761B14">
        <w:rPr>
          <w:rFonts w:cstheme="minorHAnsi"/>
        </w:rPr>
        <w:t xml:space="preserve">%, </w:t>
      </w:r>
      <w:r w:rsidR="002D4F68">
        <w:rPr>
          <w:rFonts w:cstheme="minorHAnsi"/>
        </w:rPr>
        <w:t xml:space="preserve">and </w:t>
      </w:r>
      <w:r w:rsidR="008B1589">
        <w:rPr>
          <w:rFonts w:cstheme="minorHAnsi"/>
        </w:rPr>
        <w:t>0</w:t>
      </w:r>
      <w:r w:rsidR="00FE4129">
        <w:rPr>
          <w:rFonts w:cstheme="minorHAnsi"/>
        </w:rPr>
        <w:t xml:space="preserve"> </w:t>
      </w:r>
      <w:r w:rsidR="002D4F68">
        <w:rPr>
          <w:rFonts w:cstheme="minorHAnsi"/>
        </w:rPr>
        <w:t>±</w:t>
      </w:r>
      <w:r w:rsidR="00FE4129">
        <w:rPr>
          <w:rFonts w:cstheme="minorHAnsi"/>
        </w:rPr>
        <w:t xml:space="preserve"> </w:t>
      </w:r>
      <w:r w:rsidR="002D4F68">
        <w:rPr>
          <w:rFonts w:cstheme="minorHAnsi"/>
        </w:rPr>
        <w:t>1%</w:t>
      </w:r>
      <w:r w:rsidR="008B1589">
        <w:rPr>
          <w:rFonts w:cstheme="minorHAnsi"/>
        </w:rPr>
        <w:t xml:space="preserve"> for HCP LRV, DNA LRV, and %monomer)</w:t>
      </w:r>
      <w:r w:rsidR="00E962E8">
        <w:t xml:space="preserve"> </w:t>
      </w:r>
      <w:r>
        <w:t xml:space="preserve">even when exposed to </w:t>
      </w:r>
      <w:r w:rsidR="00455585">
        <w:t xml:space="preserve">the </w:t>
      </w:r>
      <w:r>
        <w:t>rigorous CIP</w:t>
      </w:r>
      <w:r w:rsidR="00227109">
        <w:t>,</w:t>
      </w:r>
      <w:r>
        <w:t xml:space="preserve"> traditionally applied to packed bed columns</w:t>
      </w:r>
      <w:r w:rsidR="00744ED3">
        <w:t xml:space="preserve"> though recovery did decrease on average 19</w:t>
      </w:r>
      <w:r w:rsidR="00FE4129">
        <w:t xml:space="preserve"> </w:t>
      </w:r>
      <w:r w:rsidR="00744ED3">
        <w:rPr>
          <w:rFonts w:cstheme="minorHAnsi"/>
        </w:rPr>
        <w:t>±</w:t>
      </w:r>
      <w:r w:rsidR="00FE4129">
        <w:rPr>
          <w:rFonts w:cstheme="minorHAnsi"/>
        </w:rPr>
        <w:t xml:space="preserve"> </w:t>
      </w:r>
      <w:r w:rsidR="00744ED3">
        <w:rPr>
          <w:rFonts w:cstheme="minorHAnsi"/>
        </w:rPr>
        <w:t>8%.</w:t>
      </w:r>
      <w:r>
        <w:t xml:space="preserve"> </w:t>
      </w:r>
      <w:r w:rsidR="00337CB9">
        <w:t>A</w:t>
      </w:r>
      <w:r w:rsidR="004736F3">
        <w:t xml:space="preserve"> 0.2</w:t>
      </w:r>
      <w:r w:rsidR="00FE4129">
        <w:t xml:space="preserve"> </w:t>
      </w:r>
      <w:r w:rsidR="004736F3">
        <w:t xml:space="preserve">N NaOH, </w:t>
      </w:r>
      <w:r w:rsidR="00FE4129">
        <w:t>3-minute</w:t>
      </w:r>
      <w:r w:rsidR="004736F3">
        <w:t xml:space="preserve"> contact time</w:t>
      </w:r>
      <w:r w:rsidR="00AF50FB">
        <w:t xml:space="preserve"> is recommended</w:t>
      </w:r>
      <w:r w:rsidR="004736F3">
        <w:t xml:space="preserve"> during cycling and 0.1</w:t>
      </w:r>
      <w:r w:rsidR="00FE4129">
        <w:t xml:space="preserve"> N </w:t>
      </w:r>
      <w:r w:rsidR="004736F3">
        <w:t>NaOH</w:t>
      </w:r>
      <w:r w:rsidR="008D18C0">
        <w:t>, 15</w:t>
      </w:r>
      <w:r w:rsidR="00FE4129">
        <w:t>-</w:t>
      </w:r>
      <w:r w:rsidR="008D18C0">
        <w:t xml:space="preserve">minute contact time between use or </w:t>
      </w:r>
      <w:r w:rsidR="00DF28A9">
        <w:t xml:space="preserve">between </w:t>
      </w:r>
      <w:r w:rsidR="008D18C0">
        <w:t>molecule</w:t>
      </w:r>
      <w:r w:rsidR="00DF28A9">
        <w:t>s</w:t>
      </w:r>
      <w:r w:rsidR="008D18C0">
        <w:t xml:space="preserve">. </w:t>
      </w:r>
      <w:r w:rsidR="00455585">
        <w:t>Interestingly</w:t>
      </w:r>
      <w:r w:rsidR="005E1736">
        <w:t xml:space="preserve">, recovery </w:t>
      </w:r>
      <w:r w:rsidR="00A40A05">
        <w:t>remained</w:t>
      </w:r>
      <w:r w:rsidR="005E1736">
        <w:t xml:space="preserve"> high </w:t>
      </w:r>
      <w:r w:rsidR="00455585">
        <w:t xml:space="preserve">for </w:t>
      </w:r>
      <w:proofErr w:type="spellStart"/>
      <w:r w:rsidR="00455585">
        <w:t>mAb</w:t>
      </w:r>
      <w:proofErr w:type="spellEnd"/>
      <w:r w:rsidR="00455585">
        <w:t xml:space="preserve"> 1 </w:t>
      </w:r>
      <w:r w:rsidR="005E1736">
        <w:t xml:space="preserve">despite </w:t>
      </w:r>
      <w:r w:rsidR="00761436">
        <w:t xml:space="preserve">loading beyond the manufacturer’s safety factor and </w:t>
      </w:r>
      <w:r w:rsidR="00383F25">
        <w:t xml:space="preserve">application of a </w:t>
      </w:r>
      <w:r w:rsidR="00240469">
        <w:t xml:space="preserve">more </w:t>
      </w:r>
      <w:r w:rsidR="00383F25">
        <w:t xml:space="preserve">rigorous </w:t>
      </w:r>
      <w:r w:rsidR="001D50F2">
        <w:t>sanitization protocol.</w:t>
      </w:r>
      <w:r w:rsidR="005E1736">
        <w:t xml:space="preserve"> </w:t>
      </w:r>
      <w:r>
        <w:t xml:space="preserve">Future work </w:t>
      </w:r>
      <w:r w:rsidR="00946125">
        <w:t xml:space="preserve">likely </w:t>
      </w:r>
      <w:r>
        <w:t>includes bioburden</w:t>
      </w:r>
      <w:r w:rsidR="00240469">
        <w:t xml:space="preserve"> evaluation</w:t>
      </w:r>
      <w:r w:rsidR="00D341FF">
        <w:t xml:space="preserve">. </w:t>
      </w:r>
    </w:p>
    <w:p w14:paraId="05EC142B" w14:textId="06D03EC5" w:rsidR="00176B58" w:rsidRDefault="00176B58" w:rsidP="00280727">
      <w:pPr>
        <w:jc w:val="both"/>
      </w:pPr>
    </w:p>
    <w:p w14:paraId="69BE5D7D" w14:textId="73F4D693" w:rsidR="00FC7D6B" w:rsidRDefault="006B3182" w:rsidP="00280727">
      <w:pPr>
        <w:jc w:val="both"/>
      </w:pPr>
      <w:r w:rsidRPr="006B3182">
        <w:rPr>
          <w:noProof/>
        </w:rPr>
        <w:drawing>
          <wp:inline distT="0" distB="0" distL="0" distR="0" wp14:anchorId="1C05FD8B" wp14:editId="5370B13D">
            <wp:extent cx="5943600" cy="1946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38FF" w14:textId="64DADB7A" w:rsidR="00FC7D6B" w:rsidRPr="006C4450" w:rsidRDefault="003B4D65" w:rsidP="00280727">
      <w:pPr>
        <w:jc w:val="both"/>
        <w:rPr>
          <w:i/>
          <w:iCs/>
        </w:rPr>
      </w:pPr>
      <w:r w:rsidRPr="006C4450">
        <w:rPr>
          <w:b/>
          <w:bCs/>
          <w:i/>
          <w:iCs/>
        </w:rPr>
        <w:t xml:space="preserve">Figure </w:t>
      </w:r>
      <w:r w:rsidR="00080406" w:rsidRPr="006C4450">
        <w:rPr>
          <w:b/>
          <w:bCs/>
          <w:i/>
          <w:iCs/>
        </w:rPr>
        <w:t>3</w:t>
      </w:r>
      <w:r w:rsidR="00622695" w:rsidRPr="006C4450">
        <w:rPr>
          <w:i/>
          <w:iCs/>
        </w:rPr>
        <w:t xml:space="preserve">. </w:t>
      </w:r>
      <w:proofErr w:type="spellStart"/>
      <w:r w:rsidR="00822F73" w:rsidRPr="006C4450">
        <w:rPr>
          <w:i/>
          <w:iCs/>
        </w:rPr>
        <w:t>mAb</w:t>
      </w:r>
      <w:proofErr w:type="spellEnd"/>
      <w:r w:rsidR="00822F73" w:rsidRPr="006C4450">
        <w:rPr>
          <w:i/>
          <w:iCs/>
        </w:rPr>
        <w:t xml:space="preserve"> recovery (</w:t>
      </w:r>
      <w:r w:rsidR="006B3182">
        <w:rPr>
          <w:i/>
          <w:iCs/>
        </w:rPr>
        <w:t>Panel A</w:t>
      </w:r>
      <w:r w:rsidR="00822F73" w:rsidRPr="006C4450">
        <w:rPr>
          <w:i/>
          <w:iCs/>
        </w:rPr>
        <w:t>)</w:t>
      </w:r>
      <w:r w:rsidR="00897D1B" w:rsidRPr="006C4450">
        <w:rPr>
          <w:i/>
          <w:iCs/>
        </w:rPr>
        <w:t xml:space="preserve"> is plotted against total cycle number for various </w:t>
      </w:r>
      <w:r w:rsidR="00C50BCE">
        <w:rPr>
          <w:i/>
          <w:iCs/>
        </w:rPr>
        <w:t>feeds</w:t>
      </w:r>
      <w:r w:rsidR="00C50BCE" w:rsidRPr="006C4450">
        <w:rPr>
          <w:i/>
          <w:iCs/>
        </w:rPr>
        <w:t xml:space="preserve"> </w:t>
      </w:r>
      <w:r w:rsidR="00897D1B" w:rsidRPr="006C4450">
        <w:rPr>
          <w:i/>
          <w:iCs/>
        </w:rPr>
        <w:t>and generally decreases depend</w:t>
      </w:r>
      <w:r w:rsidR="00C50BCE">
        <w:rPr>
          <w:i/>
          <w:iCs/>
        </w:rPr>
        <w:t>ing</w:t>
      </w:r>
      <w:r w:rsidR="00897D1B" w:rsidRPr="006C4450">
        <w:rPr>
          <w:i/>
          <w:iCs/>
        </w:rPr>
        <w:t xml:space="preserve"> on the product. </w:t>
      </w:r>
      <w:r w:rsidR="00D2677B">
        <w:rPr>
          <w:i/>
          <w:iCs/>
        </w:rPr>
        <w:t>B</w:t>
      </w:r>
      <w:r w:rsidR="00B704B9" w:rsidRPr="006C4450">
        <w:rPr>
          <w:i/>
          <w:iCs/>
        </w:rPr>
        <w:t xml:space="preserve">oth </w:t>
      </w:r>
      <w:r w:rsidR="00822F73" w:rsidRPr="006C4450">
        <w:rPr>
          <w:i/>
          <w:iCs/>
        </w:rPr>
        <w:t xml:space="preserve">cumulative </w:t>
      </w:r>
      <w:r w:rsidR="00897D1B" w:rsidRPr="006C4450">
        <w:rPr>
          <w:i/>
          <w:iCs/>
        </w:rPr>
        <w:t>r</w:t>
      </w:r>
      <w:r w:rsidR="00822F73" w:rsidRPr="006C4450">
        <w:rPr>
          <w:i/>
          <w:iCs/>
        </w:rPr>
        <w:t xml:space="preserve">esidual </w:t>
      </w:r>
      <w:r w:rsidR="00897D1B" w:rsidRPr="006C4450">
        <w:rPr>
          <w:i/>
          <w:iCs/>
        </w:rPr>
        <w:t>p</w:t>
      </w:r>
      <w:r w:rsidR="00822F73" w:rsidRPr="006C4450">
        <w:rPr>
          <w:i/>
          <w:iCs/>
        </w:rPr>
        <w:t>rotein A ligand mass</w:t>
      </w:r>
      <w:r w:rsidR="00897D1B" w:rsidRPr="006C4450">
        <w:rPr>
          <w:i/>
          <w:iCs/>
        </w:rPr>
        <w:t xml:space="preserve"> (</w:t>
      </w:r>
      <w:r w:rsidR="006B3182">
        <w:rPr>
          <w:i/>
          <w:iCs/>
        </w:rPr>
        <w:t>Panel B</w:t>
      </w:r>
      <w:r w:rsidR="00897D1B" w:rsidRPr="006C4450">
        <w:rPr>
          <w:i/>
          <w:iCs/>
        </w:rPr>
        <w:t>, left axis)</w:t>
      </w:r>
      <w:r w:rsidR="00B704B9" w:rsidRPr="006C4450">
        <w:rPr>
          <w:i/>
          <w:iCs/>
        </w:rPr>
        <w:t xml:space="preserve"> and </w:t>
      </w:r>
      <w:r w:rsidR="00897D1B" w:rsidRPr="006C4450">
        <w:rPr>
          <w:i/>
          <w:iCs/>
        </w:rPr>
        <w:t>sanitization</w:t>
      </w:r>
      <w:r w:rsidR="00B704B9" w:rsidRPr="006C4450">
        <w:rPr>
          <w:i/>
          <w:iCs/>
        </w:rPr>
        <w:t xml:space="preserve"> time</w:t>
      </w:r>
      <w:r w:rsidR="00822F73" w:rsidRPr="006C4450">
        <w:rPr>
          <w:i/>
          <w:iCs/>
        </w:rPr>
        <w:t xml:space="preserve"> (</w:t>
      </w:r>
      <w:r w:rsidR="006B3182">
        <w:rPr>
          <w:i/>
          <w:iCs/>
        </w:rPr>
        <w:t>Panel B</w:t>
      </w:r>
      <w:r w:rsidR="00897D1B" w:rsidRPr="006C4450">
        <w:rPr>
          <w:i/>
          <w:iCs/>
        </w:rPr>
        <w:t>, right axis</w:t>
      </w:r>
      <w:r w:rsidR="00822F73" w:rsidRPr="006C4450">
        <w:rPr>
          <w:i/>
          <w:iCs/>
        </w:rPr>
        <w:t>)</w:t>
      </w:r>
      <w:r w:rsidR="00897D1B" w:rsidRPr="006C4450">
        <w:rPr>
          <w:i/>
          <w:iCs/>
        </w:rPr>
        <w:t xml:space="preserve"> are plotted against total cycles</w:t>
      </w:r>
      <w:r w:rsidR="00B64AB6">
        <w:rPr>
          <w:i/>
          <w:iCs/>
        </w:rPr>
        <w:t xml:space="preserve"> – </w:t>
      </w:r>
      <w:r w:rsidR="00D2677B">
        <w:rPr>
          <w:i/>
          <w:iCs/>
        </w:rPr>
        <w:t>composed of multiple products ru</w:t>
      </w:r>
      <w:r w:rsidR="00B64AB6">
        <w:rPr>
          <w:i/>
          <w:iCs/>
        </w:rPr>
        <w:t xml:space="preserve">n according to table S2 – </w:t>
      </w:r>
      <w:r w:rsidR="00897D1B" w:rsidRPr="006C4450">
        <w:rPr>
          <w:i/>
          <w:iCs/>
        </w:rPr>
        <w:t xml:space="preserve">and increase accordingly. </w:t>
      </w:r>
      <w:r w:rsidR="005E45D4" w:rsidRPr="006C4450">
        <w:rPr>
          <w:i/>
          <w:iCs/>
        </w:rPr>
        <w:t>Sanitization conditions were</w:t>
      </w:r>
      <w:r w:rsidR="001B76E2" w:rsidRPr="006C4450">
        <w:rPr>
          <w:i/>
          <w:iCs/>
        </w:rPr>
        <w:t xml:space="preserve"> outside manufacturer’s recommendations,</w:t>
      </w:r>
      <w:r w:rsidR="005E45D4" w:rsidRPr="006C4450">
        <w:rPr>
          <w:i/>
          <w:iCs/>
        </w:rPr>
        <w:t xml:space="preserve"> </w:t>
      </w:r>
      <w:r w:rsidR="00C32F9E" w:rsidRPr="006C4450">
        <w:rPr>
          <w:i/>
          <w:iCs/>
        </w:rPr>
        <w:t xml:space="preserve">both higher in </w:t>
      </w:r>
      <w:r w:rsidR="0039789B" w:rsidRPr="006C4450">
        <w:rPr>
          <w:i/>
          <w:iCs/>
        </w:rPr>
        <w:t>stringency</w:t>
      </w:r>
      <w:r w:rsidR="00C32F9E" w:rsidRPr="006C4450">
        <w:rPr>
          <w:i/>
          <w:iCs/>
        </w:rPr>
        <w:t xml:space="preserve"> and contact time</w:t>
      </w:r>
      <w:r w:rsidR="002E1D4E">
        <w:rPr>
          <w:i/>
          <w:iCs/>
        </w:rPr>
        <w:t xml:space="preserve"> to </w:t>
      </w:r>
      <w:r w:rsidR="00895F77">
        <w:rPr>
          <w:i/>
          <w:iCs/>
        </w:rPr>
        <w:t>be consistent with</w:t>
      </w:r>
      <w:r w:rsidR="002E1D4E">
        <w:rPr>
          <w:i/>
          <w:iCs/>
        </w:rPr>
        <w:t xml:space="preserve"> existin</w:t>
      </w:r>
      <w:r w:rsidR="00895F77">
        <w:rPr>
          <w:i/>
          <w:iCs/>
        </w:rPr>
        <w:t xml:space="preserve">g </w:t>
      </w:r>
      <w:proofErr w:type="gramStart"/>
      <w:r w:rsidR="00895F77">
        <w:rPr>
          <w:i/>
          <w:iCs/>
        </w:rPr>
        <w:t>resin based</w:t>
      </w:r>
      <w:proofErr w:type="gramEnd"/>
      <w:r w:rsidR="002E1D4E">
        <w:rPr>
          <w:i/>
          <w:iCs/>
        </w:rPr>
        <w:t xml:space="preserve"> workflows</w:t>
      </w:r>
      <w:r w:rsidR="00975D33">
        <w:rPr>
          <w:i/>
          <w:iCs/>
        </w:rPr>
        <w:t xml:space="preserve"> known to generate low-endotoxin </w:t>
      </w:r>
      <w:r w:rsidR="003167DD">
        <w:rPr>
          <w:i/>
          <w:iCs/>
        </w:rPr>
        <w:t>eluate</w:t>
      </w:r>
      <w:r w:rsidR="0039789B" w:rsidRPr="006C4450">
        <w:rPr>
          <w:i/>
          <w:iCs/>
        </w:rPr>
        <w:t>.</w:t>
      </w:r>
      <w:r w:rsidR="00833E47" w:rsidRPr="006C4450">
        <w:rPr>
          <w:i/>
          <w:iCs/>
        </w:rPr>
        <w:t xml:space="preserve"> </w:t>
      </w:r>
      <w:r w:rsidR="005769E7" w:rsidRPr="006C4450">
        <w:rPr>
          <w:i/>
          <w:iCs/>
        </w:rPr>
        <w:t xml:space="preserve"> </w:t>
      </w:r>
      <w:r w:rsidR="00155EB5">
        <w:rPr>
          <w:i/>
          <w:iCs/>
        </w:rPr>
        <w:t>Stringent sanitization was carried out</w:t>
      </w:r>
      <w:r w:rsidR="00F07CC4">
        <w:rPr>
          <w:i/>
          <w:iCs/>
        </w:rPr>
        <w:t xml:space="preserve"> only</w:t>
      </w:r>
      <w:r w:rsidR="00155EB5">
        <w:rPr>
          <w:i/>
          <w:iCs/>
        </w:rPr>
        <w:t xml:space="preserve"> between products </w:t>
      </w:r>
      <w:r w:rsidR="00F07CC4">
        <w:rPr>
          <w:i/>
          <w:iCs/>
        </w:rPr>
        <w:t>leading to plateaus</w:t>
      </w:r>
      <w:r w:rsidR="000828BE">
        <w:rPr>
          <w:i/>
          <w:iCs/>
        </w:rPr>
        <w:t xml:space="preserve"> in sanitation time</w:t>
      </w:r>
      <w:r w:rsidR="00F07CC4">
        <w:rPr>
          <w:i/>
          <w:iCs/>
        </w:rPr>
        <w:t xml:space="preserve"> between </w:t>
      </w:r>
      <w:r w:rsidR="000828BE">
        <w:rPr>
          <w:i/>
          <w:iCs/>
        </w:rPr>
        <w:t xml:space="preserve">multiple </w:t>
      </w:r>
      <w:r w:rsidR="00F07CC4">
        <w:rPr>
          <w:i/>
          <w:iCs/>
        </w:rPr>
        <w:t>product switches</w:t>
      </w:r>
      <w:r w:rsidR="000828BE">
        <w:rPr>
          <w:i/>
          <w:iCs/>
        </w:rPr>
        <w:t xml:space="preserve"> around milestone cycles</w:t>
      </w:r>
      <w:r w:rsidR="005D7587">
        <w:rPr>
          <w:i/>
          <w:iCs/>
        </w:rPr>
        <w:t xml:space="preserve"> (steep rises)</w:t>
      </w:r>
      <w:r w:rsidR="00F07CC4">
        <w:rPr>
          <w:i/>
          <w:iCs/>
        </w:rPr>
        <w:t xml:space="preserve">. </w:t>
      </w:r>
    </w:p>
    <w:p w14:paraId="117682F0" w14:textId="441CA1DA" w:rsidR="00B704B9" w:rsidRDefault="00E83246" w:rsidP="001E6E63">
      <w:pPr>
        <w:jc w:val="both"/>
      </w:pPr>
      <w:r w:rsidRPr="00E83246">
        <w:rPr>
          <w:noProof/>
        </w:rPr>
        <w:lastRenderedPageBreak/>
        <w:drawing>
          <wp:inline distT="0" distB="0" distL="0" distR="0" wp14:anchorId="6194A17D" wp14:editId="7EC50B91">
            <wp:extent cx="5943600" cy="4073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E7A2" w14:textId="2E6B15DE" w:rsidR="00B87481" w:rsidRPr="00227109" w:rsidRDefault="00E93FDC" w:rsidP="00280727">
      <w:pPr>
        <w:jc w:val="both"/>
        <w:rPr>
          <w:i/>
          <w:iCs/>
        </w:rPr>
      </w:pPr>
      <w:r w:rsidRPr="00227109">
        <w:rPr>
          <w:b/>
          <w:bCs/>
          <w:i/>
          <w:iCs/>
        </w:rPr>
        <w:t xml:space="preserve">Figure </w:t>
      </w:r>
      <w:r w:rsidR="00080406" w:rsidRPr="00227109">
        <w:rPr>
          <w:b/>
          <w:bCs/>
          <w:i/>
          <w:iCs/>
        </w:rPr>
        <w:t>4</w:t>
      </w:r>
      <w:r w:rsidRPr="00227109">
        <w:rPr>
          <w:i/>
          <w:iCs/>
        </w:rPr>
        <w:t xml:space="preserve">. </w:t>
      </w:r>
      <w:r w:rsidR="00EF247C" w:rsidRPr="00227109">
        <w:rPr>
          <w:i/>
          <w:iCs/>
        </w:rPr>
        <w:t>Three c</w:t>
      </w:r>
      <w:r w:rsidRPr="00227109">
        <w:rPr>
          <w:i/>
          <w:iCs/>
        </w:rPr>
        <w:t>hromatogra</w:t>
      </w:r>
      <w:r w:rsidR="00EF247C" w:rsidRPr="00227109">
        <w:rPr>
          <w:i/>
          <w:iCs/>
        </w:rPr>
        <w:t xml:space="preserve">m cycles (indicated) overlaid for </w:t>
      </w:r>
      <w:proofErr w:type="spellStart"/>
      <w:r w:rsidR="00EF247C" w:rsidRPr="00227109">
        <w:rPr>
          <w:i/>
          <w:iCs/>
        </w:rPr>
        <w:t>mAb</w:t>
      </w:r>
      <w:proofErr w:type="spellEnd"/>
      <w:r w:rsidR="00EF247C" w:rsidRPr="00227109">
        <w:rPr>
          <w:i/>
          <w:iCs/>
        </w:rPr>
        <w:t xml:space="preserve"> 1 (</w:t>
      </w:r>
      <w:r w:rsidR="00E83246">
        <w:rPr>
          <w:i/>
          <w:iCs/>
        </w:rPr>
        <w:t>Panel A</w:t>
      </w:r>
      <w:r w:rsidR="00EF247C" w:rsidRPr="00227109">
        <w:rPr>
          <w:i/>
          <w:iCs/>
        </w:rPr>
        <w:t xml:space="preserve">) and </w:t>
      </w:r>
      <w:r w:rsidR="00CD2B9C">
        <w:rPr>
          <w:i/>
          <w:iCs/>
        </w:rPr>
        <w:t>Bs-1</w:t>
      </w:r>
      <w:r w:rsidR="00EF247C" w:rsidRPr="00227109">
        <w:rPr>
          <w:i/>
          <w:iCs/>
        </w:rPr>
        <w:t xml:space="preserve"> (</w:t>
      </w:r>
      <w:r w:rsidR="00E83246">
        <w:rPr>
          <w:i/>
          <w:iCs/>
        </w:rPr>
        <w:t xml:space="preserve">Panel </w:t>
      </w:r>
      <w:proofErr w:type="gramStart"/>
      <w:r w:rsidR="00E83246">
        <w:rPr>
          <w:i/>
          <w:iCs/>
        </w:rPr>
        <w:t>B</w:t>
      </w:r>
      <w:r w:rsidR="00EF247C" w:rsidRPr="00227109">
        <w:rPr>
          <w:i/>
          <w:iCs/>
        </w:rPr>
        <w:t>)  including</w:t>
      </w:r>
      <w:proofErr w:type="gramEnd"/>
      <w:r w:rsidR="00EF247C" w:rsidRPr="00227109">
        <w:rPr>
          <w:i/>
          <w:iCs/>
        </w:rPr>
        <w:t xml:space="preserve"> pressure and pH traces. Chromatogram phases shown are 1) sample load and buffer chase, 2) Wash, 3) Re-equilibration, 4) Elution, 5</w:t>
      </w:r>
      <w:r w:rsidR="006175D6" w:rsidRPr="00227109">
        <w:rPr>
          <w:i/>
          <w:iCs/>
        </w:rPr>
        <w:t xml:space="preserve">) Strip 1, 6) </w:t>
      </w:r>
      <w:r w:rsidR="00A765A1">
        <w:rPr>
          <w:i/>
          <w:iCs/>
        </w:rPr>
        <w:t>Re-equilibration</w:t>
      </w:r>
      <w:r w:rsidR="006175D6" w:rsidRPr="00227109">
        <w:rPr>
          <w:i/>
          <w:iCs/>
        </w:rPr>
        <w:t xml:space="preserve">, 7) fast CIP, and 8) Regeneration. Traces from </w:t>
      </w:r>
      <w:proofErr w:type="spellStart"/>
      <w:r w:rsidR="006175D6" w:rsidRPr="00227109">
        <w:rPr>
          <w:i/>
          <w:iCs/>
        </w:rPr>
        <w:t>mAb</w:t>
      </w:r>
      <w:proofErr w:type="spellEnd"/>
      <w:r w:rsidR="006175D6" w:rsidRPr="00227109">
        <w:rPr>
          <w:i/>
          <w:iCs/>
        </w:rPr>
        <w:t xml:space="preserve"> 1 overlap in all phases while traces from </w:t>
      </w:r>
      <w:r w:rsidR="00CD2B9C">
        <w:rPr>
          <w:i/>
          <w:iCs/>
        </w:rPr>
        <w:t>Bs-1</w:t>
      </w:r>
      <w:r w:rsidR="006175D6" w:rsidRPr="00227109">
        <w:rPr>
          <w:i/>
          <w:iCs/>
        </w:rPr>
        <w:t xml:space="preserve"> in the first strip phase show increased </w:t>
      </w:r>
      <w:proofErr w:type="spellStart"/>
      <w:r w:rsidR="006175D6" w:rsidRPr="00227109">
        <w:rPr>
          <w:i/>
          <w:iCs/>
        </w:rPr>
        <w:t>mAb</w:t>
      </w:r>
      <w:proofErr w:type="spellEnd"/>
      <w:r w:rsidR="006175D6" w:rsidRPr="00227109">
        <w:rPr>
          <w:i/>
          <w:iCs/>
        </w:rPr>
        <w:t xml:space="preserve"> lost on the column. </w:t>
      </w:r>
      <w:r w:rsidR="0039789B" w:rsidRPr="00227109">
        <w:rPr>
          <w:i/>
          <w:iCs/>
        </w:rPr>
        <w:t xml:space="preserve">Sanitization conditions were outside manufacturer’s recommendations, both higher in stringency and contact time.  </w:t>
      </w:r>
    </w:p>
    <w:p w14:paraId="16F9F0B4" w14:textId="0B8211B7" w:rsidR="00D46BE6" w:rsidRDefault="005A5C7D" w:rsidP="00D46BE6">
      <w:pPr>
        <w:pStyle w:val="Heading2"/>
      </w:pPr>
      <w:r>
        <w:t xml:space="preserve">3.3 </w:t>
      </w:r>
      <w:r w:rsidR="00ED077C">
        <w:t>9</w:t>
      </w:r>
      <w:r w:rsidR="005A3C8C">
        <w:t>.0</w:t>
      </w:r>
      <w:r w:rsidR="001B1EA3">
        <w:t xml:space="preserve"> </w:t>
      </w:r>
      <w:r w:rsidR="00ED077C">
        <w:t xml:space="preserve">mL </w:t>
      </w:r>
      <w:r w:rsidR="005C070D">
        <w:t>M</w:t>
      </w:r>
      <w:r w:rsidR="00ED077C">
        <w:t>embrane</w:t>
      </w:r>
      <w:r w:rsidR="00DA6EB3">
        <w:t xml:space="preserve"> </w:t>
      </w:r>
      <w:r w:rsidR="005C070D">
        <w:t>P</w:t>
      </w:r>
      <w:r w:rsidR="00DA6EB3">
        <w:t>erformance</w:t>
      </w:r>
      <w:r w:rsidR="00731C4F">
        <w:t xml:space="preserve"> and </w:t>
      </w:r>
      <w:r w:rsidR="00816108">
        <w:t>S</w:t>
      </w:r>
      <w:r w:rsidR="00731C4F">
        <w:t xml:space="preserve">anitization </w:t>
      </w:r>
    </w:p>
    <w:p w14:paraId="62A11EA5" w14:textId="77777777" w:rsidR="00243019" w:rsidRDefault="00243019" w:rsidP="55B6BB25"/>
    <w:p w14:paraId="090F40D0" w14:textId="418F013D" w:rsidR="00501AE2" w:rsidRDefault="70E84837" w:rsidP="55B6BB25">
      <w:r>
        <w:t xml:space="preserve">A </w:t>
      </w:r>
      <w:r w:rsidR="283ACC97">
        <w:t>DBC</w:t>
      </w:r>
      <w:r>
        <w:t xml:space="preserve"> study for </w:t>
      </w:r>
      <w:r w:rsidR="553154A4">
        <w:t xml:space="preserve">the conditioned medium containing an </w:t>
      </w:r>
      <w:r>
        <w:t>IgG1</w:t>
      </w:r>
      <w:r w:rsidR="004417B8">
        <w:t xml:space="preserve">, </w:t>
      </w:r>
      <w:proofErr w:type="spellStart"/>
      <w:r w:rsidR="004417B8">
        <w:t>mAb</w:t>
      </w:r>
      <w:proofErr w:type="spellEnd"/>
      <w:r w:rsidR="004417B8">
        <w:t xml:space="preserve"> </w:t>
      </w:r>
      <w:r w:rsidR="003A5F79">
        <w:t>3</w:t>
      </w:r>
      <w:r w:rsidR="004417B8">
        <w:t>,</w:t>
      </w:r>
      <w:r>
        <w:t xml:space="preserve"> and one hundred purification cycles were run on </w:t>
      </w:r>
      <w:r w:rsidR="293C007D">
        <w:t xml:space="preserve">a </w:t>
      </w:r>
      <w:r w:rsidR="0094286C">
        <w:t xml:space="preserve">prototype </w:t>
      </w:r>
      <w:r>
        <w:t xml:space="preserve">9 </w:t>
      </w:r>
      <w:r w:rsidR="0023608E">
        <w:t>mL</w:t>
      </w:r>
      <w:r>
        <w:t xml:space="preserve"> device (</w:t>
      </w:r>
      <w:r w:rsidR="004065C0">
        <w:t>RD61699-3</w:t>
      </w:r>
      <w:r w:rsidR="7BC1464D">
        <w:t>)</w:t>
      </w:r>
      <w:r w:rsidR="0094286C">
        <w:t xml:space="preserve"> now commercially available (PROA103)</w:t>
      </w:r>
      <w:r w:rsidR="0C2FE42B">
        <w:t xml:space="preserve">. </w:t>
      </w:r>
      <w:r w:rsidR="7D917AA7">
        <w:t xml:space="preserve">The </w:t>
      </w:r>
      <w:r w:rsidR="4A80469D">
        <w:t>DBC</w:t>
      </w:r>
      <w:r w:rsidR="003968C5">
        <w:t xml:space="preserve">10% </w:t>
      </w:r>
      <w:r w:rsidR="4A80469D">
        <w:t>was 33 g/L by Protein A HPLC</w:t>
      </w:r>
      <w:r w:rsidR="7ADB3FE6">
        <w:t xml:space="preserve"> and a load challenge of 30 g/L was used for the cycling study.</w:t>
      </w:r>
      <w:r w:rsidR="005A7A1D">
        <w:t xml:space="preserve"> After one hundred cycles</w:t>
      </w:r>
      <w:r w:rsidR="009E6480">
        <w:t xml:space="preserve"> (Figure </w:t>
      </w:r>
      <w:r w:rsidR="009F4BA7">
        <w:t>5</w:t>
      </w:r>
      <w:r w:rsidR="009E6480">
        <w:t>)</w:t>
      </w:r>
      <w:r w:rsidR="005A7A1D">
        <w:t xml:space="preserve"> the recovery had decreased from 99.8% to 94.5%</w:t>
      </w:r>
      <w:r w:rsidR="009D6DB6">
        <w:t xml:space="preserve"> and the monomer purity remained largely unchanged. T</w:t>
      </w:r>
      <w:r w:rsidR="00F84A65">
        <w:t xml:space="preserve">he recovery for </w:t>
      </w:r>
      <w:r w:rsidR="0054100C">
        <w:t xml:space="preserve">cycle 30 was </w:t>
      </w:r>
      <w:r w:rsidR="00656EC3">
        <w:t>determined to be an outlier</w:t>
      </w:r>
      <w:r w:rsidR="00B07A82">
        <w:t xml:space="preserve"> </w:t>
      </w:r>
      <w:r w:rsidR="00437F5D">
        <w:t>–</w:t>
      </w:r>
      <w:r w:rsidR="00325F38">
        <w:t xml:space="preserve"> </w:t>
      </w:r>
      <w:r w:rsidR="00437F5D">
        <w:t xml:space="preserve">Figure </w:t>
      </w:r>
      <w:r w:rsidR="00976F4E">
        <w:t>S</w:t>
      </w:r>
      <w:r w:rsidR="0048386A">
        <w:t>5.</w:t>
      </w:r>
      <w:r w:rsidR="00A70437">
        <w:t xml:space="preserve"> </w:t>
      </w:r>
      <w:r w:rsidR="009D6DB6">
        <w:t xml:space="preserve">This was supported </w:t>
      </w:r>
      <w:r w:rsidR="00B556EC">
        <w:t xml:space="preserve">by the </w:t>
      </w:r>
      <w:r w:rsidR="002A3960">
        <w:t xml:space="preserve">overlay of </w:t>
      </w:r>
      <w:r w:rsidR="002B3B02">
        <w:t>chromatograms for cycle 20, 30, and 40</w:t>
      </w:r>
      <w:r w:rsidR="00546F3A">
        <w:t xml:space="preserve"> </w:t>
      </w:r>
      <w:r w:rsidR="00A7039E">
        <w:t xml:space="preserve">which suggested </w:t>
      </w:r>
      <w:r w:rsidR="00546F3A">
        <w:t xml:space="preserve">a slight underestimation of </w:t>
      </w:r>
      <w:r w:rsidR="00B11C79">
        <w:t>recovery for cycle 30</w:t>
      </w:r>
      <w:r w:rsidR="00A7039E">
        <w:t xml:space="preserve"> – Figure S6.</w:t>
      </w:r>
      <w:r>
        <w:br/>
      </w:r>
    </w:p>
    <w:p w14:paraId="1F771436" w14:textId="5539B782" w:rsidR="000B5CD9" w:rsidRDefault="00FF4EB3" w:rsidP="55B6BB25">
      <w:r w:rsidRPr="00FF4EB3">
        <w:rPr>
          <w:noProof/>
        </w:rPr>
        <w:lastRenderedPageBreak/>
        <w:drawing>
          <wp:inline distT="0" distB="0" distL="0" distR="0" wp14:anchorId="18594056" wp14:editId="7A6F33C1">
            <wp:extent cx="59436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E53" w:rsidRPr="003F1E53">
        <w:t xml:space="preserve"> </w:t>
      </w:r>
      <w:r w:rsidR="00550A90" w:rsidRPr="00550A90" w:rsidDel="003A5F79">
        <w:t xml:space="preserve"> </w:t>
      </w:r>
    </w:p>
    <w:p w14:paraId="6D7797E2" w14:textId="7B3F2EB4" w:rsidR="003C6DCA" w:rsidRPr="00227109" w:rsidRDefault="003C6DCA" w:rsidP="55B6BB25">
      <w:pPr>
        <w:rPr>
          <w:i/>
          <w:iCs/>
        </w:rPr>
      </w:pPr>
      <w:r w:rsidRPr="00227109">
        <w:rPr>
          <w:b/>
          <w:bCs/>
          <w:i/>
          <w:iCs/>
        </w:rPr>
        <w:t xml:space="preserve">Figure </w:t>
      </w:r>
      <w:r w:rsidR="009F4BA7" w:rsidRPr="00227109">
        <w:rPr>
          <w:b/>
          <w:bCs/>
          <w:i/>
          <w:iCs/>
        </w:rPr>
        <w:t>5</w:t>
      </w:r>
      <w:r w:rsidR="00B14F97" w:rsidRPr="00227109">
        <w:rPr>
          <w:b/>
          <w:bCs/>
          <w:i/>
          <w:iCs/>
        </w:rPr>
        <w:t>.</w:t>
      </w:r>
      <w:r w:rsidR="00B14F97" w:rsidRPr="00227109">
        <w:rPr>
          <w:i/>
          <w:iCs/>
        </w:rPr>
        <w:t xml:space="preserve"> Recovery</w:t>
      </w:r>
      <w:r w:rsidR="00253C69" w:rsidRPr="00227109">
        <w:rPr>
          <w:i/>
          <w:iCs/>
        </w:rPr>
        <w:t xml:space="preserve"> %</w:t>
      </w:r>
      <w:r w:rsidR="00E77B01">
        <w:rPr>
          <w:i/>
          <w:iCs/>
        </w:rPr>
        <w:t xml:space="preserve"> </w:t>
      </w:r>
      <w:r w:rsidR="00253C69" w:rsidRPr="00227109">
        <w:rPr>
          <w:i/>
          <w:iCs/>
        </w:rPr>
        <w:t>(</w:t>
      </w:r>
      <w:r w:rsidR="003A5F79">
        <w:rPr>
          <w:i/>
          <w:iCs/>
        </w:rPr>
        <w:t>Pa</w:t>
      </w:r>
      <w:r w:rsidR="00211D05" w:rsidRPr="00227109">
        <w:rPr>
          <w:i/>
          <w:iCs/>
        </w:rPr>
        <w:t>nel</w:t>
      </w:r>
      <w:r w:rsidR="003A5F79">
        <w:rPr>
          <w:i/>
          <w:iCs/>
        </w:rPr>
        <w:t xml:space="preserve"> A</w:t>
      </w:r>
      <w:r w:rsidR="00253C69" w:rsidRPr="00227109">
        <w:rPr>
          <w:i/>
          <w:iCs/>
        </w:rPr>
        <w:t>)</w:t>
      </w:r>
      <w:r w:rsidR="00E77B01">
        <w:rPr>
          <w:i/>
          <w:iCs/>
        </w:rPr>
        <w:t xml:space="preserve">, </w:t>
      </w:r>
      <w:r w:rsidR="00E77B01" w:rsidRPr="00227109">
        <w:rPr>
          <w:i/>
          <w:iCs/>
        </w:rPr>
        <w:t>HPSEC derived monomer purity %</w:t>
      </w:r>
      <w:r w:rsidR="00E77B01">
        <w:rPr>
          <w:i/>
          <w:iCs/>
        </w:rPr>
        <w:t xml:space="preserve"> and Aggregate content (Panel B</w:t>
      </w:r>
      <w:r w:rsidR="00B947DD">
        <w:rPr>
          <w:i/>
          <w:iCs/>
        </w:rPr>
        <w:t>; left and right respectively</w:t>
      </w:r>
      <w:r w:rsidR="00E77B01">
        <w:rPr>
          <w:i/>
          <w:iCs/>
        </w:rPr>
        <w:t xml:space="preserve">), </w:t>
      </w:r>
      <w:r w:rsidR="003F1E53">
        <w:rPr>
          <w:i/>
          <w:iCs/>
        </w:rPr>
        <w:t>cumulative residual protein A ligand (Panel C), Impurity</w:t>
      </w:r>
      <w:r w:rsidR="00B947DD">
        <w:rPr>
          <w:i/>
          <w:iCs/>
        </w:rPr>
        <w:t xml:space="preserve"> clearance</w:t>
      </w:r>
      <w:r w:rsidR="00E77B01">
        <w:rPr>
          <w:i/>
          <w:iCs/>
        </w:rPr>
        <w:t xml:space="preserve"> (</w:t>
      </w:r>
      <w:r w:rsidR="003F1E53">
        <w:rPr>
          <w:i/>
          <w:iCs/>
        </w:rPr>
        <w:t>Panel D; HCP</w:t>
      </w:r>
      <w:r w:rsidR="00AD3309">
        <w:rPr>
          <w:i/>
          <w:iCs/>
        </w:rPr>
        <w:t xml:space="preserve"> and DNA LRV) </w:t>
      </w:r>
      <w:r w:rsidR="00636BE1" w:rsidRPr="00227109">
        <w:rPr>
          <w:i/>
          <w:iCs/>
        </w:rPr>
        <w:t xml:space="preserve">for </w:t>
      </w:r>
      <w:proofErr w:type="spellStart"/>
      <w:r w:rsidR="00636BE1" w:rsidRPr="00227109">
        <w:rPr>
          <w:i/>
          <w:iCs/>
        </w:rPr>
        <w:t>mAb</w:t>
      </w:r>
      <w:proofErr w:type="spellEnd"/>
      <w:r w:rsidR="00253C69" w:rsidRPr="00227109">
        <w:rPr>
          <w:i/>
          <w:iCs/>
        </w:rPr>
        <w:t xml:space="preserve"> </w:t>
      </w:r>
      <w:r w:rsidR="003A5F79">
        <w:rPr>
          <w:i/>
          <w:iCs/>
        </w:rPr>
        <w:t>3</w:t>
      </w:r>
      <w:r w:rsidR="003A5F79" w:rsidRPr="00227109">
        <w:rPr>
          <w:i/>
          <w:iCs/>
        </w:rPr>
        <w:t xml:space="preserve"> </w:t>
      </w:r>
      <w:r w:rsidR="00636BE1" w:rsidRPr="00227109">
        <w:rPr>
          <w:i/>
          <w:iCs/>
        </w:rPr>
        <w:t xml:space="preserve">on a </w:t>
      </w:r>
      <w:r w:rsidR="0023608E">
        <w:rPr>
          <w:i/>
          <w:iCs/>
        </w:rPr>
        <w:t>9 mL</w:t>
      </w:r>
      <w:r w:rsidR="0023608E" w:rsidRPr="00227109">
        <w:rPr>
          <w:i/>
          <w:iCs/>
        </w:rPr>
        <w:t xml:space="preserve"> </w:t>
      </w:r>
      <w:r w:rsidR="00F009A2">
        <w:rPr>
          <w:i/>
          <w:iCs/>
        </w:rPr>
        <w:t>Gore</w:t>
      </w:r>
      <w:r w:rsidR="00A13D7A" w:rsidRPr="00227109">
        <w:rPr>
          <w:rFonts w:cstheme="minorHAnsi"/>
          <w:i/>
          <w:iCs/>
        </w:rPr>
        <w:t>®</w:t>
      </w:r>
      <w:r w:rsidR="00A13D7A" w:rsidRPr="00227109">
        <w:rPr>
          <w:i/>
          <w:iCs/>
        </w:rPr>
        <w:t xml:space="preserve"> Protein A Capture device</w:t>
      </w:r>
      <w:r w:rsidR="00AF127B">
        <w:rPr>
          <w:i/>
          <w:iCs/>
        </w:rPr>
        <w:t xml:space="preserve"> over 100 purification cycles</w:t>
      </w:r>
      <w:r w:rsidR="00253C69" w:rsidRPr="00227109">
        <w:rPr>
          <w:i/>
          <w:iCs/>
        </w:rPr>
        <w:t xml:space="preserve">. </w:t>
      </w:r>
    </w:p>
    <w:p w14:paraId="6F753776" w14:textId="5B4FC7FA" w:rsidR="000A30BD" w:rsidRDefault="00E828CF" w:rsidP="006C61E2">
      <w:r>
        <w:t>Though the stable product purity</w:t>
      </w:r>
      <w:r w:rsidR="00297C2D">
        <w:t xml:space="preserve"> for </w:t>
      </w:r>
      <w:proofErr w:type="spellStart"/>
      <w:r w:rsidR="00297C2D">
        <w:t>mAb</w:t>
      </w:r>
      <w:proofErr w:type="spellEnd"/>
      <w:r w:rsidR="00DC2C49">
        <w:t xml:space="preserve"> 3</w:t>
      </w:r>
      <w:r w:rsidR="00297C2D">
        <w:t xml:space="preserve"> on the 9</w:t>
      </w:r>
      <w:r w:rsidR="00A822A4">
        <w:t>ml</w:t>
      </w:r>
      <w:r w:rsidR="00297C2D">
        <w:t xml:space="preserve"> membrane</w:t>
      </w:r>
      <w:r>
        <w:t xml:space="preserve"> is consistent with</w:t>
      </w:r>
      <w:r w:rsidR="00CF3D11">
        <w:t xml:space="preserve"> </w:t>
      </w:r>
      <w:proofErr w:type="spellStart"/>
      <w:r w:rsidR="00CF3D11">
        <w:t>mAb</w:t>
      </w:r>
      <w:proofErr w:type="spellEnd"/>
      <w:r w:rsidR="00CF3D11">
        <w:t xml:space="preserve"> 1-4 recorded on the</w:t>
      </w:r>
      <w:r>
        <w:t xml:space="preserve"> 58</w:t>
      </w:r>
      <w:r w:rsidR="0023608E">
        <w:t xml:space="preserve"> mL </w:t>
      </w:r>
      <w:r>
        <w:t>membrane data</w:t>
      </w:r>
      <w:r w:rsidR="00FC0CBF">
        <w:t xml:space="preserve"> </w:t>
      </w:r>
      <w:r>
        <w:t>product recovery</w:t>
      </w:r>
      <w:r w:rsidR="008D0B6E">
        <w:t xml:space="preserve"> </w:t>
      </w:r>
      <w:r w:rsidR="00FC0CBF">
        <w:t xml:space="preserve">was maintained </w:t>
      </w:r>
      <w:r w:rsidR="008D0B6E">
        <w:t>around 95</w:t>
      </w:r>
      <w:r w:rsidR="001A4FDB">
        <w:t>% after 100 cycles</w:t>
      </w:r>
      <w:r w:rsidR="00A7727C">
        <w:t>.</w:t>
      </w:r>
      <w:r w:rsidR="00A9113F">
        <w:t xml:space="preserve">  </w:t>
      </w:r>
      <w:r w:rsidR="00C269C9">
        <w:t>Impurity removal was</w:t>
      </w:r>
      <w:r w:rsidR="004E6CA8">
        <w:t xml:space="preserve"> generally conserved over 100 cycles for HCPs while DNA clearance </w:t>
      </w:r>
      <w:r w:rsidR="00317C75">
        <w:t>decreased slightly by</w:t>
      </w:r>
      <w:r w:rsidR="006C3DD5">
        <w:t xml:space="preserve"> ~</w:t>
      </w:r>
      <w:r w:rsidR="00317C75">
        <w:t xml:space="preserve">0.5 LRV. </w:t>
      </w:r>
      <w:r w:rsidR="00BA1281">
        <w:t>Since</w:t>
      </w:r>
      <w:r w:rsidR="00FA3895">
        <w:t xml:space="preserve"> </w:t>
      </w:r>
      <w:proofErr w:type="spellStart"/>
      <w:r w:rsidR="0038361E">
        <w:t>mAb</w:t>
      </w:r>
      <w:proofErr w:type="spellEnd"/>
      <w:r w:rsidR="00DC2C49">
        <w:t xml:space="preserve"> 3</w:t>
      </w:r>
      <w:r w:rsidR="0038361E">
        <w:t xml:space="preserve"> was not </w:t>
      </w:r>
      <w:r w:rsidR="00B52FB4">
        <w:t>processed under</w:t>
      </w:r>
      <w:r w:rsidR="00341BC6">
        <w:t xml:space="preserve"> both </w:t>
      </w:r>
      <w:r w:rsidR="00B52FB4">
        <w:t xml:space="preserve">gentle and harsh </w:t>
      </w:r>
      <w:r w:rsidR="00341BC6">
        <w:t xml:space="preserve">sanitization regimes, </w:t>
      </w:r>
      <w:r w:rsidR="00473F22">
        <w:t>effects of sanitation cannot be</w:t>
      </w:r>
      <w:r w:rsidR="00287944">
        <w:t xml:space="preserve"> directly</w:t>
      </w:r>
      <w:r w:rsidR="00473F22">
        <w:t xml:space="preserve"> </w:t>
      </w:r>
      <w:r w:rsidR="00287944">
        <w:t xml:space="preserve">attributed to recovery </w:t>
      </w:r>
      <w:r w:rsidR="003D44C9">
        <w:t>retention</w:t>
      </w:r>
      <w:r w:rsidR="00330A9F">
        <w:t xml:space="preserve"> over the membrane’s lifetime</w:t>
      </w:r>
      <w:r w:rsidR="00235481">
        <w:t xml:space="preserve">. </w:t>
      </w:r>
      <w:r w:rsidR="000A30BD">
        <w:t>We also expect further testing would support gentle sanitization would lead to better retention of product recovery as shown in manufacturer’s data</w:t>
      </w:r>
      <w:r w:rsidR="000A30BD">
        <w:fldChar w:fldCharType="begin"/>
      </w:r>
      <w:r w:rsidR="005E1E08">
        <w:instrText xml:space="preserve"> ADDIN EN.CITE &lt;EndNote&gt;&lt;Cite&gt;&lt;Author&gt;W.L. Gore &amp;amp; Associates&lt;/Author&gt;&lt;Year&gt;2020&lt;/Year&gt;&lt;RecNum&gt;61&lt;/RecNum&gt;&lt;DisplayText&gt;&lt;style face="superscript"&gt;23&lt;/style&gt;&lt;/DisplayText&gt;&lt;record&gt;&lt;rec-number&gt;61&lt;/rec-number&gt;&lt;foreign-keys&gt;&lt;key app="EN" db-id="sfaxzsaf8pevpderx0lv2spqezr5rav0dd9p" timestamp="1707354826"&gt;61&lt;/key&gt;&lt;/foreign-keys&gt;&lt;ref-type name="Electronic Article"&gt;43&lt;/ref-type&gt;&lt;contributors&gt;&lt;authors&gt;&lt;author&gt;W.L. Gore &amp;amp; Associates, Inc.&lt;/author&gt;&lt;/authors&gt;&lt;/contributors&gt;&lt;titles&gt;&lt;title&gt;High Binding Capacity and Short Residence Time for High-Productivity Antibody Purification &lt;/title&gt;&lt;secondary-title&gt;GORE Protein Capture Device with Protein A, 9.0mL - For Process Development, Pre-clinical, and Early Clinical Applications&lt;/secondary-title&gt;&lt;/titles&gt;&lt;periodical&gt;&lt;full-title&gt;GORE Protein Capture Device with Protein A, 9.0mL - For Process Development, Pre-clinical, and Early Clinical Applications&lt;/full-title&gt;&lt;/periodical&gt;&lt;pages&gt;1-2&lt;/pages&gt;&lt;num-vols&gt;GORE_ProteinCaptureDevice_9mL_Datasheet_JAN20_EN_e.pdf&lt;/num-vols&gt;&lt;section&gt;2020&lt;/section&gt;&lt;dates&gt;&lt;year&gt;2020&lt;/year&gt;&lt;pub-dates&gt;&lt;date&gt;2023/02/24&lt;/date&gt;&lt;/pub-dates&gt;&lt;/dates&gt;&lt;publisher&gt;W.L. Gore &amp;amp; Associates, Inc.&lt;/publisher&gt;&lt;urls&gt;&lt;related-urls&gt;&lt;url&gt;https://www.gore.com/system/files/2020-04/GORE_ProteinCaptureDevice_9mL_Datasheet_JAN20_EN_e.pdf&lt;/url&gt;&lt;/related-urls&gt;&lt;/urls&gt;&lt;/record&gt;&lt;/Cite&gt;&lt;/EndNote&gt;</w:instrText>
      </w:r>
      <w:r w:rsidR="000A30BD">
        <w:fldChar w:fldCharType="separate"/>
      </w:r>
      <w:r w:rsidR="005E1E08" w:rsidRPr="005E1E08">
        <w:rPr>
          <w:noProof/>
          <w:vertAlign w:val="superscript"/>
        </w:rPr>
        <w:t>23</w:t>
      </w:r>
      <w:r w:rsidR="000A30BD">
        <w:fldChar w:fldCharType="end"/>
      </w:r>
      <w:r w:rsidR="000A30BD">
        <w:t xml:space="preserve">. Importantly here, the cumulative residual protein A ligand recorded after 100 cycles was 1.1 </w:t>
      </w:r>
      <w:r w:rsidR="006F5269">
        <w:rPr>
          <w:rFonts w:cstheme="minorHAnsi"/>
        </w:rPr>
        <w:t>µ</w:t>
      </w:r>
      <w:r w:rsidR="000A30BD">
        <w:t xml:space="preserve">g, nearly two orders of magnitude less than the rigorous sanitization.  </w:t>
      </w:r>
    </w:p>
    <w:p w14:paraId="1851D8E1" w14:textId="0F06A630" w:rsidR="00D46BE6" w:rsidRDefault="0049420C" w:rsidP="00227109">
      <w:r>
        <w:t xml:space="preserve">Ensuring </w:t>
      </w:r>
      <w:r w:rsidR="00B04600">
        <w:t xml:space="preserve">endotoxin-free purification of </w:t>
      </w:r>
      <w:r w:rsidR="00912292">
        <w:t xml:space="preserve">therapeutics is </w:t>
      </w:r>
      <w:r w:rsidR="00400029">
        <w:t>critical</w:t>
      </w:r>
      <w:r w:rsidR="00912292">
        <w:t xml:space="preserve">, </w:t>
      </w:r>
      <w:r w:rsidR="00A121F9">
        <w:t>especially</w:t>
      </w:r>
      <w:r w:rsidR="00912292">
        <w:t xml:space="preserve"> for</w:t>
      </w:r>
      <w:r w:rsidR="00C3435E">
        <w:t xml:space="preserve"> the</w:t>
      </w:r>
      <w:r w:rsidR="00912292">
        <w:t xml:space="preserve"> material supply of </w:t>
      </w:r>
      <w:r w:rsidR="00A121F9">
        <w:t xml:space="preserve">new therapeutics whose </w:t>
      </w:r>
      <w:r w:rsidR="00566FAE">
        <w:t xml:space="preserve">cell-based </w:t>
      </w:r>
      <w:r w:rsidR="00CC1144">
        <w:t>or</w:t>
      </w:r>
      <w:r w:rsidR="00566FAE">
        <w:t xml:space="preserve"> animal </w:t>
      </w:r>
      <w:r w:rsidR="00CC1144">
        <w:t xml:space="preserve">research </w:t>
      </w:r>
      <w:r w:rsidR="00566FAE">
        <w:t>studies</w:t>
      </w:r>
      <w:r w:rsidR="00C3435E">
        <w:t xml:space="preserve"> inform the advancement </w:t>
      </w:r>
      <w:r w:rsidR="009E2EF2">
        <w:t xml:space="preserve">of medicine development. </w:t>
      </w:r>
      <w:r w:rsidR="006F5269">
        <w:t>Alt</w:t>
      </w:r>
      <w:r w:rsidR="00B37A0B">
        <w:t>hough</w:t>
      </w:r>
      <w:r w:rsidR="002304E8">
        <w:t xml:space="preserve">, </w:t>
      </w:r>
      <w:proofErr w:type="spellStart"/>
      <w:r w:rsidR="002D09DA">
        <w:t>Cytiva’s</w:t>
      </w:r>
      <w:proofErr w:type="spellEnd"/>
      <w:r w:rsidR="002D09DA">
        <w:t xml:space="preserve"> </w:t>
      </w:r>
      <w:proofErr w:type="spellStart"/>
      <w:r w:rsidR="00046CF0">
        <w:t>HiTrap</w:t>
      </w:r>
      <w:proofErr w:type="spellEnd"/>
      <w:r w:rsidR="00046CF0">
        <w:t xml:space="preserve"> </w:t>
      </w:r>
      <w:r w:rsidR="002D09DA">
        <w:t>Fibro</w:t>
      </w:r>
      <w:r w:rsidR="009B06F1">
        <w:t xml:space="preserve"> </w:t>
      </w:r>
      <w:proofErr w:type="spellStart"/>
      <w:r w:rsidR="009B06F1">
        <w:t>Pris</w:t>
      </w:r>
      <w:r w:rsidR="00792B37">
        <w:t>m</w:t>
      </w:r>
      <w:r w:rsidR="009B06F1">
        <w:t>A</w:t>
      </w:r>
      <w:proofErr w:type="spellEnd"/>
      <w:r w:rsidR="009B06F1">
        <w:t xml:space="preserve"> demonstrated </w:t>
      </w:r>
      <w:r w:rsidR="00BE7B92">
        <w:t xml:space="preserve">stable DBC </w:t>
      </w:r>
      <w:r w:rsidR="00394A01">
        <w:t>up to</w:t>
      </w:r>
      <w:r w:rsidR="00435FA1">
        <w:t xml:space="preserve"> 300</w:t>
      </w:r>
      <w:r w:rsidR="00041A60">
        <w:t xml:space="preserve"> cycles for </w:t>
      </w:r>
      <w:r w:rsidR="00046CF0">
        <w:t xml:space="preserve">short </w:t>
      </w:r>
      <w:r w:rsidR="00B37A0B">
        <w:t xml:space="preserve">alkaline </w:t>
      </w:r>
      <w:r w:rsidR="00046CF0">
        <w:t>sanitization times (1</w:t>
      </w:r>
      <w:r w:rsidR="006F5269">
        <w:t xml:space="preserve"> </w:t>
      </w:r>
      <w:r w:rsidR="00046CF0">
        <w:t>min) for 0.5</w:t>
      </w:r>
      <w:r w:rsidR="006F5269">
        <w:t xml:space="preserve"> </w:t>
      </w:r>
      <w:r w:rsidR="00046CF0">
        <w:t>M and 1</w:t>
      </w:r>
      <w:r w:rsidR="006F5269">
        <w:t xml:space="preserve"> </w:t>
      </w:r>
      <w:r w:rsidR="00046CF0">
        <w:t>M NaOH</w:t>
      </w:r>
      <w:r w:rsidR="00B37A0B">
        <w:t xml:space="preserve"> supporting </w:t>
      </w:r>
      <w:r w:rsidR="004C27A3">
        <w:t xml:space="preserve">low-cost means for contamination </w:t>
      </w:r>
      <w:r w:rsidR="00D8402D">
        <w:t>mitigation</w:t>
      </w:r>
      <w:r w:rsidR="00C64875">
        <w:fldChar w:fldCharType="begin"/>
      </w:r>
      <w:r w:rsidR="005E1E08">
        <w:instrText xml:space="preserve"> ADDIN EN.CITE &lt;EndNote&gt;&lt;Cite ExcludeAuth="1" ExcludeYear="1"&gt;&lt;Author&gt;Cytiva&lt;/Author&gt;&lt;Year&gt;2021&lt;/Year&gt;&lt;RecNum&gt;53&lt;/RecNum&gt;&lt;DisplayText&gt;&lt;style face="superscript"&gt;25&lt;/style&gt;&lt;/DisplayText&gt;&lt;record&gt;&lt;rec-number&gt;53&lt;/rec-number&gt;&lt;foreign-keys&gt;&lt;key app="EN" db-id="sfaxzsaf8pevpderx0lv2spqezr5rav0dd9p" timestamp="1707354826"&gt;53&lt;/key&gt;&lt;/foreign-keys&gt;&lt;ref-type name="Journal Article"&gt;17&lt;/ref-type&gt;&lt;contributors&gt;&lt;authors&gt;&lt;author&gt;Cytiva&lt;/author&gt;&lt;/authors&gt;&lt;/contributors&gt;&lt;titles&gt;&lt;title&gt;HiTrap Fibro PrismA units, HiScreen Fibro PrismA units - Affinity Chromatography&lt;/title&gt;&lt;/titles&gt;&lt;dates&gt;&lt;year&gt;2021&lt;/year&gt;&lt;/dates&gt;&lt;urls&gt;&lt;/urls&gt;&lt;custom7&gt;CY7145-19Jan21-DF&lt;/custom7&gt;&lt;/record&gt;&lt;/Cite&gt;&lt;/EndNote&gt;</w:instrText>
      </w:r>
      <w:r w:rsidR="00C64875">
        <w:fldChar w:fldCharType="separate"/>
      </w:r>
      <w:r w:rsidR="005E1E08" w:rsidRPr="005E1E08">
        <w:rPr>
          <w:noProof/>
          <w:vertAlign w:val="superscript"/>
        </w:rPr>
        <w:t>25</w:t>
      </w:r>
      <w:r w:rsidR="00C64875">
        <w:fldChar w:fldCharType="end"/>
      </w:r>
      <w:r w:rsidR="00D8402D">
        <w:t xml:space="preserve">, endotoxin </w:t>
      </w:r>
      <w:r w:rsidR="00C64875">
        <w:t xml:space="preserve">clearance </w:t>
      </w:r>
      <w:r w:rsidR="00D8402D">
        <w:t xml:space="preserve">data was not shown and more conservative </w:t>
      </w:r>
      <w:r w:rsidR="00C64875">
        <w:t>sanitation</w:t>
      </w:r>
      <w:r w:rsidR="00D8402D">
        <w:t xml:space="preserve"> may be needed</w:t>
      </w:r>
      <w:r w:rsidR="00046CF0">
        <w:t xml:space="preserve">. </w:t>
      </w:r>
      <w:r w:rsidR="00D8402D">
        <w:t>T</w:t>
      </w:r>
      <w:r w:rsidR="004B3226">
        <w:t xml:space="preserve">he </w:t>
      </w:r>
      <w:r w:rsidR="00F009A2">
        <w:t>Gore</w:t>
      </w:r>
      <w:r w:rsidR="004B3226" w:rsidRPr="6EFBDA36">
        <w:t>®</w:t>
      </w:r>
      <w:r w:rsidR="004B3226">
        <w:t xml:space="preserve"> Protein A capture device is recommended for single </w:t>
      </w:r>
      <w:proofErr w:type="gramStart"/>
      <w:r w:rsidR="004B3226">
        <w:t>use,</w:t>
      </w:r>
      <w:proofErr w:type="gramEnd"/>
      <w:r w:rsidR="004B3226">
        <w:t xml:space="preserve"> we show here the </w:t>
      </w:r>
      <w:r w:rsidR="003571DE">
        <w:t>stability</w:t>
      </w:r>
      <w:r w:rsidR="004B3226">
        <w:t xml:space="preserve"> of eluate purity and impurity clearance</w:t>
      </w:r>
      <w:r w:rsidR="003571DE">
        <w:t xml:space="preserve"> over ~50 cycles</w:t>
      </w:r>
      <w:r w:rsidR="00F208E0">
        <w:t xml:space="preserve"> fo</w:t>
      </w:r>
      <w:r w:rsidR="008A12CE">
        <w:t>r</w:t>
      </w:r>
      <w:r w:rsidR="00F208E0">
        <w:t xml:space="preserve"> </w:t>
      </w:r>
      <w:r w:rsidR="007C08D1">
        <w:t>four</w:t>
      </w:r>
      <w:r w:rsidR="00F208E0">
        <w:t xml:space="preserve"> products</w:t>
      </w:r>
      <w:r w:rsidR="004B3226">
        <w:t xml:space="preserve"> under </w:t>
      </w:r>
      <w:r w:rsidR="00F14A07">
        <w:t>harsher sanitization conditions (0.5</w:t>
      </w:r>
      <w:r w:rsidR="006F5269">
        <w:t xml:space="preserve"> </w:t>
      </w:r>
      <w:r w:rsidR="00F14A07">
        <w:t xml:space="preserve">N NaOH) </w:t>
      </w:r>
      <w:r w:rsidR="007C08D1">
        <w:t>than</w:t>
      </w:r>
      <w:r w:rsidR="00F14A07">
        <w:t xml:space="preserve"> the manufacturer’s recommendations</w:t>
      </w:r>
      <w:r w:rsidR="004B3226">
        <w:t xml:space="preserve">. </w:t>
      </w:r>
      <w:r w:rsidR="00BB298C">
        <w:t>Overall, r</w:t>
      </w:r>
      <w:r w:rsidR="00F55F99">
        <w:t>ecovery</w:t>
      </w:r>
      <w:r w:rsidR="00A63824">
        <w:t xml:space="preserve"> </w:t>
      </w:r>
      <w:r w:rsidR="00F55F99">
        <w:t>is substantially retained over 100 cycle</w:t>
      </w:r>
      <w:r w:rsidR="00AE5F3E">
        <w:t>s</w:t>
      </w:r>
      <w:r w:rsidR="00F55F99">
        <w:t xml:space="preserve"> when sanitization is </w:t>
      </w:r>
      <w:r w:rsidR="00A63824">
        <w:t>carried out following manufacturer’s recommendations, as demonstrated at the 9</w:t>
      </w:r>
      <w:r w:rsidR="006F7EAE">
        <w:t xml:space="preserve"> mL</w:t>
      </w:r>
      <w:r w:rsidR="00A63824">
        <w:t xml:space="preserve"> scale.</w:t>
      </w:r>
      <w:r w:rsidR="009A29A0">
        <w:t xml:space="preserve"> </w:t>
      </w:r>
    </w:p>
    <w:p w14:paraId="064415A0" w14:textId="510B1C1E" w:rsidR="00B87481" w:rsidRDefault="00E1044B" w:rsidP="005C4EDC">
      <w:pPr>
        <w:pStyle w:val="Heading2"/>
      </w:pPr>
      <w:r>
        <w:lastRenderedPageBreak/>
        <w:t xml:space="preserve">3.4 </w:t>
      </w:r>
      <w:r w:rsidR="005C4EDC">
        <w:t>Membrane Productivity</w:t>
      </w:r>
      <w:r w:rsidR="001F74B6">
        <w:t xml:space="preserve"> </w:t>
      </w:r>
    </w:p>
    <w:p w14:paraId="0BDC5F09" w14:textId="6518F2BA" w:rsidR="005423BF" w:rsidRDefault="00413310" w:rsidP="005C4EDC">
      <w:r>
        <w:br/>
      </w:r>
      <w:r w:rsidR="00527842">
        <w:t>While productivity</w:t>
      </w:r>
      <w:r w:rsidR="0049074F" w:rsidRPr="0049074F">
        <w:t xml:space="preserve"> </w:t>
      </w:r>
      <w:r w:rsidR="0049074F">
        <w:t>is a useful means of comparing membrane performance</w:t>
      </w:r>
      <w:r w:rsidR="00527842">
        <w:t xml:space="preserve">, computed as mass of product produced per hour </w:t>
      </w:r>
      <w:r w:rsidR="00916F0F">
        <w:t>per volume of membrane or resin</w:t>
      </w:r>
      <w:r w:rsidR="0049074F">
        <w:fldChar w:fldCharType="begin"/>
      </w:r>
      <w:r w:rsidR="005E1E08">
        <w:instrText xml:space="preserve"> ADDIN EN.CITE &lt;EndNote&gt;&lt;Cite&gt;&lt;Author&gt;Grunberg&lt;/Author&gt;&lt;Year&gt;2022&lt;/Year&gt;&lt;RecNum&gt;48&lt;/RecNum&gt;&lt;DisplayText&gt;&lt;style face="superscript"&gt;30&lt;/style&gt;&lt;/DisplayText&gt;&lt;record&gt;&lt;rec-number&gt;48&lt;/rec-number&gt;&lt;foreign-keys&gt;&lt;key app="EN" db-id="sfaxzsaf8pevpderx0lv2spqezr5rav0dd9p" timestamp="1706664353" guid="ef112553-1945-417d-b518-92e578480a6b"&gt;48&lt;/key&gt;&lt;/foreign-keys&gt;&lt;ref-type name="Journal Article"&gt;17&lt;/ref-type&gt;&lt;contributors&gt;&lt;authors&gt;&lt;author&gt;Grunberg, M.&lt;/author&gt;&lt;author&gt;Kuchemuller, K. B.&lt;/author&gt;&lt;author&gt;Toppner, K.&lt;/author&gt;&lt;author&gt;Busse, R. A.&lt;/author&gt;&lt;/authors&gt;&lt;/contributors&gt;&lt;auth-address&gt;Sartorius Stedim Biotech GmbH, August-Spindler-Strasse 11, 37339 Goettingen, Germany.&lt;/auth-address&gt;&lt;titles&gt;&lt;title&gt;Scalable, Robust and Highly Productive Novel Convecdiff Membrane Platform for mAb Capture&lt;/title&gt;&lt;secondary-title&gt;Membranes (Basel)&lt;/secondary-title&gt;&lt;/titles&gt;&lt;periodical&gt;&lt;full-title&gt;Membranes (Basel)&lt;/full-title&gt;&lt;/periodical&gt;&lt;volume&gt;12&lt;/volume&gt;&lt;number&gt;7&lt;/number&gt;&lt;edition&gt;20220630&lt;/edition&gt;&lt;keywords&gt;&lt;keyword&gt;antibody purification&lt;/keyword&gt;&lt;keyword&gt;bioprocessing&lt;/keyword&gt;&lt;keyword&gt;downstream processing&lt;/keyword&gt;&lt;keyword&gt;membrane chromatography&lt;/keyword&gt;&lt;keyword&gt;process intensification&lt;/keyword&gt;&lt;keyword&gt;protein A chromatography&lt;/keyword&gt;&lt;keyword&gt;single-use chromatography&lt;/keyword&gt;&lt;/keywords&gt;&lt;dates&gt;&lt;year&gt;2022&lt;/year&gt;&lt;pub-dates&gt;&lt;date&gt;Jun 30&lt;/date&gt;&lt;/pub-dates&gt;&lt;/dates&gt;&lt;isbn&gt;2077-0375 (Print)&amp;#xD;2077-0375 (Electronic)&amp;#xD;2077-0375 (Linking)&lt;/isbn&gt;&lt;accession-num&gt;35877882&lt;/accession-num&gt;&lt;urls&gt;&lt;related-urls&gt;&lt;url&gt;https://www.ncbi.nlm.nih.gov/pubmed/35877882&lt;/url&gt;&lt;/related-urls&gt;&lt;/urls&gt;&lt;custom1&gt;The authors declare no conflict of interest.&lt;/custom1&gt;&lt;custom2&gt;PMC9316305&lt;/custom2&gt;&lt;electronic-resource-num&gt;10.3390/membranes12070677&lt;/electronic-resource-num&gt;&lt;remote-database-name&gt;PubMed-not-MEDLINE&lt;/remote-database-name&gt;&lt;remote-database-provider&gt;NLM&lt;/remote-database-provider&gt;&lt;/record&gt;&lt;/Cite&gt;&lt;/EndNote&gt;</w:instrText>
      </w:r>
      <w:r w:rsidR="0049074F">
        <w:fldChar w:fldCharType="separate"/>
      </w:r>
      <w:r w:rsidR="005E1E08" w:rsidRPr="005E1E08">
        <w:rPr>
          <w:noProof/>
          <w:vertAlign w:val="superscript"/>
        </w:rPr>
        <w:t>30</w:t>
      </w:r>
      <w:r w:rsidR="0049074F">
        <w:fldChar w:fldCharType="end"/>
      </w:r>
      <w:r w:rsidR="00C75E97">
        <w:t xml:space="preserve">, practical </w:t>
      </w:r>
      <w:r w:rsidR="00207A52">
        <w:t xml:space="preserve">targets </w:t>
      </w:r>
      <w:r w:rsidR="00AC0074">
        <w:t>can be set</w:t>
      </w:r>
      <w:r w:rsidR="006361A2">
        <w:t xml:space="preserve"> </w:t>
      </w:r>
      <w:r w:rsidR="00F86992">
        <w:t>to maximize the</w:t>
      </w:r>
      <w:r w:rsidR="006361A2">
        <w:t xml:space="preserve"> </w:t>
      </w:r>
      <w:r w:rsidR="00D318C6">
        <w:t xml:space="preserve">number of </w:t>
      </w:r>
      <w:r w:rsidR="002B3D82">
        <w:t>process steps that can be completed in a working day.</w:t>
      </w:r>
      <w:r w:rsidR="00D83C60">
        <w:t xml:space="preserve"> </w:t>
      </w:r>
    </w:p>
    <w:p w14:paraId="235428A7" w14:textId="63CAE3CC" w:rsidR="00E47B8F" w:rsidRDefault="00DA1557" w:rsidP="005C4EDC">
      <w:commentRangeStart w:id="3"/>
      <w:commentRangeStart w:id="4"/>
      <w:r>
        <w:t>Table 2 reports productivity values b</w:t>
      </w:r>
      <w:r w:rsidR="00FB63CB">
        <w:t xml:space="preserve">ased </w:t>
      </w:r>
      <w:r w:rsidR="002C6AE5">
        <w:t xml:space="preserve">on </w:t>
      </w:r>
      <w:r w:rsidR="00E73548">
        <w:t>DBC values</w:t>
      </w:r>
      <w:r w:rsidR="00566018">
        <w:t>,</w:t>
      </w:r>
      <w:r w:rsidR="006C3935">
        <w:t xml:space="preserve"> </w:t>
      </w:r>
      <w:r w:rsidR="002C6AE5">
        <w:t xml:space="preserve">initial run recoveries for </w:t>
      </w:r>
      <w:proofErr w:type="spellStart"/>
      <w:r w:rsidR="002C6AE5">
        <w:t>mAbs</w:t>
      </w:r>
      <w:proofErr w:type="spellEnd"/>
      <w:r w:rsidR="002C6AE5">
        <w:t xml:space="preserve"> 1-3, Bs-1, and Fc-1</w:t>
      </w:r>
      <w:r w:rsidR="00566018">
        <w:t xml:space="preserve"> </w:t>
      </w:r>
      <w:r w:rsidR="00F02355">
        <w:t>ignoring</w:t>
      </w:r>
      <w:r w:rsidR="00566018">
        <w:t xml:space="preserve"> th</w:t>
      </w:r>
      <w:r w:rsidR="00AE5C79">
        <w:t>e</w:t>
      </w:r>
      <w:r w:rsidR="00566018">
        <w:t xml:space="preserve"> long CIP</w:t>
      </w:r>
      <w:r w:rsidR="00BB7563">
        <w:t xml:space="preserve"> </w:t>
      </w:r>
      <w:r w:rsidR="00AE5C79">
        <w:t xml:space="preserve">phase </w:t>
      </w:r>
      <w:r w:rsidR="00BB7563">
        <w:t xml:space="preserve">and is </w:t>
      </w:r>
      <w:r w:rsidR="002C331B">
        <w:t>lower than other</w:t>
      </w:r>
      <w:r w:rsidR="00BB7563">
        <w:t xml:space="preserve"> </w:t>
      </w:r>
      <w:r w:rsidR="006323E5">
        <w:t>report</w:t>
      </w:r>
      <w:r w:rsidR="008F3139">
        <w:t>ed</w:t>
      </w:r>
      <w:r w:rsidR="006323E5">
        <w:t xml:space="preserve"> </w:t>
      </w:r>
      <w:r w:rsidR="0085742F">
        <w:t xml:space="preserve">productivities </w:t>
      </w:r>
      <w:r w:rsidR="00FE1232">
        <w:t>of</w:t>
      </w:r>
      <w:r w:rsidR="0085742F">
        <w:t xml:space="preserve"> 125</w:t>
      </w:r>
      <w:r w:rsidR="008F3139">
        <w:t xml:space="preserve"> g/L/h </w:t>
      </w:r>
      <w:r w:rsidR="008C0304">
        <w:t>(loaded at 6</w:t>
      </w:r>
      <w:r w:rsidR="006F5269">
        <w:t xml:space="preserve"> </w:t>
      </w:r>
      <w:r w:rsidR="008C0304">
        <w:t>g/L</w:t>
      </w:r>
      <w:r w:rsidR="009A0774">
        <w:t>, 6-9</w:t>
      </w:r>
      <w:r w:rsidR="00981B55">
        <w:t xml:space="preserve"> </w:t>
      </w:r>
      <w:r w:rsidR="009A0774">
        <w:t>s residence time</w:t>
      </w:r>
      <w:r w:rsidR="008C0304">
        <w:t xml:space="preserve">) </w:t>
      </w:r>
      <w:r w:rsidR="008C0304">
        <w:fldChar w:fldCharType="begin"/>
      </w:r>
      <w:r w:rsidR="005E1E08">
        <w:instrText xml:space="preserve"> ADDIN EN.CITE &lt;EndNote&gt;&lt;Cite&gt;&lt;Author&gt;Benoit Mothes&lt;/Author&gt;&lt;Year&gt;2016&lt;/Year&gt;&lt;RecNum&gt;58&lt;/RecNum&gt;&lt;DisplayText&gt;&lt;style face="superscript"&gt;20&lt;/style&gt;&lt;/DisplayText&gt;&lt;record&gt;&lt;rec-number&gt;58&lt;/rec-number&gt;&lt;foreign-keys&gt;&lt;key app="EN" db-id="sfaxzsaf8pevpderx0lv2spqezr5rav0dd9p" timestamp="1707354826"&gt;58&lt;/key&gt;&lt;/foreign-keys&gt;&lt;ref-type name="Journal Article"&gt;17&lt;/ref-type&gt;&lt;contributors&gt;&lt;authors&gt;&lt;author&gt;Benoit Mothes, Jerome Pezzini, Kathrin Schroeder-Tittmann, and Louis Villain&lt;/author&gt;&lt;/authors&gt;&lt;/contributors&gt;&lt;titles&gt;&lt;title&gt;Accelerated, Seamless Antibody Purification - Process Intensification with Continuous Disposable Technology &lt;/title&gt;&lt;secondary-title&gt;BioProcess Technical&lt;/secondary-title&gt;&lt;/titles&gt;&lt;periodical&gt;&lt;full-title&gt;BioProcess Technical&lt;/full-title&gt;&lt;/periodical&gt;&lt;pages&gt;34-58&lt;/pages&gt;&lt;volume&gt;14&lt;/volume&gt;&lt;number&gt;5&lt;/number&gt;&lt;dates&gt;&lt;year&gt;2016&lt;/year&gt;&lt;/dates&gt;&lt;urls&gt;&lt;/urls&gt;&lt;/record&gt;&lt;/Cite&gt;&lt;/EndNote&gt;</w:instrText>
      </w:r>
      <w:r w:rsidR="008C0304">
        <w:fldChar w:fldCharType="separate"/>
      </w:r>
      <w:r w:rsidR="005E1E08" w:rsidRPr="005E1E08">
        <w:rPr>
          <w:noProof/>
          <w:vertAlign w:val="superscript"/>
        </w:rPr>
        <w:t>20</w:t>
      </w:r>
      <w:r w:rsidR="008C0304">
        <w:fldChar w:fldCharType="end"/>
      </w:r>
      <w:r w:rsidR="00BD0078">
        <w:t xml:space="preserve"> and</w:t>
      </w:r>
      <w:r w:rsidR="00A47212">
        <w:t xml:space="preserve"> </w:t>
      </w:r>
      <w:r w:rsidR="00CF2DDC">
        <w:t>160</w:t>
      </w:r>
      <w:r w:rsidR="008F25F5">
        <w:t>.3</w:t>
      </w:r>
      <w:r w:rsidR="00CF2DDC">
        <w:t>-</w:t>
      </w:r>
      <w:r w:rsidR="00DF001F">
        <w:t>206.</w:t>
      </w:r>
      <w:r w:rsidR="008F25F5">
        <w:t>9</w:t>
      </w:r>
      <w:r w:rsidR="0085742F">
        <w:t xml:space="preserve"> g</w:t>
      </w:r>
      <w:r w:rsidR="006B1A70">
        <w:t>/</w:t>
      </w:r>
      <w:r w:rsidR="0085742F">
        <w:t>L</w:t>
      </w:r>
      <w:r w:rsidR="006B1A70">
        <w:t>/</w:t>
      </w:r>
      <w:r w:rsidR="0085742F">
        <w:t>h</w:t>
      </w:r>
      <w:r w:rsidR="006B1A70">
        <w:t xml:space="preserve"> </w:t>
      </w:r>
      <w:r w:rsidR="002535B4">
        <w:t>(loaded at 1</w:t>
      </w:r>
      <w:r w:rsidR="006F5269">
        <w:t xml:space="preserve"> </w:t>
      </w:r>
      <w:r w:rsidR="002535B4">
        <w:t xml:space="preserve">g/L, </w:t>
      </w:r>
      <w:r w:rsidR="00A47212">
        <w:t>12</w:t>
      </w:r>
      <w:r w:rsidR="006F5269">
        <w:t xml:space="preserve"> </w:t>
      </w:r>
      <w:r w:rsidR="007F0C7E">
        <w:t>s</w:t>
      </w:r>
      <w:r w:rsidR="00A47212">
        <w:t xml:space="preserve"> residence time)</w:t>
      </w:r>
      <w:r w:rsidR="00A47212">
        <w:fldChar w:fldCharType="begin"/>
      </w:r>
      <w:r w:rsidR="005E1E08">
        <w:instrText xml:space="preserve"> ADDIN EN.CITE &lt;EndNote&gt;&lt;Cite&gt;&lt;Author&gt;Grunberg&lt;/Author&gt;&lt;Year&gt;2022&lt;/Year&gt;&lt;RecNum&gt;48&lt;/RecNum&gt;&lt;DisplayText&gt;&lt;style face="superscript"&gt;30&lt;/style&gt;&lt;/DisplayText&gt;&lt;record&gt;&lt;rec-number&gt;48&lt;/rec-number&gt;&lt;foreign-keys&gt;&lt;key app="EN" db-id="sfaxzsaf8pevpderx0lv2spqezr5rav0dd9p" timestamp="1706664353" guid="ef112553-1945-417d-b518-92e578480a6b"&gt;48&lt;/key&gt;&lt;/foreign-keys&gt;&lt;ref-type name="Journal Article"&gt;17&lt;/ref-type&gt;&lt;contributors&gt;&lt;authors&gt;&lt;author&gt;Grunberg, M.&lt;/author&gt;&lt;author&gt;Kuchemuller, K. B.&lt;/author&gt;&lt;author&gt;Toppner, K.&lt;/author&gt;&lt;author&gt;Busse, R. A.&lt;/author&gt;&lt;/authors&gt;&lt;/contributors&gt;&lt;auth-address&gt;Sartorius Stedim Biotech GmbH, August-Spindler-Strasse 11, 37339 Goettingen, Germany.&lt;/auth-address&gt;&lt;titles&gt;&lt;title&gt;Scalable, Robust and Highly Productive Novel Convecdiff Membrane Platform for mAb Capture&lt;/title&gt;&lt;secondary-title&gt;Membranes (Basel)&lt;/secondary-title&gt;&lt;/titles&gt;&lt;periodical&gt;&lt;full-title&gt;Membranes (Basel)&lt;/full-title&gt;&lt;/periodical&gt;&lt;volume&gt;12&lt;/volume&gt;&lt;number&gt;7&lt;/number&gt;&lt;edition&gt;20220630&lt;/edition&gt;&lt;keywords&gt;&lt;keyword&gt;antibody purification&lt;/keyword&gt;&lt;keyword&gt;bioprocessing&lt;/keyword&gt;&lt;keyword&gt;downstream processing&lt;/keyword&gt;&lt;keyword&gt;membrane chromatography&lt;/keyword&gt;&lt;keyword&gt;process intensification&lt;/keyword&gt;&lt;keyword&gt;protein A chromatography&lt;/keyword&gt;&lt;keyword&gt;single-use chromatography&lt;/keyword&gt;&lt;/keywords&gt;&lt;dates&gt;&lt;year&gt;2022&lt;/year&gt;&lt;pub-dates&gt;&lt;date&gt;Jun 30&lt;/date&gt;&lt;/pub-dates&gt;&lt;/dates&gt;&lt;isbn&gt;2077-0375 (Print)&amp;#xD;2077-0375 (Electronic)&amp;#xD;2077-0375 (Linking)&lt;/isbn&gt;&lt;accession-num&gt;35877882&lt;/accession-num&gt;&lt;urls&gt;&lt;related-urls&gt;&lt;url&gt;https://www.ncbi.nlm.nih.gov/pubmed/35877882&lt;/url&gt;&lt;/related-urls&gt;&lt;/urls&gt;&lt;custom1&gt;The authors declare no conflict of interest.&lt;/custom1&gt;&lt;custom2&gt;PMC9316305&lt;/custom2&gt;&lt;electronic-resource-num&gt;10.3390/membranes12070677&lt;/electronic-resource-num&gt;&lt;remote-database-name&gt;PubMed-not-MEDLINE&lt;/remote-database-name&gt;&lt;remote-database-provider&gt;NLM&lt;/remote-database-provider&gt;&lt;/record&gt;&lt;/Cite&gt;&lt;/EndNote&gt;</w:instrText>
      </w:r>
      <w:r w:rsidR="00A47212">
        <w:fldChar w:fldCharType="separate"/>
      </w:r>
      <w:r w:rsidR="005E1E08" w:rsidRPr="005E1E08">
        <w:rPr>
          <w:noProof/>
          <w:vertAlign w:val="superscript"/>
        </w:rPr>
        <w:t>30</w:t>
      </w:r>
      <w:r w:rsidR="00A47212">
        <w:fldChar w:fldCharType="end"/>
      </w:r>
      <w:r w:rsidR="00A47212">
        <w:t xml:space="preserve"> </w:t>
      </w:r>
      <w:r w:rsidR="00250CB4">
        <w:t>for</w:t>
      </w:r>
      <w:r w:rsidR="00F02355">
        <w:t xml:space="preserve"> affinity</w:t>
      </w:r>
      <w:r w:rsidR="00250CB4">
        <w:t xml:space="preserve"> membrane adsorbers</w:t>
      </w:r>
      <w:r w:rsidR="0059730D">
        <w:rPr>
          <w:rStyle w:val="CommentReference"/>
        </w:rPr>
        <w:t xml:space="preserve"> </w:t>
      </w:r>
      <w:r w:rsidR="0059730D">
        <w:t>an</w:t>
      </w:r>
      <w:r w:rsidR="006A3B19" w:rsidRPr="00FB04D4">
        <w:t>d</w:t>
      </w:r>
      <w:r w:rsidR="008D23CD">
        <w:t xml:space="preserve"> </w:t>
      </w:r>
      <w:r w:rsidR="00BD0078">
        <w:t xml:space="preserve">though </w:t>
      </w:r>
      <w:r w:rsidR="008D23CD">
        <w:t xml:space="preserve">for other membranes run in periodic continuous mode, higher productivities </w:t>
      </w:r>
      <w:r w:rsidR="00BD0078">
        <w:t>were</w:t>
      </w:r>
      <w:r w:rsidR="008D23CD">
        <w:t xml:space="preserve"> possible</w:t>
      </w:r>
      <w:r w:rsidR="00114583">
        <w:fldChar w:fldCharType="begin"/>
      </w:r>
      <w:r w:rsidR="005E1E08">
        <w:instrText xml:space="preserve"> ADDIN EN.CITE &lt;EndNote&gt;&lt;Cite&gt;&lt;Author&gt;Davis&lt;/Author&gt;&lt;Year&gt;2021&lt;/Year&gt;&lt;RecNum&gt;49&lt;/RecNum&gt;&lt;DisplayText&gt;&lt;style face="superscript"&gt;31&lt;/style&gt;&lt;/DisplayText&gt;&lt;record&gt;&lt;rec-number&gt;49&lt;/rec-number&gt;&lt;foreign-keys&gt;&lt;key app="EN" db-id="sfaxzsaf8pevpderx0lv2spqezr5rav0dd9p" timestamp="1706664391" guid="e005965f-96e7-42a7-986e-c570e3a9cb6f"&gt;49&lt;/key&gt;&lt;/foreign-keys&gt;&lt;ref-type name="Journal Article"&gt;17&lt;/ref-type&gt;&lt;contributors&gt;&lt;authors&gt;&lt;author&gt;Davis, R. R.&lt;/author&gt;&lt;author&gt;Suber, F.&lt;/author&gt;&lt;author&gt;Heller, I.&lt;/author&gt;&lt;author&gt;Yang, B.&lt;/author&gt;&lt;author&gt;Martinez, J.&lt;/author&gt;&lt;/authors&gt;&lt;/contributors&gt;&lt;auth-address&gt;Ology Bioservices, Process Development, 13200 NW Nano Ct., Alachua, FL, 32615, USA.&amp;#xD;Ology Bioservices, Process Development, 13200 NW Nano Ct., Alachua, FL, 32615, USA. Electronic address: Juan.Martinez@ologybio.com.&lt;/auth-address&gt;&lt;titles&gt;&lt;title&gt;Improving mAb capture productivity on batch and continuous downstream processing using nanofiber PrismA adsorbents&lt;/title&gt;&lt;secondary-title&gt;J Biotechnol&lt;/secondary-title&gt;&lt;/titles&gt;&lt;periodical&gt;&lt;full-title&gt;J Biotechnol&lt;/full-title&gt;&lt;/periodical&gt;&lt;pages&gt;50-55&lt;/pages&gt;&lt;volume&gt;336&lt;/volume&gt;&lt;edition&gt;20210609&lt;/edition&gt;&lt;keywords&gt;&lt;keyword&gt;Antibodies, Monoclonal&lt;/keyword&gt;&lt;keyword&gt;*Nanofibers&lt;/keyword&gt;&lt;keyword&gt;Staphylococcal Protein A&lt;/keyword&gt;&lt;keyword&gt;*Biological Products&lt;/keyword&gt;&lt;keyword&gt;Continuous chromatography&lt;/keyword&gt;&lt;keyword&gt;Monoclonal antibody&lt;/keyword&gt;&lt;keyword&gt;Nanofiber&lt;/keyword&gt;&lt;keyword&gt;Process intensification&lt;/keyword&gt;&lt;keyword&gt;Productivity&lt;/keyword&gt;&lt;keyword&gt;Purification&lt;/keyword&gt;&lt;/keywords&gt;&lt;dates&gt;&lt;year&gt;2021&lt;/year&gt;&lt;pub-dates&gt;&lt;date&gt;Aug 10&lt;/date&gt;&lt;/pub-dates&gt;&lt;/dates&gt;&lt;isbn&gt;1873-4863 (Electronic)&amp;#xD;0168-1656 (Linking)&lt;/isbn&gt;&lt;accession-num&gt;34118332&lt;/accession-num&gt;&lt;urls&gt;&lt;related-urls&gt;&lt;url&gt;https://www.ncbi.nlm.nih.gov/pubmed/34118332&lt;/url&gt;&lt;/related-urls&gt;&lt;/urls&gt;&lt;electronic-resource-num&gt;10.1016/j.jbiotec.2021.06.004&lt;/electronic-resource-num&gt;&lt;remote-database-name&gt;Medline&lt;/remote-database-name&gt;&lt;remote-database-provider&gt;NLM&lt;/remote-database-provider&gt;&lt;/record&gt;&lt;/Cite&gt;&lt;/EndNote&gt;</w:instrText>
      </w:r>
      <w:r w:rsidR="00114583">
        <w:fldChar w:fldCharType="separate"/>
      </w:r>
      <w:r w:rsidR="005E1E08" w:rsidRPr="005E1E08">
        <w:rPr>
          <w:noProof/>
          <w:vertAlign w:val="superscript"/>
        </w:rPr>
        <w:t>31</w:t>
      </w:r>
      <w:r w:rsidR="00114583">
        <w:fldChar w:fldCharType="end"/>
      </w:r>
      <w:commentRangeEnd w:id="3"/>
      <w:r w:rsidR="00517928">
        <w:rPr>
          <w:rStyle w:val="CommentReference"/>
        </w:rPr>
        <w:commentReference w:id="3"/>
      </w:r>
      <w:commentRangeEnd w:id="4"/>
      <w:r w:rsidR="00F01996">
        <w:rPr>
          <w:rStyle w:val="CommentReference"/>
        </w:rPr>
        <w:commentReference w:id="4"/>
      </w:r>
      <w:r w:rsidR="00BB7563">
        <w:t>.</w:t>
      </w:r>
      <w:r w:rsidR="00F975BD">
        <w:t xml:space="preserve"> </w:t>
      </w:r>
      <w:r w:rsidR="00BB7563">
        <w:t xml:space="preserve"> </w:t>
      </w:r>
      <w:commentRangeStart w:id="5"/>
      <w:r w:rsidR="0062688B">
        <w:t>Importantly, since productivity is a function of product titer, capacity, phase duration, and residence time, comparisons between</w:t>
      </w:r>
      <w:r w:rsidR="00F01996">
        <w:t xml:space="preserve"> individual</w:t>
      </w:r>
      <w:r w:rsidR="0062688B">
        <w:t xml:space="preserve"> membranes should consider those factors. For example, comparing results in Table 2 with those from Grunberg </w:t>
      </w:r>
      <w:r w:rsidR="0062688B">
        <w:rPr>
          <w:i/>
          <w:iCs/>
        </w:rPr>
        <w:t>et. al</w:t>
      </w:r>
      <w:r w:rsidR="004B290F">
        <w:rPr>
          <w:i/>
          <w:iCs/>
        </w:rPr>
        <w:fldChar w:fldCharType="begin"/>
      </w:r>
      <w:r w:rsidR="004B290F">
        <w:rPr>
          <w:i/>
          <w:iCs/>
        </w:rPr>
        <w:instrText xml:space="preserve"> ADDIN EN.CITE &lt;EndNote&gt;&lt;Cite&gt;&lt;Author&gt;Grunberg&lt;/Author&gt;&lt;Year&gt;2022&lt;/Year&gt;&lt;RecNum&gt;48&lt;/RecNum&gt;&lt;DisplayText&gt;&lt;style face="superscript"&gt;30&lt;/style&gt;&lt;/DisplayText&gt;&lt;record&gt;&lt;rec-number&gt;48&lt;/rec-number&gt;&lt;foreign-keys&gt;&lt;key app="EN" db-id="sfaxzsaf8pevpderx0lv2spqezr5rav0dd9p" timestamp="1706664353" guid="ef112553-1945-417d-b518-92e578480a6b"&gt;48&lt;/key&gt;&lt;/foreign-keys&gt;&lt;ref-type name="Journal Article"&gt;17&lt;/ref-type&gt;&lt;contributors&gt;&lt;authors&gt;&lt;author&gt;Grunberg, M.&lt;/author&gt;&lt;author&gt;Kuchemuller, K. B.&lt;/author&gt;&lt;author&gt;Toppner, K.&lt;/author&gt;&lt;author&gt;Busse, R. A.&lt;/author&gt;&lt;/authors&gt;&lt;/contributors&gt;&lt;auth-address&gt;Sartorius Stedim Biotech GmbH, August-Spindler-Strasse 11, 37339 Goettingen, Germany.&lt;/auth-address&gt;&lt;titles&gt;&lt;title&gt;Scalable, Robust and Highly Productive Novel Convecdiff Membrane Platform for mAb Capture&lt;/title&gt;&lt;secondary-title&gt;Membranes (Basel)&lt;/secondary-title&gt;&lt;/titles&gt;&lt;periodical&gt;&lt;full-title&gt;Membranes (Basel)&lt;/full-title&gt;&lt;/periodical&gt;&lt;volume&gt;12&lt;/volume&gt;&lt;number&gt;7&lt;/number&gt;&lt;edition&gt;20220630&lt;/edition&gt;&lt;keywords&gt;&lt;keyword&gt;antibody purification&lt;/keyword&gt;&lt;keyword&gt;bioprocessing&lt;/keyword&gt;&lt;keyword&gt;downstream processing&lt;/keyword&gt;&lt;keyword&gt;membrane chromatography&lt;/keyword&gt;&lt;keyword&gt;process intensification&lt;/keyword&gt;&lt;keyword&gt;protein A chromatography&lt;/keyword&gt;&lt;keyword&gt;single-use chromatography&lt;/keyword&gt;&lt;/keywords&gt;&lt;dates&gt;&lt;year&gt;2022&lt;/year&gt;&lt;pub-dates&gt;&lt;date&gt;Jun 30&lt;/date&gt;&lt;/pub-dates&gt;&lt;/dates&gt;&lt;isbn&gt;2077-0375 (Print)&amp;#xD;2077-0375 (Electronic)&amp;#xD;2077-0375 (Linking)&lt;/isbn&gt;&lt;accession-num&gt;35877882&lt;/accession-num&gt;&lt;urls&gt;&lt;related-urls&gt;&lt;url&gt;https://www.ncbi.nlm.nih.gov/pubmed/35877882&lt;/url&gt;&lt;/related-urls&gt;&lt;/urls&gt;&lt;custom1&gt;The authors declare no conflict of interest.&lt;/custom1&gt;&lt;custom2&gt;PMC9316305&lt;/custom2&gt;&lt;electronic-resource-num&gt;10.3390/membranes12070677&lt;/electronic-resource-num&gt;&lt;remote-database-name&gt;PubMed-not-MEDLINE&lt;/remote-database-name&gt;&lt;remote-database-provider&gt;NLM&lt;/remote-database-provider&gt;&lt;/record&gt;&lt;/Cite&gt;&lt;/EndNote&gt;</w:instrText>
      </w:r>
      <w:r w:rsidR="004B290F">
        <w:rPr>
          <w:i/>
          <w:iCs/>
        </w:rPr>
        <w:fldChar w:fldCharType="separate"/>
      </w:r>
      <w:r w:rsidR="004B290F" w:rsidRPr="004B290F">
        <w:rPr>
          <w:i/>
          <w:iCs/>
          <w:noProof/>
          <w:vertAlign w:val="superscript"/>
        </w:rPr>
        <w:t>30</w:t>
      </w:r>
      <w:r w:rsidR="004B290F">
        <w:rPr>
          <w:i/>
          <w:iCs/>
        </w:rPr>
        <w:fldChar w:fldCharType="end"/>
      </w:r>
      <w:r w:rsidR="0062688B">
        <w:rPr>
          <w:i/>
          <w:iCs/>
        </w:rPr>
        <w:t>,</w:t>
      </w:r>
      <w:r w:rsidR="0062688B">
        <w:t xml:space="preserve"> the </w:t>
      </w:r>
      <w:r w:rsidR="00275821">
        <w:t xml:space="preserve">unoptimized </w:t>
      </w:r>
      <w:r w:rsidR="0062688B">
        <w:t xml:space="preserve">method in Table 1 contains </w:t>
      </w:r>
      <w:r w:rsidR="00F01996">
        <w:t xml:space="preserve">more non-load </w:t>
      </w:r>
      <w:r w:rsidR="004B290F">
        <w:t>phase volumes</w:t>
      </w:r>
      <w:r w:rsidR="00F01996">
        <w:t>, comparable</w:t>
      </w:r>
      <w:r w:rsidR="004B290F">
        <w:t xml:space="preserve"> binding capacity</w:t>
      </w:r>
      <w:r w:rsidR="00F01996">
        <w:t>, similar but slightly lower titers between 2.3-4.3 mg/mL</w:t>
      </w:r>
      <w:r w:rsidR="004B290F">
        <w:t xml:space="preserve"> but with lower residence time</w:t>
      </w:r>
      <w:commentRangeEnd w:id="5"/>
      <w:r w:rsidR="002A4112">
        <w:rPr>
          <w:rStyle w:val="CommentReference"/>
        </w:rPr>
        <w:commentReference w:id="5"/>
      </w:r>
      <w:r w:rsidR="0062688B">
        <w:t>.</w:t>
      </w:r>
      <w:r w:rsidR="0062688B">
        <w:rPr>
          <w:i/>
          <w:iCs/>
        </w:rPr>
        <w:t xml:space="preserve"> </w:t>
      </w:r>
      <w:r w:rsidR="00BB7563">
        <w:t>While not tested,</w:t>
      </w:r>
      <w:r w:rsidR="00FE1232">
        <w:t xml:space="preserve"> a</w:t>
      </w:r>
      <w:r w:rsidR="00BB7563">
        <w:t xml:space="preserve"> Gore</w:t>
      </w:r>
      <w:r w:rsidR="00BB7563">
        <w:rPr>
          <w:rFonts w:cstheme="minorHAnsi"/>
        </w:rPr>
        <w:t>®</w:t>
      </w:r>
      <w:r w:rsidR="006F5269">
        <w:t>-</w:t>
      </w:r>
      <w:r w:rsidR="00BB7563">
        <w:t>recommended</w:t>
      </w:r>
      <w:r w:rsidR="00FE1232">
        <w:t xml:space="preserve">, </w:t>
      </w:r>
      <w:r w:rsidR="00BB7563">
        <w:t xml:space="preserve">optimized </w:t>
      </w:r>
      <w:r w:rsidR="00E7189E">
        <w:t xml:space="preserve">method </w:t>
      </w:r>
      <w:r w:rsidR="00CE14A0">
        <w:t>pairing down phase volumes and residence time</w:t>
      </w:r>
      <w:r w:rsidR="00811E8F">
        <w:t>s</w:t>
      </w:r>
      <w:r w:rsidR="00CE14A0">
        <w:t xml:space="preserve"> for</w:t>
      </w:r>
      <w:r w:rsidR="00811E8F">
        <w:t xml:space="preserve"> most</w:t>
      </w:r>
      <w:r w:rsidR="00CE14A0">
        <w:t xml:space="preserve"> </w:t>
      </w:r>
      <w:r w:rsidR="00A75856">
        <w:t>phases</w:t>
      </w:r>
      <w:r w:rsidR="00811E8F">
        <w:t xml:space="preserve"> </w:t>
      </w:r>
      <w:r w:rsidR="004C6800">
        <w:t>except for</w:t>
      </w:r>
      <w:r w:rsidR="00A75856">
        <w:t xml:space="preserve"> </w:t>
      </w:r>
      <w:r w:rsidR="002441E1">
        <w:t xml:space="preserve">loading </w:t>
      </w:r>
      <w:r w:rsidR="00D61FEC">
        <w:t>(</w:t>
      </w:r>
      <w:r w:rsidR="00005396">
        <w:t>supplementary</w:t>
      </w:r>
      <w:r w:rsidR="00D61FEC">
        <w:t xml:space="preserve"> </w:t>
      </w:r>
      <w:r w:rsidR="008F4F9D">
        <w:t>T</w:t>
      </w:r>
      <w:r w:rsidR="00D61FEC">
        <w:t xml:space="preserve">able </w:t>
      </w:r>
      <w:r w:rsidR="008F4F9D">
        <w:t>S3)</w:t>
      </w:r>
      <w:r w:rsidR="00AE3060">
        <w:t xml:space="preserve"> was proposed, </w:t>
      </w:r>
      <w:r w:rsidR="00A072EB">
        <w:t>which</w:t>
      </w:r>
      <w:r w:rsidR="009175C9">
        <w:t xml:space="preserve"> would result in</w:t>
      </w:r>
      <w:r w:rsidR="00E10716">
        <w:t xml:space="preserve"> increased</w:t>
      </w:r>
      <w:r w:rsidR="009175C9">
        <w:t xml:space="preserve"> productivities of </w:t>
      </w:r>
      <w:r w:rsidR="00AF3FEE">
        <w:t>86</w:t>
      </w:r>
      <w:r w:rsidR="000B6692">
        <w:t>-1</w:t>
      </w:r>
      <w:r w:rsidR="00AF3FEE">
        <w:t>5</w:t>
      </w:r>
      <w:r w:rsidR="00D57EF4">
        <w:t>8</w:t>
      </w:r>
      <w:r w:rsidR="00AF3FEE">
        <w:t xml:space="preserve"> </w:t>
      </w:r>
      <w:r w:rsidR="009175C9">
        <w:t>g</w:t>
      </w:r>
      <w:r w:rsidR="00815482">
        <w:t>/L/</w:t>
      </w:r>
      <w:r w:rsidR="009175C9">
        <w:t>h</w:t>
      </w:r>
      <w:r w:rsidR="009175C9">
        <w:rPr>
          <w:vertAlign w:val="superscript"/>
        </w:rPr>
        <w:t xml:space="preserve"> </w:t>
      </w:r>
      <w:r w:rsidR="009175C9">
        <w:rPr>
          <w:vertAlign w:val="subscript"/>
        </w:rPr>
        <w:softHyphen/>
      </w:r>
      <w:r w:rsidR="009175C9">
        <w:t xml:space="preserve">if </w:t>
      </w:r>
      <w:r w:rsidR="00A072EB">
        <w:t xml:space="preserve">recoveries achieved </w:t>
      </w:r>
      <w:r w:rsidR="006D6E21">
        <w:t>in Table 2</w:t>
      </w:r>
      <w:r w:rsidR="009175C9">
        <w:t xml:space="preserve"> were </w:t>
      </w:r>
      <w:r w:rsidR="00E10716">
        <w:t>unaffected.</w:t>
      </w:r>
      <w:r w:rsidR="008961FE">
        <w:t xml:space="preserve"> </w:t>
      </w:r>
    </w:p>
    <w:p w14:paraId="30E3DC17" w14:textId="5357E6E7" w:rsidR="00C80039" w:rsidRDefault="00DD05BB" w:rsidP="005C4EDC">
      <w:r>
        <w:t xml:space="preserve">Though </w:t>
      </w:r>
      <w:r w:rsidR="00BA36B8">
        <w:t>reduced membrane adsorbe</w:t>
      </w:r>
      <w:r w:rsidR="005F2C48">
        <w:t xml:space="preserve">r </w:t>
      </w:r>
      <w:r w:rsidR="004C6800">
        <w:t xml:space="preserve">phase </w:t>
      </w:r>
      <w:r w:rsidR="005F2C48">
        <w:t>volume can decrease buffer consumption</w:t>
      </w:r>
      <w:r w:rsidR="00CE2817">
        <w:t xml:space="preserve">, </w:t>
      </w:r>
      <w:r w:rsidR="00831975">
        <w:t>binding capacity</w:t>
      </w:r>
      <w:r w:rsidR="001A4906">
        <w:t xml:space="preserve"> and the resulting number of cycles</w:t>
      </w:r>
      <w:r w:rsidR="00CE2817">
        <w:t xml:space="preserve">, method </w:t>
      </w:r>
      <w:r w:rsidR="00FB6A0F">
        <w:t xml:space="preserve">optimization, and </w:t>
      </w:r>
      <w:r w:rsidR="00CC2E8F">
        <w:t>i</w:t>
      </w:r>
      <w:r w:rsidR="009A542C">
        <w:t>nterestingly</w:t>
      </w:r>
      <w:r w:rsidR="008B68F6">
        <w:t xml:space="preserve">, </w:t>
      </w:r>
      <w:r w:rsidR="00187CC1">
        <w:t xml:space="preserve">increased </w:t>
      </w:r>
      <w:r w:rsidR="00B80645">
        <w:t xml:space="preserve">buffer </w:t>
      </w:r>
      <w:r w:rsidR="001100EE">
        <w:t>use</w:t>
      </w:r>
      <w:r w:rsidR="00B80645">
        <w:t xml:space="preserve"> </w:t>
      </w:r>
      <w:r w:rsidR="00F254DD">
        <w:t xml:space="preserve">from pump wash steps </w:t>
      </w:r>
      <w:r w:rsidR="00FB6A0F">
        <w:t>resulting from</w:t>
      </w:r>
      <w:r w:rsidR="000A3482">
        <w:t xml:space="preserve"> </w:t>
      </w:r>
      <w:r w:rsidR="00187CC1">
        <w:t xml:space="preserve">washing </w:t>
      </w:r>
      <w:r w:rsidR="009D1344">
        <w:t>larger volume</w:t>
      </w:r>
      <w:r w:rsidR="001D786C">
        <w:t xml:space="preserve"> pump</w:t>
      </w:r>
      <w:r w:rsidR="009D1344">
        <w:t xml:space="preserve"> skids </w:t>
      </w:r>
      <w:r w:rsidR="00F64717">
        <w:t>required to accommodate high</w:t>
      </w:r>
      <w:r w:rsidR="00361FEC">
        <w:t xml:space="preserve"> process</w:t>
      </w:r>
      <w:r w:rsidR="00F64717">
        <w:t xml:space="preserve"> flowrates</w:t>
      </w:r>
      <w:r w:rsidR="00FB6A0F">
        <w:t xml:space="preserve"> </w:t>
      </w:r>
      <w:r w:rsidR="008F042F">
        <w:t>also contribute</w:t>
      </w:r>
      <w:r w:rsidR="004C6800">
        <w:t xml:space="preserve"> to</w:t>
      </w:r>
      <w:r w:rsidR="008F042F">
        <w:t xml:space="preserve"> </w:t>
      </w:r>
      <w:r w:rsidR="005E547C">
        <w:t>overall buffer use</w:t>
      </w:r>
      <w:r w:rsidR="001A4906">
        <w:t xml:space="preserve"> </w:t>
      </w:r>
      <w:r w:rsidR="00931E56">
        <w:fldChar w:fldCharType="begin"/>
      </w:r>
      <w:r w:rsidR="005E1E08">
        <w:instrText xml:space="preserve"> ADDIN EN.CITE &lt;EndNote&gt;&lt;Cite&gt;&lt;Author&gt;Qu&lt;/Author&gt;&lt;Year&gt;2023&lt;/Year&gt;&lt;RecNum&gt;36&lt;/RecNum&gt;&lt;DisplayText&gt;&lt;style face="superscript"&gt;9&lt;/style&gt;&lt;/DisplayText&gt;&lt;record&gt;&lt;rec-number&gt;36&lt;/rec-number&gt;&lt;foreign-keys&gt;&lt;key app="EN" db-id="sfaxzsaf8pevpderx0lv2spqezr5rav0dd9p" timestamp="1706662453" guid="fdb6db62-8fb3-40d8-8d47-6982efabf216"&gt;36&lt;/key&gt;&lt;/foreign-keys&gt;&lt;ref-type name="Journal Article"&gt;17&lt;/ref-type&gt;&lt;contributors&gt;&lt;authors&gt;&lt;author&gt;Qu, Yiran&lt;/author&gt;&lt;author&gt;Bekard, Innocent&lt;/author&gt;&lt;author&gt;Hunt, Ben&lt;/author&gt;&lt;author&gt;Black, Jamie&lt;/author&gt;&lt;author&gt;Fabri, Louis&lt;/author&gt;&lt;author&gt;Gras, Sally L.&lt;/author&gt;&lt;author&gt;Kentish, Sandra E.&lt;/author&gt;&lt;/authors&gt;&lt;/contributors&gt;&lt;titles&gt;&lt;title&gt;The Transition from Resin Chromatography to Membrane Adsorbers for Protein Separations at Industrial Scale&lt;/title&gt;&lt;secondary-title&gt;Separation &amp;amp; Purification Reviews&lt;/secondary-title&gt;&lt;/titles&gt;&lt;periodical&gt;&lt;full-title&gt;Separation &amp;amp; Purification Reviews&lt;/full-title&gt;&lt;/periodical&gt;&lt;pages&gt;1-21&lt;/pages&gt;&lt;section&gt;1&lt;/section&gt;&lt;dates&gt;&lt;year&gt;2023&lt;/year&gt;&lt;/dates&gt;&lt;isbn&gt;1542-2119&amp;#xD;1542-2127&lt;/isbn&gt;&lt;urls&gt;&lt;/urls&gt;&lt;electronic-resource-num&gt;10.1080/15422119.2023.2226128&lt;/electronic-resource-num&gt;&lt;/record&gt;&lt;/Cite&gt;&lt;/EndNote&gt;</w:instrText>
      </w:r>
      <w:r w:rsidR="00931E56">
        <w:fldChar w:fldCharType="separate"/>
      </w:r>
      <w:r w:rsidR="005E1E08" w:rsidRPr="005E1E08">
        <w:rPr>
          <w:noProof/>
          <w:vertAlign w:val="superscript"/>
        </w:rPr>
        <w:t>9</w:t>
      </w:r>
      <w:r w:rsidR="00931E56">
        <w:fldChar w:fldCharType="end"/>
      </w:r>
      <w:r w:rsidR="008842A8">
        <w:t>.</w:t>
      </w:r>
      <w:r w:rsidR="00583BBA">
        <w:t xml:space="preserve"> </w:t>
      </w:r>
    </w:p>
    <w:p w14:paraId="28FADE6E" w14:textId="740C8E32" w:rsidR="00B64821" w:rsidRDefault="004713CE" w:rsidP="005F11B7">
      <w:pPr>
        <w:keepNext/>
        <w:rPr>
          <w:i/>
          <w:iCs/>
        </w:rPr>
      </w:pPr>
      <w:r w:rsidRPr="00227109">
        <w:rPr>
          <w:b/>
          <w:bCs/>
          <w:i/>
          <w:iCs/>
        </w:rPr>
        <w:t xml:space="preserve">Table 2. </w:t>
      </w:r>
      <w:r w:rsidR="00E71705">
        <w:rPr>
          <w:i/>
          <w:iCs/>
        </w:rPr>
        <w:t>Productivity</w:t>
      </w:r>
      <w:r w:rsidR="00B0672B">
        <w:rPr>
          <w:i/>
          <w:iCs/>
        </w:rPr>
        <w:t xml:space="preserve"> for </w:t>
      </w:r>
      <w:r w:rsidR="0052412F">
        <w:rPr>
          <w:i/>
          <w:iCs/>
        </w:rPr>
        <w:t>5 products purified using Gore</w:t>
      </w:r>
      <w:r w:rsidR="00725045" w:rsidRPr="00725045">
        <w:rPr>
          <w:i/>
          <w:iCs/>
        </w:rPr>
        <w:t>®</w:t>
      </w:r>
      <w:r w:rsidR="002E4635">
        <w:rPr>
          <w:i/>
          <w:iCs/>
        </w:rPr>
        <w:t xml:space="preserve"> Protein A Capture Device</w:t>
      </w:r>
      <w:r w:rsidR="0049074F">
        <w:rPr>
          <w:i/>
          <w:iCs/>
        </w:rPr>
        <w:t xml:space="preserve"> (two scales).</w:t>
      </w:r>
      <w:r w:rsidR="0052412F">
        <w:rPr>
          <w:i/>
          <w:iCs/>
        </w:rPr>
        <w:t xml:space="preserve"> </w:t>
      </w:r>
    </w:p>
    <w:tbl>
      <w:tblPr>
        <w:tblW w:w="8869" w:type="dxa"/>
        <w:tblLook w:val="04A0" w:firstRow="1" w:lastRow="0" w:firstColumn="1" w:lastColumn="0" w:noHBand="0" w:noVBand="1"/>
      </w:tblPr>
      <w:tblGrid>
        <w:gridCol w:w="3509"/>
        <w:gridCol w:w="1072"/>
        <w:gridCol w:w="1072"/>
        <w:gridCol w:w="1072"/>
        <w:gridCol w:w="1072"/>
        <w:gridCol w:w="1072"/>
      </w:tblGrid>
      <w:tr w:rsidR="00B76448" w:rsidRPr="00B76448" w14:paraId="385F80B5" w14:textId="77777777" w:rsidTr="002D706E">
        <w:trPr>
          <w:trHeight w:val="302"/>
        </w:trPr>
        <w:tc>
          <w:tcPr>
            <w:tcW w:w="35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B27351" w14:textId="7738578F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Product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FEC3AB" w14:textId="3D500910" w:rsidR="00B76448" w:rsidRPr="002D706E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proofErr w:type="spellStart"/>
            <w:r w:rsidRPr="00B76448">
              <w:rPr>
                <w:rFonts w:ascii="Calibri" w:eastAsia="Times New Roman" w:hAnsi="Calibri" w:cs="Calibri"/>
                <w:color w:val="000000"/>
              </w:rPr>
              <w:t>mAb</w:t>
            </w:r>
            <w:proofErr w:type="spellEnd"/>
            <w:r w:rsidRPr="00B76448">
              <w:rPr>
                <w:rFonts w:ascii="Calibri" w:eastAsia="Times New Roman" w:hAnsi="Calibri" w:cs="Calibri"/>
                <w:color w:val="000000"/>
              </w:rPr>
              <w:t xml:space="preserve"> 1</w:t>
            </w:r>
            <w:r w:rsidR="002E4635">
              <w:rPr>
                <w:rFonts w:ascii="Calibri" w:eastAsia="Times New Roman" w:hAnsi="Calibri" w:cs="Calibri"/>
                <w:color w:val="000000"/>
                <w:vertAlign w:val="superscript"/>
              </w:rPr>
              <w:t>a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A53769" w14:textId="3E0CC418" w:rsidR="00B76448" w:rsidRPr="002D706E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proofErr w:type="spellStart"/>
            <w:r w:rsidRPr="00B76448">
              <w:rPr>
                <w:rFonts w:ascii="Calibri" w:eastAsia="Times New Roman" w:hAnsi="Calibri" w:cs="Calibri"/>
                <w:color w:val="000000"/>
              </w:rPr>
              <w:t>mAb</w:t>
            </w:r>
            <w:proofErr w:type="spellEnd"/>
            <w:r w:rsidRPr="00B76448">
              <w:rPr>
                <w:rFonts w:ascii="Calibri" w:eastAsia="Times New Roman" w:hAnsi="Calibri" w:cs="Calibri"/>
                <w:color w:val="000000"/>
              </w:rPr>
              <w:t xml:space="preserve"> 2</w:t>
            </w:r>
            <w:r w:rsidR="002E4635">
              <w:rPr>
                <w:rFonts w:ascii="Calibri" w:eastAsia="Times New Roman" w:hAnsi="Calibri" w:cs="Calibri"/>
                <w:color w:val="000000"/>
                <w:vertAlign w:val="superscript"/>
              </w:rPr>
              <w:t>a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4B8B24" w14:textId="166FE4AE" w:rsidR="00B76448" w:rsidRPr="00D520AB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76448">
              <w:rPr>
                <w:rFonts w:ascii="Calibri" w:eastAsia="Times New Roman" w:hAnsi="Calibri" w:cs="Calibri"/>
                <w:color w:val="000000"/>
              </w:rPr>
              <w:t>mAb</w:t>
            </w:r>
            <w:proofErr w:type="spellEnd"/>
            <w:r w:rsidRPr="00B76448">
              <w:rPr>
                <w:rFonts w:ascii="Calibri" w:eastAsia="Times New Roman" w:hAnsi="Calibri" w:cs="Calibri"/>
                <w:color w:val="000000"/>
              </w:rPr>
              <w:t xml:space="preserve"> 3</w:t>
            </w:r>
            <w:r w:rsidR="002E4635">
              <w:rPr>
                <w:rFonts w:ascii="Calibri" w:eastAsia="Times New Roman" w:hAnsi="Calibri" w:cs="Calibri"/>
                <w:color w:val="000000"/>
                <w:vertAlign w:val="superscript"/>
              </w:rPr>
              <w:t>b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25AF4F" w14:textId="02DB8D2B" w:rsidR="00B76448" w:rsidRPr="002D706E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Bs-1</w:t>
            </w:r>
            <w:r w:rsidR="002E4635">
              <w:rPr>
                <w:rFonts w:ascii="Calibri" w:eastAsia="Times New Roman" w:hAnsi="Calibri" w:cs="Calibri"/>
                <w:color w:val="000000"/>
                <w:vertAlign w:val="superscript"/>
              </w:rPr>
              <w:t>a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C32B42" w14:textId="29A1419E" w:rsidR="00B76448" w:rsidRPr="002D706E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Fc-1</w:t>
            </w:r>
            <w:r w:rsidR="002E4635">
              <w:rPr>
                <w:rFonts w:ascii="Calibri" w:eastAsia="Times New Roman" w:hAnsi="Calibri" w:cs="Calibri"/>
                <w:color w:val="000000"/>
                <w:vertAlign w:val="superscript"/>
              </w:rPr>
              <w:t>a</w:t>
            </w:r>
          </w:p>
        </w:tc>
      </w:tr>
      <w:tr w:rsidR="00B76448" w:rsidRPr="00B76448" w14:paraId="31655807" w14:textId="77777777" w:rsidTr="002D706E">
        <w:trPr>
          <w:trHeight w:val="340"/>
        </w:trPr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971CD" w14:textId="0436232B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Titer (g</w:t>
            </w:r>
            <w:r w:rsidR="00815482">
              <w:rPr>
                <w:rFonts w:ascii="Calibri" w:eastAsia="Times New Roman" w:hAnsi="Calibri" w:cs="Calibri"/>
                <w:color w:val="000000"/>
              </w:rPr>
              <w:t>/</w:t>
            </w:r>
            <w:r w:rsidRPr="00B76448">
              <w:rPr>
                <w:rFonts w:ascii="Calibri" w:eastAsia="Times New Roman" w:hAnsi="Calibri" w:cs="Calibri"/>
                <w:color w:val="000000"/>
              </w:rPr>
              <w:t>L)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F9B58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6.3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73897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5.3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2C67C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5.9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53D6B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3.1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1F874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2.5</w:t>
            </w:r>
          </w:p>
        </w:tc>
      </w:tr>
      <w:tr w:rsidR="00B76448" w:rsidRPr="00B76448" w14:paraId="49270774" w14:textId="77777777" w:rsidTr="002D706E">
        <w:trPr>
          <w:trHeight w:val="340"/>
        </w:trPr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17EECEE0" w14:textId="77EB88E0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Load Capacity (mg</w:t>
            </w:r>
            <w:r w:rsidR="005356F4">
              <w:rPr>
                <w:rFonts w:ascii="Calibri" w:eastAsia="Times New Roman" w:hAnsi="Calibri" w:cs="Calibri"/>
                <w:color w:val="000000"/>
              </w:rPr>
              <w:t>/</w:t>
            </w:r>
            <w:r w:rsidRPr="00B76448">
              <w:rPr>
                <w:rFonts w:ascii="Calibri" w:eastAsia="Times New Roman" w:hAnsi="Calibri" w:cs="Calibri"/>
                <w:color w:val="000000"/>
              </w:rPr>
              <w:t>mL)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3F83220B" w14:textId="633AB93C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33</w:t>
            </w:r>
            <w:r w:rsidR="00691512">
              <w:rPr>
                <w:rFonts w:ascii="Calibri" w:eastAsia="Times New Roman" w:hAnsi="Calibri" w:cs="Calibri"/>
                <w:color w:val="000000"/>
              </w:rPr>
              <w:t>.0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24BDE274" w14:textId="36D8B56F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30</w:t>
            </w:r>
            <w:r w:rsidR="00691512">
              <w:rPr>
                <w:rFonts w:ascii="Calibri" w:eastAsia="Times New Roman" w:hAnsi="Calibri" w:cs="Calibri"/>
                <w:color w:val="000000"/>
              </w:rPr>
              <w:t>.0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23A5498B" w14:textId="3679325F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30</w:t>
            </w:r>
            <w:r w:rsidR="00691512">
              <w:rPr>
                <w:rFonts w:ascii="Calibri" w:eastAsia="Times New Roman" w:hAnsi="Calibri" w:cs="Calibri"/>
                <w:color w:val="000000"/>
              </w:rPr>
              <w:t>.0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17032554" w14:textId="5AA2B296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35</w:t>
            </w:r>
            <w:r w:rsidR="00691512">
              <w:rPr>
                <w:rFonts w:ascii="Calibri" w:eastAsia="Times New Roman" w:hAnsi="Calibri" w:cs="Calibri"/>
                <w:color w:val="000000"/>
              </w:rPr>
              <w:t>.0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center"/>
            <w:hideMark/>
          </w:tcPr>
          <w:p w14:paraId="6EBBB418" w14:textId="2855D671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25</w:t>
            </w:r>
            <w:r w:rsidR="00691512">
              <w:rPr>
                <w:rFonts w:ascii="Calibri" w:eastAsia="Times New Roman" w:hAnsi="Calibri" w:cs="Calibri"/>
                <w:color w:val="000000"/>
              </w:rPr>
              <w:t>.0</w:t>
            </w:r>
          </w:p>
        </w:tc>
      </w:tr>
      <w:tr w:rsidR="00583BBA" w:rsidRPr="00B76448" w14:paraId="26576F38" w14:textId="77777777" w:rsidTr="00583BBA">
        <w:trPr>
          <w:trHeight w:val="302"/>
        </w:trPr>
        <w:tc>
          <w:tcPr>
            <w:tcW w:w="350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BD683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Recovery (%)</w:t>
            </w:r>
          </w:p>
        </w:tc>
        <w:tc>
          <w:tcPr>
            <w:tcW w:w="10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13FA7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91%</w:t>
            </w:r>
          </w:p>
        </w:tc>
        <w:tc>
          <w:tcPr>
            <w:tcW w:w="10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397E6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87%</w:t>
            </w:r>
          </w:p>
        </w:tc>
        <w:tc>
          <w:tcPr>
            <w:tcW w:w="10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72F2B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99%</w:t>
            </w:r>
          </w:p>
        </w:tc>
        <w:tc>
          <w:tcPr>
            <w:tcW w:w="10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96294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78%</w:t>
            </w:r>
          </w:p>
        </w:tc>
        <w:tc>
          <w:tcPr>
            <w:tcW w:w="10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7BF6E" w14:textId="77777777" w:rsidR="00B76448" w:rsidRPr="00B76448" w:rsidRDefault="00B76448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79%</w:t>
            </w:r>
          </w:p>
        </w:tc>
      </w:tr>
      <w:tr w:rsidR="00EE036C" w:rsidRPr="00B76448" w14:paraId="016EBAAC" w14:textId="77777777" w:rsidTr="002D706E">
        <w:trPr>
          <w:trHeight w:val="302"/>
        </w:trPr>
        <w:tc>
          <w:tcPr>
            <w:tcW w:w="35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33DF7F0F" w14:textId="5485F9D9" w:rsidR="00EE036C" w:rsidRPr="00B76448" w:rsidRDefault="00EE036C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76448">
              <w:rPr>
                <w:rFonts w:ascii="Calibri" w:eastAsia="Times New Roman" w:hAnsi="Calibri" w:cs="Calibri"/>
                <w:color w:val="000000"/>
              </w:rPr>
              <w:t>Productivity (g</w:t>
            </w:r>
            <w:r>
              <w:rPr>
                <w:rFonts w:ascii="Calibri" w:eastAsia="Times New Roman" w:hAnsi="Calibri" w:cs="Calibri"/>
                <w:color w:val="000000"/>
              </w:rPr>
              <w:t>/L/</w:t>
            </w:r>
            <w:r w:rsidRPr="00B76448">
              <w:rPr>
                <w:rFonts w:ascii="Calibri" w:eastAsia="Times New Roman" w:hAnsi="Calibri" w:cs="Calibri"/>
                <w:color w:val="000000"/>
              </w:rPr>
              <w:t xml:space="preserve">h) 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14:paraId="201A2C55" w14:textId="7FFC5A8F" w:rsidR="00EE036C" w:rsidRPr="00B76448" w:rsidRDefault="00EE036C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2723701A" w14:textId="78A8128D" w:rsidR="00EE036C" w:rsidRPr="00B76448" w:rsidRDefault="00B42CAB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commentRangeStart w:id="6"/>
            <w:r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14:paraId="15906A44" w14:textId="14B1158F" w:rsidR="00EE036C" w:rsidRPr="00B76448" w:rsidRDefault="00B42CAB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14:paraId="60497DDB" w14:textId="4184E7A9" w:rsidR="00EE036C" w:rsidRPr="00B76448" w:rsidRDefault="00B42CAB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7E6E1B83" w14:textId="75F066EC" w:rsidR="00EE036C" w:rsidRPr="00B76448" w:rsidRDefault="00B42CAB" w:rsidP="005F11B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  <w:commentRangeEnd w:id="6"/>
            <w:r w:rsidR="00BD0078">
              <w:rPr>
                <w:rStyle w:val="CommentReference"/>
              </w:rPr>
              <w:commentReference w:id="6"/>
            </w:r>
          </w:p>
        </w:tc>
      </w:tr>
    </w:tbl>
    <w:p w14:paraId="06545A03" w14:textId="4302181B" w:rsidR="00D520AB" w:rsidRDefault="00D520AB" w:rsidP="005F11B7">
      <w:pPr>
        <w:keepNext/>
        <w:rPr>
          <w:i/>
          <w:iCs/>
        </w:rPr>
      </w:pPr>
      <w:r w:rsidRPr="002D706E">
        <w:rPr>
          <w:i/>
          <w:iCs/>
          <w:vertAlign w:val="superscript"/>
        </w:rPr>
        <w:t>a</w:t>
      </w:r>
      <w:r w:rsidR="002E4635">
        <w:rPr>
          <w:i/>
          <w:iCs/>
        </w:rPr>
        <w:t xml:space="preserve"> tested on 58mL</w:t>
      </w:r>
      <w:r w:rsidR="00272FFB">
        <w:rPr>
          <w:i/>
          <w:iCs/>
        </w:rPr>
        <w:t xml:space="preserve"> membrane</w:t>
      </w:r>
      <w:r w:rsidR="002E4635">
        <w:rPr>
          <w:i/>
          <w:iCs/>
        </w:rPr>
        <w:t xml:space="preserve"> </w:t>
      </w:r>
      <w:r w:rsidR="00272FFB">
        <w:rPr>
          <w:i/>
          <w:iCs/>
        </w:rPr>
        <w:t>(</w:t>
      </w:r>
      <w:proofErr w:type="spellStart"/>
      <w:r w:rsidR="002E4635">
        <w:rPr>
          <w:i/>
          <w:iCs/>
        </w:rPr>
        <w:t>ProA</w:t>
      </w:r>
      <w:proofErr w:type="spellEnd"/>
      <w:r w:rsidR="002E4635">
        <w:rPr>
          <w:i/>
          <w:iCs/>
        </w:rPr>
        <w:t xml:space="preserve"> </w:t>
      </w:r>
      <w:r w:rsidR="00596069">
        <w:rPr>
          <w:i/>
          <w:iCs/>
        </w:rPr>
        <w:t>201</w:t>
      </w:r>
      <w:r w:rsidR="00272FFB">
        <w:rPr>
          <w:i/>
          <w:iCs/>
        </w:rPr>
        <w:t>)</w:t>
      </w:r>
      <w:r w:rsidR="002F4719">
        <w:rPr>
          <w:i/>
          <w:iCs/>
        </w:rPr>
        <w:t xml:space="preserve"> using method in Table 1</w:t>
      </w:r>
      <w:r w:rsidR="00272FFB">
        <w:rPr>
          <w:i/>
          <w:iCs/>
        </w:rPr>
        <w:t xml:space="preserve"> </w:t>
      </w:r>
      <w:r w:rsidR="00272FFB">
        <w:rPr>
          <w:i/>
          <w:iCs/>
          <w:vertAlign w:val="superscript"/>
        </w:rPr>
        <w:t>b</w:t>
      </w:r>
      <w:r w:rsidR="00272FFB">
        <w:rPr>
          <w:i/>
          <w:iCs/>
        </w:rPr>
        <w:t xml:space="preserve"> tested on 9mL membrane (</w:t>
      </w:r>
      <w:proofErr w:type="spellStart"/>
      <w:r w:rsidR="00272FFB">
        <w:rPr>
          <w:i/>
          <w:iCs/>
        </w:rPr>
        <w:t>ProA</w:t>
      </w:r>
      <w:proofErr w:type="spellEnd"/>
      <w:r w:rsidR="00272FFB">
        <w:rPr>
          <w:i/>
          <w:iCs/>
        </w:rPr>
        <w:t xml:space="preserve"> 103)</w:t>
      </w:r>
      <w:r w:rsidR="002F4719">
        <w:rPr>
          <w:i/>
          <w:iCs/>
        </w:rPr>
        <w:t xml:space="preserve"> using method in Table 1 with modifications described in section 2.3.</w:t>
      </w:r>
    </w:p>
    <w:p w14:paraId="5AAAC66B" w14:textId="107CAE6F" w:rsidR="009409F8" w:rsidRPr="002D706E" w:rsidRDefault="00CD5925" w:rsidP="001D792D">
      <w:pPr>
        <w:rPr>
          <w:vertAlign w:val="superscript"/>
        </w:rPr>
      </w:pPr>
      <w:r>
        <w:t xml:space="preserve">To address </w:t>
      </w:r>
      <w:proofErr w:type="gramStart"/>
      <w:r>
        <w:t>low-titer</w:t>
      </w:r>
      <w:proofErr w:type="gramEnd"/>
      <w:r>
        <w:t xml:space="preserve"> </w:t>
      </w:r>
      <w:r w:rsidR="00C84148">
        <w:t xml:space="preserve">loading </w:t>
      </w:r>
      <w:r w:rsidR="006A3B19">
        <w:t>applications</w:t>
      </w:r>
      <w:r w:rsidR="00C84148">
        <w:t xml:space="preserve">, </w:t>
      </w:r>
      <w:r w:rsidR="00502E2B">
        <w:t xml:space="preserve">binding capacity </w:t>
      </w:r>
      <w:r w:rsidR="00FB5D4A">
        <w:t>was measured for</w:t>
      </w:r>
      <w:r w:rsidR="00C84148">
        <w:t xml:space="preserve"> </w:t>
      </w:r>
      <w:proofErr w:type="spellStart"/>
      <w:r w:rsidR="00776BBB">
        <w:t>mAb</w:t>
      </w:r>
      <w:proofErr w:type="spellEnd"/>
      <w:r w:rsidR="00500467">
        <w:t xml:space="preserve"> 4</w:t>
      </w:r>
      <w:r w:rsidR="00FB5D4A">
        <w:t xml:space="preserve"> </w:t>
      </w:r>
      <w:r w:rsidR="00776BBB">
        <w:t xml:space="preserve">at transient culture relevant </w:t>
      </w:r>
      <w:r w:rsidR="00F747B8">
        <w:t>titers</w:t>
      </w:r>
      <w:r w:rsidR="00C84148">
        <w:t xml:space="preserve"> in</w:t>
      </w:r>
      <w:r w:rsidR="00F747B8">
        <w:t xml:space="preserve"> a </w:t>
      </w:r>
      <w:r w:rsidR="00A56DFF">
        <w:t xml:space="preserve">9 run </w:t>
      </w:r>
      <w:r w:rsidR="002E1938">
        <w:t>central composite style design of experiment</w:t>
      </w:r>
      <w:r w:rsidR="00875ED9">
        <w:t xml:space="preserve">. Figure 6 </w:t>
      </w:r>
      <w:r w:rsidR="00EC6404">
        <w:t>plots</w:t>
      </w:r>
      <w:r w:rsidR="00875ED9">
        <w:t xml:space="preserve"> the resulting DBC10% values</w:t>
      </w:r>
      <w:r w:rsidR="00EC6404">
        <w:t xml:space="preserve"> </w:t>
      </w:r>
      <w:r w:rsidR="00484902">
        <w:t>and productivity values for 0.2 – 2</w:t>
      </w:r>
      <w:r w:rsidR="001522C5">
        <w:t>.0</w:t>
      </w:r>
      <w:r w:rsidR="00484902">
        <w:t xml:space="preserve"> mg/mL titer and 20 – 120s residence time</w:t>
      </w:r>
      <w:r w:rsidR="00EC6404">
        <w:t xml:space="preserve"> (Supplementary Table S4)</w:t>
      </w:r>
      <w:r w:rsidR="00484902">
        <w:t xml:space="preserve">. </w:t>
      </w:r>
      <w:r w:rsidR="000F41B5">
        <w:t xml:space="preserve">DBC10% </w:t>
      </w:r>
      <w:r w:rsidR="00E63511">
        <w:t>was</w:t>
      </w:r>
      <w:r w:rsidR="006A0368">
        <w:t xml:space="preserve"> generally</w:t>
      </w:r>
      <w:r w:rsidR="000F41B5">
        <w:t xml:space="preserve"> insensitive to titer</w:t>
      </w:r>
      <w:r w:rsidR="00406DBC">
        <w:t xml:space="preserve"> in this range</w:t>
      </w:r>
      <w:r w:rsidR="00512758">
        <w:t xml:space="preserve">, though </w:t>
      </w:r>
      <w:r w:rsidR="00855683">
        <w:t xml:space="preserve">at the slowest flowrate, </w:t>
      </w:r>
      <w:r w:rsidR="002036CD">
        <w:t>increasing</w:t>
      </w:r>
      <w:r w:rsidR="00281C08">
        <w:t xml:space="preserve"> titer </w:t>
      </w:r>
      <w:r w:rsidR="00843185">
        <w:t xml:space="preserve">by </w:t>
      </w:r>
      <w:r w:rsidR="001D7F40">
        <w:t>an order of magnitude</w:t>
      </w:r>
      <w:r w:rsidR="0069775E">
        <w:t xml:space="preserve"> </w:t>
      </w:r>
      <w:r w:rsidR="00D335F1">
        <w:t>marginally increases</w:t>
      </w:r>
      <w:r w:rsidR="00A60589">
        <w:t xml:space="preserve"> DBC10% by </w:t>
      </w:r>
      <w:r w:rsidR="00417A8C">
        <w:t>4</w:t>
      </w:r>
      <w:r w:rsidR="00B33ED0">
        <w:t>%</w:t>
      </w:r>
      <w:r w:rsidR="00417A8C">
        <w:t>,</w:t>
      </w:r>
      <w:r w:rsidR="00190559">
        <w:t xml:space="preserve"> if at all,</w:t>
      </w:r>
      <w:r w:rsidR="00417A8C">
        <w:t xml:space="preserve"> less than </w:t>
      </w:r>
      <w:r w:rsidR="00625F83">
        <w:t>trend</w:t>
      </w:r>
      <w:r w:rsidR="00417A8C">
        <w:t>s</w:t>
      </w:r>
      <w:r w:rsidR="00625F83">
        <w:t xml:space="preserve"> observed </w:t>
      </w:r>
      <w:r w:rsidR="003859C3">
        <w:t>in higher titer studies</w:t>
      </w:r>
      <w:r w:rsidR="003859C3">
        <w:fldChar w:fldCharType="begin"/>
      </w:r>
      <w:r w:rsidR="005E1E08">
        <w:instrText xml:space="preserve"> ADDIN EN.CITE &lt;EndNote&gt;&lt;Cite&gt;&lt;Author&gt;Osuofa&lt;/Author&gt;&lt;Year&gt;2023&lt;/Year&gt;&lt;RecNum&gt;27&lt;/RecNum&gt;&lt;DisplayText&gt;&lt;style face="superscript"&gt;16&lt;/style&gt;&lt;/DisplayText&gt;&lt;record&gt;&lt;rec-number&gt;27&lt;/rec-number&gt;&lt;foreign-keys&gt;&lt;key app="EN" db-id="sfaxzsaf8pevpderx0lv2spqezr5rav0dd9p" timestamp="1706661991" guid="bb5d4358-0243-4d41-ba19-b0ffbb19c7b4"&gt;27&lt;/key&gt;&lt;/foreign-keys&gt;&lt;ref-type name="Journal Article"&gt;17&lt;/ref-type&gt;&lt;contributors&gt;&lt;authors&gt;&lt;author&gt;Osuofa, J.&lt;/author&gt;&lt;author&gt;Husson, S. M.&lt;/author&gt;&lt;/authors&gt;&lt;/contributors&gt;&lt;auth-address&gt;Department of Chemical and Biomolecular Engineering, Clemson University, Clemson, SC 29634, USA.&lt;/auth-address&gt;&lt;titles&gt;&lt;title&gt;Comparative Evaluation of Commercial Protein A Membranes for the Rapid Purification of Antibodies&lt;/title&gt;&lt;secondary-title&gt;Membranes (Basel)&lt;/secondary-title&gt;&lt;/titles&gt;&lt;periodical&gt;&lt;full-title&gt;Membranes (Basel)&lt;/full-title&gt;&lt;/periodical&gt;&lt;volume&gt;13&lt;/volume&gt;&lt;number&gt;5&lt;/number&gt;&lt;edition&gt;20230512&lt;/edition&gt;&lt;keywords&gt;&lt;keyword&gt;Protein A&lt;/keyword&gt;&lt;keyword&gt;bioprocessing industry&lt;/keyword&gt;&lt;keyword&gt;dynamic binding capacity&lt;/keyword&gt;&lt;keyword&gt;elution volume&lt;/keyword&gt;&lt;keyword&gt;impurity clearance&lt;/keyword&gt;&lt;keyword&gt;membrane chromatography&lt;/keyword&gt;&lt;keyword&gt;monoclonal antibody&lt;/keyword&gt;&lt;keyword&gt;permeability&lt;/keyword&gt;&lt;/keywords&gt;&lt;dates&gt;&lt;year&gt;2023&lt;/year&gt;&lt;pub-dates&gt;&lt;date&gt;May 12&lt;/date&gt;&lt;/pub-dates&gt;&lt;/dates&gt;&lt;isbn&gt;2077-0375 (Print)&amp;#xD;2077-0375 (Electronic)&amp;#xD;2077-0375 (Linking)&lt;/isbn&gt;&lt;accession-num&gt;37233572&lt;/accession-num&gt;&lt;urls&gt;&lt;related-urls&gt;&lt;url&gt;https://www.ncbi.nlm.nih.gov/pubmed/37233572&lt;/url&gt;&lt;/related-urls&gt;&lt;/urls&gt;&lt;custom1&gt;Scott Husson has an ongoing financial interest in Purilogics and provides consulting services to the Company.&lt;/custom1&gt;&lt;custom2&gt;PMC10220532&lt;/custom2&gt;&lt;electronic-resource-num&gt;10.3390/membranes13050511&lt;/electronic-resource-num&gt;&lt;remote-database-name&gt;PubMed-not-MEDLINE&lt;/remote-database-name&gt;&lt;remote-database-provider&gt;NLM&lt;/remote-database-provider&gt;&lt;/record&gt;&lt;/Cite&gt;&lt;/EndNote&gt;</w:instrText>
      </w:r>
      <w:r w:rsidR="003859C3">
        <w:fldChar w:fldCharType="separate"/>
      </w:r>
      <w:r w:rsidR="005E1E08" w:rsidRPr="005E1E08">
        <w:rPr>
          <w:noProof/>
          <w:vertAlign w:val="superscript"/>
        </w:rPr>
        <w:t>16</w:t>
      </w:r>
      <w:r w:rsidR="003859C3">
        <w:fldChar w:fldCharType="end"/>
      </w:r>
      <w:r w:rsidR="0069775E">
        <w:t>.</w:t>
      </w:r>
      <w:r w:rsidR="00D335F1">
        <w:t xml:space="preserve"> </w:t>
      </w:r>
      <w:r w:rsidR="00171816">
        <w:t>Future work</w:t>
      </w:r>
      <w:r w:rsidR="00E8059C">
        <w:t xml:space="preserve"> investigating the </w:t>
      </w:r>
      <w:r w:rsidR="00A10D6C">
        <w:t xml:space="preserve">dynamic adsorption processes </w:t>
      </w:r>
      <w:r w:rsidR="00E8059C">
        <w:t xml:space="preserve">underlying these findings could lead to new insights </w:t>
      </w:r>
      <w:r w:rsidR="00A10D6C">
        <w:t>to support process understanding and scaling for further adoption.</w:t>
      </w:r>
    </w:p>
    <w:p w14:paraId="12E31922" w14:textId="11E3B889" w:rsidR="00D5108C" w:rsidRDefault="00A86DD5" w:rsidP="00D520AB">
      <w:r>
        <w:t>Considering residence time</w:t>
      </w:r>
      <w:r w:rsidR="002036CD">
        <w:t xml:space="preserve">, DBC10% </w:t>
      </w:r>
      <w:r w:rsidR="00537E71">
        <w:t>was</w:t>
      </w:r>
      <w:r>
        <w:t xml:space="preserve"> increased</w:t>
      </w:r>
      <w:r w:rsidR="00865DC8">
        <w:t xml:space="preserve"> </w:t>
      </w:r>
      <w:r w:rsidR="00537E71">
        <w:t xml:space="preserve">by </w:t>
      </w:r>
      <w:r w:rsidR="002C1712">
        <w:t>up to</w:t>
      </w:r>
      <w:r w:rsidR="0004783C">
        <w:t xml:space="preserve"> 37%</w:t>
      </w:r>
      <w:r w:rsidR="00E25721">
        <w:t xml:space="preserve"> by </w:t>
      </w:r>
      <w:r>
        <w:t>loading 6</w:t>
      </w:r>
      <w:r w:rsidR="00723358">
        <w:rPr>
          <w:rFonts w:cstheme="minorHAnsi"/>
        </w:rPr>
        <w:t xml:space="preserve"> </w:t>
      </w:r>
      <w:r w:rsidR="00E95FB2">
        <w:rPr>
          <w:rFonts w:cstheme="minorHAnsi"/>
        </w:rPr>
        <w:t>times</w:t>
      </w:r>
      <w:r>
        <w:t xml:space="preserve"> more slowly</w:t>
      </w:r>
      <w:r w:rsidR="00723358">
        <w:t>; however</w:t>
      </w:r>
      <w:r w:rsidR="00FE072F">
        <w:t xml:space="preserve">, </w:t>
      </w:r>
      <w:r w:rsidR="00723358">
        <w:t>despite</w:t>
      </w:r>
      <w:r>
        <w:t xml:space="preserve"> this gain</w:t>
      </w:r>
      <w:r w:rsidR="00DC0C07">
        <w:t xml:space="preserve"> in capacity, overall productivity drops </w:t>
      </w:r>
      <w:commentRangeStart w:id="7"/>
      <w:r w:rsidR="00537E71">
        <w:t xml:space="preserve">of </w:t>
      </w:r>
      <w:r w:rsidR="00BE4AE0">
        <w:t>81</w:t>
      </w:r>
      <w:r w:rsidR="00E77CFA">
        <w:t>%, 7</w:t>
      </w:r>
      <w:r w:rsidR="0079406B">
        <w:t>3</w:t>
      </w:r>
      <w:r w:rsidR="00E77CFA">
        <w:t xml:space="preserve">%, and </w:t>
      </w:r>
      <w:r w:rsidR="00B35EB7">
        <w:t>3</w:t>
      </w:r>
      <w:r w:rsidR="0079406B">
        <w:t>8</w:t>
      </w:r>
      <w:r w:rsidR="00E77CFA">
        <w:t>%</w:t>
      </w:r>
      <w:r w:rsidR="0028322E">
        <w:t xml:space="preserve"> </w:t>
      </w:r>
      <w:commentRangeEnd w:id="7"/>
      <w:r w:rsidR="00275821">
        <w:rPr>
          <w:rStyle w:val="CommentReference"/>
        </w:rPr>
        <w:commentReference w:id="7"/>
      </w:r>
      <w:r w:rsidR="0028322E">
        <w:t xml:space="preserve">for </w:t>
      </w:r>
      <w:r w:rsidR="006F1399">
        <w:t>0.2,</w:t>
      </w:r>
      <w:r w:rsidR="0028322E">
        <w:t xml:space="preserve"> 1.0, and 2.0 mg/mL titer respectively</w:t>
      </w:r>
      <w:r w:rsidR="00793BCC">
        <w:t xml:space="preserve"> at 120s compared to 20s residence time</w:t>
      </w:r>
      <w:r w:rsidR="0028322E">
        <w:t xml:space="preserve">. </w:t>
      </w:r>
      <w:r w:rsidR="009277BF">
        <w:t xml:space="preserve">Taken together, for low titer </w:t>
      </w:r>
      <w:r w:rsidR="009277BF">
        <w:lastRenderedPageBreak/>
        <w:t>applications</w:t>
      </w:r>
      <w:r w:rsidR="00CC068D">
        <w:t>,</w:t>
      </w:r>
      <w:r w:rsidR="00000011">
        <w:t xml:space="preserve"> higher productivity can be achieved</w:t>
      </w:r>
      <w:r w:rsidR="00BA4C7E">
        <w:t xml:space="preserve"> </w:t>
      </w:r>
      <w:r w:rsidR="001B3C1C">
        <w:t xml:space="preserve">with </w:t>
      </w:r>
      <w:r w:rsidR="00000011">
        <w:t>low residence times</w:t>
      </w:r>
      <w:r w:rsidR="00F73A09">
        <w:t xml:space="preserve">, </w:t>
      </w:r>
      <w:r w:rsidR="00344E90">
        <w:t>outweighing</w:t>
      </w:r>
      <w:r w:rsidR="00BA4C7E">
        <w:t xml:space="preserve"> </w:t>
      </w:r>
      <w:r w:rsidR="004D6D10">
        <w:t xml:space="preserve">any </w:t>
      </w:r>
      <w:r w:rsidR="00BA4C7E">
        <w:t>small</w:t>
      </w:r>
      <w:r w:rsidR="00344E90">
        <w:t xml:space="preserve"> gains in capacity</w:t>
      </w:r>
      <w:r w:rsidR="00000011">
        <w:t xml:space="preserve"> from </w:t>
      </w:r>
      <w:r w:rsidR="00CC068D">
        <w:t xml:space="preserve">loading </w:t>
      </w:r>
      <w:r w:rsidR="00EC673E">
        <w:t xml:space="preserve">the membrane </w:t>
      </w:r>
      <w:r w:rsidR="00CC068D">
        <w:t>more slowly</w:t>
      </w:r>
      <w:r w:rsidR="002931F2">
        <w:t>.</w:t>
      </w:r>
    </w:p>
    <w:p w14:paraId="53CC984A" w14:textId="76F4C02C" w:rsidR="000C73F2" w:rsidRDefault="00E95B49" w:rsidP="00D520AB">
      <w:commentRangeStart w:id="8"/>
      <w:commentRangeStart w:id="9"/>
      <w:commentRangeEnd w:id="8"/>
      <w:r>
        <w:rPr>
          <w:rStyle w:val="CommentReference"/>
        </w:rPr>
        <w:commentReference w:id="8"/>
      </w:r>
      <w:commentRangeEnd w:id="9"/>
      <w:r w:rsidR="0079406B">
        <w:rPr>
          <w:rStyle w:val="CommentReference"/>
        </w:rPr>
        <w:commentReference w:id="9"/>
      </w:r>
      <w:r w:rsidR="0079406B">
        <w:rPr>
          <w:noProof/>
        </w:rPr>
        <w:drawing>
          <wp:inline distT="0" distB="0" distL="0" distR="0" wp14:anchorId="267D5A10" wp14:editId="2D06037D">
            <wp:extent cx="5943600" cy="2533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523" w:rsidRPr="00783523">
        <w:t xml:space="preserve"> </w:t>
      </w:r>
    </w:p>
    <w:p w14:paraId="39664ADC" w14:textId="03E57893" w:rsidR="00EE1001" w:rsidRDefault="00EE1001" w:rsidP="00D520AB">
      <w:r w:rsidRPr="00227109">
        <w:rPr>
          <w:b/>
          <w:bCs/>
          <w:i/>
          <w:iCs/>
        </w:rPr>
        <w:t xml:space="preserve">Figure </w:t>
      </w:r>
      <w:r>
        <w:rPr>
          <w:b/>
          <w:bCs/>
          <w:i/>
          <w:iCs/>
        </w:rPr>
        <w:t>6</w:t>
      </w:r>
      <w:r w:rsidRPr="00227109">
        <w:rPr>
          <w:b/>
          <w:bCs/>
          <w:i/>
          <w:iCs/>
        </w:rPr>
        <w:t>.</w:t>
      </w:r>
      <w:r w:rsidRPr="00227109">
        <w:rPr>
          <w:i/>
          <w:iCs/>
        </w:rPr>
        <w:t xml:space="preserve"> </w:t>
      </w:r>
      <w:r w:rsidR="00B445BD">
        <w:rPr>
          <w:i/>
          <w:iCs/>
        </w:rPr>
        <w:t xml:space="preserve">Contour plots of </w:t>
      </w:r>
      <w:r>
        <w:rPr>
          <w:i/>
          <w:iCs/>
        </w:rPr>
        <w:t>DBC10%</w:t>
      </w:r>
      <w:r w:rsidR="00B445BD">
        <w:rPr>
          <w:i/>
          <w:iCs/>
        </w:rPr>
        <w:t xml:space="preserve"> (mg/mL; Panel A) and Productivity (g/L/h; Panel B) </w:t>
      </w:r>
      <w:r w:rsidR="00807C27">
        <w:rPr>
          <w:i/>
          <w:iCs/>
        </w:rPr>
        <w:t xml:space="preserve">plotted against both </w:t>
      </w:r>
      <w:r w:rsidR="00275821">
        <w:rPr>
          <w:i/>
          <w:iCs/>
        </w:rPr>
        <w:t xml:space="preserve">loading </w:t>
      </w:r>
      <w:r w:rsidR="00807C27">
        <w:rPr>
          <w:i/>
          <w:iCs/>
        </w:rPr>
        <w:t xml:space="preserve">residence time (s) and load titer (mg/mL). </w:t>
      </w:r>
      <w:r>
        <w:t xml:space="preserve"> </w:t>
      </w:r>
    </w:p>
    <w:p w14:paraId="1E0312A4" w14:textId="75A2DF5D" w:rsidR="003D1AA3" w:rsidRPr="000C73F2" w:rsidRDefault="003D1AA3" w:rsidP="00D520AB">
      <w:r>
        <w:t>More practically, to purify a 50</w:t>
      </w:r>
      <w:r w:rsidR="00331AC8">
        <w:t xml:space="preserve"> </w:t>
      </w:r>
      <w:r>
        <w:t>L, 0.2 mg/mL titer clarified harvest at 20</w:t>
      </w:r>
      <w:r w:rsidR="00331AC8">
        <w:t xml:space="preserve"> </w:t>
      </w:r>
      <w:r>
        <w:t>s residence time and maximum capacity of 33.</w:t>
      </w:r>
      <w:r w:rsidR="00BD7A50">
        <w:t>7</w:t>
      </w:r>
      <w:r>
        <w:t xml:space="preserve"> mg/mL (Table S4</w:t>
      </w:r>
      <w:r w:rsidR="00277EA7">
        <w:t xml:space="preserve">; </w:t>
      </w:r>
      <w:r w:rsidR="00275A11">
        <w:t>applying</w:t>
      </w:r>
      <w:r w:rsidR="00277EA7">
        <w:t xml:space="preserve"> a safety factor of 0.8</w:t>
      </w:r>
      <w:r>
        <w:t>)</w:t>
      </w:r>
      <w:r w:rsidR="00077734">
        <w:t xml:space="preserve"> on a 58</w:t>
      </w:r>
      <w:r w:rsidR="00331AC8">
        <w:t xml:space="preserve"> </w:t>
      </w:r>
      <w:r w:rsidR="00077734">
        <w:t>mL unit</w:t>
      </w:r>
      <w:r>
        <w:t xml:space="preserve">, it would take </w:t>
      </w:r>
      <w:commentRangeStart w:id="10"/>
      <w:r>
        <w:t>6 equal cycles</w:t>
      </w:r>
      <w:r w:rsidR="00BD7A50">
        <w:t xml:space="preserve"> at 28.7mg/ml capacity</w:t>
      </w:r>
      <w:r>
        <w:t>, with 4</w:t>
      </w:r>
      <w:r w:rsidR="00BD7A50">
        <w:t>8</w:t>
      </w:r>
      <w:r>
        <w:t xml:space="preserve"> min of loading per cycle (</w:t>
      </w:r>
      <w:r w:rsidR="00BD7A50">
        <w:t>66</w:t>
      </w:r>
      <w:r>
        <w:t xml:space="preserve"> minutes total per cycle), completing in about 6</w:t>
      </w:r>
      <w:r w:rsidR="00E938A9">
        <w:t>.</w:t>
      </w:r>
      <w:r w:rsidR="00BD7A50">
        <w:t>6</w:t>
      </w:r>
      <w:r>
        <w:t xml:space="preserve"> h with the conservative, Table 1 method</w:t>
      </w:r>
      <w:r w:rsidR="00326EC0">
        <w:t xml:space="preserve">, resulting in a productivity of </w:t>
      </w:r>
      <w:r w:rsidR="00BD7A50">
        <w:t>27.4</w:t>
      </w:r>
      <w:r w:rsidR="00326EC0">
        <w:t xml:space="preserve"> g/L/h</w:t>
      </w:r>
      <w:commentRangeEnd w:id="10"/>
      <w:r w:rsidR="004A1D84">
        <w:rPr>
          <w:rStyle w:val="CommentReference"/>
        </w:rPr>
        <w:commentReference w:id="10"/>
      </w:r>
      <w:r>
        <w:t>.</w:t>
      </w:r>
      <w:r w:rsidR="005D6FA2">
        <w:t xml:space="preserve"> In contrast, </w:t>
      </w:r>
      <w:r w:rsidR="00CB1932">
        <w:t xml:space="preserve">leveraging the </w:t>
      </w:r>
      <w:r w:rsidR="000E6E86">
        <w:t>larger</w:t>
      </w:r>
      <w:r w:rsidR="005D6FA2">
        <w:t xml:space="preserve"> </w:t>
      </w:r>
      <w:r w:rsidR="00E9412D">
        <w:t>39</w:t>
      </w:r>
      <w:r w:rsidR="00920CD6">
        <w:t>3</w:t>
      </w:r>
      <w:r w:rsidR="00331AC8">
        <w:t xml:space="preserve"> </w:t>
      </w:r>
      <w:r w:rsidR="005D6FA2">
        <w:t>mL</w:t>
      </w:r>
      <w:r w:rsidR="00E9412D">
        <w:t xml:space="preserve"> </w:t>
      </w:r>
      <w:proofErr w:type="spellStart"/>
      <w:r w:rsidR="00920CD6">
        <w:t>MabSelect</w:t>
      </w:r>
      <w:r w:rsidR="00920CD6">
        <w:rPr>
          <w:rFonts w:cstheme="minorHAnsi"/>
        </w:rPr>
        <w:t>™</w:t>
      </w:r>
      <w:r w:rsidR="00920CD6">
        <w:t>Sure</w:t>
      </w:r>
      <w:proofErr w:type="spellEnd"/>
      <w:r w:rsidR="00920CD6">
        <w:rPr>
          <w:rFonts w:cstheme="minorHAnsi"/>
        </w:rPr>
        <w:t xml:space="preserve">™ column </w:t>
      </w:r>
      <w:r w:rsidR="00E9412D">
        <w:t>(20</w:t>
      </w:r>
      <w:r w:rsidR="00331AC8">
        <w:t xml:space="preserve"> </w:t>
      </w:r>
      <w:r w:rsidR="00E9412D">
        <w:t>cm bed height, 5</w:t>
      </w:r>
      <w:r w:rsidR="00331AC8">
        <w:t xml:space="preserve"> </w:t>
      </w:r>
      <w:r w:rsidR="00E9412D">
        <w:t>cm diameter</w:t>
      </w:r>
      <w:r w:rsidR="00A03DFB">
        <w:t xml:space="preserve">, run </w:t>
      </w:r>
      <w:r w:rsidR="00A03DFB">
        <w:rPr>
          <w:rFonts w:cstheme="minorHAnsi"/>
        </w:rPr>
        <w:t>according to method in Table S3</w:t>
      </w:r>
      <w:r w:rsidR="00E9412D">
        <w:t>)</w:t>
      </w:r>
      <w:r w:rsidR="005D6FA2">
        <w:t xml:space="preserve"> </w:t>
      </w:r>
      <w:r w:rsidR="002C2135">
        <w:rPr>
          <w:rFonts w:cstheme="minorHAnsi"/>
        </w:rPr>
        <w:t xml:space="preserve">to hasten purification in a single cycle, </w:t>
      </w:r>
      <w:r w:rsidR="00DA3602">
        <w:rPr>
          <w:rFonts w:cstheme="minorHAnsi"/>
        </w:rPr>
        <w:t>the estimated</w:t>
      </w:r>
      <w:r w:rsidR="00051C24">
        <w:rPr>
          <w:rFonts w:cstheme="minorHAnsi"/>
        </w:rPr>
        <w:t xml:space="preserve"> elapsed time would be 10.</w:t>
      </w:r>
      <w:r w:rsidR="00920CD6">
        <w:rPr>
          <w:rFonts w:cstheme="minorHAnsi"/>
        </w:rPr>
        <w:t>4</w:t>
      </w:r>
      <w:r w:rsidR="00331AC8">
        <w:rPr>
          <w:rFonts w:cstheme="minorHAnsi"/>
        </w:rPr>
        <w:t xml:space="preserve"> </w:t>
      </w:r>
      <w:r w:rsidR="00051C24">
        <w:rPr>
          <w:rFonts w:cstheme="minorHAnsi"/>
        </w:rPr>
        <w:t>h</w:t>
      </w:r>
      <w:r w:rsidR="00640F36">
        <w:rPr>
          <w:rFonts w:cstheme="minorHAnsi"/>
        </w:rPr>
        <w:t>, resulting in a productivity of 2.</w:t>
      </w:r>
      <w:r w:rsidR="00271249">
        <w:rPr>
          <w:rFonts w:cstheme="minorHAnsi"/>
        </w:rPr>
        <w:t>2</w:t>
      </w:r>
      <w:r w:rsidR="00640F36">
        <w:rPr>
          <w:rFonts w:cstheme="minorHAnsi"/>
        </w:rPr>
        <w:t xml:space="preserve"> g/L/h</w:t>
      </w:r>
      <w:r w:rsidR="00051C24">
        <w:rPr>
          <w:rFonts w:cstheme="minorHAnsi"/>
        </w:rPr>
        <w:t>.</w:t>
      </w:r>
      <w:r w:rsidR="00051C24" w:rsidRPr="00051C24">
        <w:t xml:space="preserve"> </w:t>
      </w:r>
      <w:r w:rsidR="00051C24">
        <w:t xml:space="preserve">The significance of this short runtime </w:t>
      </w:r>
      <w:r w:rsidR="00365511">
        <w:t>and over 10</w:t>
      </w:r>
      <w:r w:rsidR="009D5D7B">
        <w:t xml:space="preserve"> </w:t>
      </w:r>
      <w:r w:rsidR="009D5D7B">
        <w:rPr>
          <w:rFonts w:cstheme="minorHAnsi"/>
        </w:rPr>
        <w:t>×</w:t>
      </w:r>
      <w:r w:rsidR="00365511">
        <w:t xml:space="preserve"> productivity gain </w:t>
      </w:r>
      <w:r w:rsidR="00051C24">
        <w:t xml:space="preserve">using membrane chromatography is that with the remaining time, additional steps can be queued to run overnight or completed in the same 8 hour working day resulting in </w:t>
      </w:r>
      <w:r>
        <w:t>two steps completed in a day rather than</w:t>
      </w:r>
      <w:r w:rsidR="009C57DE">
        <w:t xml:space="preserve"> only</w:t>
      </w:r>
      <w:r>
        <w:t xml:space="preserve"> one</w:t>
      </w:r>
      <w:r w:rsidR="00404C5B">
        <w:t xml:space="preserve"> with </w:t>
      </w:r>
      <w:r w:rsidR="001965BF">
        <w:t>packed bed chromatography</w:t>
      </w:r>
      <w:r>
        <w:t xml:space="preserve">.  </w:t>
      </w:r>
    </w:p>
    <w:p w14:paraId="251A3DAA" w14:textId="200E4522" w:rsidR="00D341FF" w:rsidRDefault="0066667C" w:rsidP="00D341FF">
      <w:pPr>
        <w:pStyle w:val="Heading1"/>
      </w:pPr>
      <w:r>
        <w:t xml:space="preserve">4.0 </w:t>
      </w:r>
      <w:r w:rsidR="00D341FF">
        <w:t>Conclusion</w:t>
      </w:r>
      <w:r w:rsidR="00E16A05">
        <w:t>s</w:t>
      </w:r>
    </w:p>
    <w:p w14:paraId="73BDB27A" w14:textId="06DF221D" w:rsidR="00D341FF" w:rsidRDefault="00D341FF" w:rsidP="00D341FF"/>
    <w:p w14:paraId="76949B4B" w14:textId="51026D43" w:rsidR="000557EA" w:rsidRDefault="000557EA" w:rsidP="00D341FF">
      <w:r>
        <w:t xml:space="preserve">This work evaluated the performance of the </w:t>
      </w:r>
      <w:r w:rsidR="00F009A2">
        <w:t>Gore</w:t>
      </w:r>
      <w:r>
        <w:rPr>
          <w:rFonts w:cstheme="minorHAnsi"/>
        </w:rPr>
        <w:t>®</w:t>
      </w:r>
      <w:r>
        <w:t xml:space="preserve"> capture device with Protein A</w:t>
      </w:r>
      <w:r w:rsidR="00540F9D">
        <w:t xml:space="preserve"> at 58</w:t>
      </w:r>
      <w:r w:rsidR="00E4254B">
        <w:t xml:space="preserve"> mL</w:t>
      </w:r>
      <w:r w:rsidR="00540F9D">
        <w:t xml:space="preserve"> pilot scale</w:t>
      </w:r>
      <w:r w:rsidR="001965BF">
        <w:t xml:space="preserve">, </w:t>
      </w:r>
      <w:r w:rsidR="00540F9D">
        <w:t>9</w:t>
      </w:r>
      <w:r w:rsidR="00E4254B">
        <w:t xml:space="preserve"> mL</w:t>
      </w:r>
      <w:r w:rsidR="00955C1B">
        <w:t xml:space="preserve"> scale </w:t>
      </w:r>
      <w:r w:rsidR="00602BC4">
        <w:t xml:space="preserve">for multiple products over 50 </w:t>
      </w:r>
      <w:r w:rsidR="00955C1B">
        <w:t xml:space="preserve">or </w:t>
      </w:r>
      <w:r w:rsidR="00602BC4">
        <w:t>100 cycles per membrane</w:t>
      </w:r>
      <w:r w:rsidR="007A3DD5">
        <w:t xml:space="preserve"> respectively</w:t>
      </w:r>
      <w:r w:rsidR="0087201A">
        <w:t xml:space="preserve">, and the effect of titer and loading residence time </w:t>
      </w:r>
      <w:r w:rsidR="00FA500B">
        <w:t>on DBC at the 1</w:t>
      </w:r>
      <w:r w:rsidR="009D5D7B">
        <w:t xml:space="preserve"> </w:t>
      </w:r>
      <w:r w:rsidR="00FA500B">
        <w:t>mL scale</w:t>
      </w:r>
      <w:r w:rsidR="004B60FC">
        <w:t>. Product recovery, purity, impurit</w:t>
      </w:r>
      <w:r w:rsidR="00370CA6">
        <w:t xml:space="preserve">y (HCP, DNA) clearance, and leached protein A were measured. </w:t>
      </w:r>
      <w:r w:rsidR="00FA500B">
        <w:t>DBC10% and p</w:t>
      </w:r>
      <w:r w:rsidR="00370CA6">
        <w:t xml:space="preserve">roductivity </w:t>
      </w:r>
      <w:proofErr w:type="gramStart"/>
      <w:r w:rsidR="00370CA6">
        <w:t>were</w:t>
      </w:r>
      <w:proofErr w:type="gramEnd"/>
      <w:r w:rsidR="0058210B">
        <w:t xml:space="preserve"> also</w:t>
      </w:r>
      <w:r w:rsidR="00370CA6">
        <w:t xml:space="preserve"> computed </w:t>
      </w:r>
      <w:r w:rsidR="00FA500B">
        <w:t xml:space="preserve">to emphasize the benefit of low residence times for low-titer </w:t>
      </w:r>
      <w:r w:rsidR="007A3DD5">
        <w:t>feeds relevant to transient culture</w:t>
      </w:r>
      <w:r w:rsidR="00FA500B">
        <w:t xml:space="preserve">. </w:t>
      </w:r>
    </w:p>
    <w:p w14:paraId="5C4200F3" w14:textId="6BA45DDE" w:rsidR="00924B9A" w:rsidRDefault="00924B9A" w:rsidP="00D341FF">
      <w:r>
        <w:t xml:space="preserve">Overall, </w:t>
      </w:r>
      <w:r w:rsidR="00A015C0">
        <w:t>while following</w:t>
      </w:r>
      <w:r w:rsidR="00F14F53">
        <w:t xml:space="preserve"> manufacturer’s recommendations for sanitization</w:t>
      </w:r>
      <w:r w:rsidR="007A5896">
        <w:t xml:space="preserve"> and safety factor</w:t>
      </w:r>
      <w:r w:rsidR="00F14F53">
        <w:t>, recovery and purity can be substantially retained over 100 cycles of use</w:t>
      </w:r>
      <w:r w:rsidR="003914D3">
        <w:t xml:space="preserve"> as tested at the 9</w:t>
      </w:r>
      <w:r w:rsidR="00E4254B">
        <w:t xml:space="preserve"> mL</w:t>
      </w:r>
      <w:r w:rsidR="003914D3">
        <w:t xml:space="preserve"> scale</w:t>
      </w:r>
      <w:r w:rsidR="00F14F53">
        <w:t xml:space="preserve">. </w:t>
      </w:r>
      <w:r w:rsidR="003914D3">
        <w:t>Under rigorous sanitization conditions as</w:t>
      </w:r>
      <w:r w:rsidR="00DE71B0">
        <w:t xml:space="preserve"> those normally</w:t>
      </w:r>
      <w:r w:rsidR="003914D3">
        <w:t xml:space="preserve"> applied to packed bed columns adapted to </w:t>
      </w:r>
      <w:r w:rsidR="009D5D7B">
        <w:t>NaOH</w:t>
      </w:r>
      <w:r w:rsidR="003914D3">
        <w:t xml:space="preserve"> resistance,</w:t>
      </w:r>
      <w:r w:rsidR="00A015C0">
        <w:t xml:space="preserve"> for feeds applied to </w:t>
      </w:r>
      <w:r>
        <w:t xml:space="preserve">the </w:t>
      </w:r>
      <w:r w:rsidR="002D1AAB">
        <w:t>58</w:t>
      </w:r>
      <w:r w:rsidR="00E4254B">
        <w:t xml:space="preserve"> mL</w:t>
      </w:r>
      <w:r w:rsidR="002D1AAB">
        <w:t xml:space="preserve"> </w:t>
      </w:r>
      <w:r>
        <w:t>membrane</w:t>
      </w:r>
      <w:r w:rsidR="00A015C0">
        <w:t xml:space="preserve">, </w:t>
      </w:r>
      <w:r>
        <w:t>high HCP and DNA</w:t>
      </w:r>
      <w:r w:rsidR="005F2AED">
        <w:t xml:space="preserve"> clearance</w:t>
      </w:r>
      <w:r w:rsidR="00A015C0">
        <w:t xml:space="preserve"> is retained </w:t>
      </w:r>
      <w:r w:rsidR="000C7B19">
        <w:t xml:space="preserve">along with </w:t>
      </w:r>
      <w:r w:rsidR="00073B25">
        <w:t>purity over at least 50 cycles</w:t>
      </w:r>
      <w:r w:rsidR="003914D3">
        <w:t xml:space="preserve"> </w:t>
      </w:r>
      <w:r w:rsidR="009D5D7B">
        <w:t>although</w:t>
      </w:r>
      <w:r w:rsidR="00073B25">
        <w:t xml:space="preserve"> </w:t>
      </w:r>
      <w:r w:rsidR="00D2648F">
        <w:t xml:space="preserve">a product specific drop in </w:t>
      </w:r>
      <w:r w:rsidR="00073B25">
        <w:t xml:space="preserve">recovery </w:t>
      </w:r>
      <w:r w:rsidR="00266F11">
        <w:t>may be</w:t>
      </w:r>
      <w:r w:rsidR="00D2648F">
        <w:t xml:space="preserve"> observed</w:t>
      </w:r>
      <w:r w:rsidR="00266F11">
        <w:t xml:space="preserve"> related </w:t>
      </w:r>
      <w:r w:rsidR="00266F11">
        <w:lastRenderedPageBreak/>
        <w:t>to Protein-A leaching</w:t>
      </w:r>
      <w:r w:rsidR="003701E2">
        <w:t xml:space="preserve"> </w:t>
      </w:r>
      <w:r w:rsidR="00FD5F89">
        <w:t xml:space="preserve">resulting </w:t>
      </w:r>
      <w:r w:rsidR="003701E2">
        <w:t>from the rigorous sanitization conditions</w:t>
      </w:r>
      <w:r w:rsidR="0001214F">
        <w:t>. T</w:t>
      </w:r>
      <w:r w:rsidR="00266F11">
        <w:t>he causes of</w:t>
      </w:r>
      <w:r w:rsidR="0001214F">
        <w:t xml:space="preserve"> such</w:t>
      </w:r>
      <w:r w:rsidR="00266F11">
        <w:t xml:space="preserve"> </w:t>
      </w:r>
      <w:r w:rsidR="0001214F">
        <w:t xml:space="preserve">product specific behavior </w:t>
      </w:r>
      <w:r w:rsidR="00D2648F">
        <w:t xml:space="preserve">could be </w:t>
      </w:r>
      <w:r w:rsidR="002E673D">
        <w:t>investigated in</w:t>
      </w:r>
      <w:r w:rsidR="00D2648F">
        <w:t xml:space="preserve"> future work leading to new insights </w:t>
      </w:r>
      <w:r w:rsidR="002E673D">
        <w:t>into impurity, product, and ligand interactions</w:t>
      </w:r>
      <w:r w:rsidR="00D2648F">
        <w:t>.</w:t>
      </w:r>
    </w:p>
    <w:p w14:paraId="3AADBAB5" w14:textId="148363C1" w:rsidR="00354C3B" w:rsidRDefault="007A3DD5" w:rsidP="00D341FF">
      <w:commentRangeStart w:id="11"/>
      <w:r>
        <w:t>High flowrates are recommended for highe</w:t>
      </w:r>
      <w:r w:rsidR="000335F1">
        <w:t>r productivity and outweigh relatively smaller gains in capacity from loading membranes more slowly</w:t>
      </w:r>
      <w:r w:rsidR="00A5245F">
        <w:t xml:space="preserve">. </w:t>
      </w:r>
      <w:r w:rsidR="003701E2">
        <w:t xml:space="preserve">For this work focused on </w:t>
      </w:r>
      <w:r w:rsidR="00EF2A4D">
        <w:t xml:space="preserve">high-volume, </w:t>
      </w:r>
      <w:r w:rsidR="00C471B1">
        <w:t>low-titer p</w:t>
      </w:r>
      <w:r w:rsidR="00426011">
        <w:t xml:space="preserve">urification </w:t>
      </w:r>
      <w:r w:rsidR="00C471B1">
        <w:t xml:space="preserve">applications </w:t>
      </w:r>
      <w:r w:rsidR="00426011">
        <w:t>such as material generation for novel research products generated in transient CHO cultures</w:t>
      </w:r>
      <w:r w:rsidR="003F2ACE">
        <w:t xml:space="preserve"> – </w:t>
      </w:r>
      <w:r w:rsidR="00633136">
        <w:t xml:space="preserve">at scales </w:t>
      </w:r>
      <w:r w:rsidR="003F2ACE">
        <w:t xml:space="preserve">where </w:t>
      </w:r>
      <w:r w:rsidR="00633136">
        <w:t>productivity gains outweigh</w:t>
      </w:r>
      <w:r w:rsidR="003F2ACE">
        <w:t xml:space="preserve"> buffer </w:t>
      </w:r>
      <w:r w:rsidR="00633136">
        <w:t>consumption</w:t>
      </w:r>
      <w:r w:rsidR="003F2ACE">
        <w:t xml:space="preserve"> concerns</w:t>
      </w:r>
      <w:r w:rsidR="00633136">
        <w:t xml:space="preserve"> – </w:t>
      </w:r>
      <w:r w:rsidR="00193787">
        <w:t xml:space="preserve">membrane chromatography </w:t>
      </w:r>
      <w:r w:rsidR="0058210B">
        <w:t xml:space="preserve">is </w:t>
      </w:r>
      <w:r w:rsidR="007A5896">
        <w:t xml:space="preserve">preferred </w:t>
      </w:r>
      <w:r w:rsidR="00EF2A4D">
        <w:t xml:space="preserve">to reduce load times, thereby increasing </w:t>
      </w:r>
      <w:r w:rsidR="0058210B">
        <w:t>process intensity</w:t>
      </w:r>
      <w:r w:rsidR="00EF2A4D">
        <w:t xml:space="preserve"> </w:t>
      </w:r>
      <w:r w:rsidR="00E1236D">
        <w:t>of affinity chromatography</w:t>
      </w:r>
      <w:r w:rsidR="003F2ACE">
        <w:t>.</w:t>
      </w:r>
      <w:commentRangeEnd w:id="11"/>
      <w:r w:rsidR="00633136">
        <w:rPr>
          <w:rStyle w:val="CommentReference"/>
        </w:rPr>
        <w:commentReference w:id="11"/>
      </w:r>
    </w:p>
    <w:p w14:paraId="56AC7B3D" w14:textId="3F2C142F" w:rsidR="00F13741" w:rsidRDefault="008F214A" w:rsidP="00D341FF">
      <w:commentRangeStart w:id="12"/>
      <w:r>
        <w:t>Looking forward, for</w:t>
      </w:r>
      <w:r w:rsidR="00052729">
        <w:t xml:space="preserve"> </w:t>
      </w:r>
      <w:proofErr w:type="gramStart"/>
      <w:r w:rsidR="00052729">
        <w:t>low-titers</w:t>
      </w:r>
      <w:proofErr w:type="gramEnd"/>
      <w:r w:rsidR="00052729">
        <w:t xml:space="preserve"> in perfusion </w:t>
      </w:r>
      <w:r w:rsidR="00DB3A1B">
        <w:t xml:space="preserve">bioreactors, </w:t>
      </w:r>
      <w:r w:rsidR="00052729">
        <w:t xml:space="preserve">characteristic of the first days in a continuous manufacturing campaign, </w:t>
      </w:r>
      <w:r w:rsidR="00714151">
        <w:t xml:space="preserve">the range of </w:t>
      </w:r>
      <w:r w:rsidR="002B5489">
        <w:t xml:space="preserve">loading </w:t>
      </w:r>
      <w:r w:rsidR="00714151">
        <w:t xml:space="preserve">flowrates offered </w:t>
      </w:r>
      <w:r w:rsidR="00204495">
        <w:t xml:space="preserve">with high </w:t>
      </w:r>
      <w:r w:rsidR="00276ABA">
        <w:t>performance and 100</w:t>
      </w:r>
      <w:r w:rsidR="00DB3A1B">
        <w:t xml:space="preserve">+ </w:t>
      </w:r>
      <w:r w:rsidR="00276ABA">
        <w:t xml:space="preserve">cycle lifetime </w:t>
      </w:r>
      <w:r w:rsidR="00522ABE">
        <w:t xml:space="preserve">may </w:t>
      </w:r>
      <w:r w:rsidR="00276ABA">
        <w:t xml:space="preserve">provide an added level of </w:t>
      </w:r>
      <w:r w:rsidR="00195003">
        <w:t xml:space="preserve">beneficial processing </w:t>
      </w:r>
      <w:r w:rsidR="00276ABA">
        <w:t>flexibility</w:t>
      </w:r>
      <w:r w:rsidR="00195003">
        <w:t>. Still, at</w:t>
      </w:r>
      <w:r w:rsidR="00AF4B05">
        <w:t xml:space="preserve"> production scale</w:t>
      </w:r>
      <w:r w:rsidR="00195003">
        <w:t>,</w:t>
      </w:r>
      <w:r w:rsidR="00AF4B05">
        <w:t xml:space="preserve"> buffer consumption </w:t>
      </w:r>
      <w:r w:rsidR="004C6800">
        <w:t xml:space="preserve">and the resulting cost of goods manufactured should be considered </w:t>
      </w:r>
      <w:r w:rsidR="00633136">
        <w:t xml:space="preserve">when </w:t>
      </w:r>
      <w:r w:rsidR="004C6800">
        <w:t xml:space="preserve">switching from packed bed to </w:t>
      </w:r>
      <w:proofErr w:type="gramStart"/>
      <w:r w:rsidR="004C6800">
        <w:t>membrane</w:t>
      </w:r>
      <w:r w:rsidR="00195003">
        <w:t xml:space="preserve"> based</w:t>
      </w:r>
      <w:proofErr w:type="gramEnd"/>
      <w:r w:rsidR="00195003">
        <w:t xml:space="preserve"> chromatography</w:t>
      </w:r>
      <w:r w:rsidR="004C6800">
        <w:t xml:space="preserve">. </w:t>
      </w:r>
      <w:commentRangeEnd w:id="12"/>
      <w:r w:rsidR="004C6800">
        <w:rPr>
          <w:rStyle w:val="CommentReference"/>
        </w:rPr>
        <w:commentReference w:id="12"/>
      </w:r>
    </w:p>
    <w:p w14:paraId="7E852674" w14:textId="22CD87DA" w:rsidR="00584D64" w:rsidRDefault="005E76AE" w:rsidP="00584D64">
      <w:pPr>
        <w:pStyle w:val="Heading1"/>
      </w:pPr>
      <w:r>
        <w:t xml:space="preserve">Acknowledgements </w:t>
      </w:r>
    </w:p>
    <w:p w14:paraId="47949D2C" w14:textId="30FF7C20" w:rsidR="00175442" w:rsidRDefault="005E76AE" w:rsidP="0058210B">
      <w:r>
        <w:t xml:space="preserve">The authors </w:t>
      </w:r>
      <w:r w:rsidR="00BA4775">
        <w:t xml:space="preserve">are grateful for </w:t>
      </w:r>
      <w:r w:rsidR="00946125">
        <w:t>the contributions t</w:t>
      </w:r>
      <w:r w:rsidR="00C26F73">
        <w:t>o</w:t>
      </w:r>
      <w:r w:rsidR="00946125">
        <w:t xml:space="preserve"> </w:t>
      </w:r>
      <w:r w:rsidR="00FB473A">
        <w:t xml:space="preserve">sample </w:t>
      </w:r>
      <w:r w:rsidR="00070FC5">
        <w:t xml:space="preserve">testing from </w:t>
      </w:r>
      <w:r w:rsidR="0058210B">
        <w:t xml:space="preserve">AstraZeneca </w:t>
      </w:r>
      <w:r w:rsidR="00070FC5">
        <w:t>analytical groups who ran</w:t>
      </w:r>
      <w:r w:rsidR="00E07F5C">
        <w:t xml:space="preserve"> product</w:t>
      </w:r>
      <w:r w:rsidR="00070FC5">
        <w:t xml:space="preserve"> </w:t>
      </w:r>
      <w:r w:rsidR="00E07F5C">
        <w:t xml:space="preserve">titer assays, </w:t>
      </w:r>
      <w:r w:rsidR="00070FC5">
        <w:t xml:space="preserve">residuals testing for HCP, genomic DNA, </w:t>
      </w:r>
      <w:r w:rsidR="005F4EE9">
        <w:t xml:space="preserve">and leached </w:t>
      </w:r>
      <w:r w:rsidR="00070FC5">
        <w:t>Protein A</w:t>
      </w:r>
      <w:r w:rsidR="005F4EE9">
        <w:t xml:space="preserve"> ligand </w:t>
      </w:r>
      <w:r w:rsidR="009F6CB3">
        <w:t>as well as for</w:t>
      </w:r>
      <w:r w:rsidR="005F4EE9">
        <w:t xml:space="preserve"> </w:t>
      </w:r>
      <w:r w:rsidR="00D7298D">
        <w:t xml:space="preserve">contributing to </w:t>
      </w:r>
      <w:r w:rsidR="005F4EE9">
        <w:t xml:space="preserve">the methods sections describing their use. </w:t>
      </w:r>
      <w:r w:rsidR="008D2FF6">
        <w:t xml:space="preserve">The authors also acknowledge </w:t>
      </w:r>
      <w:r w:rsidR="008A7664">
        <w:t xml:space="preserve">W.L </w:t>
      </w:r>
      <w:r w:rsidR="008D2FF6">
        <w:t>Gore</w:t>
      </w:r>
      <w:r w:rsidR="00CA28CA">
        <w:rPr>
          <w:rFonts w:cstheme="minorHAnsi"/>
        </w:rPr>
        <w:t>®</w:t>
      </w:r>
      <w:r w:rsidR="008A7664">
        <w:rPr>
          <w:rFonts w:cstheme="minorHAnsi"/>
        </w:rPr>
        <w:t xml:space="preserve"> and Associates</w:t>
      </w:r>
      <w:r w:rsidR="00CA28CA">
        <w:rPr>
          <w:rFonts w:cstheme="minorHAnsi"/>
        </w:rPr>
        <w:t xml:space="preserve"> for providing </w:t>
      </w:r>
      <w:r w:rsidR="003577F0">
        <w:rPr>
          <w:rFonts w:cstheme="minorHAnsi"/>
        </w:rPr>
        <w:t>the appropriate sample membranes</w:t>
      </w:r>
      <w:r w:rsidR="00F624EE">
        <w:rPr>
          <w:rFonts w:cstheme="minorHAnsi"/>
        </w:rPr>
        <w:t xml:space="preserve"> at 58</w:t>
      </w:r>
      <w:r w:rsidR="00DB3A1B">
        <w:rPr>
          <w:rFonts w:cstheme="minorHAnsi"/>
        </w:rPr>
        <w:t xml:space="preserve"> </w:t>
      </w:r>
      <w:r w:rsidR="00F624EE">
        <w:rPr>
          <w:rFonts w:cstheme="minorHAnsi"/>
        </w:rPr>
        <w:t>mL and 9</w:t>
      </w:r>
      <w:r w:rsidR="00DB3A1B">
        <w:rPr>
          <w:rFonts w:cstheme="minorHAnsi"/>
        </w:rPr>
        <w:t xml:space="preserve"> </w:t>
      </w:r>
      <w:r w:rsidR="00F624EE">
        <w:rPr>
          <w:rFonts w:cstheme="minorHAnsi"/>
        </w:rPr>
        <w:t>mL scales</w:t>
      </w:r>
      <w:r w:rsidR="003577F0">
        <w:rPr>
          <w:rFonts w:cstheme="minorHAnsi"/>
        </w:rPr>
        <w:t xml:space="preserve"> for testing. </w:t>
      </w:r>
      <w:r w:rsidR="002F5973">
        <w:rPr>
          <w:rFonts w:cstheme="minorHAnsi"/>
        </w:rPr>
        <w:t xml:space="preserve">There is no conflict of interest. </w:t>
      </w:r>
    </w:p>
    <w:p w14:paraId="609B1958" w14:textId="6E371162" w:rsidR="00175442" w:rsidRDefault="00175442" w:rsidP="00175442">
      <w:pPr>
        <w:pStyle w:val="Heading1"/>
      </w:pPr>
      <w:r>
        <w:t>Works Cited</w:t>
      </w:r>
    </w:p>
    <w:p w14:paraId="2F6ADADB" w14:textId="77777777" w:rsidR="004B290F" w:rsidRPr="004B290F" w:rsidRDefault="009F6CB3" w:rsidP="004B290F">
      <w:pPr>
        <w:pStyle w:val="EndNoteBibliography"/>
        <w:spacing w:after="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4B290F" w:rsidRPr="004B290F">
        <w:t>1.</w:t>
      </w:r>
      <w:r w:rsidR="004B290F" w:rsidRPr="004B290F">
        <w:tab/>
        <w:t xml:space="preserve">Li H, Er Saw P, Song E. Challenges and strategies for next-generation bispecific antibody-based antitumor therapeutics. </w:t>
      </w:r>
      <w:r w:rsidR="004B290F" w:rsidRPr="004B290F">
        <w:rPr>
          <w:i/>
        </w:rPr>
        <w:t>Cell Mol Immunol</w:t>
      </w:r>
      <w:r w:rsidR="004B290F" w:rsidRPr="004B290F">
        <w:t>. May 2020;17(5):451-461. doi:10.1038/s41423-020-0417-8</w:t>
      </w:r>
    </w:p>
    <w:p w14:paraId="1881EC92" w14:textId="77777777" w:rsidR="004B290F" w:rsidRPr="004B290F" w:rsidRDefault="004B290F" w:rsidP="004B290F">
      <w:pPr>
        <w:pStyle w:val="EndNoteBibliography"/>
        <w:spacing w:after="0"/>
      </w:pPr>
      <w:r w:rsidRPr="004B290F">
        <w:t>2.</w:t>
      </w:r>
      <w:r w:rsidRPr="004B290F">
        <w:tab/>
        <w:t xml:space="preserve">Czajkowsky DM, Hu J, Shao Z, Pleass RJ. Fc-fusion proteins: new developments and future perspectives. </w:t>
      </w:r>
      <w:r w:rsidRPr="004B290F">
        <w:rPr>
          <w:i/>
        </w:rPr>
        <w:t>EMBO Mol Med</w:t>
      </w:r>
      <w:r w:rsidRPr="004B290F">
        <w:t>. Oct 2012;4(10):1015-28. doi:10.1002/emmm.201201379</w:t>
      </w:r>
    </w:p>
    <w:p w14:paraId="49246ECB" w14:textId="77777777" w:rsidR="004B290F" w:rsidRPr="004B290F" w:rsidRDefault="004B290F" w:rsidP="004B290F">
      <w:pPr>
        <w:pStyle w:val="EndNoteBibliography"/>
        <w:spacing w:after="0"/>
      </w:pPr>
      <w:r w:rsidRPr="004B290F">
        <w:t>3.</w:t>
      </w:r>
      <w:r w:rsidRPr="004B290F">
        <w:tab/>
        <w:t xml:space="preserve">Shukla AA, Wolfe LS, Mostafa SS, Norman C. Evolving trends in mAb production processes. </w:t>
      </w:r>
      <w:r w:rsidRPr="004B290F">
        <w:rPr>
          <w:i/>
        </w:rPr>
        <w:t>Bioeng Transl Med</w:t>
      </w:r>
      <w:r w:rsidRPr="004B290F">
        <w:t>. Mar 2017;2(1):58-69. doi:10.1002/btm2.10061</w:t>
      </w:r>
    </w:p>
    <w:p w14:paraId="5C7D1F4D" w14:textId="77777777" w:rsidR="004B290F" w:rsidRPr="004B290F" w:rsidRDefault="004B290F" w:rsidP="004B290F">
      <w:pPr>
        <w:pStyle w:val="EndNoteBibliography"/>
        <w:spacing w:after="0"/>
      </w:pPr>
      <w:r w:rsidRPr="004B290F">
        <w:t>4.</w:t>
      </w:r>
      <w:r w:rsidRPr="004B290F">
        <w:tab/>
        <w:t xml:space="preserve">Gutierrez-Granados S, Cervera L, Kamen AA, Godia F. Advancements in mammalian cell transient gene expression (TGE) technology for accelerated production of biologics. </w:t>
      </w:r>
      <w:r w:rsidRPr="004B290F">
        <w:rPr>
          <w:i/>
        </w:rPr>
        <w:t>Crit Rev Biotechnol</w:t>
      </w:r>
      <w:r w:rsidRPr="004B290F">
        <w:t>. Sep 2018;38(6):918-940. doi:10.1080/07388551.2017.1419459</w:t>
      </w:r>
    </w:p>
    <w:p w14:paraId="30EE6A55" w14:textId="77777777" w:rsidR="004B290F" w:rsidRPr="004B290F" w:rsidRDefault="004B290F" w:rsidP="004B290F">
      <w:pPr>
        <w:pStyle w:val="EndNoteBibliography"/>
        <w:spacing w:after="0"/>
      </w:pPr>
      <w:r w:rsidRPr="004B290F">
        <w:t>5.</w:t>
      </w:r>
      <w:r w:rsidRPr="004B290F">
        <w:tab/>
        <w:t xml:space="preserve">Ramos I, Sharda N, Villafana R, et al. Fully integrated downstream process to enable next-generation manufacturing. </w:t>
      </w:r>
      <w:r w:rsidRPr="004B290F">
        <w:rPr>
          <w:i/>
        </w:rPr>
        <w:t>Biotechnol Bioeng</w:t>
      </w:r>
      <w:r w:rsidRPr="004B290F">
        <w:t>. Jul 2023;120(7):1869-1881. doi:10.1002/bit.28384</w:t>
      </w:r>
    </w:p>
    <w:p w14:paraId="34661218" w14:textId="77777777" w:rsidR="004B290F" w:rsidRPr="004B290F" w:rsidRDefault="004B290F" w:rsidP="004B290F">
      <w:pPr>
        <w:pStyle w:val="EndNoteBibliography"/>
        <w:spacing w:after="0"/>
      </w:pPr>
      <w:r w:rsidRPr="004B290F">
        <w:t>6.</w:t>
      </w:r>
      <w:r w:rsidRPr="004B290F">
        <w:tab/>
        <w:t xml:space="preserve">Schwarz H, Gomis-Fons J, Isaksson M, et al. Integrated continuous biomanufacturing on pilot scale for acid-sensitive monoclonal antibodies. </w:t>
      </w:r>
      <w:r w:rsidRPr="004B290F">
        <w:rPr>
          <w:i/>
        </w:rPr>
        <w:t>Biotechnol Bioeng</w:t>
      </w:r>
      <w:r w:rsidRPr="004B290F">
        <w:t>. Aug 2022;119(8):2152-2166. doi:10.1002/bit.28120</w:t>
      </w:r>
    </w:p>
    <w:p w14:paraId="6303C6EE" w14:textId="77777777" w:rsidR="004B290F" w:rsidRPr="004B290F" w:rsidRDefault="004B290F" w:rsidP="004B290F">
      <w:pPr>
        <w:pStyle w:val="EndNoteBibliography"/>
        <w:spacing w:after="0"/>
      </w:pPr>
      <w:r w:rsidRPr="004B290F">
        <w:t>7.</w:t>
      </w:r>
      <w:r w:rsidRPr="004B290F">
        <w:tab/>
        <w:t xml:space="preserve">Lei Y, Shen Y, Zuo C, et al. Emerging affinity ligands and support materials for the enrichment of monoclonal antibodies. </w:t>
      </w:r>
      <w:r w:rsidRPr="004B290F">
        <w:rPr>
          <w:i/>
        </w:rPr>
        <w:t>TrAC Trends in Analytical Chemistry</w:t>
      </w:r>
      <w:r w:rsidRPr="004B290F">
        <w:t>. 2022;157doi:10.1016/j.trac.2022.116744</w:t>
      </w:r>
    </w:p>
    <w:p w14:paraId="09BC9532" w14:textId="77777777" w:rsidR="004B290F" w:rsidRPr="004B290F" w:rsidRDefault="004B290F" w:rsidP="004B290F">
      <w:pPr>
        <w:pStyle w:val="EndNoteBibliography"/>
        <w:spacing w:after="0"/>
      </w:pPr>
      <w:r w:rsidRPr="004B290F">
        <w:t>8.</w:t>
      </w:r>
      <w:r w:rsidRPr="004B290F">
        <w:tab/>
        <w:t xml:space="preserve">Liu Z, Wickramasinghe SR, Qian X. Membrane chromatography for protein purifications from ligand design to functionalization. </w:t>
      </w:r>
      <w:r w:rsidRPr="004B290F">
        <w:rPr>
          <w:i/>
        </w:rPr>
        <w:t>Separation Science and Technology</w:t>
      </w:r>
      <w:r w:rsidRPr="004B290F">
        <w:t>. 2016;52(2):299-319. doi:10.1080/01496395.2016.1223133</w:t>
      </w:r>
    </w:p>
    <w:p w14:paraId="08C99AE5" w14:textId="77777777" w:rsidR="004B290F" w:rsidRPr="004B290F" w:rsidRDefault="004B290F" w:rsidP="004B290F">
      <w:pPr>
        <w:pStyle w:val="EndNoteBibliography"/>
        <w:spacing w:after="0"/>
      </w:pPr>
      <w:r w:rsidRPr="004B290F">
        <w:lastRenderedPageBreak/>
        <w:t>9.</w:t>
      </w:r>
      <w:r w:rsidRPr="004B290F">
        <w:tab/>
        <w:t xml:space="preserve">Qu Y, Bekard I, Hunt B, et al. The Transition from Resin Chromatography to Membrane Adsorbers for Protein Separations at Industrial Scale. </w:t>
      </w:r>
      <w:r w:rsidRPr="004B290F">
        <w:rPr>
          <w:i/>
        </w:rPr>
        <w:t>Separation &amp; Purification Reviews</w:t>
      </w:r>
      <w:r w:rsidRPr="004B290F">
        <w:t>. 2023:1-21. doi:10.1080/15422119.2023.2226128</w:t>
      </w:r>
    </w:p>
    <w:p w14:paraId="1B91EFFB" w14:textId="77777777" w:rsidR="004B290F" w:rsidRPr="004B290F" w:rsidRDefault="004B290F" w:rsidP="004B290F">
      <w:pPr>
        <w:pStyle w:val="EndNoteBibliography"/>
        <w:spacing w:after="0"/>
      </w:pPr>
      <w:r w:rsidRPr="004B290F">
        <w:t>10.</w:t>
      </w:r>
      <w:r w:rsidRPr="004B290F">
        <w:tab/>
        <w:t>Serdakowski London A, Kerins B Fau - Tschantz WR, Tschantz Wr Fau - Eisfeld J, Eisfeld J Fau - Mackay K, Mackay K. Endotoxin removal and prevention for pre-clinical biologics production. (1860-7314 (Electronic))</w:t>
      </w:r>
    </w:p>
    <w:p w14:paraId="69C27213" w14:textId="77777777" w:rsidR="004B290F" w:rsidRPr="004B290F" w:rsidRDefault="004B290F" w:rsidP="004B290F">
      <w:pPr>
        <w:pStyle w:val="EndNoteBibliography"/>
        <w:spacing w:after="0"/>
      </w:pPr>
      <w:r w:rsidRPr="004B290F">
        <w:t>11.</w:t>
      </w:r>
      <w:r w:rsidRPr="004B290F">
        <w:tab/>
        <w:t xml:space="preserve">Valente JFA, Queiroz JA, Sousa F. Dilemma on plasmid DNA purification: binding capacity vs selectivity. </w:t>
      </w:r>
      <w:r w:rsidRPr="004B290F">
        <w:rPr>
          <w:i/>
        </w:rPr>
        <w:t>J Chromatogr A</w:t>
      </w:r>
      <w:r w:rsidRPr="004B290F">
        <w:t>. Jan 25 2021;1637:461848. doi:10.1016/j.chroma.2020.461848</w:t>
      </w:r>
    </w:p>
    <w:p w14:paraId="1B865985" w14:textId="77777777" w:rsidR="004B290F" w:rsidRPr="004B290F" w:rsidRDefault="004B290F" w:rsidP="004B290F">
      <w:pPr>
        <w:pStyle w:val="EndNoteBibliography"/>
        <w:spacing w:after="0"/>
      </w:pPr>
      <w:r w:rsidRPr="004B290F">
        <w:t>12.</w:t>
      </w:r>
      <w:r w:rsidRPr="004B290F">
        <w:tab/>
        <w:t xml:space="preserve">Nadar S, Shooter G, Somasundaram B, Shave E, Baker K, Lua LHL. Intensified Downstream Processing of Monoclonal Antibodies Using Membrane Technology. </w:t>
      </w:r>
      <w:r w:rsidRPr="004B290F">
        <w:rPr>
          <w:i/>
        </w:rPr>
        <w:t>Biotechnol J</w:t>
      </w:r>
      <w:r w:rsidRPr="004B290F">
        <w:t>. Mar 2021;16(3):e2000309. doi:10.1002/biot.202000309</w:t>
      </w:r>
    </w:p>
    <w:p w14:paraId="64B82343" w14:textId="6BAFD797" w:rsidR="004B290F" w:rsidRPr="004B290F" w:rsidRDefault="004B290F" w:rsidP="004B290F">
      <w:pPr>
        <w:pStyle w:val="EndNoteBibliography"/>
        <w:spacing w:after="0"/>
      </w:pPr>
      <w:r w:rsidRPr="004B290F">
        <w:t>13.</w:t>
      </w:r>
      <w:r w:rsidRPr="004B290F">
        <w:tab/>
        <w:t xml:space="preserve">Cytiva. Cytiva HiTrap Fibro PrismA units Hiscreen fibro prismA units - Affinity Chromatography. 2021(CY7145-19Jan21-DF). </w:t>
      </w:r>
      <w:hyperlink r:id="rId22" w:history="1">
        <w:r w:rsidRPr="004B290F">
          <w:rPr>
            <w:rStyle w:val="Hyperlink"/>
          </w:rPr>
          <w:t>https://cdn.cytivalifesciences.com/api/public/content/digi-33339-pdf</w:t>
        </w:r>
      </w:hyperlink>
    </w:p>
    <w:p w14:paraId="405F6F43" w14:textId="77777777" w:rsidR="004B290F" w:rsidRPr="004B290F" w:rsidRDefault="004B290F" w:rsidP="004B290F">
      <w:pPr>
        <w:pStyle w:val="EndNoteBibliography"/>
        <w:spacing w:after="0"/>
      </w:pPr>
      <w:r w:rsidRPr="004B290F">
        <w:t>14.</w:t>
      </w:r>
      <w:r w:rsidRPr="004B290F">
        <w:tab/>
        <w:t xml:space="preserve">Bramer C, Tunnermann L, Gonzalez Salcedo A, et al. Membrane Adsorber for the Fast Purification of a Monoclonal Antibody Using Protein A Chromatography. </w:t>
      </w:r>
      <w:r w:rsidRPr="004B290F">
        <w:rPr>
          <w:i/>
        </w:rPr>
        <w:t>Membranes (Basel)</w:t>
      </w:r>
      <w:r w:rsidRPr="004B290F">
        <w:t>. Nov 27 2019;9(12)doi:10.3390/membranes9120159</w:t>
      </w:r>
    </w:p>
    <w:p w14:paraId="46253AB6" w14:textId="77777777" w:rsidR="004B290F" w:rsidRPr="004B290F" w:rsidRDefault="004B290F" w:rsidP="004B290F">
      <w:pPr>
        <w:pStyle w:val="EndNoteBibliography"/>
        <w:spacing w:after="0"/>
      </w:pPr>
      <w:r w:rsidRPr="004B290F">
        <w:t>15.</w:t>
      </w:r>
      <w:r w:rsidRPr="004B290F">
        <w:tab/>
        <w:t xml:space="preserve">Ricarda A. Busse* MG, Kim B. Kuchemueller, Katrin Toeppner, Patrick Adametz, Volkmar Thom. Sartobind® Rapid A: Comparable High Product Quality as Protein A Resins at High Productivity. Application Note. </w:t>
      </w:r>
      <w:r w:rsidRPr="004B290F">
        <w:rPr>
          <w:i/>
        </w:rPr>
        <w:t>Satrorius</w:t>
      </w:r>
      <w:r w:rsidRPr="004B290F">
        <w:t>. 2022-June-28 2022;</w:t>
      </w:r>
    </w:p>
    <w:p w14:paraId="3FC21454" w14:textId="77777777" w:rsidR="004B290F" w:rsidRPr="004B290F" w:rsidRDefault="004B290F" w:rsidP="004B290F">
      <w:pPr>
        <w:pStyle w:val="EndNoteBibliography"/>
        <w:spacing w:after="0"/>
      </w:pPr>
      <w:r w:rsidRPr="004B290F">
        <w:t>16.</w:t>
      </w:r>
      <w:r w:rsidRPr="004B290F">
        <w:tab/>
        <w:t xml:space="preserve">Osuofa J, Husson SM. Comparative Evaluation of Commercial Protein A Membranes for the Rapid Purification of Antibodies. </w:t>
      </w:r>
      <w:r w:rsidRPr="004B290F">
        <w:rPr>
          <w:i/>
        </w:rPr>
        <w:t>Membranes (Basel)</w:t>
      </w:r>
      <w:r w:rsidRPr="004B290F">
        <w:t>. May 12 2023;13(5)doi:10.3390/membranes13050511</w:t>
      </w:r>
    </w:p>
    <w:p w14:paraId="72394843" w14:textId="77777777" w:rsidR="004B290F" w:rsidRPr="004B290F" w:rsidRDefault="004B290F" w:rsidP="004B290F">
      <w:pPr>
        <w:pStyle w:val="EndNoteBibliography"/>
        <w:spacing w:after="0"/>
      </w:pPr>
      <w:r w:rsidRPr="004B290F">
        <w:t>17.</w:t>
      </w:r>
      <w:r w:rsidRPr="004B290F">
        <w:tab/>
        <w:t xml:space="preserve">W.L. Gore &amp; Associates I. Increase Productivity With High Binding Capacity And Short Residence Time For Antibody Purification </w:t>
      </w:r>
      <w:r w:rsidRPr="004B290F">
        <w:rPr>
          <w:i/>
        </w:rPr>
        <w:t>Gore Protein Capture Device with Protein A, for clinical and routine bioprocessing - For Rapid Purification of Antibodies</w:t>
      </w:r>
      <w:r w:rsidRPr="004B290F">
        <w:t xml:space="preserve">. Application Note. PB10133-R4-DH5-US-MAR23. 2023 </w:t>
      </w:r>
    </w:p>
    <w:p w14:paraId="3CFD7E61" w14:textId="77777777" w:rsidR="004B290F" w:rsidRPr="004B290F" w:rsidRDefault="004B290F" w:rsidP="004B290F">
      <w:pPr>
        <w:pStyle w:val="EndNoteBibliography"/>
        <w:spacing w:after="0"/>
      </w:pPr>
      <w:r w:rsidRPr="004B290F">
        <w:t>18.</w:t>
      </w:r>
      <w:r w:rsidRPr="004B290F">
        <w:tab/>
        <w:t>McManaway Michael C, inventor; GORE &amp; ASSOCIATES, assignee. Affinity chromatography devices. US patent US 10974170 B2. patent application US 201916689677 A. 2021/04/13 2021.</w:t>
      </w:r>
    </w:p>
    <w:p w14:paraId="66D94E0D" w14:textId="65F11565" w:rsidR="004B290F" w:rsidRPr="004B290F" w:rsidRDefault="004B290F" w:rsidP="004B290F">
      <w:pPr>
        <w:pStyle w:val="EndNoteBibliography"/>
        <w:spacing w:after="0"/>
      </w:pPr>
      <w:r w:rsidRPr="004B290F">
        <w:t>19.</w:t>
      </w:r>
      <w:r w:rsidRPr="004B290F">
        <w:tab/>
        <w:t xml:space="preserve">Purologics. Purexa PrA for Antibody Purification Updated 05.23. Accessed 2023-Sep-22, 2023. </w:t>
      </w:r>
      <w:hyperlink r:id="rId23" w:history="1">
        <w:r w:rsidRPr="004B290F">
          <w:rPr>
            <w:rStyle w:val="Hyperlink"/>
          </w:rPr>
          <w:t>https://static1.squarespace.com/static/64251de3583fb50462a201b1/t/642951f273b4e20365c386b0/1680429557509/Purilogics+Purexa+PrA+datasheet.pdf</w:t>
        </w:r>
      </w:hyperlink>
    </w:p>
    <w:p w14:paraId="07EBC93D" w14:textId="77777777" w:rsidR="004B290F" w:rsidRPr="004B290F" w:rsidRDefault="004B290F" w:rsidP="004B290F">
      <w:pPr>
        <w:pStyle w:val="EndNoteBibliography"/>
        <w:spacing w:after="0"/>
      </w:pPr>
      <w:r w:rsidRPr="004B290F">
        <w:t>20.</w:t>
      </w:r>
      <w:r w:rsidRPr="004B290F">
        <w:tab/>
        <w:t xml:space="preserve">Benoit Mothes JP, Kathrin Schroeder-Tittmann, and Louis Villain. Accelerated, Seamless Antibody Purification - Process Intensification with Continuous Disposable Technology </w:t>
      </w:r>
      <w:r w:rsidRPr="004B290F">
        <w:rPr>
          <w:i/>
        </w:rPr>
        <w:t>BioProcess Technical</w:t>
      </w:r>
      <w:r w:rsidRPr="004B290F">
        <w:t xml:space="preserve">. 2016;14(5):34-58. </w:t>
      </w:r>
    </w:p>
    <w:p w14:paraId="2BEEF172" w14:textId="77777777" w:rsidR="004B290F" w:rsidRPr="004B290F" w:rsidRDefault="004B290F" w:rsidP="004B290F">
      <w:pPr>
        <w:pStyle w:val="EndNoteBibliography"/>
        <w:spacing w:after="0"/>
      </w:pPr>
      <w:r w:rsidRPr="004B290F">
        <w:t>21.</w:t>
      </w:r>
      <w:r w:rsidRPr="004B290F">
        <w:tab/>
        <w:t xml:space="preserve">Ramos-de-la-Pena AM, Gonzalez-Valdez J, Aguilar O. Protein A chromatography: Challenges and progress in the purification of monoclonal antibodies. </w:t>
      </w:r>
      <w:r w:rsidRPr="004B290F">
        <w:rPr>
          <w:i/>
        </w:rPr>
        <w:t>J Sep Sci</w:t>
      </w:r>
      <w:r w:rsidRPr="004B290F">
        <w:t>. May 2019;42(9):1816-1827. doi:10.1002/jssc.201800963</w:t>
      </w:r>
    </w:p>
    <w:p w14:paraId="21E7A497" w14:textId="57CAA534" w:rsidR="004B290F" w:rsidRPr="004B290F" w:rsidRDefault="004B290F" w:rsidP="004B290F">
      <w:pPr>
        <w:pStyle w:val="EndNoteBibliography"/>
        <w:spacing w:after="0"/>
      </w:pPr>
      <w:r w:rsidRPr="004B290F">
        <w:t>22.</w:t>
      </w:r>
      <w:r w:rsidRPr="004B290F">
        <w:tab/>
        <w:t xml:space="preserve">W.L. Gore &amp; Associates I. High Binding Capacity and Short Residence Time for the Rapid Purification of mAbs. </w:t>
      </w:r>
      <w:r w:rsidRPr="004B290F">
        <w:rPr>
          <w:i/>
        </w:rPr>
        <w:t>Gore Protein Capture Device with Protein A - For Drug Discovery Applications</w:t>
      </w:r>
      <w:r w:rsidRPr="004B290F">
        <w:t xml:space="preserve">. Technical DataSheet. PB6575-REV6-US-NOV22. 2022. November 2022. Accessed 30 Jan 2024. </w:t>
      </w:r>
      <w:hyperlink r:id="rId24" w:history="1">
        <w:r w:rsidRPr="004B290F">
          <w:rPr>
            <w:rStyle w:val="Hyperlink"/>
          </w:rPr>
          <w:t>https://www.gore.com/system/files/2023-05/GORE_PCD_DD_DataSheet_US_NOV22.pdf</w:t>
        </w:r>
      </w:hyperlink>
    </w:p>
    <w:p w14:paraId="094ADECB" w14:textId="601D4ADE" w:rsidR="004B290F" w:rsidRPr="004B290F" w:rsidRDefault="004B290F" w:rsidP="004B290F">
      <w:pPr>
        <w:pStyle w:val="EndNoteBibliography"/>
        <w:spacing w:after="0"/>
      </w:pPr>
      <w:r w:rsidRPr="004B290F">
        <w:t>23.</w:t>
      </w:r>
      <w:r w:rsidRPr="004B290F">
        <w:tab/>
        <w:t xml:space="preserve">W.L. Gore &amp; Associates I. High Binding Capacity and Short Residence Time for High-Productivity Antibody Purification </w:t>
      </w:r>
      <w:r w:rsidRPr="004B290F">
        <w:rPr>
          <w:i/>
        </w:rPr>
        <w:t>GORE Protein Capture Device with Protein A, 90mL - For Process Development, Pre-clinical, and Early Clinical Applications</w:t>
      </w:r>
      <w:r w:rsidRPr="004B290F">
        <w:t xml:space="preserve">. GORE_ProteinCaptureDevice_9mL_Datasheet_JAN20_EN_e.pdf. W.L. Gore &amp; Associates, Inc.; 2020:1-2. 2020. Accessed 2023/02/24. </w:t>
      </w:r>
      <w:hyperlink r:id="rId25" w:history="1">
        <w:r w:rsidRPr="004B290F">
          <w:rPr>
            <w:rStyle w:val="Hyperlink"/>
          </w:rPr>
          <w:t>https://www.gore.com/system/files/2020-04/GORE_ProteinCaptureDevice_9mL_Datasheet_JAN20_EN_e.pdf</w:t>
        </w:r>
      </w:hyperlink>
    </w:p>
    <w:p w14:paraId="188DD2D8" w14:textId="77777777" w:rsidR="004B290F" w:rsidRPr="004B290F" w:rsidRDefault="004B290F" w:rsidP="004B290F">
      <w:pPr>
        <w:pStyle w:val="EndNoteBibliography"/>
        <w:spacing w:after="0"/>
      </w:pPr>
      <w:r w:rsidRPr="004B290F">
        <w:lastRenderedPageBreak/>
        <w:t>24.</w:t>
      </w:r>
      <w:r w:rsidRPr="004B290F">
        <w:tab/>
        <w:t>McManaway M, inventor; W.L. Gore &amp; Associates, Inc. , assignee. Affinity Chromatography Devices. US patent application US10974170 B2. 2021.</w:t>
      </w:r>
    </w:p>
    <w:p w14:paraId="54FE5EA3" w14:textId="77777777" w:rsidR="004B290F" w:rsidRPr="004B290F" w:rsidRDefault="004B290F" w:rsidP="004B290F">
      <w:pPr>
        <w:pStyle w:val="EndNoteBibliography"/>
        <w:spacing w:after="0"/>
      </w:pPr>
      <w:r w:rsidRPr="004B290F">
        <w:t>25.</w:t>
      </w:r>
      <w:r w:rsidRPr="004B290F">
        <w:tab/>
        <w:t xml:space="preserve">Cytiva. HiTrap Fibro PrismA units, HiScreen Fibro PrismA units - Affinity Chromatography. 2021;CY7145-19Jan21-DF. </w:t>
      </w:r>
    </w:p>
    <w:p w14:paraId="2802703E" w14:textId="77777777" w:rsidR="004B290F" w:rsidRPr="004B290F" w:rsidRDefault="004B290F" w:rsidP="004B290F">
      <w:pPr>
        <w:pStyle w:val="EndNoteBibliography"/>
        <w:spacing w:after="0"/>
      </w:pPr>
      <w:r w:rsidRPr="004B290F">
        <w:t>26.</w:t>
      </w:r>
      <w:r w:rsidRPr="004B290F">
        <w:tab/>
        <w:t xml:space="preserve">David Westman AF, Gustav Rodrigo, Thomas Björkman, and Jelena Vasic. A next-generation Protein A resin for improved productivity and bioburden control. Application Note. </w:t>
      </w:r>
      <w:r w:rsidRPr="004B290F">
        <w:rPr>
          <w:i/>
        </w:rPr>
        <w:t>Cytiva</w:t>
      </w:r>
      <w:r w:rsidRPr="004B290F">
        <w:t xml:space="preserve">. 2017;CY15160-12Jul20-PT. </w:t>
      </w:r>
    </w:p>
    <w:p w14:paraId="515E78B8" w14:textId="77777777" w:rsidR="004B290F" w:rsidRPr="004B290F" w:rsidRDefault="004B290F" w:rsidP="004B290F">
      <w:pPr>
        <w:pStyle w:val="EndNoteBibliography"/>
        <w:spacing w:after="0"/>
      </w:pPr>
      <w:r w:rsidRPr="004B290F">
        <w:t>27.</w:t>
      </w:r>
      <w:r w:rsidRPr="004B290F">
        <w:tab/>
        <w:t xml:space="preserve">Ghose S, Allen M, Hubbard B, Brooks C, Cramer SM. Antibody variable region interactions with Protein A: implications for the development of generic purification processes. </w:t>
      </w:r>
      <w:r w:rsidRPr="004B290F">
        <w:rPr>
          <w:i/>
        </w:rPr>
        <w:t>Biotechnol Bioeng</w:t>
      </w:r>
      <w:r w:rsidRPr="004B290F">
        <w:t>. Dec 20 2005;92(6):665-73. doi:10.1002/bit.20729</w:t>
      </w:r>
    </w:p>
    <w:p w14:paraId="50CF2B3B" w14:textId="77777777" w:rsidR="004B290F" w:rsidRPr="004B290F" w:rsidRDefault="004B290F" w:rsidP="004B290F">
      <w:pPr>
        <w:pStyle w:val="EndNoteBibliography"/>
        <w:spacing w:after="0"/>
      </w:pPr>
      <w:r w:rsidRPr="004B290F">
        <w:t>28.</w:t>
      </w:r>
      <w:r w:rsidRPr="004B290F">
        <w:tab/>
        <w:t xml:space="preserve">Ghose S, Hubbard B, Cramer SM. Binding capacity differences for antibodies and Fc-fusion proteins on protein A chromatographic materials. </w:t>
      </w:r>
      <w:r w:rsidRPr="004B290F">
        <w:rPr>
          <w:i/>
        </w:rPr>
        <w:t>Biotechnol Bioeng</w:t>
      </w:r>
      <w:r w:rsidRPr="004B290F">
        <w:t>. Mar 1 2007;96(4):768-79. doi:10.1002/bit.21044</w:t>
      </w:r>
    </w:p>
    <w:p w14:paraId="26F0C4B9" w14:textId="77777777" w:rsidR="004B290F" w:rsidRPr="004B290F" w:rsidRDefault="004B290F" w:rsidP="004B290F">
      <w:pPr>
        <w:pStyle w:val="EndNoteBibliography"/>
        <w:spacing w:after="0"/>
      </w:pPr>
      <w:r w:rsidRPr="004B290F">
        <w:t>29.</w:t>
      </w:r>
      <w:r w:rsidRPr="004B290F">
        <w:tab/>
        <w:t xml:space="preserve">da Silva GFL, Plewka J, Tscheliessnig R, Lichtenegger H, Jungbauer A, Dias-Cabral ACM. Antibody Binding Heterogeneity of Protein A Resins. </w:t>
      </w:r>
      <w:r w:rsidRPr="004B290F">
        <w:rPr>
          <w:i/>
        </w:rPr>
        <w:t>Biotechnol J</w:t>
      </w:r>
      <w:r w:rsidRPr="004B290F">
        <w:t>. Aug 2019;14(8):e1800632. doi:10.1002/biot.201800632</w:t>
      </w:r>
    </w:p>
    <w:p w14:paraId="48A7A11F" w14:textId="77777777" w:rsidR="004B290F" w:rsidRPr="004B290F" w:rsidRDefault="004B290F" w:rsidP="004B290F">
      <w:pPr>
        <w:pStyle w:val="EndNoteBibliography"/>
        <w:spacing w:after="0"/>
      </w:pPr>
      <w:r w:rsidRPr="004B290F">
        <w:t>30.</w:t>
      </w:r>
      <w:r w:rsidRPr="004B290F">
        <w:tab/>
        <w:t xml:space="preserve">Grunberg M, Kuchemuller KB, Toppner K, Busse RA. Scalable, Robust and Highly Productive Novel Convecdiff Membrane Platform for mAb Capture. </w:t>
      </w:r>
      <w:r w:rsidRPr="004B290F">
        <w:rPr>
          <w:i/>
        </w:rPr>
        <w:t>Membranes (Basel)</w:t>
      </w:r>
      <w:r w:rsidRPr="004B290F">
        <w:t>. Jun 30 2022;12(7)doi:10.3390/membranes12070677</w:t>
      </w:r>
    </w:p>
    <w:p w14:paraId="7F7C2975" w14:textId="77777777" w:rsidR="004B290F" w:rsidRPr="004B290F" w:rsidRDefault="004B290F" w:rsidP="004B290F">
      <w:pPr>
        <w:pStyle w:val="EndNoteBibliography"/>
      </w:pPr>
      <w:r w:rsidRPr="004B290F">
        <w:t>31.</w:t>
      </w:r>
      <w:r w:rsidRPr="004B290F">
        <w:tab/>
        <w:t xml:space="preserve">Davis RR, Suber F, Heller I, Yang B, Martinez J. Improving mAb capture productivity on batch and continuous downstream processing using nanofiber PrismA adsorbents. </w:t>
      </w:r>
      <w:r w:rsidRPr="004B290F">
        <w:rPr>
          <w:i/>
        </w:rPr>
        <w:t>J Biotechnol</w:t>
      </w:r>
      <w:r w:rsidRPr="004B290F">
        <w:t>. Aug 10 2021;336:50-55. doi:10.1016/j.jbiotec.2021.06.004</w:t>
      </w:r>
    </w:p>
    <w:p w14:paraId="0EB78613" w14:textId="7624DE96" w:rsidR="003C53C0" w:rsidRDefault="009F6CB3" w:rsidP="0058210B">
      <w:r>
        <w:fldChar w:fldCharType="end"/>
      </w:r>
    </w:p>
    <w:sectPr w:rsidR="003C53C0" w:rsidSect="00EC67BA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Fakhfakh, Kareem" w:date="2024-02-14T14:56:00Z" w:initials="FK">
    <w:p w14:paraId="5B6B43D1" w14:textId="77777777" w:rsidR="00035DFC" w:rsidRDefault="00035DFC" w:rsidP="00F73EF0">
      <w:pPr>
        <w:pStyle w:val="CommentText"/>
      </w:pPr>
      <w:r>
        <w:rPr>
          <w:rStyle w:val="CommentReference"/>
        </w:rPr>
        <w:annotationRef/>
      </w:r>
      <w:r>
        <w:t xml:space="preserve">Sentence modified slightly for clarity, completeness </w:t>
      </w:r>
    </w:p>
  </w:comment>
  <w:comment w:id="3" w:author="Fakhfakh, Kareem" w:date="2024-02-14T19:01:00Z" w:initials="FK">
    <w:p w14:paraId="0229A026" w14:textId="77777777" w:rsidR="00517928" w:rsidRDefault="00517928" w:rsidP="008C3363">
      <w:pPr>
        <w:pStyle w:val="CommentText"/>
      </w:pPr>
      <w:r>
        <w:rPr>
          <w:rStyle w:val="CommentReference"/>
        </w:rPr>
        <w:annotationRef/>
      </w:r>
      <w:r>
        <w:t xml:space="preserve">Convecdiff had slightly lower HCP clearance and comparable DNA clearance. We just used a superfluous method that had lower productivity. </w:t>
      </w:r>
    </w:p>
  </w:comment>
  <w:comment w:id="4" w:author="Fakhfakh, Kareem" w:date="2024-02-15T13:26:00Z" w:initials="FK">
    <w:p w14:paraId="7A28C8D0" w14:textId="77777777" w:rsidR="00F01996" w:rsidRDefault="00F01996" w:rsidP="00047D5B">
      <w:pPr>
        <w:pStyle w:val="CommentText"/>
      </w:pPr>
      <w:r>
        <w:rPr>
          <w:rStyle w:val="CommentReference"/>
        </w:rPr>
        <w:annotationRef/>
      </w:r>
      <w:r>
        <w:t>We had fewer phase volumes but higher residence time.</w:t>
      </w:r>
    </w:p>
  </w:comment>
  <w:comment w:id="5" w:author="Fakhfakh, Kareem" w:date="2024-02-15T13:46:00Z" w:initials="FK">
    <w:p w14:paraId="5DC32027" w14:textId="77777777" w:rsidR="002A4112" w:rsidRDefault="002A4112" w:rsidP="001F4C72">
      <w:pPr>
        <w:pStyle w:val="CommentText"/>
      </w:pPr>
      <w:r>
        <w:rPr>
          <w:rStyle w:val="CommentReference"/>
        </w:rPr>
        <w:annotationRef/>
      </w:r>
      <w:r>
        <w:t xml:space="preserve">Sentence added to focus readers' attention on nuance in productivity values. </w:t>
      </w:r>
    </w:p>
  </w:comment>
  <w:comment w:id="6" w:author="Fakhfakh, Kareem" w:date="2024-02-14T17:47:00Z" w:initials="FK">
    <w:p w14:paraId="39A9B20D" w14:textId="77777777" w:rsidR="00970069" w:rsidRDefault="00BD0078" w:rsidP="00204A00">
      <w:pPr>
        <w:pStyle w:val="CommentText"/>
      </w:pPr>
      <w:r>
        <w:rPr>
          <w:rStyle w:val="CommentReference"/>
        </w:rPr>
        <w:annotationRef/>
      </w:r>
      <w:r w:rsidR="00970069">
        <w:t>These values were erroneously calculated using the phase durations of the optimized method when they should have been calculated with the unoptimized methods used. Corrected values are presented here.</w:t>
      </w:r>
    </w:p>
  </w:comment>
  <w:comment w:id="7" w:author="Fakhfakh, Kareem" w:date="2024-02-16T12:28:00Z" w:initials="FK">
    <w:p w14:paraId="6C614CAE" w14:textId="404EE7B6" w:rsidR="00275821" w:rsidRDefault="00275821" w:rsidP="002048C3">
      <w:pPr>
        <w:pStyle w:val="CommentText"/>
      </w:pPr>
      <w:r>
        <w:rPr>
          <w:rStyle w:val="CommentReference"/>
        </w:rPr>
        <w:annotationRef/>
      </w:r>
      <w:r>
        <w:t>Values changed slighlty</w:t>
      </w:r>
    </w:p>
  </w:comment>
  <w:comment w:id="8" w:author="Fakhfakh, Kareem" w:date="2024-02-14T19:14:00Z" w:initials="FK">
    <w:p w14:paraId="0AD526E3" w14:textId="77777777" w:rsidR="00275821" w:rsidRDefault="00E95B49" w:rsidP="00A941BE">
      <w:pPr>
        <w:pStyle w:val="CommentText"/>
      </w:pPr>
      <w:r>
        <w:rPr>
          <w:rStyle w:val="CommentReference"/>
        </w:rPr>
        <w:annotationRef/>
      </w:r>
      <w:r w:rsidR="00275821">
        <w:t>Corrected Figure B. Productivity was corrected to follow Gore optimized method rather than the mab select sure packed bed method</w:t>
      </w:r>
    </w:p>
  </w:comment>
  <w:comment w:id="9" w:author="Fakhfakh, Kareem" w:date="2024-02-16T12:24:00Z" w:initials="FK">
    <w:p w14:paraId="44B897A0" w14:textId="77777777" w:rsidR="00275821" w:rsidRDefault="0079406B" w:rsidP="007D695F">
      <w:pPr>
        <w:pStyle w:val="CommentText"/>
      </w:pPr>
      <w:r>
        <w:rPr>
          <w:rStyle w:val="CommentReference"/>
        </w:rPr>
        <w:annotationRef/>
      </w:r>
      <w:r w:rsidR="00275821">
        <w:t xml:space="preserve">Values at high loading residence time were unchanged but those fast load methods increased in productivity. </w:t>
      </w:r>
    </w:p>
  </w:comment>
  <w:comment w:id="10" w:author="Fakhfakh, Kareem" w:date="2024-02-17T13:36:00Z" w:initials="FK">
    <w:p w14:paraId="7FE98279" w14:textId="77777777" w:rsidR="004A1D84" w:rsidRDefault="004A1D84" w:rsidP="006C6CD5">
      <w:pPr>
        <w:pStyle w:val="CommentText"/>
      </w:pPr>
      <w:r>
        <w:rPr>
          <w:rStyle w:val="CommentReference"/>
        </w:rPr>
        <w:annotationRef/>
      </w:r>
      <w:r>
        <w:t xml:space="preserve">Slightly corrected, previously it would have been 5 cycles that were slightly overloaded, this equal run capacity more closely matches the slightly underloaded capacity of MSS making a better apples to apples comparison. </w:t>
      </w:r>
    </w:p>
  </w:comment>
  <w:comment w:id="11" w:author="Fakhfakh, Kareem" w:date="2024-02-13T17:08:00Z" w:initials="FK">
    <w:p w14:paraId="323A6495" w14:textId="5296B3BC" w:rsidR="00970069" w:rsidRDefault="00633136" w:rsidP="00A2719B">
      <w:pPr>
        <w:pStyle w:val="CommentText"/>
      </w:pPr>
      <w:r>
        <w:rPr>
          <w:rStyle w:val="CommentReference"/>
        </w:rPr>
        <w:annotationRef/>
      </w:r>
      <w:r w:rsidR="00970069">
        <w:t xml:space="preserve">Sentence modified also to focus the application. AZ reviewer comment. </w:t>
      </w:r>
    </w:p>
  </w:comment>
  <w:comment w:id="12" w:author="Fakhfakh, Kareem" w:date="2024-02-13T17:01:00Z" w:initials="FK">
    <w:p w14:paraId="37CD32EA" w14:textId="30A2D49A" w:rsidR="004C6800" w:rsidRDefault="004C6800" w:rsidP="00127B38">
      <w:pPr>
        <w:pStyle w:val="CommentText"/>
      </w:pPr>
      <w:r>
        <w:rPr>
          <w:rStyle w:val="CommentReference"/>
        </w:rPr>
        <w:annotationRef/>
      </w:r>
      <w:r>
        <w:t>Changed to address new AZ reviewer comments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6B43D1" w15:done="0"/>
  <w15:commentEx w15:paraId="0229A026" w15:done="0"/>
  <w15:commentEx w15:paraId="7A28C8D0" w15:paraIdParent="0229A026" w15:done="0"/>
  <w15:commentEx w15:paraId="5DC32027" w15:done="0"/>
  <w15:commentEx w15:paraId="39A9B20D" w15:done="0"/>
  <w15:commentEx w15:paraId="6C614CAE" w15:done="0"/>
  <w15:commentEx w15:paraId="0AD526E3" w15:done="0"/>
  <w15:commentEx w15:paraId="44B897A0" w15:paraIdParent="0AD526E3" w15:done="0"/>
  <w15:commentEx w15:paraId="7FE98279" w15:done="0"/>
  <w15:commentEx w15:paraId="323A6495" w15:done="0"/>
  <w15:commentEx w15:paraId="37CD32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9775313" w16cex:dateUtc="2024-02-14T19:56:00Z"/>
  <w16cex:commentExtensible w16cex:durableId="29778C9B" w16cex:dateUtc="2024-02-15T00:01:00Z"/>
  <w16cex:commentExtensible w16cex:durableId="29788F69" w16cex:dateUtc="2024-02-15T18:26:00Z"/>
  <w16cex:commentExtensible w16cex:durableId="29789421" w16cex:dateUtc="2024-02-15T18:46:00Z"/>
  <w16cex:commentExtensible w16cex:durableId="29777B3C" w16cex:dateUtc="2024-02-14T22:47:00Z"/>
  <w16cex:commentExtensible w16cex:durableId="2979D354" w16cex:dateUtc="2024-02-16T17:28:00Z"/>
  <w16cex:commentExtensible w16cex:durableId="29778FAC" w16cex:dateUtc="2024-02-15T00:14:00Z"/>
  <w16cex:commentExtensible w16cex:durableId="2979D272" w16cex:dateUtc="2024-02-16T17:24:00Z"/>
  <w16cex:commentExtensible w16cex:durableId="297B34FB" w16cex:dateUtc="2024-02-17T18:36:00Z"/>
  <w16cex:commentExtensible w16cex:durableId="29762077" w16cex:dateUtc="2024-02-13T22:08:00Z"/>
  <w16cex:commentExtensible w16cex:durableId="29761EE5" w16cex:dateUtc="2024-02-13T22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6B43D1" w16cid:durableId="29775313"/>
  <w16cid:commentId w16cid:paraId="0229A026" w16cid:durableId="29778C9B"/>
  <w16cid:commentId w16cid:paraId="7A28C8D0" w16cid:durableId="29788F69"/>
  <w16cid:commentId w16cid:paraId="5DC32027" w16cid:durableId="29789421"/>
  <w16cid:commentId w16cid:paraId="39A9B20D" w16cid:durableId="29777B3C"/>
  <w16cid:commentId w16cid:paraId="6C614CAE" w16cid:durableId="2979D354"/>
  <w16cid:commentId w16cid:paraId="0AD526E3" w16cid:durableId="29778FAC"/>
  <w16cid:commentId w16cid:paraId="44B897A0" w16cid:durableId="2979D272"/>
  <w16cid:commentId w16cid:paraId="7FE98279" w16cid:durableId="297B34FB"/>
  <w16cid:commentId w16cid:paraId="323A6495" w16cid:durableId="29762077"/>
  <w16cid:commentId w16cid:paraId="37CD32EA" w16cid:durableId="29761E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E589B" w14:textId="77777777" w:rsidR="00EC67BA" w:rsidRDefault="00EC67BA" w:rsidP="005C34F8">
      <w:pPr>
        <w:spacing w:after="0" w:line="240" w:lineRule="auto"/>
      </w:pPr>
      <w:r>
        <w:separator/>
      </w:r>
    </w:p>
  </w:endnote>
  <w:endnote w:type="continuationSeparator" w:id="0">
    <w:p w14:paraId="143B1FBD" w14:textId="77777777" w:rsidR="00EC67BA" w:rsidRDefault="00EC67BA" w:rsidP="005C3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27B45" w14:textId="77777777" w:rsidR="00EC67BA" w:rsidRDefault="00EC67BA" w:rsidP="005C34F8">
      <w:pPr>
        <w:spacing w:after="0" w:line="240" w:lineRule="auto"/>
      </w:pPr>
      <w:r>
        <w:separator/>
      </w:r>
    </w:p>
  </w:footnote>
  <w:footnote w:type="continuationSeparator" w:id="0">
    <w:p w14:paraId="181BAD97" w14:textId="77777777" w:rsidR="00EC67BA" w:rsidRDefault="00EC67BA" w:rsidP="005C34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909F7"/>
    <w:multiLevelType w:val="hybridMultilevel"/>
    <w:tmpl w:val="112E7B38"/>
    <w:lvl w:ilvl="0" w:tplc="B50AB1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79E008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01EC7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3580F02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459AA8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57E5A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F2E40B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B645C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C478A5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" w15:restartNumberingAfterBreak="0">
    <w:nsid w:val="6C7FBA81"/>
    <w:multiLevelType w:val="hybridMultilevel"/>
    <w:tmpl w:val="3FDC37B4"/>
    <w:lvl w:ilvl="0" w:tplc="7D1652D0">
      <w:start w:val="1"/>
      <w:numFmt w:val="decimal"/>
      <w:lvlText w:val="%1."/>
      <w:lvlJc w:val="left"/>
      <w:pPr>
        <w:ind w:left="720" w:hanging="360"/>
      </w:pPr>
    </w:lvl>
    <w:lvl w:ilvl="1" w:tplc="5FFE0C42">
      <w:start w:val="1"/>
      <w:numFmt w:val="lowerLetter"/>
      <w:lvlText w:val="%2."/>
      <w:lvlJc w:val="left"/>
      <w:pPr>
        <w:ind w:left="1440" w:hanging="360"/>
      </w:pPr>
    </w:lvl>
    <w:lvl w:ilvl="2" w:tplc="B0E27AA8">
      <w:start w:val="1"/>
      <w:numFmt w:val="lowerRoman"/>
      <w:lvlText w:val="%3."/>
      <w:lvlJc w:val="right"/>
      <w:pPr>
        <w:ind w:left="2160" w:hanging="180"/>
      </w:pPr>
    </w:lvl>
    <w:lvl w:ilvl="3" w:tplc="DBFAAB00">
      <w:start w:val="1"/>
      <w:numFmt w:val="decimal"/>
      <w:lvlText w:val="%4."/>
      <w:lvlJc w:val="left"/>
      <w:pPr>
        <w:ind w:left="2880" w:hanging="360"/>
      </w:pPr>
    </w:lvl>
    <w:lvl w:ilvl="4" w:tplc="BBECD71E">
      <w:start w:val="1"/>
      <w:numFmt w:val="lowerLetter"/>
      <w:lvlText w:val="%5."/>
      <w:lvlJc w:val="left"/>
      <w:pPr>
        <w:ind w:left="3600" w:hanging="360"/>
      </w:pPr>
    </w:lvl>
    <w:lvl w:ilvl="5" w:tplc="3AD423EA">
      <w:start w:val="1"/>
      <w:numFmt w:val="lowerRoman"/>
      <w:lvlText w:val="%6."/>
      <w:lvlJc w:val="right"/>
      <w:pPr>
        <w:ind w:left="4320" w:hanging="180"/>
      </w:pPr>
    </w:lvl>
    <w:lvl w:ilvl="6" w:tplc="51C0B7A0">
      <w:start w:val="1"/>
      <w:numFmt w:val="decimal"/>
      <w:lvlText w:val="%7."/>
      <w:lvlJc w:val="left"/>
      <w:pPr>
        <w:ind w:left="5040" w:hanging="360"/>
      </w:pPr>
    </w:lvl>
    <w:lvl w:ilvl="7" w:tplc="2E667E22">
      <w:start w:val="1"/>
      <w:numFmt w:val="lowerLetter"/>
      <w:lvlText w:val="%8."/>
      <w:lvlJc w:val="left"/>
      <w:pPr>
        <w:ind w:left="5760" w:hanging="360"/>
      </w:pPr>
    </w:lvl>
    <w:lvl w:ilvl="8" w:tplc="452658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D2222"/>
    <w:multiLevelType w:val="hybridMultilevel"/>
    <w:tmpl w:val="44C6F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735790">
    <w:abstractNumId w:val="2"/>
  </w:num>
  <w:num w:numId="2" w16cid:durableId="384909768">
    <w:abstractNumId w:val="1"/>
  </w:num>
  <w:num w:numId="3" w16cid:durableId="21331633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offman, Jon">
    <w15:presenceInfo w15:providerId="AD" w15:userId="S::klqj388@astrazeneca.net::8aef971a-c79f-40b6-92ad-bf1239c9e5e8"/>
  </w15:person>
  <w15:person w15:author="Fakhfakh, Kareem">
    <w15:presenceInfo w15:providerId="AD" w15:userId="S::kxtp952@astrazeneca.net::c32b3ae8-6535-4061-8c8a-9fdc6c1d27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AMA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axzsaf8pevpderx0lv2spqezr5rav0dd9p&quot;&gt;2024 End Note Library&lt;record-ids&gt;&lt;item&gt;26&lt;/item&gt;&lt;item&gt;27&lt;/item&gt;&lt;item&gt;28&lt;/item&gt;&lt;item&gt;29&lt;/item&gt;&lt;item&gt;30&lt;/item&gt;&lt;item&gt;31&lt;/item&gt;&lt;item&gt;32&lt;/item&gt;&lt;item&gt;33&lt;/item&gt;&lt;item&gt;34&lt;/item&gt;&lt;item&gt;35&lt;/item&gt;&lt;item&gt;36&lt;/item&gt;&lt;item&gt;38&lt;/item&gt;&lt;item&gt;39&lt;/item&gt;&lt;item&gt;40&lt;/item&gt;&lt;item&gt;41&lt;/item&gt;&lt;item&gt;42&lt;/item&gt;&lt;item&gt;45&lt;/item&gt;&lt;item&gt;47&lt;/item&gt;&lt;item&gt;48&lt;/item&gt;&lt;item&gt;49&lt;/item&gt;&lt;item&gt;51&lt;/item&gt;&lt;item&gt;52&lt;/item&gt;&lt;item&gt;53&lt;/item&gt;&lt;item&gt;54&lt;/item&gt;&lt;item&gt;55&lt;/item&gt;&lt;item&gt;56&lt;/item&gt;&lt;item&gt;57&lt;/item&gt;&lt;item&gt;58&lt;/item&gt;&lt;item&gt;59&lt;/item&gt;&lt;item&gt;60&lt;/item&gt;&lt;item&gt;61&lt;/item&gt;&lt;/record-ids&gt;&lt;/item&gt;&lt;/Libraries&gt;"/>
  </w:docVars>
  <w:rsids>
    <w:rsidRoot w:val="002C1BA6"/>
    <w:rsid w:val="00000011"/>
    <w:rsid w:val="00000585"/>
    <w:rsid w:val="0000079D"/>
    <w:rsid w:val="00000B00"/>
    <w:rsid w:val="00001F52"/>
    <w:rsid w:val="00002147"/>
    <w:rsid w:val="00002EED"/>
    <w:rsid w:val="000030BF"/>
    <w:rsid w:val="0000430D"/>
    <w:rsid w:val="00005396"/>
    <w:rsid w:val="000059FD"/>
    <w:rsid w:val="00005CA2"/>
    <w:rsid w:val="00005EE5"/>
    <w:rsid w:val="000062C2"/>
    <w:rsid w:val="00006718"/>
    <w:rsid w:val="00007D40"/>
    <w:rsid w:val="000103D5"/>
    <w:rsid w:val="0001076E"/>
    <w:rsid w:val="00012064"/>
    <w:rsid w:val="0001214F"/>
    <w:rsid w:val="00013162"/>
    <w:rsid w:val="00013507"/>
    <w:rsid w:val="00013A1B"/>
    <w:rsid w:val="00013E7D"/>
    <w:rsid w:val="00016B23"/>
    <w:rsid w:val="00016F4E"/>
    <w:rsid w:val="0002032D"/>
    <w:rsid w:val="000217ED"/>
    <w:rsid w:val="000228A3"/>
    <w:rsid w:val="00024D16"/>
    <w:rsid w:val="000254F9"/>
    <w:rsid w:val="00026096"/>
    <w:rsid w:val="0002700D"/>
    <w:rsid w:val="00030345"/>
    <w:rsid w:val="00030968"/>
    <w:rsid w:val="00031B08"/>
    <w:rsid w:val="00032C7E"/>
    <w:rsid w:val="000335F1"/>
    <w:rsid w:val="000336FC"/>
    <w:rsid w:val="00033727"/>
    <w:rsid w:val="000340FD"/>
    <w:rsid w:val="00034BE2"/>
    <w:rsid w:val="00034CA5"/>
    <w:rsid w:val="00035DFC"/>
    <w:rsid w:val="00036C35"/>
    <w:rsid w:val="00037959"/>
    <w:rsid w:val="000402B8"/>
    <w:rsid w:val="00041A60"/>
    <w:rsid w:val="000423B1"/>
    <w:rsid w:val="00043D4D"/>
    <w:rsid w:val="0004421E"/>
    <w:rsid w:val="00044390"/>
    <w:rsid w:val="00046999"/>
    <w:rsid w:val="00046CF0"/>
    <w:rsid w:val="00047396"/>
    <w:rsid w:val="0004783C"/>
    <w:rsid w:val="0005021A"/>
    <w:rsid w:val="00050390"/>
    <w:rsid w:val="0005089B"/>
    <w:rsid w:val="00051C24"/>
    <w:rsid w:val="00051F10"/>
    <w:rsid w:val="000521E7"/>
    <w:rsid w:val="0005233B"/>
    <w:rsid w:val="00052729"/>
    <w:rsid w:val="000538E5"/>
    <w:rsid w:val="00053E1A"/>
    <w:rsid w:val="0005451D"/>
    <w:rsid w:val="000557EA"/>
    <w:rsid w:val="000564F5"/>
    <w:rsid w:val="00061395"/>
    <w:rsid w:val="00062075"/>
    <w:rsid w:val="000624CC"/>
    <w:rsid w:val="000627AC"/>
    <w:rsid w:val="000633F3"/>
    <w:rsid w:val="000644A7"/>
    <w:rsid w:val="0006479F"/>
    <w:rsid w:val="000658C5"/>
    <w:rsid w:val="00065D10"/>
    <w:rsid w:val="00066018"/>
    <w:rsid w:val="000709B8"/>
    <w:rsid w:val="00070FC5"/>
    <w:rsid w:val="000719BD"/>
    <w:rsid w:val="00071B23"/>
    <w:rsid w:val="00072CF2"/>
    <w:rsid w:val="000731E2"/>
    <w:rsid w:val="00073B25"/>
    <w:rsid w:val="00073E32"/>
    <w:rsid w:val="000747B3"/>
    <w:rsid w:val="00075F00"/>
    <w:rsid w:val="000766D1"/>
    <w:rsid w:val="000766E9"/>
    <w:rsid w:val="00077734"/>
    <w:rsid w:val="00080406"/>
    <w:rsid w:val="0008044E"/>
    <w:rsid w:val="000804EB"/>
    <w:rsid w:val="0008195C"/>
    <w:rsid w:val="000828BE"/>
    <w:rsid w:val="000828D8"/>
    <w:rsid w:val="000854F1"/>
    <w:rsid w:val="000862E6"/>
    <w:rsid w:val="0008758D"/>
    <w:rsid w:val="000914B3"/>
    <w:rsid w:val="00093AD4"/>
    <w:rsid w:val="00094D9F"/>
    <w:rsid w:val="00094DA9"/>
    <w:rsid w:val="00094FD3"/>
    <w:rsid w:val="000955A3"/>
    <w:rsid w:val="00095A0F"/>
    <w:rsid w:val="00095A1E"/>
    <w:rsid w:val="00095EAA"/>
    <w:rsid w:val="000962A3"/>
    <w:rsid w:val="00096F60"/>
    <w:rsid w:val="0009748D"/>
    <w:rsid w:val="000A0723"/>
    <w:rsid w:val="000A0942"/>
    <w:rsid w:val="000A0C4C"/>
    <w:rsid w:val="000A2BBE"/>
    <w:rsid w:val="000A30BD"/>
    <w:rsid w:val="000A3482"/>
    <w:rsid w:val="000A34BC"/>
    <w:rsid w:val="000A3693"/>
    <w:rsid w:val="000A3A58"/>
    <w:rsid w:val="000A429E"/>
    <w:rsid w:val="000A4719"/>
    <w:rsid w:val="000A51A8"/>
    <w:rsid w:val="000A5503"/>
    <w:rsid w:val="000A76FD"/>
    <w:rsid w:val="000A7CF7"/>
    <w:rsid w:val="000B2183"/>
    <w:rsid w:val="000B2E85"/>
    <w:rsid w:val="000B5695"/>
    <w:rsid w:val="000B5CD9"/>
    <w:rsid w:val="000B61FB"/>
    <w:rsid w:val="000B6337"/>
    <w:rsid w:val="000B6692"/>
    <w:rsid w:val="000B6D9B"/>
    <w:rsid w:val="000B7601"/>
    <w:rsid w:val="000B7FC4"/>
    <w:rsid w:val="000C01DA"/>
    <w:rsid w:val="000C0245"/>
    <w:rsid w:val="000C1598"/>
    <w:rsid w:val="000C1683"/>
    <w:rsid w:val="000C308A"/>
    <w:rsid w:val="000C3190"/>
    <w:rsid w:val="000C5190"/>
    <w:rsid w:val="000C5478"/>
    <w:rsid w:val="000C54B9"/>
    <w:rsid w:val="000C57B0"/>
    <w:rsid w:val="000C67B5"/>
    <w:rsid w:val="000C73F2"/>
    <w:rsid w:val="000C7B19"/>
    <w:rsid w:val="000C7EE2"/>
    <w:rsid w:val="000C7F58"/>
    <w:rsid w:val="000D022A"/>
    <w:rsid w:val="000D0FC1"/>
    <w:rsid w:val="000D16E0"/>
    <w:rsid w:val="000D1AF9"/>
    <w:rsid w:val="000D1C6B"/>
    <w:rsid w:val="000D278E"/>
    <w:rsid w:val="000D328A"/>
    <w:rsid w:val="000D34A2"/>
    <w:rsid w:val="000D3893"/>
    <w:rsid w:val="000D3FAD"/>
    <w:rsid w:val="000D4255"/>
    <w:rsid w:val="000D5764"/>
    <w:rsid w:val="000D7069"/>
    <w:rsid w:val="000D7620"/>
    <w:rsid w:val="000D7A5F"/>
    <w:rsid w:val="000E0BA7"/>
    <w:rsid w:val="000E0F15"/>
    <w:rsid w:val="000E29B5"/>
    <w:rsid w:val="000E45EF"/>
    <w:rsid w:val="000E6D5B"/>
    <w:rsid w:val="000E6E86"/>
    <w:rsid w:val="000E6F83"/>
    <w:rsid w:val="000E750B"/>
    <w:rsid w:val="000E75B1"/>
    <w:rsid w:val="000F0070"/>
    <w:rsid w:val="000F3BB3"/>
    <w:rsid w:val="000F41B5"/>
    <w:rsid w:val="000F77E2"/>
    <w:rsid w:val="000F7810"/>
    <w:rsid w:val="001003BA"/>
    <w:rsid w:val="00100445"/>
    <w:rsid w:val="00100861"/>
    <w:rsid w:val="00100DF5"/>
    <w:rsid w:val="00101331"/>
    <w:rsid w:val="00101813"/>
    <w:rsid w:val="001029F9"/>
    <w:rsid w:val="00103407"/>
    <w:rsid w:val="001037D9"/>
    <w:rsid w:val="00105084"/>
    <w:rsid w:val="001059A4"/>
    <w:rsid w:val="00106E5F"/>
    <w:rsid w:val="00107118"/>
    <w:rsid w:val="001071C7"/>
    <w:rsid w:val="001079E9"/>
    <w:rsid w:val="001100EE"/>
    <w:rsid w:val="001106E2"/>
    <w:rsid w:val="0011166A"/>
    <w:rsid w:val="001121EA"/>
    <w:rsid w:val="00112C01"/>
    <w:rsid w:val="0011325C"/>
    <w:rsid w:val="00113367"/>
    <w:rsid w:val="00113445"/>
    <w:rsid w:val="00113AAF"/>
    <w:rsid w:val="00113E56"/>
    <w:rsid w:val="00113E8A"/>
    <w:rsid w:val="00114583"/>
    <w:rsid w:val="001154EB"/>
    <w:rsid w:val="0011644B"/>
    <w:rsid w:val="00116543"/>
    <w:rsid w:val="00117810"/>
    <w:rsid w:val="00117871"/>
    <w:rsid w:val="001200A7"/>
    <w:rsid w:val="00121463"/>
    <w:rsid w:val="00121579"/>
    <w:rsid w:val="00121D56"/>
    <w:rsid w:val="001222C5"/>
    <w:rsid w:val="00122447"/>
    <w:rsid w:val="00122957"/>
    <w:rsid w:val="00124235"/>
    <w:rsid w:val="001248EB"/>
    <w:rsid w:val="00125008"/>
    <w:rsid w:val="0012510F"/>
    <w:rsid w:val="00125864"/>
    <w:rsid w:val="00126B9A"/>
    <w:rsid w:val="00127A21"/>
    <w:rsid w:val="00133C8A"/>
    <w:rsid w:val="00134126"/>
    <w:rsid w:val="00134831"/>
    <w:rsid w:val="00136AE8"/>
    <w:rsid w:val="00136C97"/>
    <w:rsid w:val="001370BC"/>
    <w:rsid w:val="00137409"/>
    <w:rsid w:val="00137C30"/>
    <w:rsid w:val="0014093C"/>
    <w:rsid w:val="00140D8C"/>
    <w:rsid w:val="00141329"/>
    <w:rsid w:val="00141C29"/>
    <w:rsid w:val="001424EA"/>
    <w:rsid w:val="00142F23"/>
    <w:rsid w:val="001447D7"/>
    <w:rsid w:val="00145657"/>
    <w:rsid w:val="001459C0"/>
    <w:rsid w:val="0014605E"/>
    <w:rsid w:val="00146447"/>
    <w:rsid w:val="00146C1D"/>
    <w:rsid w:val="001508AC"/>
    <w:rsid w:val="00152165"/>
    <w:rsid w:val="001522C5"/>
    <w:rsid w:val="00152C89"/>
    <w:rsid w:val="00153122"/>
    <w:rsid w:val="00154392"/>
    <w:rsid w:val="00154BD8"/>
    <w:rsid w:val="00154EAF"/>
    <w:rsid w:val="00155843"/>
    <w:rsid w:val="00155EB5"/>
    <w:rsid w:val="00155FAC"/>
    <w:rsid w:val="001565EB"/>
    <w:rsid w:val="00156708"/>
    <w:rsid w:val="00157075"/>
    <w:rsid w:val="00157913"/>
    <w:rsid w:val="001601C5"/>
    <w:rsid w:val="0016072A"/>
    <w:rsid w:val="00161027"/>
    <w:rsid w:val="00162563"/>
    <w:rsid w:val="00162DFD"/>
    <w:rsid w:val="00162FDE"/>
    <w:rsid w:val="00164191"/>
    <w:rsid w:val="001656F6"/>
    <w:rsid w:val="0016637E"/>
    <w:rsid w:val="00166A89"/>
    <w:rsid w:val="0016735E"/>
    <w:rsid w:val="00170206"/>
    <w:rsid w:val="00170BB7"/>
    <w:rsid w:val="00170F7B"/>
    <w:rsid w:val="00171816"/>
    <w:rsid w:val="00171E2E"/>
    <w:rsid w:val="00173EC8"/>
    <w:rsid w:val="00175152"/>
    <w:rsid w:val="00175442"/>
    <w:rsid w:val="001755DA"/>
    <w:rsid w:val="00176B58"/>
    <w:rsid w:val="001775A7"/>
    <w:rsid w:val="00177A57"/>
    <w:rsid w:val="00177A58"/>
    <w:rsid w:val="00177AB5"/>
    <w:rsid w:val="00177E75"/>
    <w:rsid w:val="00177FDE"/>
    <w:rsid w:val="00180E95"/>
    <w:rsid w:val="0018352A"/>
    <w:rsid w:val="00184855"/>
    <w:rsid w:val="00184C17"/>
    <w:rsid w:val="001860EA"/>
    <w:rsid w:val="00187118"/>
    <w:rsid w:val="0018764E"/>
    <w:rsid w:val="0018783E"/>
    <w:rsid w:val="00187CC1"/>
    <w:rsid w:val="00190559"/>
    <w:rsid w:val="001912A5"/>
    <w:rsid w:val="00192628"/>
    <w:rsid w:val="00193787"/>
    <w:rsid w:val="00194AB1"/>
    <w:rsid w:val="00195003"/>
    <w:rsid w:val="00195C9C"/>
    <w:rsid w:val="00196461"/>
    <w:rsid w:val="001965BF"/>
    <w:rsid w:val="00196BF1"/>
    <w:rsid w:val="00196D5E"/>
    <w:rsid w:val="00197017"/>
    <w:rsid w:val="001973B5"/>
    <w:rsid w:val="001A03FD"/>
    <w:rsid w:val="001A0E35"/>
    <w:rsid w:val="001A220D"/>
    <w:rsid w:val="001A25F1"/>
    <w:rsid w:val="001A4906"/>
    <w:rsid w:val="001A4FDB"/>
    <w:rsid w:val="001A5167"/>
    <w:rsid w:val="001A5BFD"/>
    <w:rsid w:val="001A6111"/>
    <w:rsid w:val="001A62A3"/>
    <w:rsid w:val="001A6CA6"/>
    <w:rsid w:val="001A6F58"/>
    <w:rsid w:val="001A70FF"/>
    <w:rsid w:val="001A7FB5"/>
    <w:rsid w:val="001B0877"/>
    <w:rsid w:val="001B122E"/>
    <w:rsid w:val="001B1308"/>
    <w:rsid w:val="001B1DE4"/>
    <w:rsid w:val="001B1EA3"/>
    <w:rsid w:val="001B2066"/>
    <w:rsid w:val="001B2C7A"/>
    <w:rsid w:val="001B35E0"/>
    <w:rsid w:val="001B3C1C"/>
    <w:rsid w:val="001B4119"/>
    <w:rsid w:val="001B522C"/>
    <w:rsid w:val="001B634B"/>
    <w:rsid w:val="001B75A5"/>
    <w:rsid w:val="001B76E2"/>
    <w:rsid w:val="001C1B72"/>
    <w:rsid w:val="001C31A5"/>
    <w:rsid w:val="001C3A0A"/>
    <w:rsid w:val="001C3EA9"/>
    <w:rsid w:val="001C5CEB"/>
    <w:rsid w:val="001C6452"/>
    <w:rsid w:val="001C7C12"/>
    <w:rsid w:val="001D00E0"/>
    <w:rsid w:val="001D01BF"/>
    <w:rsid w:val="001D0FE6"/>
    <w:rsid w:val="001D1ACE"/>
    <w:rsid w:val="001D1D9C"/>
    <w:rsid w:val="001D1E04"/>
    <w:rsid w:val="001D2F0C"/>
    <w:rsid w:val="001D356B"/>
    <w:rsid w:val="001D3C8B"/>
    <w:rsid w:val="001D50F2"/>
    <w:rsid w:val="001D5610"/>
    <w:rsid w:val="001D640A"/>
    <w:rsid w:val="001D6A4B"/>
    <w:rsid w:val="001D786C"/>
    <w:rsid w:val="001D792D"/>
    <w:rsid w:val="001D7A6E"/>
    <w:rsid w:val="001D7F40"/>
    <w:rsid w:val="001E08DA"/>
    <w:rsid w:val="001E1BB7"/>
    <w:rsid w:val="001E3896"/>
    <w:rsid w:val="001E3ED1"/>
    <w:rsid w:val="001E4ABA"/>
    <w:rsid w:val="001E6E63"/>
    <w:rsid w:val="001E72A3"/>
    <w:rsid w:val="001E752F"/>
    <w:rsid w:val="001F0002"/>
    <w:rsid w:val="001F015E"/>
    <w:rsid w:val="001F0458"/>
    <w:rsid w:val="001F1B33"/>
    <w:rsid w:val="001F20E7"/>
    <w:rsid w:val="001F355C"/>
    <w:rsid w:val="001F35E7"/>
    <w:rsid w:val="001F5C05"/>
    <w:rsid w:val="001F61BB"/>
    <w:rsid w:val="001F714F"/>
    <w:rsid w:val="001F74B6"/>
    <w:rsid w:val="001F792A"/>
    <w:rsid w:val="001F79FF"/>
    <w:rsid w:val="00200FB0"/>
    <w:rsid w:val="00201A4E"/>
    <w:rsid w:val="002021CA"/>
    <w:rsid w:val="00202E92"/>
    <w:rsid w:val="002036CD"/>
    <w:rsid w:val="00204495"/>
    <w:rsid w:val="0020466B"/>
    <w:rsid w:val="00204741"/>
    <w:rsid w:val="002059E3"/>
    <w:rsid w:val="00206355"/>
    <w:rsid w:val="002065FB"/>
    <w:rsid w:val="00207A52"/>
    <w:rsid w:val="00210FE1"/>
    <w:rsid w:val="002113FB"/>
    <w:rsid w:val="00211D03"/>
    <w:rsid w:val="00211D05"/>
    <w:rsid w:val="002128DC"/>
    <w:rsid w:val="0021340C"/>
    <w:rsid w:val="0021467A"/>
    <w:rsid w:val="002156B9"/>
    <w:rsid w:val="00215AF3"/>
    <w:rsid w:val="002166C8"/>
    <w:rsid w:val="002170DB"/>
    <w:rsid w:val="002207D3"/>
    <w:rsid w:val="00220871"/>
    <w:rsid w:val="00221FA1"/>
    <w:rsid w:val="00222F44"/>
    <w:rsid w:val="002231F0"/>
    <w:rsid w:val="0022389D"/>
    <w:rsid w:val="00223903"/>
    <w:rsid w:val="002239FB"/>
    <w:rsid w:val="0022530F"/>
    <w:rsid w:val="00227109"/>
    <w:rsid w:val="00227B61"/>
    <w:rsid w:val="00227FB6"/>
    <w:rsid w:val="002304E8"/>
    <w:rsid w:val="002308FC"/>
    <w:rsid w:val="00230BED"/>
    <w:rsid w:val="00230C15"/>
    <w:rsid w:val="00232037"/>
    <w:rsid w:val="002346C3"/>
    <w:rsid w:val="00235481"/>
    <w:rsid w:val="0023608E"/>
    <w:rsid w:val="0023629D"/>
    <w:rsid w:val="002372E0"/>
    <w:rsid w:val="00240469"/>
    <w:rsid w:val="00241009"/>
    <w:rsid w:val="00243019"/>
    <w:rsid w:val="0024333B"/>
    <w:rsid w:val="002441E1"/>
    <w:rsid w:val="00244BF6"/>
    <w:rsid w:val="00247D69"/>
    <w:rsid w:val="00250ACB"/>
    <w:rsid w:val="00250CB4"/>
    <w:rsid w:val="00250EE8"/>
    <w:rsid w:val="002520A0"/>
    <w:rsid w:val="002535B4"/>
    <w:rsid w:val="00253C69"/>
    <w:rsid w:val="00254AB8"/>
    <w:rsid w:val="002561F0"/>
    <w:rsid w:val="00256D35"/>
    <w:rsid w:val="002603DA"/>
    <w:rsid w:val="002606EE"/>
    <w:rsid w:val="00260763"/>
    <w:rsid w:val="0026107B"/>
    <w:rsid w:val="00262958"/>
    <w:rsid w:val="00263BA3"/>
    <w:rsid w:val="002642B2"/>
    <w:rsid w:val="00264A3E"/>
    <w:rsid w:val="00264F5B"/>
    <w:rsid w:val="00264FE2"/>
    <w:rsid w:val="002652E0"/>
    <w:rsid w:val="00265B5E"/>
    <w:rsid w:val="00265E1F"/>
    <w:rsid w:val="002664F7"/>
    <w:rsid w:val="00266865"/>
    <w:rsid w:val="00266F11"/>
    <w:rsid w:val="0026702D"/>
    <w:rsid w:val="002673BE"/>
    <w:rsid w:val="00267734"/>
    <w:rsid w:val="00267873"/>
    <w:rsid w:val="00270627"/>
    <w:rsid w:val="00271249"/>
    <w:rsid w:val="0027160F"/>
    <w:rsid w:val="002720AD"/>
    <w:rsid w:val="002723FF"/>
    <w:rsid w:val="002725DE"/>
    <w:rsid w:val="0027266A"/>
    <w:rsid w:val="00272BA0"/>
    <w:rsid w:val="00272FFB"/>
    <w:rsid w:val="002730BA"/>
    <w:rsid w:val="00273650"/>
    <w:rsid w:val="00273A91"/>
    <w:rsid w:val="0027567C"/>
    <w:rsid w:val="00275821"/>
    <w:rsid w:val="00275A11"/>
    <w:rsid w:val="00276198"/>
    <w:rsid w:val="00276ABA"/>
    <w:rsid w:val="002775DB"/>
    <w:rsid w:val="00277EA7"/>
    <w:rsid w:val="002804B6"/>
    <w:rsid w:val="00280727"/>
    <w:rsid w:val="00280972"/>
    <w:rsid w:val="00280B4F"/>
    <w:rsid w:val="00280FEC"/>
    <w:rsid w:val="00281892"/>
    <w:rsid w:val="00281C08"/>
    <w:rsid w:val="00282894"/>
    <w:rsid w:val="00282F85"/>
    <w:rsid w:val="0028307A"/>
    <w:rsid w:val="0028322E"/>
    <w:rsid w:val="00283A56"/>
    <w:rsid w:val="0028419B"/>
    <w:rsid w:val="0028476A"/>
    <w:rsid w:val="0028480A"/>
    <w:rsid w:val="00284819"/>
    <w:rsid w:val="00285697"/>
    <w:rsid w:val="00285F37"/>
    <w:rsid w:val="00287944"/>
    <w:rsid w:val="00290241"/>
    <w:rsid w:val="002905C8"/>
    <w:rsid w:val="00290BBC"/>
    <w:rsid w:val="00292696"/>
    <w:rsid w:val="002931F2"/>
    <w:rsid w:val="00295B7F"/>
    <w:rsid w:val="00297C2D"/>
    <w:rsid w:val="002A0274"/>
    <w:rsid w:val="002A0D85"/>
    <w:rsid w:val="002A0F6B"/>
    <w:rsid w:val="002A10DD"/>
    <w:rsid w:val="002A2B8B"/>
    <w:rsid w:val="002A3960"/>
    <w:rsid w:val="002A4112"/>
    <w:rsid w:val="002A6599"/>
    <w:rsid w:val="002A65D8"/>
    <w:rsid w:val="002B028C"/>
    <w:rsid w:val="002B07DE"/>
    <w:rsid w:val="002B1997"/>
    <w:rsid w:val="002B1BC4"/>
    <w:rsid w:val="002B2520"/>
    <w:rsid w:val="002B3B02"/>
    <w:rsid w:val="002B3C51"/>
    <w:rsid w:val="002B3D82"/>
    <w:rsid w:val="002B3FA9"/>
    <w:rsid w:val="002B5489"/>
    <w:rsid w:val="002B68FB"/>
    <w:rsid w:val="002B7308"/>
    <w:rsid w:val="002B78B8"/>
    <w:rsid w:val="002B7F83"/>
    <w:rsid w:val="002C02FD"/>
    <w:rsid w:val="002C0466"/>
    <w:rsid w:val="002C1712"/>
    <w:rsid w:val="002C1BA6"/>
    <w:rsid w:val="002C2135"/>
    <w:rsid w:val="002C26C7"/>
    <w:rsid w:val="002C2ACF"/>
    <w:rsid w:val="002C331B"/>
    <w:rsid w:val="002C3C60"/>
    <w:rsid w:val="002C4030"/>
    <w:rsid w:val="002C4320"/>
    <w:rsid w:val="002C45DB"/>
    <w:rsid w:val="002C5798"/>
    <w:rsid w:val="002C6AE5"/>
    <w:rsid w:val="002C7051"/>
    <w:rsid w:val="002C70E3"/>
    <w:rsid w:val="002C79EF"/>
    <w:rsid w:val="002C7E88"/>
    <w:rsid w:val="002D05EF"/>
    <w:rsid w:val="002D09DA"/>
    <w:rsid w:val="002D0A89"/>
    <w:rsid w:val="002D1AAB"/>
    <w:rsid w:val="002D2070"/>
    <w:rsid w:val="002D2FB0"/>
    <w:rsid w:val="002D3769"/>
    <w:rsid w:val="002D4360"/>
    <w:rsid w:val="002D4929"/>
    <w:rsid w:val="002D4996"/>
    <w:rsid w:val="002D4F68"/>
    <w:rsid w:val="002D5626"/>
    <w:rsid w:val="002D5D48"/>
    <w:rsid w:val="002D6631"/>
    <w:rsid w:val="002D6F17"/>
    <w:rsid w:val="002D706E"/>
    <w:rsid w:val="002E0099"/>
    <w:rsid w:val="002E18EB"/>
    <w:rsid w:val="002E1938"/>
    <w:rsid w:val="002E1D4E"/>
    <w:rsid w:val="002E2121"/>
    <w:rsid w:val="002E2F82"/>
    <w:rsid w:val="002E3873"/>
    <w:rsid w:val="002E3B93"/>
    <w:rsid w:val="002E3C62"/>
    <w:rsid w:val="002E4635"/>
    <w:rsid w:val="002E472C"/>
    <w:rsid w:val="002E5254"/>
    <w:rsid w:val="002E54DF"/>
    <w:rsid w:val="002E5A9D"/>
    <w:rsid w:val="002E618D"/>
    <w:rsid w:val="002E673D"/>
    <w:rsid w:val="002E6D18"/>
    <w:rsid w:val="002E73DD"/>
    <w:rsid w:val="002E7974"/>
    <w:rsid w:val="002E7B5D"/>
    <w:rsid w:val="002F0270"/>
    <w:rsid w:val="002F0715"/>
    <w:rsid w:val="002F1611"/>
    <w:rsid w:val="002F2D7A"/>
    <w:rsid w:val="002F32AC"/>
    <w:rsid w:val="002F3891"/>
    <w:rsid w:val="002F3F80"/>
    <w:rsid w:val="002F4719"/>
    <w:rsid w:val="002F5039"/>
    <w:rsid w:val="002F5973"/>
    <w:rsid w:val="002F68AB"/>
    <w:rsid w:val="003003DB"/>
    <w:rsid w:val="00300720"/>
    <w:rsid w:val="00303626"/>
    <w:rsid w:val="0030387A"/>
    <w:rsid w:val="00305AB5"/>
    <w:rsid w:val="00305DDA"/>
    <w:rsid w:val="003074CE"/>
    <w:rsid w:val="0030779A"/>
    <w:rsid w:val="00307861"/>
    <w:rsid w:val="00307D6A"/>
    <w:rsid w:val="00307D86"/>
    <w:rsid w:val="00307E25"/>
    <w:rsid w:val="0031002B"/>
    <w:rsid w:val="00311813"/>
    <w:rsid w:val="00311ED8"/>
    <w:rsid w:val="003125FE"/>
    <w:rsid w:val="00312607"/>
    <w:rsid w:val="0031297B"/>
    <w:rsid w:val="00314E09"/>
    <w:rsid w:val="0031508D"/>
    <w:rsid w:val="00315138"/>
    <w:rsid w:val="003151EF"/>
    <w:rsid w:val="003167DD"/>
    <w:rsid w:val="00316E92"/>
    <w:rsid w:val="0031786D"/>
    <w:rsid w:val="00317C75"/>
    <w:rsid w:val="00321074"/>
    <w:rsid w:val="003240E1"/>
    <w:rsid w:val="00325593"/>
    <w:rsid w:val="00325737"/>
    <w:rsid w:val="00325F38"/>
    <w:rsid w:val="00326EC0"/>
    <w:rsid w:val="00327091"/>
    <w:rsid w:val="00327E2D"/>
    <w:rsid w:val="00330A9F"/>
    <w:rsid w:val="00330C23"/>
    <w:rsid w:val="0033138F"/>
    <w:rsid w:val="003317BB"/>
    <w:rsid w:val="00331AC8"/>
    <w:rsid w:val="00332594"/>
    <w:rsid w:val="00332827"/>
    <w:rsid w:val="0033289D"/>
    <w:rsid w:val="00333DB4"/>
    <w:rsid w:val="00333DC6"/>
    <w:rsid w:val="00334371"/>
    <w:rsid w:val="00334825"/>
    <w:rsid w:val="00336B23"/>
    <w:rsid w:val="00336D77"/>
    <w:rsid w:val="00337CB9"/>
    <w:rsid w:val="00340AF2"/>
    <w:rsid w:val="003410B2"/>
    <w:rsid w:val="00341514"/>
    <w:rsid w:val="003418EA"/>
    <w:rsid w:val="00341BC6"/>
    <w:rsid w:val="003420DA"/>
    <w:rsid w:val="003422A5"/>
    <w:rsid w:val="00342618"/>
    <w:rsid w:val="00343A24"/>
    <w:rsid w:val="00344842"/>
    <w:rsid w:val="00344E90"/>
    <w:rsid w:val="00345171"/>
    <w:rsid w:val="00347D80"/>
    <w:rsid w:val="00347EF0"/>
    <w:rsid w:val="00350062"/>
    <w:rsid w:val="00350510"/>
    <w:rsid w:val="003505A8"/>
    <w:rsid w:val="00350A2F"/>
    <w:rsid w:val="00350AF1"/>
    <w:rsid w:val="00350E1A"/>
    <w:rsid w:val="00351886"/>
    <w:rsid w:val="00352ACB"/>
    <w:rsid w:val="00352B70"/>
    <w:rsid w:val="00352CEF"/>
    <w:rsid w:val="003532AA"/>
    <w:rsid w:val="00353E01"/>
    <w:rsid w:val="0035452B"/>
    <w:rsid w:val="00354957"/>
    <w:rsid w:val="00354C3B"/>
    <w:rsid w:val="00355CBF"/>
    <w:rsid w:val="003571DE"/>
    <w:rsid w:val="003577F0"/>
    <w:rsid w:val="00361E2C"/>
    <w:rsid w:val="00361FEC"/>
    <w:rsid w:val="003624C9"/>
    <w:rsid w:val="0036259C"/>
    <w:rsid w:val="00363931"/>
    <w:rsid w:val="00365511"/>
    <w:rsid w:val="0036555B"/>
    <w:rsid w:val="003656A9"/>
    <w:rsid w:val="00366894"/>
    <w:rsid w:val="00367641"/>
    <w:rsid w:val="00367A29"/>
    <w:rsid w:val="003701E2"/>
    <w:rsid w:val="0037065C"/>
    <w:rsid w:val="00370A9A"/>
    <w:rsid w:val="00370CA6"/>
    <w:rsid w:val="0037136C"/>
    <w:rsid w:val="00371D01"/>
    <w:rsid w:val="0037270A"/>
    <w:rsid w:val="003731F1"/>
    <w:rsid w:val="00373D84"/>
    <w:rsid w:val="003758E6"/>
    <w:rsid w:val="00376266"/>
    <w:rsid w:val="00376643"/>
    <w:rsid w:val="00377E04"/>
    <w:rsid w:val="003802DE"/>
    <w:rsid w:val="003822B0"/>
    <w:rsid w:val="003830F0"/>
    <w:rsid w:val="0038361E"/>
    <w:rsid w:val="00383936"/>
    <w:rsid w:val="00383F25"/>
    <w:rsid w:val="003849BB"/>
    <w:rsid w:val="00384BCD"/>
    <w:rsid w:val="00384BF0"/>
    <w:rsid w:val="003859C3"/>
    <w:rsid w:val="00385C16"/>
    <w:rsid w:val="00385E4E"/>
    <w:rsid w:val="00386AC8"/>
    <w:rsid w:val="00387775"/>
    <w:rsid w:val="00387900"/>
    <w:rsid w:val="00390C16"/>
    <w:rsid w:val="003914D3"/>
    <w:rsid w:val="00392060"/>
    <w:rsid w:val="00392425"/>
    <w:rsid w:val="00392FDD"/>
    <w:rsid w:val="003939B6"/>
    <w:rsid w:val="00393B97"/>
    <w:rsid w:val="00394A01"/>
    <w:rsid w:val="00394AA9"/>
    <w:rsid w:val="0039528B"/>
    <w:rsid w:val="00395684"/>
    <w:rsid w:val="003964F7"/>
    <w:rsid w:val="003968C5"/>
    <w:rsid w:val="00397124"/>
    <w:rsid w:val="003971D1"/>
    <w:rsid w:val="003976B1"/>
    <w:rsid w:val="0039789B"/>
    <w:rsid w:val="003A01D8"/>
    <w:rsid w:val="003A081E"/>
    <w:rsid w:val="003A0995"/>
    <w:rsid w:val="003A0EDB"/>
    <w:rsid w:val="003A2069"/>
    <w:rsid w:val="003A26FB"/>
    <w:rsid w:val="003A3139"/>
    <w:rsid w:val="003A3173"/>
    <w:rsid w:val="003A3395"/>
    <w:rsid w:val="003A3B34"/>
    <w:rsid w:val="003A3C90"/>
    <w:rsid w:val="003A41D4"/>
    <w:rsid w:val="003A47D0"/>
    <w:rsid w:val="003A5F79"/>
    <w:rsid w:val="003A6F7B"/>
    <w:rsid w:val="003A7E38"/>
    <w:rsid w:val="003B0F9F"/>
    <w:rsid w:val="003B1F26"/>
    <w:rsid w:val="003B273A"/>
    <w:rsid w:val="003B322C"/>
    <w:rsid w:val="003B3B9C"/>
    <w:rsid w:val="003B46F0"/>
    <w:rsid w:val="003B4D65"/>
    <w:rsid w:val="003B4F00"/>
    <w:rsid w:val="003B5EDF"/>
    <w:rsid w:val="003B7360"/>
    <w:rsid w:val="003C0919"/>
    <w:rsid w:val="003C218A"/>
    <w:rsid w:val="003C2AD5"/>
    <w:rsid w:val="003C3B20"/>
    <w:rsid w:val="003C3C09"/>
    <w:rsid w:val="003C4092"/>
    <w:rsid w:val="003C53C0"/>
    <w:rsid w:val="003C6DCA"/>
    <w:rsid w:val="003C74BD"/>
    <w:rsid w:val="003C764B"/>
    <w:rsid w:val="003C7A54"/>
    <w:rsid w:val="003D0BDC"/>
    <w:rsid w:val="003D1562"/>
    <w:rsid w:val="003D1AA3"/>
    <w:rsid w:val="003D28EE"/>
    <w:rsid w:val="003D44C9"/>
    <w:rsid w:val="003D452A"/>
    <w:rsid w:val="003D4928"/>
    <w:rsid w:val="003D4BB3"/>
    <w:rsid w:val="003D5376"/>
    <w:rsid w:val="003D5438"/>
    <w:rsid w:val="003D630E"/>
    <w:rsid w:val="003D6405"/>
    <w:rsid w:val="003D6D31"/>
    <w:rsid w:val="003D6F87"/>
    <w:rsid w:val="003E03D7"/>
    <w:rsid w:val="003E2312"/>
    <w:rsid w:val="003E47FD"/>
    <w:rsid w:val="003E4ADC"/>
    <w:rsid w:val="003E4F99"/>
    <w:rsid w:val="003E5528"/>
    <w:rsid w:val="003E6722"/>
    <w:rsid w:val="003E799D"/>
    <w:rsid w:val="003F0560"/>
    <w:rsid w:val="003F0D3D"/>
    <w:rsid w:val="003F1E53"/>
    <w:rsid w:val="003F296F"/>
    <w:rsid w:val="003F2ACE"/>
    <w:rsid w:val="003F30FB"/>
    <w:rsid w:val="003F326B"/>
    <w:rsid w:val="003F3776"/>
    <w:rsid w:val="003F464E"/>
    <w:rsid w:val="003F47AF"/>
    <w:rsid w:val="003F4FBF"/>
    <w:rsid w:val="003F56F0"/>
    <w:rsid w:val="003F70EC"/>
    <w:rsid w:val="003F7602"/>
    <w:rsid w:val="003F7EB7"/>
    <w:rsid w:val="00400029"/>
    <w:rsid w:val="00400194"/>
    <w:rsid w:val="004002C7"/>
    <w:rsid w:val="004003EB"/>
    <w:rsid w:val="004005E9"/>
    <w:rsid w:val="0040391F"/>
    <w:rsid w:val="004042E4"/>
    <w:rsid w:val="00404C5B"/>
    <w:rsid w:val="00404D86"/>
    <w:rsid w:val="0040573D"/>
    <w:rsid w:val="004065A9"/>
    <w:rsid w:val="004065C0"/>
    <w:rsid w:val="0040690E"/>
    <w:rsid w:val="00406DBC"/>
    <w:rsid w:val="004079A6"/>
    <w:rsid w:val="00407C44"/>
    <w:rsid w:val="00410BA6"/>
    <w:rsid w:val="00410BF8"/>
    <w:rsid w:val="00411231"/>
    <w:rsid w:val="004115DE"/>
    <w:rsid w:val="0041223E"/>
    <w:rsid w:val="00412861"/>
    <w:rsid w:val="00413310"/>
    <w:rsid w:val="00413534"/>
    <w:rsid w:val="00415334"/>
    <w:rsid w:val="00415A2C"/>
    <w:rsid w:val="00415F45"/>
    <w:rsid w:val="00416E73"/>
    <w:rsid w:val="0041737D"/>
    <w:rsid w:val="00417A8C"/>
    <w:rsid w:val="00421545"/>
    <w:rsid w:val="00421579"/>
    <w:rsid w:val="004218A7"/>
    <w:rsid w:val="00421BFA"/>
    <w:rsid w:val="00422456"/>
    <w:rsid w:val="0042452F"/>
    <w:rsid w:val="0042498E"/>
    <w:rsid w:val="00425F93"/>
    <w:rsid w:val="00426011"/>
    <w:rsid w:val="00426849"/>
    <w:rsid w:val="00426D07"/>
    <w:rsid w:val="00426E6D"/>
    <w:rsid w:val="00427E9F"/>
    <w:rsid w:val="00430B6A"/>
    <w:rsid w:val="004311F4"/>
    <w:rsid w:val="00431B7B"/>
    <w:rsid w:val="00431F65"/>
    <w:rsid w:val="004346EC"/>
    <w:rsid w:val="00434DAA"/>
    <w:rsid w:val="00434F81"/>
    <w:rsid w:val="004351E9"/>
    <w:rsid w:val="00435BE0"/>
    <w:rsid w:val="00435E82"/>
    <w:rsid w:val="00435E9B"/>
    <w:rsid w:val="00435FA1"/>
    <w:rsid w:val="004363A5"/>
    <w:rsid w:val="004366FB"/>
    <w:rsid w:val="00436773"/>
    <w:rsid w:val="00436AD1"/>
    <w:rsid w:val="00437F5D"/>
    <w:rsid w:val="00440B65"/>
    <w:rsid w:val="004414E9"/>
    <w:rsid w:val="004417B8"/>
    <w:rsid w:val="004442D2"/>
    <w:rsid w:val="0044500B"/>
    <w:rsid w:val="0044517D"/>
    <w:rsid w:val="004459CD"/>
    <w:rsid w:val="00446B75"/>
    <w:rsid w:val="00447418"/>
    <w:rsid w:val="00447DFF"/>
    <w:rsid w:val="00450070"/>
    <w:rsid w:val="00450719"/>
    <w:rsid w:val="00450B47"/>
    <w:rsid w:val="00450D14"/>
    <w:rsid w:val="00451908"/>
    <w:rsid w:val="00452201"/>
    <w:rsid w:val="00453556"/>
    <w:rsid w:val="004548F6"/>
    <w:rsid w:val="00455585"/>
    <w:rsid w:val="0045606D"/>
    <w:rsid w:val="004563F4"/>
    <w:rsid w:val="00456827"/>
    <w:rsid w:val="00456CF2"/>
    <w:rsid w:val="004575BD"/>
    <w:rsid w:val="00461252"/>
    <w:rsid w:val="004615F3"/>
    <w:rsid w:val="00461751"/>
    <w:rsid w:val="00462077"/>
    <w:rsid w:val="00462295"/>
    <w:rsid w:val="00462E5B"/>
    <w:rsid w:val="004635B2"/>
    <w:rsid w:val="004640D9"/>
    <w:rsid w:val="00466A08"/>
    <w:rsid w:val="00466A9F"/>
    <w:rsid w:val="00466BA5"/>
    <w:rsid w:val="00466CFF"/>
    <w:rsid w:val="00467ACA"/>
    <w:rsid w:val="004713CE"/>
    <w:rsid w:val="0047172F"/>
    <w:rsid w:val="00471976"/>
    <w:rsid w:val="004719BC"/>
    <w:rsid w:val="00471D20"/>
    <w:rsid w:val="00471D75"/>
    <w:rsid w:val="0047217C"/>
    <w:rsid w:val="00472AE0"/>
    <w:rsid w:val="0047349E"/>
    <w:rsid w:val="004736F3"/>
    <w:rsid w:val="00473F22"/>
    <w:rsid w:val="00474D67"/>
    <w:rsid w:val="0047522E"/>
    <w:rsid w:val="00475957"/>
    <w:rsid w:val="0047659F"/>
    <w:rsid w:val="00477E89"/>
    <w:rsid w:val="00480CED"/>
    <w:rsid w:val="0048205F"/>
    <w:rsid w:val="00483539"/>
    <w:rsid w:val="0048386A"/>
    <w:rsid w:val="00483DBB"/>
    <w:rsid w:val="004841EC"/>
    <w:rsid w:val="00484431"/>
    <w:rsid w:val="0048448D"/>
    <w:rsid w:val="00484712"/>
    <w:rsid w:val="00484902"/>
    <w:rsid w:val="00484C01"/>
    <w:rsid w:val="00486101"/>
    <w:rsid w:val="004876E5"/>
    <w:rsid w:val="00487F99"/>
    <w:rsid w:val="0049074F"/>
    <w:rsid w:val="00490E48"/>
    <w:rsid w:val="004912BE"/>
    <w:rsid w:val="00491377"/>
    <w:rsid w:val="00491704"/>
    <w:rsid w:val="004920F4"/>
    <w:rsid w:val="00492843"/>
    <w:rsid w:val="00492977"/>
    <w:rsid w:val="0049363D"/>
    <w:rsid w:val="0049420C"/>
    <w:rsid w:val="004948C4"/>
    <w:rsid w:val="00494A3F"/>
    <w:rsid w:val="00495295"/>
    <w:rsid w:val="004956DB"/>
    <w:rsid w:val="00496ED8"/>
    <w:rsid w:val="004A18E9"/>
    <w:rsid w:val="004A1D84"/>
    <w:rsid w:val="004A2D6D"/>
    <w:rsid w:val="004A3E38"/>
    <w:rsid w:val="004A4426"/>
    <w:rsid w:val="004A560F"/>
    <w:rsid w:val="004A612E"/>
    <w:rsid w:val="004A6183"/>
    <w:rsid w:val="004B0C32"/>
    <w:rsid w:val="004B0EA8"/>
    <w:rsid w:val="004B227D"/>
    <w:rsid w:val="004B290F"/>
    <w:rsid w:val="004B2D53"/>
    <w:rsid w:val="004B3226"/>
    <w:rsid w:val="004B3261"/>
    <w:rsid w:val="004B3790"/>
    <w:rsid w:val="004B3A62"/>
    <w:rsid w:val="004B3DAE"/>
    <w:rsid w:val="004B4549"/>
    <w:rsid w:val="004B465F"/>
    <w:rsid w:val="004B4669"/>
    <w:rsid w:val="004B46FB"/>
    <w:rsid w:val="004B4DA4"/>
    <w:rsid w:val="004B58BA"/>
    <w:rsid w:val="004B6093"/>
    <w:rsid w:val="004B60FC"/>
    <w:rsid w:val="004B676A"/>
    <w:rsid w:val="004C1D7C"/>
    <w:rsid w:val="004C2197"/>
    <w:rsid w:val="004C27A3"/>
    <w:rsid w:val="004C369B"/>
    <w:rsid w:val="004C3B27"/>
    <w:rsid w:val="004C3D92"/>
    <w:rsid w:val="004C563F"/>
    <w:rsid w:val="004C5676"/>
    <w:rsid w:val="004C6249"/>
    <w:rsid w:val="004C6800"/>
    <w:rsid w:val="004C6B07"/>
    <w:rsid w:val="004C6EA9"/>
    <w:rsid w:val="004C7310"/>
    <w:rsid w:val="004D1A24"/>
    <w:rsid w:val="004D2822"/>
    <w:rsid w:val="004D2DFE"/>
    <w:rsid w:val="004D4513"/>
    <w:rsid w:val="004D56BA"/>
    <w:rsid w:val="004D56DD"/>
    <w:rsid w:val="004D56DF"/>
    <w:rsid w:val="004D6D10"/>
    <w:rsid w:val="004E1854"/>
    <w:rsid w:val="004E320C"/>
    <w:rsid w:val="004E34BE"/>
    <w:rsid w:val="004E34C7"/>
    <w:rsid w:val="004E46B4"/>
    <w:rsid w:val="004E5463"/>
    <w:rsid w:val="004E666F"/>
    <w:rsid w:val="004E6CA8"/>
    <w:rsid w:val="004E78DD"/>
    <w:rsid w:val="004F06ED"/>
    <w:rsid w:val="004F0A5A"/>
    <w:rsid w:val="004F0E67"/>
    <w:rsid w:val="004F1BBA"/>
    <w:rsid w:val="004F3833"/>
    <w:rsid w:val="004F4DCB"/>
    <w:rsid w:val="004F68D8"/>
    <w:rsid w:val="004F7062"/>
    <w:rsid w:val="004F744C"/>
    <w:rsid w:val="00500467"/>
    <w:rsid w:val="00500D89"/>
    <w:rsid w:val="005011A0"/>
    <w:rsid w:val="00501AE2"/>
    <w:rsid w:val="00501EAA"/>
    <w:rsid w:val="005021AD"/>
    <w:rsid w:val="00502E2B"/>
    <w:rsid w:val="00503DA1"/>
    <w:rsid w:val="00504031"/>
    <w:rsid w:val="00506482"/>
    <w:rsid w:val="00506639"/>
    <w:rsid w:val="00506B8A"/>
    <w:rsid w:val="00506DFA"/>
    <w:rsid w:val="00507A41"/>
    <w:rsid w:val="005106BA"/>
    <w:rsid w:val="00512758"/>
    <w:rsid w:val="00513695"/>
    <w:rsid w:val="005156BF"/>
    <w:rsid w:val="005167BD"/>
    <w:rsid w:val="00516D75"/>
    <w:rsid w:val="00517928"/>
    <w:rsid w:val="0051796C"/>
    <w:rsid w:val="00517D3B"/>
    <w:rsid w:val="005207F7"/>
    <w:rsid w:val="0052230C"/>
    <w:rsid w:val="005229F0"/>
    <w:rsid w:val="00522ABE"/>
    <w:rsid w:val="00522BBF"/>
    <w:rsid w:val="00522C5D"/>
    <w:rsid w:val="0052412F"/>
    <w:rsid w:val="005244B6"/>
    <w:rsid w:val="0052478A"/>
    <w:rsid w:val="005252E2"/>
    <w:rsid w:val="00525D02"/>
    <w:rsid w:val="00527842"/>
    <w:rsid w:val="00527F87"/>
    <w:rsid w:val="005301CD"/>
    <w:rsid w:val="005305C2"/>
    <w:rsid w:val="005324D3"/>
    <w:rsid w:val="00532774"/>
    <w:rsid w:val="00534255"/>
    <w:rsid w:val="00534F5E"/>
    <w:rsid w:val="005352EA"/>
    <w:rsid w:val="005356F4"/>
    <w:rsid w:val="00536200"/>
    <w:rsid w:val="00537E71"/>
    <w:rsid w:val="0054056A"/>
    <w:rsid w:val="00540F9D"/>
    <w:rsid w:val="0054100C"/>
    <w:rsid w:val="00541EFB"/>
    <w:rsid w:val="005423BF"/>
    <w:rsid w:val="00543714"/>
    <w:rsid w:val="00543DF0"/>
    <w:rsid w:val="00544FAA"/>
    <w:rsid w:val="00545BC3"/>
    <w:rsid w:val="00545E7A"/>
    <w:rsid w:val="00546F3A"/>
    <w:rsid w:val="00547D5A"/>
    <w:rsid w:val="00550031"/>
    <w:rsid w:val="005502CE"/>
    <w:rsid w:val="00550A90"/>
    <w:rsid w:val="00550BE5"/>
    <w:rsid w:val="00551553"/>
    <w:rsid w:val="0055277D"/>
    <w:rsid w:val="00552D7F"/>
    <w:rsid w:val="00553213"/>
    <w:rsid w:val="00553F78"/>
    <w:rsid w:val="00555504"/>
    <w:rsid w:val="005555BA"/>
    <w:rsid w:val="00555675"/>
    <w:rsid w:val="0056243D"/>
    <w:rsid w:val="00564BF9"/>
    <w:rsid w:val="00566018"/>
    <w:rsid w:val="00566FAE"/>
    <w:rsid w:val="00567A88"/>
    <w:rsid w:val="0057036B"/>
    <w:rsid w:val="00572C5B"/>
    <w:rsid w:val="005743F7"/>
    <w:rsid w:val="005756DF"/>
    <w:rsid w:val="00575BB1"/>
    <w:rsid w:val="005760B2"/>
    <w:rsid w:val="005766F7"/>
    <w:rsid w:val="005769E7"/>
    <w:rsid w:val="005770B7"/>
    <w:rsid w:val="005771B5"/>
    <w:rsid w:val="00577A8C"/>
    <w:rsid w:val="00577E01"/>
    <w:rsid w:val="0058210B"/>
    <w:rsid w:val="005831E9"/>
    <w:rsid w:val="00583669"/>
    <w:rsid w:val="00583BBA"/>
    <w:rsid w:val="00583DC3"/>
    <w:rsid w:val="0058459A"/>
    <w:rsid w:val="00584D0F"/>
    <w:rsid w:val="00584D64"/>
    <w:rsid w:val="00587085"/>
    <w:rsid w:val="0059055B"/>
    <w:rsid w:val="005910C7"/>
    <w:rsid w:val="00591158"/>
    <w:rsid w:val="00591BCF"/>
    <w:rsid w:val="0059221B"/>
    <w:rsid w:val="005922FA"/>
    <w:rsid w:val="00592822"/>
    <w:rsid w:val="00592BDD"/>
    <w:rsid w:val="005933D9"/>
    <w:rsid w:val="005936CB"/>
    <w:rsid w:val="00594D4A"/>
    <w:rsid w:val="005955CE"/>
    <w:rsid w:val="00595F59"/>
    <w:rsid w:val="00596069"/>
    <w:rsid w:val="00596AA5"/>
    <w:rsid w:val="0059730D"/>
    <w:rsid w:val="00597CCC"/>
    <w:rsid w:val="00597F90"/>
    <w:rsid w:val="005A045E"/>
    <w:rsid w:val="005A289B"/>
    <w:rsid w:val="005A2FBA"/>
    <w:rsid w:val="005A3C8C"/>
    <w:rsid w:val="005A4157"/>
    <w:rsid w:val="005A5140"/>
    <w:rsid w:val="005A5834"/>
    <w:rsid w:val="005A5A78"/>
    <w:rsid w:val="005A5C7D"/>
    <w:rsid w:val="005A62F2"/>
    <w:rsid w:val="005A6338"/>
    <w:rsid w:val="005A719D"/>
    <w:rsid w:val="005A75F6"/>
    <w:rsid w:val="005A777B"/>
    <w:rsid w:val="005A7A1D"/>
    <w:rsid w:val="005A7F08"/>
    <w:rsid w:val="005B061C"/>
    <w:rsid w:val="005B1B06"/>
    <w:rsid w:val="005B32EA"/>
    <w:rsid w:val="005B333D"/>
    <w:rsid w:val="005B372F"/>
    <w:rsid w:val="005B38FA"/>
    <w:rsid w:val="005B3F3B"/>
    <w:rsid w:val="005B4885"/>
    <w:rsid w:val="005B50EA"/>
    <w:rsid w:val="005B67A6"/>
    <w:rsid w:val="005B79A9"/>
    <w:rsid w:val="005C070D"/>
    <w:rsid w:val="005C1F47"/>
    <w:rsid w:val="005C2138"/>
    <w:rsid w:val="005C23FC"/>
    <w:rsid w:val="005C306F"/>
    <w:rsid w:val="005C3261"/>
    <w:rsid w:val="005C34F8"/>
    <w:rsid w:val="005C3705"/>
    <w:rsid w:val="005C4EDC"/>
    <w:rsid w:val="005C6D4E"/>
    <w:rsid w:val="005D14F9"/>
    <w:rsid w:val="005D1535"/>
    <w:rsid w:val="005D19E2"/>
    <w:rsid w:val="005D2D9F"/>
    <w:rsid w:val="005D33C3"/>
    <w:rsid w:val="005D34DB"/>
    <w:rsid w:val="005D3C5E"/>
    <w:rsid w:val="005D40C0"/>
    <w:rsid w:val="005D4443"/>
    <w:rsid w:val="005D4CD2"/>
    <w:rsid w:val="005D53CD"/>
    <w:rsid w:val="005D6691"/>
    <w:rsid w:val="005D6A12"/>
    <w:rsid w:val="005D6FA2"/>
    <w:rsid w:val="005D7587"/>
    <w:rsid w:val="005E0059"/>
    <w:rsid w:val="005E0A6E"/>
    <w:rsid w:val="005E0BCE"/>
    <w:rsid w:val="005E13F4"/>
    <w:rsid w:val="005E1736"/>
    <w:rsid w:val="005E1E08"/>
    <w:rsid w:val="005E206C"/>
    <w:rsid w:val="005E21D7"/>
    <w:rsid w:val="005E23D5"/>
    <w:rsid w:val="005E25DC"/>
    <w:rsid w:val="005E28BB"/>
    <w:rsid w:val="005E45D4"/>
    <w:rsid w:val="005E547C"/>
    <w:rsid w:val="005E68DE"/>
    <w:rsid w:val="005E7683"/>
    <w:rsid w:val="005E76AE"/>
    <w:rsid w:val="005F0173"/>
    <w:rsid w:val="005F11B7"/>
    <w:rsid w:val="005F1B6C"/>
    <w:rsid w:val="005F27B1"/>
    <w:rsid w:val="005F2AED"/>
    <w:rsid w:val="005F2C48"/>
    <w:rsid w:val="005F318C"/>
    <w:rsid w:val="005F395C"/>
    <w:rsid w:val="005F3F68"/>
    <w:rsid w:val="005F4AFB"/>
    <w:rsid w:val="005F4D5B"/>
    <w:rsid w:val="005F4EE9"/>
    <w:rsid w:val="005F508B"/>
    <w:rsid w:val="005F6144"/>
    <w:rsid w:val="005F6E09"/>
    <w:rsid w:val="005F6F17"/>
    <w:rsid w:val="005F7D4D"/>
    <w:rsid w:val="00602BC4"/>
    <w:rsid w:val="00603AEE"/>
    <w:rsid w:val="00604D52"/>
    <w:rsid w:val="00604F72"/>
    <w:rsid w:val="0060710B"/>
    <w:rsid w:val="00607174"/>
    <w:rsid w:val="00613063"/>
    <w:rsid w:val="00614541"/>
    <w:rsid w:val="0061473C"/>
    <w:rsid w:val="00614A7B"/>
    <w:rsid w:val="00615A35"/>
    <w:rsid w:val="00615C35"/>
    <w:rsid w:val="00615F26"/>
    <w:rsid w:val="00616B7F"/>
    <w:rsid w:val="00616C0F"/>
    <w:rsid w:val="006170A5"/>
    <w:rsid w:val="006175D6"/>
    <w:rsid w:val="00617D41"/>
    <w:rsid w:val="00621DB4"/>
    <w:rsid w:val="00622695"/>
    <w:rsid w:val="00623AA4"/>
    <w:rsid w:val="006243C7"/>
    <w:rsid w:val="00624F9F"/>
    <w:rsid w:val="00625683"/>
    <w:rsid w:val="00625E73"/>
    <w:rsid w:val="00625F83"/>
    <w:rsid w:val="0062632B"/>
    <w:rsid w:val="0062688B"/>
    <w:rsid w:val="00626DF7"/>
    <w:rsid w:val="00627A8A"/>
    <w:rsid w:val="006309B3"/>
    <w:rsid w:val="006323E5"/>
    <w:rsid w:val="0063281A"/>
    <w:rsid w:val="00633136"/>
    <w:rsid w:val="00633365"/>
    <w:rsid w:val="00633E1F"/>
    <w:rsid w:val="0063465D"/>
    <w:rsid w:val="00634B97"/>
    <w:rsid w:val="00635824"/>
    <w:rsid w:val="006361A2"/>
    <w:rsid w:val="006369B5"/>
    <w:rsid w:val="00636BE1"/>
    <w:rsid w:val="00636DF7"/>
    <w:rsid w:val="0064053C"/>
    <w:rsid w:val="00640BE5"/>
    <w:rsid w:val="00640F36"/>
    <w:rsid w:val="00642563"/>
    <w:rsid w:val="00642597"/>
    <w:rsid w:val="006437A0"/>
    <w:rsid w:val="00643BC7"/>
    <w:rsid w:val="00645235"/>
    <w:rsid w:val="0064608E"/>
    <w:rsid w:val="006466E3"/>
    <w:rsid w:val="006477F2"/>
    <w:rsid w:val="00650279"/>
    <w:rsid w:val="006508CF"/>
    <w:rsid w:val="00651AF7"/>
    <w:rsid w:val="0065258E"/>
    <w:rsid w:val="006528DE"/>
    <w:rsid w:val="00653171"/>
    <w:rsid w:val="00653436"/>
    <w:rsid w:val="00654FE4"/>
    <w:rsid w:val="00656EC3"/>
    <w:rsid w:val="006615A4"/>
    <w:rsid w:val="0066183F"/>
    <w:rsid w:val="00661F89"/>
    <w:rsid w:val="00662323"/>
    <w:rsid w:val="00662CBA"/>
    <w:rsid w:val="00663B52"/>
    <w:rsid w:val="00664FBE"/>
    <w:rsid w:val="0066667C"/>
    <w:rsid w:val="0066759E"/>
    <w:rsid w:val="00667AC7"/>
    <w:rsid w:val="00667E1C"/>
    <w:rsid w:val="00671A27"/>
    <w:rsid w:val="00671CAE"/>
    <w:rsid w:val="00672753"/>
    <w:rsid w:val="006737DB"/>
    <w:rsid w:val="006739FD"/>
    <w:rsid w:val="00673CB7"/>
    <w:rsid w:val="00674AC6"/>
    <w:rsid w:val="0067556C"/>
    <w:rsid w:val="00683601"/>
    <w:rsid w:val="0068395D"/>
    <w:rsid w:val="00685282"/>
    <w:rsid w:val="00685324"/>
    <w:rsid w:val="0068594C"/>
    <w:rsid w:val="00686E41"/>
    <w:rsid w:val="00686FB6"/>
    <w:rsid w:val="006872FC"/>
    <w:rsid w:val="00687E6D"/>
    <w:rsid w:val="00691512"/>
    <w:rsid w:val="00691BD4"/>
    <w:rsid w:val="006926AF"/>
    <w:rsid w:val="0069292F"/>
    <w:rsid w:val="006932A5"/>
    <w:rsid w:val="006952A5"/>
    <w:rsid w:val="00695943"/>
    <w:rsid w:val="00696629"/>
    <w:rsid w:val="00697296"/>
    <w:rsid w:val="0069775E"/>
    <w:rsid w:val="00697FBF"/>
    <w:rsid w:val="006A0368"/>
    <w:rsid w:val="006A1199"/>
    <w:rsid w:val="006A3B19"/>
    <w:rsid w:val="006A3E32"/>
    <w:rsid w:val="006A520D"/>
    <w:rsid w:val="006A61AE"/>
    <w:rsid w:val="006A6C1D"/>
    <w:rsid w:val="006A7DFF"/>
    <w:rsid w:val="006B0032"/>
    <w:rsid w:val="006B01F9"/>
    <w:rsid w:val="006B0565"/>
    <w:rsid w:val="006B1A70"/>
    <w:rsid w:val="006B231B"/>
    <w:rsid w:val="006B2A6D"/>
    <w:rsid w:val="006B3182"/>
    <w:rsid w:val="006B328F"/>
    <w:rsid w:val="006B350C"/>
    <w:rsid w:val="006B3969"/>
    <w:rsid w:val="006B4400"/>
    <w:rsid w:val="006B4585"/>
    <w:rsid w:val="006B5DDA"/>
    <w:rsid w:val="006B654A"/>
    <w:rsid w:val="006C050A"/>
    <w:rsid w:val="006C321D"/>
    <w:rsid w:val="006C3444"/>
    <w:rsid w:val="006C3746"/>
    <w:rsid w:val="006C3935"/>
    <w:rsid w:val="006C3D93"/>
    <w:rsid w:val="006C3DD5"/>
    <w:rsid w:val="006C4450"/>
    <w:rsid w:val="006C5FB3"/>
    <w:rsid w:val="006C61E2"/>
    <w:rsid w:val="006D1DBA"/>
    <w:rsid w:val="006D2C12"/>
    <w:rsid w:val="006D3070"/>
    <w:rsid w:val="006D414C"/>
    <w:rsid w:val="006D415C"/>
    <w:rsid w:val="006D523F"/>
    <w:rsid w:val="006D5EA1"/>
    <w:rsid w:val="006D6BBB"/>
    <w:rsid w:val="006D6E21"/>
    <w:rsid w:val="006D7603"/>
    <w:rsid w:val="006E0B58"/>
    <w:rsid w:val="006E1627"/>
    <w:rsid w:val="006E2790"/>
    <w:rsid w:val="006E3E27"/>
    <w:rsid w:val="006E7640"/>
    <w:rsid w:val="006E7EB0"/>
    <w:rsid w:val="006F0D55"/>
    <w:rsid w:val="006F1399"/>
    <w:rsid w:val="006F19E4"/>
    <w:rsid w:val="006F2764"/>
    <w:rsid w:val="006F3176"/>
    <w:rsid w:val="006F3DAB"/>
    <w:rsid w:val="006F435D"/>
    <w:rsid w:val="006F4BAC"/>
    <w:rsid w:val="006F5269"/>
    <w:rsid w:val="006F5589"/>
    <w:rsid w:val="006F737A"/>
    <w:rsid w:val="006F760A"/>
    <w:rsid w:val="006F7E52"/>
    <w:rsid w:val="006F7EAE"/>
    <w:rsid w:val="00700D9F"/>
    <w:rsid w:val="007026ED"/>
    <w:rsid w:val="00702EC1"/>
    <w:rsid w:val="00702F4B"/>
    <w:rsid w:val="00703793"/>
    <w:rsid w:val="0070621E"/>
    <w:rsid w:val="00706893"/>
    <w:rsid w:val="00710052"/>
    <w:rsid w:val="00710A0E"/>
    <w:rsid w:val="00711A8C"/>
    <w:rsid w:val="00713164"/>
    <w:rsid w:val="00714151"/>
    <w:rsid w:val="007141C3"/>
    <w:rsid w:val="007141D3"/>
    <w:rsid w:val="00714448"/>
    <w:rsid w:val="00714EF5"/>
    <w:rsid w:val="0071500E"/>
    <w:rsid w:val="00715293"/>
    <w:rsid w:val="007155BB"/>
    <w:rsid w:val="007168CC"/>
    <w:rsid w:val="00716D51"/>
    <w:rsid w:val="00717033"/>
    <w:rsid w:val="00720D78"/>
    <w:rsid w:val="00721B5A"/>
    <w:rsid w:val="00722113"/>
    <w:rsid w:val="00722500"/>
    <w:rsid w:val="00722E43"/>
    <w:rsid w:val="00723358"/>
    <w:rsid w:val="00723B61"/>
    <w:rsid w:val="00723F55"/>
    <w:rsid w:val="0072490B"/>
    <w:rsid w:val="00724A8B"/>
    <w:rsid w:val="00724C1F"/>
    <w:rsid w:val="00724F33"/>
    <w:rsid w:val="00725045"/>
    <w:rsid w:val="00725628"/>
    <w:rsid w:val="007272F2"/>
    <w:rsid w:val="00731751"/>
    <w:rsid w:val="00731782"/>
    <w:rsid w:val="00731C4F"/>
    <w:rsid w:val="007322F8"/>
    <w:rsid w:val="00732A94"/>
    <w:rsid w:val="007334E8"/>
    <w:rsid w:val="00734099"/>
    <w:rsid w:val="0073425C"/>
    <w:rsid w:val="00734545"/>
    <w:rsid w:val="0073469B"/>
    <w:rsid w:val="00734B6D"/>
    <w:rsid w:val="00735917"/>
    <w:rsid w:val="0073740E"/>
    <w:rsid w:val="007401F2"/>
    <w:rsid w:val="00740A43"/>
    <w:rsid w:val="00741506"/>
    <w:rsid w:val="00743D68"/>
    <w:rsid w:val="007449D1"/>
    <w:rsid w:val="00744ED3"/>
    <w:rsid w:val="007462CF"/>
    <w:rsid w:val="0074740F"/>
    <w:rsid w:val="0075333C"/>
    <w:rsid w:val="00753B25"/>
    <w:rsid w:val="007545C7"/>
    <w:rsid w:val="007555A7"/>
    <w:rsid w:val="0075570F"/>
    <w:rsid w:val="00756780"/>
    <w:rsid w:val="0075762D"/>
    <w:rsid w:val="00757664"/>
    <w:rsid w:val="00760088"/>
    <w:rsid w:val="00760CEF"/>
    <w:rsid w:val="00761436"/>
    <w:rsid w:val="007616BE"/>
    <w:rsid w:val="00761B14"/>
    <w:rsid w:val="00761E35"/>
    <w:rsid w:val="0076315B"/>
    <w:rsid w:val="007643C7"/>
    <w:rsid w:val="00764BC5"/>
    <w:rsid w:val="00765C42"/>
    <w:rsid w:val="00766AD3"/>
    <w:rsid w:val="00770F76"/>
    <w:rsid w:val="00770FC3"/>
    <w:rsid w:val="00771821"/>
    <w:rsid w:val="00771D0A"/>
    <w:rsid w:val="00772485"/>
    <w:rsid w:val="007726DD"/>
    <w:rsid w:val="00772A7E"/>
    <w:rsid w:val="00772B43"/>
    <w:rsid w:val="00773674"/>
    <w:rsid w:val="007746FD"/>
    <w:rsid w:val="00774A83"/>
    <w:rsid w:val="00775AD3"/>
    <w:rsid w:val="00776156"/>
    <w:rsid w:val="0077683B"/>
    <w:rsid w:val="007768B7"/>
    <w:rsid w:val="00776BBB"/>
    <w:rsid w:val="00780160"/>
    <w:rsid w:val="00780E0A"/>
    <w:rsid w:val="00780F08"/>
    <w:rsid w:val="00780FC3"/>
    <w:rsid w:val="00781771"/>
    <w:rsid w:val="007827F7"/>
    <w:rsid w:val="00783523"/>
    <w:rsid w:val="00783763"/>
    <w:rsid w:val="007844AE"/>
    <w:rsid w:val="007849FC"/>
    <w:rsid w:val="00784B26"/>
    <w:rsid w:val="007915AE"/>
    <w:rsid w:val="007928A6"/>
    <w:rsid w:val="00792B37"/>
    <w:rsid w:val="00793BCC"/>
    <w:rsid w:val="0079406B"/>
    <w:rsid w:val="00794309"/>
    <w:rsid w:val="00794C96"/>
    <w:rsid w:val="0079548F"/>
    <w:rsid w:val="00796D49"/>
    <w:rsid w:val="00796FF1"/>
    <w:rsid w:val="007A02B9"/>
    <w:rsid w:val="007A03BB"/>
    <w:rsid w:val="007A17B7"/>
    <w:rsid w:val="007A1F79"/>
    <w:rsid w:val="007A3010"/>
    <w:rsid w:val="007A3DD5"/>
    <w:rsid w:val="007A3F03"/>
    <w:rsid w:val="007A5896"/>
    <w:rsid w:val="007A5A4B"/>
    <w:rsid w:val="007A5EAE"/>
    <w:rsid w:val="007A6FB3"/>
    <w:rsid w:val="007A74E6"/>
    <w:rsid w:val="007A75FC"/>
    <w:rsid w:val="007B26A4"/>
    <w:rsid w:val="007B2E0C"/>
    <w:rsid w:val="007B32B9"/>
    <w:rsid w:val="007B36F1"/>
    <w:rsid w:val="007B383B"/>
    <w:rsid w:val="007B475B"/>
    <w:rsid w:val="007B5121"/>
    <w:rsid w:val="007B630F"/>
    <w:rsid w:val="007B70BD"/>
    <w:rsid w:val="007B7127"/>
    <w:rsid w:val="007B7377"/>
    <w:rsid w:val="007C06BF"/>
    <w:rsid w:val="007C08D1"/>
    <w:rsid w:val="007C0D76"/>
    <w:rsid w:val="007C2075"/>
    <w:rsid w:val="007C2E25"/>
    <w:rsid w:val="007C3A4E"/>
    <w:rsid w:val="007C3B0D"/>
    <w:rsid w:val="007C3D5D"/>
    <w:rsid w:val="007C4A22"/>
    <w:rsid w:val="007C68CB"/>
    <w:rsid w:val="007C6932"/>
    <w:rsid w:val="007D12FF"/>
    <w:rsid w:val="007D1919"/>
    <w:rsid w:val="007D34A3"/>
    <w:rsid w:val="007D37B3"/>
    <w:rsid w:val="007D3B23"/>
    <w:rsid w:val="007D48FF"/>
    <w:rsid w:val="007D6F50"/>
    <w:rsid w:val="007D7C48"/>
    <w:rsid w:val="007D7D8C"/>
    <w:rsid w:val="007E125D"/>
    <w:rsid w:val="007E287A"/>
    <w:rsid w:val="007E2F58"/>
    <w:rsid w:val="007E2FD2"/>
    <w:rsid w:val="007E30D8"/>
    <w:rsid w:val="007E38B0"/>
    <w:rsid w:val="007E515F"/>
    <w:rsid w:val="007E5C6A"/>
    <w:rsid w:val="007E5CA5"/>
    <w:rsid w:val="007E61AA"/>
    <w:rsid w:val="007E6432"/>
    <w:rsid w:val="007F0C7E"/>
    <w:rsid w:val="007F0EB2"/>
    <w:rsid w:val="007F36C8"/>
    <w:rsid w:val="007F43B0"/>
    <w:rsid w:val="007F44B3"/>
    <w:rsid w:val="007F4BE0"/>
    <w:rsid w:val="007F4BE4"/>
    <w:rsid w:val="007F60B3"/>
    <w:rsid w:val="007F6621"/>
    <w:rsid w:val="007F6AED"/>
    <w:rsid w:val="007F6D5F"/>
    <w:rsid w:val="00801A94"/>
    <w:rsid w:val="00801ED0"/>
    <w:rsid w:val="0080215A"/>
    <w:rsid w:val="00802DC9"/>
    <w:rsid w:val="00803EEA"/>
    <w:rsid w:val="00805295"/>
    <w:rsid w:val="00805C94"/>
    <w:rsid w:val="00806F2F"/>
    <w:rsid w:val="00806FC1"/>
    <w:rsid w:val="00806FD3"/>
    <w:rsid w:val="00807C27"/>
    <w:rsid w:val="008105FC"/>
    <w:rsid w:val="0081132D"/>
    <w:rsid w:val="008115F3"/>
    <w:rsid w:val="00811E8F"/>
    <w:rsid w:val="0081306A"/>
    <w:rsid w:val="00813211"/>
    <w:rsid w:val="00814C3D"/>
    <w:rsid w:val="0081503E"/>
    <w:rsid w:val="0081518F"/>
    <w:rsid w:val="00815482"/>
    <w:rsid w:val="00816108"/>
    <w:rsid w:val="0081685E"/>
    <w:rsid w:val="00817E85"/>
    <w:rsid w:val="00820FF2"/>
    <w:rsid w:val="008210D4"/>
    <w:rsid w:val="008222B9"/>
    <w:rsid w:val="0082251C"/>
    <w:rsid w:val="00822F73"/>
    <w:rsid w:val="0082503B"/>
    <w:rsid w:val="00825308"/>
    <w:rsid w:val="00825547"/>
    <w:rsid w:val="00825A81"/>
    <w:rsid w:val="008267BA"/>
    <w:rsid w:val="00831975"/>
    <w:rsid w:val="00833E47"/>
    <w:rsid w:val="0083544E"/>
    <w:rsid w:val="00835933"/>
    <w:rsid w:val="00835C51"/>
    <w:rsid w:val="00836DAE"/>
    <w:rsid w:val="00837460"/>
    <w:rsid w:val="00842E6D"/>
    <w:rsid w:val="00843185"/>
    <w:rsid w:val="0084359F"/>
    <w:rsid w:val="00843736"/>
    <w:rsid w:val="00844AE5"/>
    <w:rsid w:val="00846C34"/>
    <w:rsid w:val="00847871"/>
    <w:rsid w:val="00847E9C"/>
    <w:rsid w:val="008507BB"/>
    <w:rsid w:val="00851199"/>
    <w:rsid w:val="0085161B"/>
    <w:rsid w:val="008529D9"/>
    <w:rsid w:val="00853CCA"/>
    <w:rsid w:val="0085494F"/>
    <w:rsid w:val="0085497A"/>
    <w:rsid w:val="00854DD4"/>
    <w:rsid w:val="00855683"/>
    <w:rsid w:val="00855814"/>
    <w:rsid w:val="0085677A"/>
    <w:rsid w:val="00856D91"/>
    <w:rsid w:val="0085742F"/>
    <w:rsid w:val="0086094A"/>
    <w:rsid w:val="00861565"/>
    <w:rsid w:val="008632DA"/>
    <w:rsid w:val="00863630"/>
    <w:rsid w:val="0086423A"/>
    <w:rsid w:val="00864546"/>
    <w:rsid w:val="0086501D"/>
    <w:rsid w:val="00865DC8"/>
    <w:rsid w:val="00865E6C"/>
    <w:rsid w:val="00866218"/>
    <w:rsid w:val="0086723D"/>
    <w:rsid w:val="00867B16"/>
    <w:rsid w:val="0087036A"/>
    <w:rsid w:val="0087201A"/>
    <w:rsid w:val="0087270A"/>
    <w:rsid w:val="0087317C"/>
    <w:rsid w:val="0087336E"/>
    <w:rsid w:val="00875BCC"/>
    <w:rsid w:val="00875ED9"/>
    <w:rsid w:val="0087638F"/>
    <w:rsid w:val="0087764F"/>
    <w:rsid w:val="00881A3A"/>
    <w:rsid w:val="0088248E"/>
    <w:rsid w:val="008842A8"/>
    <w:rsid w:val="0088513D"/>
    <w:rsid w:val="00887157"/>
    <w:rsid w:val="00887D74"/>
    <w:rsid w:val="008911CE"/>
    <w:rsid w:val="008918A5"/>
    <w:rsid w:val="00891B59"/>
    <w:rsid w:val="0089266F"/>
    <w:rsid w:val="00893F82"/>
    <w:rsid w:val="008941D7"/>
    <w:rsid w:val="00894620"/>
    <w:rsid w:val="00895F77"/>
    <w:rsid w:val="008961FE"/>
    <w:rsid w:val="0089645F"/>
    <w:rsid w:val="008967B3"/>
    <w:rsid w:val="0089713D"/>
    <w:rsid w:val="00897175"/>
    <w:rsid w:val="00897D1B"/>
    <w:rsid w:val="00897F1D"/>
    <w:rsid w:val="008A005C"/>
    <w:rsid w:val="008A05D1"/>
    <w:rsid w:val="008A12CE"/>
    <w:rsid w:val="008A15C8"/>
    <w:rsid w:val="008A1600"/>
    <w:rsid w:val="008A1D1B"/>
    <w:rsid w:val="008A22D4"/>
    <w:rsid w:val="008A2E52"/>
    <w:rsid w:val="008A2E8C"/>
    <w:rsid w:val="008A356B"/>
    <w:rsid w:val="008A3777"/>
    <w:rsid w:val="008A395E"/>
    <w:rsid w:val="008A3EBA"/>
    <w:rsid w:val="008A45A7"/>
    <w:rsid w:val="008A51D1"/>
    <w:rsid w:val="008A5FE3"/>
    <w:rsid w:val="008A7251"/>
    <w:rsid w:val="008A7664"/>
    <w:rsid w:val="008A7C2F"/>
    <w:rsid w:val="008B0A5B"/>
    <w:rsid w:val="008B10BF"/>
    <w:rsid w:val="008B1589"/>
    <w:rsid w:val="008B1ABF"/>
    <w:rsid w:val="008B4DF2"/>
    <w:rsid w:val="008B6667"/>
    <w:rsid w:val="008B68B5"/>
    <w:rsid w:val="008B68F6"/>
    <w:rsid w:val="008B6BF3"/>
    <w:rsid w:val="008B725D"/>
    <w:rsid w:val="008B762A"/>
    <w:rsid w:val="008B783D"/>
    <w:rsid w:val="008C0304"/>
    <w:rsid w:val="008C0921"/>
    <w:rsid w:val="008C1591"/>
    <w:rsid w:val="008C17B6"/>
    <w:rsid w:val="008C18DE"/>
    <w:rsid w:val="008C314E"/>
    <w:rsid w:val="008C3152"/>
    <w:rsid w:val="008C3E46"/>
    <w:rsid w:val="008C61BD"/>
    <w:rsid w:val="008C704A"/>
    <w:rsid w:val="008C7AB4"/>
    <w:rsid w:val="008D025A"/>
    <w:rsid w:val="008D0B6E"/>
    <w:rsid w:val="008D0BEF"/>
    <w:rsid w:val="008D0D98"/>
    <w:rsid w:val="008D145B"/>
    <w:rsid w:val="008D18C0"/>
    <w:rsid w:val="008D23CD"/>
    <w:rsid w:val="008D2843"/>
    <w:rsid w:val="008D2FF6"/>
    <w:rsid w:val="008D387D"/>
    <w:rsid w:val="008D4ABD"/>
    <w:rsid w:val="008D52A0"/>
    <w:rsid w:val="008D6384"/>
    <w:rsid w:val="008D6965"/>
    <w:rsid w:val="008E0232"/>
    <w:rsid w:val="008E066B"/>
    <w:rsid w:val="008E1D71"/>
    <w:rsid w:val="008E2451"/>
    <w:rsid w:val="008E3167"/>
    <w:rsid w:val="008E3685"/>
    <w:rsid w:val="008E3C88"/>
    <w:rsid w:val="008E3DAB"/>
    <w:rsid w:val="008E4A1A"/>
    <w:rsid w:val="008E50E8"/>
    <w:rsid w:val="008E5C5F"/>
    <w:rsid w:val="008E6F67"/>
    <w:rsid w:val="008E715C"/>
    <w:rsid w:val="008F042F"/>
    <w:rsid w:val="008F1913"/>
    <w:rsid w:val="008F214A"/>
    <w:rsid w:val="008F25F5"/>
    <w:rsid w:val="008F2EB6"/>
    <w:rsid w:val="008F30BB"/>
    <w:rsid w:val="008F3139"/>
    <w:rsid w:val="008F4932"/>
    <w:rsid w:val="008F4E54"/>
    <w:rsid w:val="008F4F9D"/>
    <w:rsid w:val="008F55E2"/>
    <w:rsid w:val="008F56F7"/>
    <w:rsid w:val="009021EB"/>
    <w:rsid w:val="00903013"/>
    <w:rsid w:val="009049A3"/>
    <w:rsid w:val="00904B3B"/>
    <w:rsid w:val="00905A54"/>
    <w:rsid w:val="00906102"/>
    <w:rsid w:val="00906F1C"/>
    <w:rsid w:val="009077C4"/>
    <w:rsid w:val="00907FAA"/>
    <w:rsid w:val="00911E9B"/>
    <w:rsid w:val="00912292"/>
    <w:rsid w:val="00912430"/>
    <w:rsid w:val="009124BA"/>
    <w:rsid w:val="009139AD"/>
    <w:rsid w:val="00913F90"/>
    <w:rsid w:val="009143E5"/>
    <w:rsid w:val="00914F90"/>
    <w:rsid w:val="009156E6"/>
    <w:rsid w:val="0091663A"/>
    <w:rsid w:val="00916F0F"/>
    <w:rsid w:val="009175C9"/>
    <w:rsid w:val="00917FFE"/>
    <w:rsid w:val="00920CD6"/>
    <w:rsid w:val="00922B95"/>
    <w:rsid w:val="0092374B"/>
    <w:rsid w:val="00923D06"/>
    <w:rsid w:val="00923D10"/>
    <w:rsid w:val="009245F9"/>
    <w:rsid w:val="00924B9A"/>
    <w:rsid w:val="00924FA1"/>
    <w:rsid w:val="0092556C"/>
    <w:rsid w:val="00926152"/>
    <w:rsid w:val="009262CC"/>
    <w:rsid w:val="0092689D"/>
    <w:rsid w:val="00926A70"/>
    <w:rsid w:val="009277BF"/>
    <w:rsid w:val="00927AD4"/>
    <w:rsid w:val="00931429"/>
    <w:rsid w:val="0093175D"/>
    <w:rsid w:val="009317E9"/>
    <w:rsid w:val="009319CE"/>
    <w:rsid w:val="00931E56"/>
    <w:rsid w:val="00932CF8"/>
    <w:rsid w:val="0093332F"/>
    <w:rsid w:val="00935E8D"/>
    <w:rsid w:val="00936054"/>
    <w:rsid w:val="009409F8"/>
    <w:rsid w:val="00941955"/>
    <w:rsid w:val="00941DD6"/>
    <w:rsid w:val="0094255C"/>
    <w:rsid w:val="0094286C"/>
    <w:rsid w:val="0094339F"/>
    <w:rsid w:val="00943702"/>
    <w:rsid w:val="00943CF1"/>
    <w:rsid w:val="0094425C"/>
    <w:rsid w:val="0094517F"/>
    <w:rsid w:val="00946093"/>
    <w:rsid w:val="00946125"/>
    <w:rsid w:val="00946E51"/>
    <w:rsid w:val="00950EFE"/>
    <w:rsid w:val="009510B4"/>
    <w:rsid w:val="0095137A"/>
    <w:rsid w:val="009513DB"/>
    <w:rsid w:val="009527B0"/>
    <w:rsid w:val="00952CC9"/>
    <w:rsid w:val="00953A3F"/>
    <w:rsid w:val="00953ABF"/>
    <w:rsid w:val="00953E37"/>
    <w:rsid w:val="009555EB"/>
    <w:rsid w:val="00955C1B"/>
    <w:rsid w:val="00956D57"/>
    <w:rsid w:val="009570A1"/>
    <w:rsid w:val="00957547"/>
    <w:rsid w:val="00957936"/>
    <w:rsid w:val="00962EDE"/>
    <w:rsid w:val="009673CD"/>
    <w:rsid w:val="00967BAB"/>
    <w:rsid w:val="00967D44"/>
    <w:rsid w:val="00967E5D"/>
    <w:rsid w:val="00967F23"/>
    <w:rsid w:val="00970069"/>
    <w:rsid w:val="00970371"/>
    <w:rsid w:val="00971B73"/>
    <w:rsid w:val="00972225"/>
    <w:rsid w:val="009725AB"/>
    <w:rsid w:val="00972BDF"/>
    <w:rsid w:val="009732F0"/>
    <w:rsid w:val="0097348B"/>
    <w:rsid w:val="009738A5"/>
    <w:rsid w:val="00973A4F"/>
    <w:rsid w:val="00973B66"/>
    <w:rsid w:val="00973D5D"/>
    <w:rsid w:val="00975B6A"/>
    <w:rsid w:val="00975D33"/>
    <w:rsid w:val="00975FA4"/>
    <w:rsid w:val="009760EB"/>
    <w:rsid w:val="00976C98"/>
    <w:rsid w:val="00976F4E"/>
    <w:rsid w:val="00977D7B"/>
    <w:rsid w:val="00980E2D"/>
    <w:rsid w:val="009812BD"/>
    <w:rsid w:val="00981B55"/>
    <w:rsid w:val="00981B85"/>
    <w:rsid w:val="00981C29"/>
    <w:rsid w:val="00981E29"/>
    <w:rsid w:val="00982CA7"/>
    <w:rsid w:val="00983177"/>
    <w:rsid w:val="00983D8B"/>
    <w:rsid w:val="00985763"/>
    <w:rsid w:val="0098650C"/>
    <w:rsid w:val="0098665B"/>
    <w:rsid w:val="009867C0"/>
    <w:rsid w:val="00986FF9"/>
    <w:rsid w:val="00987261"/>
    <w:rsid w:val="00987490"/>
    <w:rsid w:val="00990357"/>
    <w:rsid w:val="009906C6"/>
    <w:rsid w:val="00990F94"/>
    <w:rsid w:val="00991AB8"/>
    <w:rsid w:val="00991ED5"/>
    <w:rsid w:val="00992989"/>
    <w:rsid w:val="009945FE"/>
    <w:rsid w:val="0099673B"/>
    <w:rsid w:val="00996A2F"/>
    <w:rsid w:val="00997364"/>
    <w:rsid w:val="00997B99"/>
    <w:rsid w:val="009A0774"/>
    <w:rsid w:val="009A0B9D"/>
    <w:rsid w:val="009A0D6E"/>
    <w:rsid w:val="009A0F16"/>
    <w:rsid w:val="009A1952"/>
    <w:rsid w:val="009A29A0"/>
    <w:rsid w:val="009A3999"/>
    <w:rsid w:val="009A3DD1"/>
    <w:rsid w:val="009A473E"/>
    <w:rsid w:val="009A542C"/>
    <w:rsid w:val="009A55C5"/>
    <w:rsid w:val="009A64BE"/>
    <w:rsid w:val="009A7932"/>
    <w:rsid w:val="009B06F1"/>
    <w:rsid w:val="009B08EE"/>
    <w:rsid w:val="009B1557"/>
    <w:rsid w:val="009B3B9F"/>
    <w:rsid w:val="009B412C"/>
    <w:rsid w:val="009B4BD8"/>
    <w:rsid w:val="009B597F"/>
    <w:rsid w:val="009B5F1A"/>
    <w:rsid w:val="009B6E71"/>
    <w:rsid w:val="009C1D03"/>
    <w:rsid w:val="009C2599"/>
    <w:rsid w:val="009C29F6"/>
    <w:rsid w:val="009C30AE"/>
    <w:rsid w:val="009C3617"/>
    <w:rsid w:val="009C4615"/>
    <w:rsid w:val="009C57DE"/>
    <w:rsid w:val="009C5DE0"/>
    <w:rsid w:val="009C7DF3"/>
    <w:rsid w:val="009D056D"/>
    <w:rsid w:val="009D0E11"/>
    <w:rsid w:val="009D1109"/>
    <w:rsid w:val="009D1344"/>
    <w:rsid w:val="009D230A"/>
    <w:rsid w:val="009D2730"/>
    <w:rsid w:val="009D39F0"/>
    <w:rsid w:val="009D444B"/>
    <w:rsid w:val="009D50F5"/>
    <w:rsid w:val="009D5249"/>
    <w:rsid w:val="009D5D7B"/>
    <w:rsid w:val="009D658F"/>
    <w:rsid w:val="009D6DB6"/>
    <w:rsid w:val="009D7FF9"/>
    <w:rsid w:val="009E0790"/>
    <w:rsid w:val="009E2647"/>
    <w:rsid w:val="009E2EF2"/>
    <w:rsid w:val="009E37A6"/>
    <w:rsid w:val="009E4B28"/>
    <w:rsid w:val="009E4B8B"/>
    <w:rsid w:val="009E5E38"/>
    <w:rsid w:val="009E6480"/>
    <w:rsid w:val="009E6564"/>
    <w:rsid w:val="009E677D"/>
    <w:rsid w:val="009E752B"/>
    <w:rsid w:val="009E75A6"/>
    <w:rsid w:val="009E7753"/>
    <w:rsid w:val="009E7C72"/>
    <w:rsid w:val="009F00B5"/>
    <w:rsid w:val="009F0B14"/>
    <w:rsid w:val="009F1A5F"/>
    <w:rsid w:val="009F3C6E"/>
    <w:rsid w:val="009F4BA7"/>
    <w:rsid w:val="009F5AB6"/>
    <w:rsid w:val="009F6CB3"/>
    <w:rsid w:val="009F79C2"/>
    <w:rsid w:val="00A004D8"/>
    <w:rsid w:val="00A015C0"/>
    <w:rsid w:val="00A0167B"/>
    <w:rsid w:val="00A0208F"/>
    <w:rsid w:val="00A02E92"/>
    <w:rsid w:val="00A0355E"/>
    <w:rsid w:val="00A03A33"/>
    <w:rsid w:val="00A03B4C"/>
    <w:rsid w:val="00A03DFB"/>
    <w:rsid w:val="00A048A3"/>
    <w:rsid w:val="00A04D16"/>
    <w:rsid w:val="00A04EDA"/>
    <w:rsid w:val="00A04F45"/>
    <w:rsid w:val="00A050D8"/>
    <w:rsid w:val="00A0541A"/>
    <w:rsid w:val="00A05D5B"/>
    <w:rsid w:val="00A05F10"/>
    <w:rsid w:val="00A063C7"/>
    <w:rsid w:val="00A06933"/>
    <w:rsid w:val="00A07089"/>
    <w:rsid w:val="00A0718D"/>
    <w:rsid w:val="00A072EB"/>
    <w:rsid w:val="00A075AA"/>
    <w:rsid w:val="00A10CDB"/>
    <w:rsid w:val="00A10D6C"/>
    <w:rsid w:val="00A112E3"/>
    <w:rsid w:val="00A1166F"/>
    <w:rsid w:val="00A11BCE"/>
    <w:rsid w:val="00A121F1"/>
    <w:rsid w:val="00A121F9"/>
    <w:rsid w:val="00A12613"/>
    <w:rsid w:val="00A13695"/>
    <w:rsid w:val="00A13D7A"/>
    <w:rsid w:val="00A145B5"/>
    <w:rsid w:val="00A14D78"/>
    <w:rsid w:val="00A1507D"/>
    <w:rsid w:val="00A1511A"/>
    <w:rsid w:val="00A15A32"/>
    <w:rsid w:val="00A170B2"/>
    <w:rsid w:val="00A2310F"/>
    <w:rsid w:val="00A2357B"/>
    <w:rsid w:val="00A2489A"/>
    <w:rsid w:val="00A24F55"/>
    <w:rsid w:val="00A26ACE"/>
    <w:rsid w:val="00A2760B"/>
    <w:rsid w:val="00A27694"/>
    <w:rsid w:val="00A30B84"/>
    <w:rsid w:val="00A319CF"/>
    <w:rsid w:val="00A32E05"/>
    <w:rsid w:val="00A343D8"/>
    <w:rsid w:val="00A34855"/>
    <w:rsid w:val="00A360DF"/>
    <w:rsid w:val="00A36296"/>
    <w:rsid w:val="00A3654C"/>
    <w:rsid w:val="00A37874"/>
    <w:rsid w:val="00A40A05"/>
    <w:rsid w:val="00A4130F"/>
    <w:rsid w:val="00A42BE8"/>
    <w:rsid w:val="00A42CBE"/>
    <w:rsid w:val="00A43B21"/>
    <w:rsid w:val="00A44505"/>
    <w:rsid w:val="00A4533E"/>
    <w:rsid w:val="00A45414"/>
    <w:rsid w:val="00A469F0"/>
    <w:rsid w:val="00A46E34"/>
    <w:rsid w:val="00A47212"/>
    <w:rsid w:val="00A47C24"/>
    <w:rsid w:val="00A47C84"/>
    <w:rsid w:val="00A505E4"/>
    <w:rsid w:val="00A51599"/>
    <w:rsid w:val="00A5245F"/>
    <w:rsid w:val="00A52C73"/>
    <w:rsid w:val="00A5314D"/>
    <w:rsid w:val="00A532D2"/>
    <w:rsid w:val="00A54EF7"/>
    <w:rsid w:val="00A55E6B"/>
    <w:rsid w:val="00A564F5"/>
    <w:rsid w:val="00A56C6E"/>
    <w:rsid w:val="00A56DFF"/>
    <w:rsid w:val="00A57540"/>
    <w:rsid w:val="00A60589"/>
    <w:rsid w:val="00A60FA3"/>
    <w:rsid w:val="00A6166C"/>
    <w:rsid w:val="00A6179C"/>
    <w:rsid w:val="00A61C9B"/>
    <w:rsid w:val="00A62C86"/>
    <w:rsid w:val="00A63824"/>
    <w:rsid w:val="00A639FA"/>
    <w:rsid w:val="00A64294"/>
    <w:rsid w:val="00A643DF"/>
    <w:rsid w:val="00A64444"/>
    <w:rsid w:val="00A646C5"/>
    <w:rsid w:val="00A64C6C"/>
    <w:rsid w:val="00A6578A"/>
    <w:rsid w:val="00A6628A"/>
    <w:rsid w:val="00A70031"/>
    <w:rsid w:val="00A7039E"/>
    <w:rsid w:val="00A70437"/>
    <w:rsid w:val="00A70E01"/>
    <w:rsid w:val="00A71956"/>
    <w:rsid w:val="00A72491"/>
    <w:rsid w:val="00A72A36"/>
    <w:rsid w:val="00A72A71"/>
    <w:rsid w:val="00A72E18"/>
    <w:rsid w:val="00A730FC"/>
    <w:rsid w:val="00A7434B"/>
    <w:rsid w:val="00A75856"/>
    <w:rsid w:val="00A75892"/>
    <w:rsid w:val="00A765A1"/>
    <w:rsid w:val="00A76820"/>
    <w:rsid w:val="00A7727C"/>
    <w:rsid w:val="00A77467"/>
    <w:rsid w:val="00A77D2B"/>
    <w:rsid w:val="00A822A4"/>
    <w:rsid w:val="00A840A5"/>
    <w:rsid w:val="00A852F4"/>
    <w:rsid w:val="00A858A8"/>
    <w:rsid w:val="00A8613E"/>
    <w:rsid w:val="00A86B2E"/>
    <w:rsid w:val="00A86DD5"/>
    <w:rsid w:val="00A90B66"/>
    <w:rsid w:val="00A9113F"/>
    <w:rsid w:val="00A91F69"/>
    <w:rsid w:val="00A9268A"/>
    <w:rsid w:val="00A92E10"/>
    <w:rsid w:val="00A93552"/>
    <w:rsid w:val="00A976E6"/>
    <w:rsid w:val="00A9782E"/>
    <w:rsid w:val="00AA177B"/>
    <w:rsid w:val="00AA34EF"/>
    <w:rsid w:val="00AA5A1D"/>
    <w:rsid w:val="00AA5D86"/>
    <w:rsid w:val="00AA67EA"/>
    <w:rsid w:val="00AB00C3"/>
    <w:rsid w:val="00AB05B4"/>
    <w:rsid w:val="00AB124D"/>
    <w:rsid w:val="00AB31A7"/>
    <w:rsid w:val="00AB32E9"/>
    <w:rsid w:val="00AB3582"/>
    <w:rsid w:val="00AB44BC"/>
    <w:rsid w:val="00AB60AC"/>
    <w:rsid w:val="00AB77C2"/>
    <w:rsid w:val="00AC0074"/>
    <w:rsid w:val="00AC2485"/>
    <w:rsid w:val="00AC26DE"/>
    <w:rsid w:val="00AC4C0A"/>
    <w:rsid w:val="00AC4D2D"/>
    <w:rsid w:val="00AC5105"/>
    <w:rsid w:val="00AC55CC"/>
    <w:rsid w:val="00AC5C8D"/>
    <w:rsid w:val="00AC6A54"/>
    <w:rsid w:val="00AC7E71"/>
    <w:rsid w:val="00AD0738"/>
    <w:rsid w:val="00AD10F7"/>
    <w:rsid w:val="00AD1576"/>
    <w:rsid w:val="00AD1F54"/>
    <w:rsid w:val="00AD2D67"/>
    <w:rsid w:val="00AD2EDB"/>
    <w:rsid w:val="00AD3309"/>
    <w:rsid w:val="00AD37B3"/>
    <w:rsid w:val="00AD41B3"/>
    <w:rsid w:val="00AD5315"/>
    <w:rsid w:val="00AD54CA"/>
    <w:rsid w:val="00AD5A8D"/>
    <w:rsid w:val="00AD688E"/>
    <w:rsid w:val="00AD6B33"/>
    <w:rsid w:val="00AD778B"/>
    <w:rsid w:val="00AD7D0C"/>
    <w:rsid w:val="00AE2E82"/>
    <w:rsid w:val="00AE3060"/>
    <w:rsid w:val="00AE3F03"/>
    <w:rsid w:val="00AE5350"/>
    <w:rsid w:val="00AE5C79"/>
    <w:rsid w:val="00AE5F3E"/>
    <w:rsid w:val="00AE69B1"/>
    <w:rsid w:val="00AE7141"/>
    <w:rsid w:val="00AF0A2E"/>
    <w:rsid w:val="00AF127B"/>
    <w:rsid w:val="00AF1415"/>
    <w:rsid w:val="00AF180B"/>
    <w:rsid w:val="00AF20F6"/>
    <w:rsid w:val="00AF30FB"/>
    <w:rsid w:val="00AF350D"/>
    <w:rsid w:val="00AF3BE1"/>
    <w:rsid w:val="00AF3FEE"/>
    <w:rsid w:val="00AF45D7"/>
    <w:rsid w:val="00AF4B05"/>
    <w:rsid w:val="00AF50FB"/>
    <w:rsid w:val="00AF5C47"/>
    <w:rsid w:val="00AF6189"/>
    <w:rsid w:val="00AF64F4"/>
    <w:rsid w:val="00AF682C"/>
    <w:rsid w:val="00AF6DEE"/>
    <w:rsid w:val="00B00EF4"/>
    <w:rsid w:val="00B017F9"/>
    <w:rsid w:val="00B018C8"/>
    <w:rsid w:val="00B02662"/>
    <w:rsid w:val="00B02D65"/>
    <w:rsid w:val="00B02E02"/>
    <w:rsid w:val="00B0311D"/>
    <w:rsid w:val="00B03A1C"/>
    <w:rsid w:val="00B04451"/>
    <w:rsid w:val="00B04600"/>
    <w:rsid w:val="00B05014"/>
    <w:rsid w:val="00B0519E"/>
    <w:rsid w:val="00B0618F"/>
    <w:rsid w:val="00B0672B"/>
    <w:rsid w:val="00B06FC2"/>
    <w:rsid w:val="00B07596"/>
    <w:rsid w:val="00B07689"/>
    <w:rsid w:val="00B07A82"/>
    <w:rsid w:val="00B10855"/>
    <w:rsid w:val="00B11C79"/>
    <w:rsid w:val="00B12CD1"/>
    <w:rsid w:val="00B14F97"/>
    <w:rsid w:val="00B16120"/>
    <w:rsid w:val="00B200D4"/>
    <w:rsid w:val="00B219A3"/>
    <w:rsid w:val="00B21CC0"/>
    <w:rsid w:val="00B24969"/>
    <w:rsid w:val="00B25BAC"/>
    <w:rsid w:val="00B262D0"/>
    <w:rsid w:val="00B26554"/>
    <w:rsid w:val="00B30A7E"/>
    <w:rsid w:val="00B30FF0"/>
    <w:rsid w:val="00B315B8"/>
    <w:rsid w:val="00B31979"/>
    <w:rsid w:val="00B319CB"/>
    <w:rsid w:val="00B33ED0"/>
    <w:rsid w:val="00B33F57"/>
    <w:rsid w:val="00B3473B"/>
    <w:rsid w:val="00B34991"/>
    <w:rsid w:val="00B34EF8"/>
    <w:rsid w:val="00B352B0"/>
    <w:rsid w:val="00B35ADA"/>
    <w:rsid w:val="00B35B7E"/>
    <w:rsid w:val="00B35EB7"/>
    <w:rsid w:val="00B36048"/>
    <w:rsid w:val="00B36E24"/>
    <w:rsid w:val="00B3711A"/>
    <w:rsid w:val="00B373D5"/>
    <w:rsid w:val="00B373E9"/>
    <w:rsid w:val="00B37A0B"/>
    <w:rsid w:val="00B37B7C"/>
    <w:rsid w:val="00B40E5C"/>
    <w:rsid w:val="00B4121E"/>
    <w:rsid w:val="00B418E8"/>
    <w:rsid w:val="00B42940"/>
    <w:rsid w:val="00B42CAB"/>
    <w:rsid w:val="00B432B6"/>
    <w:rsid w:val="00B434E0"/>
    <w:rsid w:val="00B441B1"/>
    <w:rsid w:val="00B44200"/>
    <w:rsid w:val="00B445BD"/>
    <w:rsid w:val="00B44F29"/>
    <w:rsid w:val="00B461FC"/>
    <w:rsid w:val="00B47253"/>
    <w:rsid w:val="00B47288"/>
    <w:rsid w:val="00B47735"/>
    <w:rsid w:val="00B47AB6"/>
    <w:rsid w:val="00B50F7E"/>
    <w:rsid w:val="00B51174"/>
    <w:rsid w:val="00B521A0"/>
    <w:rsid w:val="00B52FB4"/>
    <w:rsid w:val="00B53DC2"/>
    <w:rsid w:val="00B556EC"/>
    <w:rsid w:val="00B5608C"/>
    <w:rsid w:val="00B5667A"/>
    <w:rsid w:val="00B56AA0"/>
    <w:rsid w:val="00B56BC6"/>
    <w:rsid w:val="00B56EF5"/>
    <w:rsid w:val="00B57095"/>
    <w:rsid w:val="00B57C9C"/>
    <w:rsid w:val="00B63A37"/>
    <w:rsid w:val="00B647CE"/>
    <w:rsid w:val="00B64821"/>
    <w:rsid w:val="00B64AB6"/>
    <w:rsid w:val="00B64FC2"/>
    <w:rsid w:val="00B666A3"/>
    <w:rsid w:val="00B67086"/>
    <w:rsid w:val="00B673F5"/>
    <w:rsid w:val="00B704B9"/>
    <w:rsid w:val="00B71198"/>
    <w:rsid w:val="00B7142A"/>
    <w:rsid w:val="00B72D25"/>
    <w:rsid w:val="00B72FA4"/>
    <w:rsid w:val="00B73147"/>
    <w:rsid w:val="00B73212"/>
    <w:rsid w:val="00B73559"/>
    <w:rsid w:val="00B7368D"/>
    <w:rsid w:val="00B74612"/>
    <w:rsid w:val="00B74BEC"/>
    <w:rsid w:val="00B753FD"/>
    <w:rsid w:val="00B757AC"/>
    <w:rsid w:val="00B76448"/>
    <w:rsid w:val="00B76C02"/>
    <w:rsid w:val="00B7741F"/>
    <w:rsid w:val="00B803EB"/>
    <w:rsid w:val="00B80645"/>
    <w:rsid w:val="00B81306"/>
    <w:rsid w:val="00B8167B"/>
    <w:rsid w:val="00B816CC"/>
    <w:rsid w:val="00B840D6"/>
    <w:rsid w:val="00B84758"/>
    <w:rsid w:val="00B84966"/>
    <w:rsid w:val="00B84D89"/>
    <w:rsid w:val="00B84E4C"/>
    <w:rsid w:val="00B854EC"/>
    <w:rsid w:val="00B85817"/>
    <w:rsid w:val="00B85F84"/>
    <w:rsid w:val="00B8652B"/>
    <w:rsid w:val="00B87481"/>
    <w:rsid w:val="00B876C5"/>
    <w:rsid w:val="00B87C33"/>
    <w:rsid w:val="00B906D8"/>
    <w:rsid w:val="00B90E37"/>
    <w:rsid w:val="00B9124B"/>
    <w:rsid w:val="00B9160E"/>
    <w:rsid w:val="00B93836"/>
    <w:rsid w:val="00B947DD"/>
    <w:rsid w:val="00B96C40"/>
    <w:rsid w:val="00BA0243"/>
    <w:rsid w:val="00BA06C3"/>
    <w:rsid w:val="00BA1281"/>
    <w:rsid w:val="00BA2AFB"/>
    <w:rsid w:val="00BA36B8"/>
    <w:rsid w:val="00BA3807"/>
    <w:rsid w:val="00BA4775"/>
    <w:rsid w:val="00BA4AEB"/>
    <w:rsid w:val="00BA4B21"/>
    <w:rsid w:val="00BA4C7E"/>
    <w:rsid w:val="00BA54F2"/>
    <w:rsid w:val="00BA565A"/>
    <w:rsid w:val="00BA63EE"/>
    <w:rsid w:val="00BA7893"/>
    <w:rsid w:val="00BB2071"/>
    <w:rsid w:val="00BB2389"/>
    <w:rsid w:val="00BB25A7"/>
    <w:rsid w:val="00BB288D"/>
    <w:rsid w:val="00BB297E"/>
    <w:rsid w:val="00BB298C"/>
    <w:rsid w:val="00BB3673"/>
    <w:rsid w:val="00BB4274"/>
    <w:rsid w:val="00BB444F"/>
    <w:rsid w:val="00BB4811"/>
    <w:rsid w:val="00BB4A12"/>
    <w:rsid w:val="00BB4C77"/>
    <w:rsid w:val="00BB53E9"/>
    <w:rsid w:val="00BB6B40"/>
    <w:rsid w:val="00BB6EEF"/>
    <w:rsid w:val="00BB712A"/>
    <w:rsid w:val="00BB7563"/>
    <w:rsid w:val="00BB7E94"/>
    <w:rsid w:val="00BC1793"/>
    <w:rsid w:val="00BC2F03"/>
    <w:rsid w:val="00BC467D"/>
    <w:rsid w:val="00BC7CD0"/>
    <w:rsid w:val="00BD0078"/>
    <w:rsid w:val="00BD0084"/>
    <w:rsid w:val="00BD00D1"/>
    <w:rsid w:val="00BD0548"/>
    <w:rsid w:val="00BD14BA"/>
    <w:rsid w:val="00BD1728"/>
    <w:rsid w:val="00BD1CBE"/>
    <w:rsid w:val="00BD1E8E"/>
    <w:rsid w:val="00BD20F0"/>
    <w:rsid w:val="00BD24A2"/>
    <w:rsid w:val="00BD33AC"/>
    <w:rsid w:val="00BD3424"/>
    <w:rsid w:val="00BD4111"/>
    <w:rsid w:val="00BD4609"/>
    <w:rsid w:val="00BD53AB"/>
    <w:rsid w:val="00BD6583"/>
    <w:rsid w:val="00BD66F0"/>
    <w:rsid w:val="00BD67FA"/>
    <w:rsid w:val="00BD6844"/>
    <w:rsid w:val="00BD715F"/>
    <w:rsid w:val="00BD768E"/>
    <w:rsid w:val="00BD7A50"/>
    <w:rsid w:val="00BE0256"/>
    <w:rsid w:val="00BE11CD"/>
    <w:rsid w:val="00BE15BC"/>
    <w:rsid w:val="00BE1EBA"/>
    <w:rsid w:val="00BE262B"/>
    <w:rsid w:val="00BE4AE0"/>
    <w:rsid w:val="00BE4C77"/>
    <w:rsid w:val="00BE5B50"/>
    <w:rsid w:val="00BE5EF8"/>
    <w:rsid w:val="00BE7B92"/>
    <w:rsid w:val="00BF0052"/>
    <w:rsid w:val="00BF0270"/>
    <w:rsid w:val="00BF0FD7"/>
    <w:rsid w:val="00BF18CB"/>
    <w:rsid w:val="00BF20CA"/>
    <w:rsid w:val="00BF2631"/>
    <w:rsid w:val="00BF2ADD"/>
    <w:rsid w:val="00BF2DC7"/>
    <w:rsid w:val="00BF35E7"/>
    <w:rsid w:val="00BF4982"/>
    <w:rsid w:val="00BF4C00"/>
    <w:rsid w:val="00BF576C"/>
    <w:rsid w:val="00BF681B"/>
    <w:rsid w:val="00BF6C97"/>
    <w:rsid w:val="00C010F2"/>
    <w:rsid w:val="00C01176"/>
    <w:rsid w:val="00C036FB"/>
    <w:rsid w:val="00C04940"/>
    <w:rsid w:val="00C0672E"/>
    <w:rsid w:val="00C06B7C"/>
    <w:rsid w:val="00C07084"/>
    <w:rsid w:val="00C10703"/>
    <w:rsid w:val="00C10C31"/>
    <w:rsid w:val="00C11C7F"/>
    <w:rsid w:val="00C129CD"/>
    <w:rsid w:val="00C13988"/>
    <w:rsid w:val="00C13B7C"/>
    <w:rsid w:val="00C13DE2"/>
    <w:rsid w:val="00C1527E"/>
    <w:rsid w:val="00C153E9"/>
    <w:rsid w:val="00C15D2B"/>
    <w:rsid w:val="00C16B19"/>
    <w:rsid w:val="00C17119"/>
    <w:rsid w:val="00C20906"/>
    <w:rsid w:val="00C21C7A"/>
    <w:rsid w:val="00C24C07"/>
    <w:rsid w:val="00C25D8D"/>
    <w:rsid w:val="00C26553"/>
    <w:rsid w:val="00C269C9"/>
    <w:rsid w:val="00C26DA6"/>
    <w:rsid w:val="00C26F73"/>
    <w:rsid w:val="00C27CB8"/>
    <w:rsid w:val="00C3042B"/>
    <w:rsid w:val="00C3262D"/>
    <w:rsid w:val="00C32F9E"/>
    <w:rsid w:val="00C3435E"/>
    <w:rsid w:val="00C345C2"/>
    <w:rsid w:val="00C347E0"/>
    <w:rsid w:val="00C34F58"/>
    <w:rsid w:val="00C359B2"/>
    <w:rsid w:val="00C35C80"/>
    <w:rsid w:val="00C3734F"/>
    <w:rsid w:val="00C37529"/>
    <w:rsid w:val="00C37CCE"/>
    <w:rsid w:val="00C4093B"/>
    <w:rsid w:val="00C40AE3"/>
    <w:rsid w:val="00C41352"/>
    <w:rsid w:val="00C41665"/>
    <w:rsid w:val="00C41EA4"/>
    <w:rsid w:val="00C425CD"/>
    <w:rsid w:val="00C4398E"/>
    <w:rsid w:val="00C441F0"/>
    <w:rsid w:val="00C4546F"/>
    <w:rsid w:val="00C45862"/>
    <w:rsid w:val="00C45FC9"/>
    <w:rsid w:val="00C4672E"/>
    <w:rsid w:val="00C4708A"/>
    <w:rsid w:val="00C471B1"/>
    <w:rsid w:val="00C474ED"/>
    <w:rsid w:val="00C479DD"/>
    <w:rsid w:val="00C5086B"/>
    <w:rsid w:val="00C50BCE"/>
    <w:rsid w:val="00C521CD"/>
    <w:rsid w:val="00C547F8"/>
    <w:rsid w:val="00C550A4"/>
    <w:rsid w:val="00C6033B"/>
    <w:rsid w:val="00C607C4"/>
    <w:rsid w:val="00C60DF2"/>
    <w:rsid w:val="00C60F1D"/>
    <w:rsid w:val="00C6343B"/>
    <w:rsid w:val="00C6364A"/>
    <w:rsid w:val="00C639D1"/>
    <w:rsid w:val="00C63A5C"/>
    <w:rsid w:val="00C64875"/>
    <w:rsid w:val="00C64C99"/>
    <w:rsid w:val="00C64EE1"/>
    <w:rsid w:val="00C658B3"/>
    <w:rsid w:val="00C65D7D"/>
    <w:rsid w:val="00C665F6"/>
    <w:rsid w:val="00C666FF"/>
    <w:rsid w:val="00C66BB8"/>
    <w:rsid w:val="00C677C9"/>
    <w:rsid w:val="00C67CB0"/>
    <w:rsid w:val="00C711CF"/>
    <w:rsid w:val="00C7149D"/>
    <w:rsid w:val="00C728DC"/>
    <w:rsid w:val="00C7290A"/>
    <w:rsid w:val="00C72D1A"/>
    <w:rsid w:val="00C730D8"/>
    <w:rsid w:val="00C736A7"/>
    <w:rsid w:val="00C73FE7"/>
    <w:rsid w:val="00C74C13"/>
    <w:rsid w:val="00C75E97"/>
    <w:rsid w:val="00C75FFD"/>
    <w:rsid w:val="00C77956"/>
    <w:rsid w:val="00C80039"/>
    <w:rsid w:val="00C80125"/>
    <w:rsid w:val="00C80B84"/>
    <w:rsid w:val="00C816D1"/>
    <w:rsid w:val="00C819EE"/>
    <w:rsid w:val="00C81F2E"/>
    <w:rsid w:val="00C8274D"/>
    <w:rsid w:val="00C82D9B"/>
    <w:rsid w:val="00C82FD4"/>
    <w:rsid w:val="00C840B8"/>
    <w:rsid w:val="00C84148"/>
    <w:rsid w:val="00C8467D"/>
    <w:rsid w:val="00C84AE9"/>
    <w:rsid w:val="00C84C00"/>
    <w:rsid w:val="00C85922"/>
    <w:rsid w:val="00C85ABD"/>
    <w:rsid w:val="00C8651D"/>
    <w:rsid w:val="00C904E6"/>
    <w:rsid w:val="00C90700"/>
    <w:rsid w:val="00C915D9"/>
    <w:rsid w:val="00C918BE"/>
    <w:rsid w:val="00C919C4"/>
    <w:rsid w:val="00C93729"/>
    <w:rsid w:val="00C95D28"/>
    <w:rsid w:val="00C96FAB"/>
    <w:rsid w:val="00C9764C"/>
    <w:rsid w:val="00C97A6C"/>
    <w:rsid w:val="00CA04A6"/>
    <w:rsid w:val="00CA13CD"/>
    <w:rsid w:val="00CA1603"/>
    <w:rsid w:val="00CA26E3"/>
    <w:rsid w:val="00CA28CA"/>
    <w:rsid w:val="00CA28CF"/>
    <w:rsid w:val="00CA4161"/>
    <w:rsid w:val="00CA60B0"/>
    <w:rsid w:val="00CA7A97"/>
    <w:rsid w:val="00CA7D05"/>
    <w:rsid w:val="00CA7D54"/>
    <w:rsid w:val="00CB04D5"/>
    <w:rsid w:val="00CB1129"/>
    <w:rsid w:val="00CB177B"/>
    <w:rsid w:val="00CB1932"/>
    <w:rsid w:val="00CB1C16"/>
    <w:rsid w:val="00CB1ED7"/>
    <w:rsid w:val="00CB20CA"/>
    <w:rsid w:val="00CB210C"/>
    <w:rsid w:val="00CB2198"/>
    <w:rsid w:val="00CB281C"/>
    <w:rsid w:val="00CB288A"/>
    <w:rsid w:val="00CB367A"/>
    <w:rsid w:val="00CB4123"/>
    <w:rsid w:val="00CB425D"/>
    <w:rsid w:val="00CB4D0B"/>
    <w:rsid w:val="00CB6917"/>
    <w:rsid w:val="00CB6F97"/>
    <w:rsid w:val="00CB7AF7"/>
    <w:rsid w:val="00CB7B92"/>
    <w:rsid w:val="00CC0144"/>
    <w:rsid w:val="00CC0367"/>
    <w:rsid w:val="00CC068D"/>
    <w:rsid w:val="00CC10BB"/>
    <w:rsid w:val="00CC1144"/>
    <w:rsid w:val="00CC1783"/>
    <w:rsid w:val="00CC1ECA"/>
    <w:rsid w:val="00CC283F"/>
    <w:rsid w:val="00CC2E8F"/>
    <w:rsid w:val="00CC41A1"/>
    <w:rsid w:val="00CC5555"/>
    <w:rsid w:val="00CC65FE"/>
    <w:rsid w:val="00CC7033"/>
    <w:rsid w:val="00CD0070"/>
    <w:rsid w:val="00CD01C1"/>
    <w:rsid w:val="00CD06D5"/>
    <w:rsid w:val="00CD0B49"/>
    <w:rsid w:val="00CD0EB9"/>
    <w:rsid w:val="00CD1BD9"/>
    <w:rsid w:val="00CD2B6E"/>
    <w:rsid w:val="00CD2B9C"/>
    <w:rsid w:val="00CD2DEC"/>
    <w:rsid w:val="00CD334F"/>
    <w:rsid w:val="00CD4123"/>
    <w:rsid w:val="00CD4D3E"/>
    <w:rsid w:val="00CD5925"/>
    <w:rsid w:val="00CD7191"/>
    <w:rsid w:val="00CD7DB3"/>
    <w:rsid w:val="00CE025E"/>
    <w:rsid w:val="00CE14A0"/>
    <w:rsid w:val="00CE2817"/>
    <w:rsid w:val="00CE3D3F"/>
    <w:rsid w:val="00CE3E3C"/>
    <w:rsid w:val="00CE3E79"/>
    <w:rsid w:val="00CE40C8"/>
    <w:rsid w:val="00CE6505"/>
    <w:rsid w:val="00CF2DDC"/>
    <w:rsid w:val="00CF2E9C"/>
    <w:rsid w:val="00CF30BF"/>
    <w:rsid w:val="00CF3636"/>
    <w:rsid w:val="00CF3D11"/>
    <w:rsid w:val="00CF587A"/>
    <w:rsid w:val="00CF6A39"/>
    <w:rsid w:val="00CF7A24"/>
    <w:rsid w:val="00D00213"/>
    <w:rsid w:val="00D0093C"/>
    <w:rsid w:val="00D00C91"/>
    <w:rsid w:val="00D01A24"/>
    <w:rsid w:val="00D020CB"/>
    <w:rsid w:val="00D02BBA"/>
    <w:rsid w:val="00D03314"/>
    <w:rsid w:val="00D03A44"/>
    <w:rsid w:val="00D03ADC"/>
    <w:rsid w:val="00D059FC"/>
    <w:rsid w:val="00D062FB"/>
    <w:rsid w:val="00D0672A"/>
    <w:rsid w:val="00D06EB9"/>
    <w:rsid w:val="00D07804"/>
    <w:rsid w:val="00D109C3"/>
    <w:rsid w:val="00D13176"/>
    <w:rsid w:val="00D13CB6"/>
    <w:rsid w:val="00D14F69"/>
    <w:rsid w:val="00D1562D"/>
    <w:rsid w:val="00D158D3"/>
    <w:rsid w:val="00D158E4"/>
    <w:rsid w:val="00D16E75"/>
    <w:rsid w:val="00D172B4"/>
    <w:rsid w:val="00D203C4"/>
    <w:rsid w:val="00D2083E"/>
    <w:rsid w:val="00D21334"/>
    <w:rsid w:val="00D21984"/>
    <w:rsid w:val="00D21B27"/>
    <w:rsid w:val="00D21D18"/>
    <w:rsid w:val="00D22B38"/>
    <w:rsid w:val="00D22DFD"/>
    <w:rsid w:val="00D23442"/>
    <w:rsid w:val="00D23AC1"/>
    <w:rsid w:val="00D23CB2"/>
    <w:rsid w:val="00D24922"/>
    <w:rsid w:val="00D257FD"/>
    <w:rsid w:val="00D2648F"/>
    <w:rsid w:val="00D265BC"/>
    <w:rsid w:val="00D26651"/>
    <w:rsid w:val="00D2677B"/>
    <w:rsid w:val="00D26C40"/>
    <w:rsid w:val="00D275D0"/>
    <w:rsid w:val="00D2792E"/>
    <w:rsid w:val="00D30EE1"/>
    <w:rsid w:val="00D316A8"/>
    <w:rsid w:val="00D318C6"/>
    <w:rsid w:val="00D31A39"/>
    <w:rsid w:val="00D31A62"/>
    <w:rsid w:val="00D335F1"/>
    <w:rsid w:val="00D33EEF"/>
    <w:rsid w:val="00D341FF"/>
    <w:rsid w:val="00D36C8E"/>
    <w:rsid w:val="00D36D35"/>
    <w:rsid w:val="00D37ADA"/>
    <w:rsid w:val="00D37D95"/>
    <w:rsid w:val="00D40033"/>
    <w:rsid w:val="00D4071C"/>
    <w:rsid w:val="00D40F1B"/>
    <w:rsid w:val="00D4242E"/>
    <w:rsid w:val="00D43D8C"/>
    <w:rsid w:val="00D44C1A"/>
    <w:rsid w:val="00D454BC"/>
    <w:rsid w:val="00D46BE6"/>
    <w:rsid w:val="00D47479"/>
    <w:rsid w:val="00D509F7"/>
    <w:rsid w:val="00D5108C"/>
    <w:rsid w:val="00D520AB"/>
    <w:rsid w:val="00D524E4"/>
    <w:rsid w:val="00D533A1"/>
    <w:rsid w:val="00D533B3"/>
    <w:rsid w:val="00D53D31"/>
    <w:rsid w:val="00D53DDD"/>
    <w:rsid w:val="00D54193"/>
    <w:rsid w:val="00D5460F"/>
    <w:rsid w:val="00D54985"/>
    <w:rsid w:val="00D54BAD"/>
    <w:rsid w:val="00D54EE7"/>
    <w:rsid w:val="00D5556B"/>
    <w:rsid w:val="00D55B6C"/>
    <w:rsid w:val="00D55CBD"/>
    <w:rsid w:val="00D57941"/>
    <w:rsid w:val="00D57948"/>
    <w:rsid w:val="00D579DC"/>
    <w:rsid w:val="00D57B12"/>
    <w:rsid w:val="00D57D5C"/>
    <w:rsid w:val="00D57EF4"/>
    <w:rsid w:val="00D61900"/>
    <w:rsid w:val="00D61979"/>
    <w:rsid w:val="00D61AC9"/>
    <w:rsid w:val="00D61F0F"/>
    <w:rsid w:val="00D61FEC"/>
    <w:rsid w:val="00D63444"/>
    <w:rsid w:val="00D6370D"/>
    <w:rsid w:val="00D64800"/>
    <w:rsid w:val="00D64FB5"/>
    <w:rsid w:val="00D661B1"/>
    <w:rsid w:val="00D70D3D"/>
    <w:rsid w:val="00D70F0E"/>
    <w:rsid w:val="00D711C7"/>
    <w:rsid w:val="00D71392"/>
    <w:rsid w:val="00D715A4"/>
    <w:rsid w:val="00D7163D"/>
    <w:rsid w:val="00D7178D"/>
    <w:rsid w:val="00D71C73"/>
    <w:rsid w:val="00D7298D"/>
    <w:rsid w:val="00D733B2"/>
    <w:rsid w:val="00D73704"/>
    <w:rsid w:val="00D73B81"/>
    <w:rsid w:val="00D73B9A"/>
    <w:rsid w:val="00D74299"/>
    <w:rsid w:val="00D74678"/>
    <w:rsid w:val="00D756FC"/>
    <w:rsid w:val="00D75BDE"/>
    <w:rsid w:val="00D779AB"/>
    <w:rsid w:val="00D77CCB"/>
    <w:rsid w:val="00D80B1B"/>
    <w:rsid w:val="00D83C60"/>
    <w:rsid w:val="00D8402D"/>
    <w:rsid w:val="00D848B3"/>
    <w:rsid w:val="00D855B9"/>
    <w:rsid w:val="00D85BE3"/>
    <w:rsid w:val="00D86A7D"/>
    <w:rsid w:val="00D870B9"/>
    <w:rsid w:val="00D876F9"/>
    <w:rsid w:val="00D9025F"/>
    <w:rsid w:val="00D90469"/>
    <w:rsid w:val="00D90962"/>
    <w:rsid w:val="00D913F8"/>
    <w:rsid w:val="00D91711"/>
    <w:rsid w:val="00D92020"/>
    <w:rsid w:val="00D927A0"/>
    <w:rsid w:val="00D92988"/>
    <w:rsid w:val="00D95071"/>
    <w:rsid w:val="00D9553B"/>
    <w:rsid w:val="00D955B0"/>
    <w:rsid w:val="00D96F27"/>
    <w:rsid w:val="00D9717E"/>
    <w:rsid w:val="00D971DB"/>
    <w:rsid w:val="00D9764D"/>
    <w:rsid w:val="00D97716"/>
    <w:rsid w:val="00D97B7D"/>
    <w:rsid w:val="00D97CF4"/>
    <w:rsid w:val="00DA1095"/>
    <w:rsid w:val="00DA119A"/>
    <w:rsid w:val="00DA1557"/>
    <w:rsid w:val="00DA2021"/>
    <w:rsid w:val="00DA3602"/>
    <w:rsid w:val="00DA3820"/>
    <w:rsid w:val="00DA5277"/>
    <w:rsid w:val="00DA5A39"/>
    <w:rsid w:val="00DA6DEE"/>
    <w:rsid w:val="00DA6EB3"/>
    <w:rsid w:val="00DA7D62"/>
    <w:rsid w:val="00DB17A7"/>
    <w:rsid w:val="00DB17C0"/>
    <w:rsid w:val="00DB1C72"/>
    <w:rsid w:val="00DB2358"/>
    <w:rsid w:val="00DB326E"/>
    <w:rsid w:val="00DB3744"/>
    <w:rsid w:val="00DB3A1B"/>
    <w:rsid w:val="00DB3ACE"/>
    <w:rsid w:val="00DB41F3"/>
    <w:rsid w:val="00DB48DB"/>
    <w:rsid w:val="00DB4D99"/>
    <w:rsid w:val="00DB523D"/>
    <w:rsid w:val="00DB5555"/>
    <w:rsid w:val="00DB68B1"/>
    <w:rsid w:val="00DB6BD7"/>
    <w:rsid w:val="00DB70B3"/>
    <w:rsid w:val="00DB799A"/>
    <w:rsid w:val="00DB7F96"/>
    <w:rsid w:val="00DC072C"/>
    <w:rsid w:val="00DC07AB"/>
    <w:rsid w:val="00DC09AE"/>
    <w:rsid w:val="00DC0C07"/>
    <w:rsid w:val="00DC29E8"/>
    <w:rsid w:val="00DC2C49"/>
    <w:rsid w:val="00DC2DE5"/>
    <w:rsid w:val="00DC2F11"/>
    <w:rsid w:val="00DC4AA2"/>
    <w:rsid w:val="00DC554D"/>
    <w:rsid w:val="00DD05BB"/>
    <w:rsid w:val="00DD0BC7"/>
    <w:rsid w:val="00DD11C1"/>
    <w:rsid w:val="00DD11D1"/>
    <w:rsid w:val="00DD127D"/>
    <w:rsid w:val="00DD1981"/>
    <w:rsid w:val="00DD23F6"/>
    <w:rsid w:val="00DD2DBA"/>
    <w:rsid w:val="00DD440A"/>
    <w:rsid w:val="00DD5B5E"/>
    <w:rsid w:val="00DD6FBD"/>
    <w:rsid w:val="00DE04F2"/>
    <w:rsid w:val="00DE0625"/>
    <w:rsid w:val="00DE1AA4"/>
    <w:rsid w:val="00DE23D1"/>
    <w:rsid w:val="00DE281A"/>
    <w:rsid w:val="00DE3084"/>
    <w:rsid w:val="00DE4311"/>
    <w:rsid w:val="00DE4EF9"/>
    <w:rsid w:val="00DE708F"/>
    <w:rsid w:val="00DE71B0"/>
    <w:rsid w:val="00DE72D0"/>
    <w:rsid w:val="00DE742D"/>
    <w:rsid w:val="00DF001F"/>
    <w:rsid w:val="00DF133D"/>
    <w:rsid w:val="00DF28A9"/>
    <w:rsid w:val="00DF2EBA"/>
    <w:rsid w:val="00DF30DC"/>
    <w:rsid w:val="00DF3DA1"/>
    <w:rsid w:val="00DF41F0"/>
    <w:rsid w:val="00DF5963"/>
    <w:rsid w:val="00DF5E87"/>
    <w:rsid w:val="00DF6330"/>
    <w:rsid w:val="00DF67ED"/>
    <w:rsid w:val="00DF69E9"/>
    <w:rsid w:val="00DF708E"/>
    <w:rsid w:val="00DF77D9"/>
    <w:rsid w:val="00E0093C"/>
    <w:rsid w:val="00E00991"/>
    <w:rsid w:val="00E014E5"/>
    <w:rsid w:val="00E0219B"/>
    <w:rsid w:val="00E0297C"/>
    <w:rsid w:val="00E029EB"/>
    <w:rsid w:val="00E037A7"/>
    <w:rsid w:val="00E04015"/>
    <w:rsid w:val="00E04AF8"/>
    <w:rsid w:val="00E04CFD"/>
    <w:rsid w:val="00E05952"/>
    <w:rsid w:val="00E0620D"/>
    <w:rsid w:val="00E0684F"/>
    <w:rsid w:val="00E06C66"/>
    <w:rsid w:val="00E07F5C"/>
    <w:rsid w:val="00E1044B"/>
    <w:rsid w:val="00E10716"/>
    <w:rsid w:val="00E10CDF"/>
    <w:rsid w:val="00E11485"/>
    <w:rsid w:val="00E114D7"/>
    <w:rsid w:val="00E11B4E"/>
    <w:rsid w:val="00E1236D"/>
    <w:rsid w:val="00E131CB"/>
    <w:rsid w:val="00E1336C"/>
    <w:rsid w:val="00E14229"/>
    <w:rsid w:val="00E14445"/>
    <w:rsid w:val="00E146C6"/>
    <w:rsid w:val="00E14B38"/>
    <w:rsid w:val="00E15CCE"/>
    <w:rsid w:val="00E162DE"/>
    <w:rsid w:val="00E16A05"/>
    <w:rsid w:val="00E16ABD"/>
    <w:rsid w:val="00E17A20"/>
    <w:rsid w:val="00E20289"/>
    <w:rsid w:val="00E20A5F"/>
    <w:rsid w:val="00E2214C"/>
    <w:rsid w:val="00E2219A"/>
    <w:rsid w:val="00E22B25"/>
    <w:rsid w:val="00E22FB0"/>
    <w:rsid w:val="00E235FB"/>
    <w:rsid w:val="00E25721"/>
    <w:rsid w:val="00E26A2B"/>
    <w:rsid w:val="00E26A6A"/>
    <w:rsid w:val="00E26BDC"/>
    <w:rsid w:val="00E27949"/>
    <w:rsid w:val="00E3042E"/>
    <w:rsid w:val="00E3044E"/>
    <w:rsid w:val="00E30E4E"/>
    <w:rsid w:val="00E31CB7"/>
    <w:rsid w:val="00E33664"/>
    <w:rsid w:val="00E349AD"/>
    <w:rsid w:val="00E41113"/>
    <w:rsid w:val="00E41654"/>
    <w:rsid w:val="00E418BF"/>
    <w:rsid w:val="00E423AB"/>
    <w:rsid w:val="00E4254B"/>
    <w:rsid w:val="00E427FD"/>
    <w:rsid w:val="00E42908"/>
    <w:rsid w:val="00E4323B"/>
    <w:rsid w:val="00E450C6"/>
    <w:rsid w:val="00E45705"/>
    <w:rsid w:val="00E45720"/>
    <w:rsid w:val="00E459D7"/>
    <w:rsid w:val="00E45D25"/>
    <w:rsid w:val="00E46AE4"/>
    <w:rsid w:val="00E46B93"/>
    <w:rsid w:val="00E47A3E"/>
    <w:rsid w:val="00E47B8F"/>
    <w:rsid w:val="00E50506"/>
    <w:rsid w:val="00E516B1"/>
    <w:rsid w:val="00E51863"/>
    <w:rsid w:val="00E52AE7"/>
    <w:rsid w:val="00E5306B"/>
    <w:rsid w:val="00E54B6B"/>
    <w:rsid w:val="00E55227"/>
    <w:rsid w:val="00E561E9"/>
    <w:rsid w:val="00E56DCE"/>
    <w:rsid w:val="00E6077E"/>
    <w:rsid w:val="00E62C65"/>
    <w:rsid w:val="00E62DD9"/>
    <w:rsid w:val="00E630A3"/>
    <w:rsid w:val="00E63511"/>
    <w:rsid w:val="00E64928"/>
    <w:rsid w:val="00E668C3"/>
    <w:rsid w:val="00E67B5B"/>
    <w:rsid w:val="00E70B41"/>
    <w:rsid w:val="00E70FA0"/>
    <w:rsid w:val="00E71705"/>
    <w:rsid w:val="00E7189E"/>
    <w:rsid w:val="00E73208"/>
    <w:rsid w:val="00E7342E"/>
    <w:rsid w:val="00E73548"/>
    <w:rsid w:val="00E736F1"/>
    <w:rsid w:val="00E738EE"/>
    <w:rsid w:val="00E73C17"/>
    <w:rsid w:val="00E73DEA"/>
    <w:rsid w:val="00E7463C"/>
    <w:rsid w:val="00E760B8"/>
    <w:rsid w:val="00E769B3"/>
    <w:rsid w:val="00E76A6F"/>
    <w:rsid w:val="00E77B01"/>
    <w:rsid w:val="00E77CFA"/>
    <w:rsid w:val="00E803FD"/>
    <w:rsid w:val="00E8059C"/>
    <w:rsid w:val="00E82228"/>
    <w:rsid w:val="00E828CF"/>
    <w:rsid w:val="00E83246"/>
    <w:rsid w:val="00E83EB5"/>
    <w:rsid w:val="00E84336"/>
    <w:rsid w:val="00E8438B"/>
    <w:rsid w:val="00E849D2"/>
    <w:rsid w:val="00E8515E"/>
    <w:rsid w:val="00E85ED1"/>
    <w:rsid w:val="00E8662B"/>
    <w:rsid w:val="00E87164"/>
    <w:rsid w:val="00E87316"/>
    <w:rsid w:val="00E87B0F"/>
    <w:rsid w:val="00E91BB9"/>
    <w:rsid w:val="00E92942"/>
    <w:rsid w:val="00E92D3B"/>
    <w:rsid w:val="00E938A9"/>
    <w:rsid w:val="00E93C8C"/>
    <w:rsid w:val="00E93FDC"/>
    <w:rsid w:val="00E9412D"/>
    <w:rsid w:val="00E94515"/>
    <w:rsid w:val="00E94592"/>
    <w:rsid w:val="00E94692"/>
    <w:rsid w:val="00E9541C"/>
    <w:rsid w:val="00E95B49"/>
    <w:rsid w:val="00E95FB2"/>
    <w:rsid w:val="00E960E3"/>
    <w:rsid w:val="00E962E8"/>
    <w:rsid w:val="00E9648D"/>
    <w:rsid w:val="00E96FBD"/>
    <w:rsid w:val="00E97EBC"/>
    <w:rsid w:val="00EA003E"/>
    <w:rsid w:val="00EA04ED"/>
    <w:rsid w:val="00EA0E76"/>
    <w:rsid w:val="00EA1819"/>
    <w:rsid w:val="00EA34D2"/>
    <w:rsid w:val="00EA3C53"/>
    <w:rsid w:val="00EA50F5"/>
    <w:rsid w:val="00EA532B"/>
    <w:rsid w:val="00EA58ED"/>
    <w:rsid w:val="00EA6972"/>
    <w:rsid w:val="00EA710E"/>
    <w:rsid w:val="00EA779F"/>
    <w:rsid w:val="00EB0DA8"/>
    <w:rsid w:val="00EB184B"/>
    <w:rsid w:val="00EB28E2"/>
    <w:rsid w:val="00EB295F"/>
    <w:rsid w:val="00EB40FE"/>
    <w:rsid w:val="00EB4FDC"/>
    <w:rsid w:val="00EB597D"/>
    <w:rsid w:val="00EB59CC"/>
    <w:rsid w:val="00EB7996"/>
    <w:rsid w:val="00EC167A"/>
    <w:rsid w:val="00EC1774"/>
    <w:rsid w:val="00EC1ACB"/>
    <w:rsid w:val="00EC3A8C"/>
    <w:rsid w:val="00EC3C74"/>
    <w:rsid w:val="00EC46E7"/>
    <w:rsid w:val="00EC4F9F"/>
    <w:rsid w:val="00EC533C"/>
    <w:rsid w:val="00EC5896"/>
    <w:rsid w:val="00EC5AC3"/>
    <w:rsid w:val="00EC5AFF"/>
    <w:rsid w:val="00EC6404"/>
    <w:rsid w:val="00EC673E"/>
    <w:rsid w:val="00EC67BA"/>
    <w:rsid w:val="00EC73A3"/>
    <w:rsid w:val="00EC7D46"/>
    <w:rsid w:val="00ED077C"/>
    <w:rsid w:val="00ED342B"/>
    <w:rsid w:val="00ED3A18"/>
    <w:rsid w:val="00ED56BE"/>
    <w:rsid w:val="00ED5A86"/>
    <w:rsid w:val="00ED5D5A"/>
    <w:rsid w:val="00ED6D64"/>
    <w:rsid w:val="00ED7CB9"/>
    <w:rsid w:val="00EDDC3D"/>
    <w:rsid w:val="00EE004B"/>
    <w:rsid w:val="00EE036C"/>
    <w:rsid w:val="00EE0DF1"/>
    <w:rsid w:val="00EE1001"/>
    <w:rsid w:val="00EE1FB4"/>
    <w:rsid w:val="00EE3B07"/>
    <w:rsid w:val="00EE3B87"/>
    <w:rsid w:val="00EE49E4"/>
    <w:rsid w:val="00EE5598"/>
    <w:rsid w:val="00EE74D8"/>
    <w:rsid w:val="00EF0945"/>
    <w:rsid w:val="00EF106F"/>
    <w:rsid w:val="00EF247C"/>
    <w:rsid w:val="00EF2A4D"/>
    <w:rsid w:val="00EF43D4"/>
    <w:rsid w:val="00EF50ED"/>
    <w:rsid w:val="00EF58A9"/>
    <w:rsid w:val="00EF6A15"/>
    <w:rsid w:val="00EF7637"/>
    <w:rsid w:val="00F006EE"/>
    <w:rsid w:val="00F009A2"/>
    <w:rsid w:val="00F009BD"/>
    <w:rsid w:val="00F00D0F"/>
    <w:rsid w:val="00F01996"/>
    <w:rsid w:val="00F0233B"/>
    <w:rsid w:val="00F02355"/>
    <w:rsid w:val="00F02F9A"/>
    <w:rsid w:val="00F03681"/>
    <w:rsid w:val="00F03888"/>
    <w:rsid w:val="00F04057"/>
    <w:rsid w:val="00F05307"/>
    <w:rsid w:val="00F06B6D"/>
    <w:rsid w:val="00F07CC4"/>
    <w:rsid w:val="00F101AB"/>
    <w:rsid w:val="00F10EE6"/>
    <w:rsid w:val="00F118DA"/>
    <w:rsid w:val="00F12365"/>
    <w:rsid w:val="00F12B00"/>
    <w:rsid w:val="00F13200"/>
    <w:rsid w:val="00F13741"/>
    <w:rsid w:val="00F143B7"/>
    <w:rsid w:val="00F14A07"/>
    <w:rsid w:val="00F14E37"/>
    <w:rsid w:val="00F14F53"/>
    <w:rsid w:val="00F17D2C"/>
    <w:rsid w:val="00F201AD"/>
    <w:rsid w:val="00F2059E"/>
    <w:rsid w:val="00F208E0"/>
    <w:rsid w:val="00F20E89"/>
    <w:rsid w:val="00F21B5A"/>
    <w:rsid w:val="00F230BA"/>
    <w:rsid w:val="00F23395"/>
    <w:rsid w:val="00F23D30"/>
    <w:rsid w:val="00F254DD"/>
    <w:rsid w:val="00F256FB"/>
    <w:rsid w:val="00F26FAE"/>
    <w:rsid w:val="00F273D9"/>
    <w:rsid w:val="00F2758C"/>
    <w:rsid w:val="00F30444"/>
    <w:rsid w:val="00F308BE"/>
    <w:rsid w:val="00F30D89"/>
    <w:rsid w:val="00F31070"/>
    <w:rsid w:val="00F31997"/>
    <w:rsid w:val="00F31E5E"/>
    <w:rsid w:val="00F3223C"/>
    <w:rsid w:val="00F326E8"/>
    <w:rsid w:val="00F35785"/>
    <w:rsid w:val="00F37832"/>
    <w:rsid w:val="00F37F08"/>
    <w:rsid w:val="00F402D1"/>
    <w:rsid w:val="00F40FF4"/>
    <w:rsid w:val="00F43AC9"/>
    <w:rsid w:val="00F44D7A"/>
    <w:rsid w:val="00F452DB"/>
    <w:rsid w:val="00F456C1"/>
    <w:rsid w:val="00F4604B"/>
    <w:rsid w:val="00F47BC3"/>
    <w:rsid w:val="00F501D1"/>
    <w:rsid w:val="00F50310"/>
    <w:rsid w:val="00F50623"/>
    <w:rsid w:val="00F50787"/>
    <w:rsid w:val="00F50AE4"/>
    <w:rsid w:val="00F51339"/>
    <w:rsid w:val="00F520EB"/>
    <w:rsid w:val="00F5279A"/>
    <w:rsid w:val="00F536FE"/>
    <w:rsid w:val="00F544B2"/>
    <w:rsid w:val="00F55AFD"/>
    <w:rsid w:val="00F55F90"/>
    <w:rsid w:val="00F55F99"/>
    <w:rsid w:val="00F60C0F"/>
    <w:rsid w:val="00F60FDD"/>
    <w:rsid w:val="00F62226"/>
    <w:rsid w:val="00F624EE"/>
    <w:rsid w:val="00F62EE6"/>
    <w:rsid w:val="00F6307F"/>
    <w:rsid w:val="00F64717"/>
    <w:rsid w:val="00F648EE"/>
    <w:rsid w:val="00F649E4"/>
    <w:rsid w:val="00F65A1A"/>
    <w:rsid w:val="00F70C66"/>
    <w:rsid w:val="00F70C92"/>
    <w:rsid w:val="00F7124E"/>
    <w:rsid w:val="00F71A84"/>
    <w:rsid w:val="00F71DBF"/>
    <w:rsid w:val="00F71F92"/>
    <w:rsid w:val="00F72716"/>
    <w:rsid w:val="00F72F3A"/>
    <w:rsid w:val="00F73A09"/>
    <w:rsid w:val="00F73A6F"/>
    <w:rsid w:val="00F73A76"/>
    <w:rsid w:val="00F74608"/>
    <w:rsid w:val="00F747B8"/>
    <w:rsid w:val="00F75F43"/>
    <w:rsid w:val="00F765DC"/>
    <w:rsid w:val="00F76D16"/>
    <w:rsid w:val="00F7738C"/>
    <w:rsid w:val="00F806B0"/>
    <w:rsid w:val="00F806E9"/>
    <w:rsid w:val="00F809B5"/>
    <w:rsid w:val="00F817E9"/>
    <w:rsid w:val="00F82671"/>
    <w:rsid w:val="00F846BA"/>
    <w:rsid w:val="00F84805"/>
    <w:rsid w:val="00F84A65"/>
    <w:rsid w:val="00F85317"/>
    <w:rsid w:val="00F86992"/>
    <w:rsid w:val="00F870F6"/>
    <w:rsid w:val="00F872DF"/>
    <w:rsid w:val="00F872E8"/>
    <w:rsid w:val="00F87444"/>
    <w:rsid w:val="00F879ED"/>
    <w:rsid w:val="00F90F98"/>
    <w:rsid w:val="00F91902"/>
    <w:rsid w:val="00F92E7F"/>
    <w:rsid w:val="00F92F01"/>
    <w:rsid w:val="00F94254"/>
    <w:rsid w:val="00F94259"/>
    <w:rsid w:val="00F942D8"/>
    <w:rsid w:val="00F94380"/>
    <w:rsid w:val="00F94E8F"/>
    <w:rsid w:val="00F975BD"/>
    <w:rsid w:val="00F976E8"/>
    <w:rsid w:val="00FA0C17"/>
    <w:rsid w:val="00FA1425"/>
    <w:rsid w:val="00FA2226"/>
    <w:rsid w:val="00FA2D42"/>
    <w:rsid w:val="00FA2E35"/>
    <w:rsid w:val="00FA312E"/>
    <w:rsid w:val="00FA3895"/>
    <w:rsid w:val="00FA4085"/>
    <w:rsid w:val="00FA4517"/>
    <w:rsid w:val="00FA46A2"/>
    <w:rsid w:val="00FA4C68"/>
    <w:rsid w:val="00FA500B"/>
    <w:rsid w:val="00FA5825"/>
    <w:rsid w:val="00FA6B9A"/>
    <w:rsid w:val="00FA74D2"/>
    <w:rsid w:val="00FA7E85"/>
    <w:rsid w:val="00FB04D4"/>
    <w:rsid w:val="00FB1543"/>
    <w:rsid w:val="00FB227E"/>
    <w:rsid w:val="00FB2F4B"/>
    <w:rsid w:val="00FB3E36"/>
    <w:rsid w:val="00FB473A"/>
    <w:rsid w:val="00FB482A"/>
    <w:rsid w:val="00FB49A9"/>
    <w:rsid w:val="00FB5D4A"/>
    <w:rsid w:val="00FB63CB"/>
    <w:rsid w:val="00FB6A0F"/>
    <w:rsid w:val="00FB710A"/>
    <w:rsid w:val="00FB76B8"/>
    <w:rsid w:val="00FB7931"/>
    <w:rsid w:val="00FC0679"/>
    <w:rsid w:val="00FC0CBF"/>
    <w:rsid w:val="00FC2008"/>
    <w:rsid w:val="00FC24FF"/>
    <w:rsid w:val="00FC34E8"/>
    <w:rsid w:val="00FC3DCB"/>
    <w:rsid w:val="00FC43AD"/>
    <w:rsid w:val="00FC4FFA"/>
    <w:rsid w:val="00FC5966"/>
    <w:rsid w:val="00FC5A1B"/>
    <w:rsid w:val="00FC6F3B"/>
    <w:rsid w:val="00FC715E"/>
    <w:rsid w:val="00FC7D6B"/>
    <w:rsid w:val="00FD0FC5"/>
    <w:rsid w:val="00FD17C9"/>
    <w:rsid w:val="00FD1FFD"/>
    <w:rsid w:val="00FD2DAA"/>
    <w:rsid w:val="00FD30A7"/>
    <w:rsid w:val="00FD48A3"/>
    <w:rsid w:val="00FD493A"/>
    <w:rsid w:val="00FD5F89"/>
    <w:rsid w:val="00FD6E3E"/>
    <w:rsid w:val="00FE072F"/>
    <w:rsid w:val="00FE1232"/>
    <w:rsid w:val="00FE2285"/>
    <w:rsid w:val="00FE259C"/>
    <w:rsid w:val="00FE2888"/>
    <w:rsid w:val="00FE34E6"/>
    <w:rsid w:val="00FE4129"/>
    <w:rsid w:val="00FE4740"/>
    <w:rsid w:val="00FF326B"/>
    <w:rsid w:val="00FF36C7"/>
    <w:rsid w:val="00FF3AB9"/>
    <w:rsid w:val="00FF3D0C"/>
    <w:rsid w:val="00FF4171"/>
    <w:rsid w:val="00FF4817"/>
    <w:rsid w:val="00FF4DD8"/>
    <w:rsid w:val="00FF4EB3"/>
    <w:rsid w:val="00FF4F96"/>
    <w:rsid w:val="00FF569A"/>
    <w:rsid w:val="00FF5782"/>
    <w:rsid w:val="00FF5E26"/>
    <w:rsid w:val="00FF608B"/>
    <w:rsid w:val="00FF6687"/>
    <w:rsid w:val="00FF674E"/>
    <w:rsid w:val="00FF67C9"/>
    <w:rsid w:val="00FF728E"/>
    <w:rsid w:val="00FF7B84"/>
    <w:rsid w:val="014DE682"/>
    <w:rsid w:val="0220FE03"/>
    <w:rsid w:val="03012370"/>
    <w:rsid w:val="03A7CE61"/>
    <w:rsid w:val="042D2A6F"/>
    <w:rsid w:val="04858744"/>
    <w:rsid w:val="0488B90A"/>
    <w:rsid w:val="0525C60C"/>
    <w:rsid w:val="053B79ED"/>
    <w:rsid w:val="056C6FA4"/>
    <w:rsid w:val="059D2F4C"/>
    <w:rsid w:val="05CF2935"/>
    <w:rsid w:val="09AAA6EE"/>
    <w:rsid w:val="09EE10DF"/>
    <w:rsid w:val="0AE62F86"/>
    <w:rsid w:val="0AFB927F"/>
    <w:rsid w:val="0B0C3555"/>
    <w:rsid w:val="0C2FE42B"/>
    <w:rsid w:val="0CF4E930"/>
    <w:rsid w:val="0DCBED7F"/>
    <w:rsid w:val="0DDC529C"/>
    <w:rsid w:val="0E5472B6"/>
    <w:rsid w:val="0F3D649C"/>
    <w:rsid w:val="0FE2AD6C"/>
    <w:rsid w:val="10203D3A"/>
    <w:rsid w:val="11F21FAC"/>
    <w:rsid w:val="120C7C4F"/>
    <w:rsid w:val="12D2FC36"/>
    <w:rsid w:val="13C7422E"/>
    <w:rsid w:val="1491D7CD"/>
    <w:rsid w:val="14DA8600"/>
    <w:rsid w:val="1511943B"/>
    <w:rsid w:val="1563128F"/>
    <w:rsid w:val="1580D4BF"/>
    <w:rsid w:val="163E4526"/>
    <w:rsid w:val="16F43CF3"/>
    <w:rsid w:val="17713EB7"/>
    <w:rsid w:val="1788055D"/>
    <w:rsid w:val="1848C898"/>
    <w:rsid w:val="18851752"/>
    <w:rsid w:val="1921ED59"/>
    <w:rsid w:val="196EF481"/>
    <w:rsid w:val="19CAE835"/>
    <w:rsid w:val="1A7BDFD1"/>
    <w:rsid w:val="1AA073C7"/>
    <w:rsid w:val="1BA8B5DF"/>
    <w:rsid w:val="1C7A4231"/>
    <w:rsid w:val="1CE4CCBD"/>
    <w:rsid w:val="1CE597E5"/>
    <w:rsid w:val="1D1749C4"/>
    <w:rsid w:val="1E228627"/>
    <w:rsid w:val="1E8E2A13"/>
    <w:rsid w:val="1F4E6596"/>
    <w:rsid w:val="1FADB41A"/>
    <w:rsid w:val="1FB9CA37"/>
    <w:rsid w:val="202186D0"/>
    <w:rsid w:val="205C2EA2"/>
    <w:rsid w:val="2201658F"/>
    <w:rsid w:val="24C7731E"/>
    <w:rsid w:val="24D47683"/>
    <w:rsid w:val="24F67382"/>
    <w:rsid w:val="262CCF01"/>
    <w:rsid w:val="2743C5D9"/>
    <w:rsid w:val="27803D1E"/>
    <w:rsid w:val="27EFA150"/>
    <w:rsid w:val="283ACC97"/>
    <w:rsid w:val="2868D3FE"/>
    <w:rsid w:val="290E9BE6"/>
    <w:rsid w:val="293C007D"/>
    <w:rsid w:val="298E78A5"/>
    <w:rsid w:val="2BB2B6E5"/>
    <w:rsid w:val="2C676B5E"/>
    <w:rsid w:val="2C8801D1"/>
    <w:rsid w:val="2CE9F020"/>
    <w:rsid w:val="2D0E69F2"/>
    <w:rsid w:val="2D8BF0C1"/>
    <w:rsid w:val="2DE71843"/>
    <w:rsid w:val="2DEF7EA2"/>
    <w:rsid w:val="2E23D232"/>
    <w:rsid w:val="2F02001D"/>
    <w:rsid w:val="2FEA105F"/>
    <w:rsid w:val="30BCBD6F"/>
    <w:rsid w:val="315C6E8A"/>
    <w:rsid w:val="3260CA2B"/>
    <w:rsid w:val="3282BE33"/>
    <w:rsid w:val="328A4689"/>
    <w:rsid w:val="3372EAB9"/>
    <w:rsid w:val="342E634F"/>
    <w:rsid w:val="346288DB"/>
    <w:rsid w:val="349A9B11"/>
    <w:rsid w:val="36E498EC"/>
    <w:rsid w:val="37008769"/>
    <w:rsid w:val="38B7C0E5"/>
    <w:rsid w:val="3930A037"/>
    <w:rsid w:val="3A6F529F"/>
    <w:rsid w:val="3A7C3011"/>
    <w:rsid w:val="3B170CFB"/>
    <w:rsid w:val="3BFDCB5D"/>
    <w:rsid w:val="3CB2CCDC"/>
    <w:rsid w:val="3DE1AD0A"/>
    <w:rsid w:val="3E5F7632"/>
    <w:rsid w:val="3F1C1F84"/>
    <w:rsid w:val="3F9E1D0B"/>
    <w:rsid w:val="40824594"/>
    <w:rsid w:val="4109BC09"/>
    <w:rsid w:val="43741E10"/>
    <w:rsid w:val="4444DF78"/>
    <w:rsid w:val="461C6A8C"/>
    <w:rsid w:val="467A161D"/>
    <w:rsid w:val="46AC2814"/>
    <w:rsid w:val="46BAF3E2"/>
    <w:rsid w:val="474A1043"/>
    <w:rsid w:val="474B85F4"/>
    <w:rsid w:val="480B7795"/>
    <w:rsid w:val="48A12F2A"/>
    <w:rsid w:val="48F8179A"/>
    <w:rsid w:val="49A6758E"/>
    <w:rsid w:val="49C8D62D"/>
    <w:rsid w:val="49F6B7FB"/>
    <w:rsid w:val="4A082ABD"/>
    <w:rsid w:val="4A80469D"/>
    <w:rsid w:val="4A88BFF8"/>
    <w:rsid w:val="4ACE98B2"/>
    <w:rsid w:val="4C9EE2E0"/>
    <w:rsid w:val="4CB21DCD"/>
    <w:rsid w:val="4CF957E7"/>
    <w:rsid w:val="4D39E0E6"/>
    <w:rsid w:val="4D6FFCB3"/>
    <w:rsid w:val="4E1935F5"/>
    <w:rsid w:val="4E83936C"/>
    <w:rsid w:val="4E8D22A6"/>
    <w:rsid w:val="4F8D3363"/>
    <w:rsid w:val="5028F307"/>
    <w:rsid w:val="50338222"/>
    <w:rsid w:val="516C5820"/>
    <w:rsid w:val="52047D0C"/>
    <w:rsid w:val="53C5ACA6"/>
    <w:rsid w:val="5427BFA6"/>
    <w:rsid w:val="553154A4"/>
    <w:rsid w:val="55B6BB25"/>
    <w:rsid w:val="55BEE519"/>
    <w:rsid w:val="55D1C783"/>
    <w:rsid w:val="561965F9"/>
    <w:rsid w:val="5651782F"/>
    <w:rsid w:val="56CFBC29"/>
    <w:rsid w:val="5715248F"/>
    <w:rsid w:val="57C6D28A"/>
    <w:rsid w:val="584E6E18"/>
    <w:rsid w:val="58BD79CA"/>
    <w:rsid w:val="5966CFC2"/>
    <w:rsid w:val="5A3A877A"/>
    <w:rsid w:val="5ADEA8DE"/>
    <w:rsid w:val="5B83123B"/>
    <w:rsid w:val="5B8B97C2"/>
    <w:rsid w:val="5C1BA0A2"/>
    <w:rsid w:val="5CC94B28"/>
    <w:rsid w:val="5E0AD783"/>
    <w:rsid w:val="5E610056"/>
    <w:rsid w:val="5E6C9684"/>
    <w:rsid w:val="5EFB49BF"/>
    <w:rsid w:val="5F064ED1"/>
    <w:rsid w:val="5F320EF1"/>
    <w:rsid w:val="5F6A547D"/>
    <w:rsid w:val="61B83EB3"/>
    <w:rsid w:val="62208A1A"/>
    <w:rsid w:val="629ACB8B"/>
    <w:rsid w:val="637D814A"/>
    <w:rsid w:val="63B1BB14"/>
    <w:rsid w:val="64030E72"/>
    <w:rsid w:val="64412608"/>
    <w:rsid w:val="647ACADA"/>
    <w:rsid w:val="649BA6E8"/>
    <w:rsid w:val="64DEC877"/>
    <w:rsid w:val="64E0A3CC"/>
    <w:rsid w:val="651951AB"/>
    <w:rsid w:val="654556D4"/>
    <w:rsid w:val="6571D927"/>
    <w:rsid w:val="65877C55"/>
    <w:rsid w:val="65DCF669"/>
    <w:rsid w:val="65FF9EFF"/>
    <w:rsid w:val="661EEB20"/>
    <w:rsid w:val="66CDB268"/>
    <w:rsid w:val="6778C6CA"/>
    <w:rsid w:val="6887207E"/>
    <w:rsid w:val="688DCF46"/>
    <w:rsid w:val="6993D6FF"/>
    <w:rsid w:val="6A27DB12"/>
    <w:rsid w:val="6B26F6F3"/>
    <w:rsid w:val="6B364D5F"/>
    <w:rsid w:val="6B799A7D"/>
    <w:rsid w:val="6D3CF3EC"/>
    <w:rsid w:val="6E3948B7"/>
    <w:rsid w:val="6EFBDA36"/>
    <w:rsid w:val="6F3D7EA6"/>
    <w:rsid w:val="6F5E6E2C"/>
    <w:rsid w:val="6FDE2747"/>
    <w:rsid w:val="70837420"/>
    <w:rsid w:val="70E84837"/>
    <w:rsid w:val="725D4F78"/>
    <w:rsid w:val="736FF5DE"/>
    <w:rsid w:val="73E0F3FA"/>
    <w:rsid w:val="745103DF"/>
    <w:rsid w:val="76DD36AE"/>
    <w:rsid w:val="78745FF1"/>
    <w:rsid w:val="7A3F3302"/>
    <w:rsid w:val="7ADB3FE6"/>
    <w:rsid w:val="7B1433BE"/>
    <w:rsid w:val="7BC1464D"/>
    <w:rsid w:val="7C827295"/>
    <w:rsid w:val="7CB9D7DB"/>
    <w:rsid w:val="7D917AA7"/>
    <w:rsid w:val="7EFE446E"/>
    <w:rsid w:val="7F71A714"/>
    <w:rsid w:val="7F73E0D5"/>
    <w:rsid w:val="7F89D4C1"/>
    <w:rsid w:val="7FB21620"/>
    <w:rsid w:val="7FFD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DBF2A"/>
  <w15:chartTrackingRefBased/>
  <w15:docId w15:val="{FFDF15F1-6ED9-41EA-8936-A81381FF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3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1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C35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5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59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5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59B2"/>
    <w:rPr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E2794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unhideWhenUsed/>
    <w:rsid w:val="0005089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05089B"/>
    <w:rPr>
      <w:color w:val="2B579A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54BC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596AA5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96AA5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596AA5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596AA5"/>
    <w:rPr>
      <w:rFonts w:ascii="Calibri" w:hAnsi="Calibri" w:cs="Calibri"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4173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13740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84712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FC715E"/>
  </w:style>
  <w:style w:type="character" w:styleId="FollowedHyperlink">
    <w:name w:val="FollowedHyperlink"/>
    <w:basedOn w:val="DefaultParagraphFont"/>
    <w:uiPriority w:val="99"/>
    <w:semiHidden/>
    <w:unhideWhenUsed/>
    <w:rsid w:val="005B372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3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4F8"/>
  </w:style>
  <w:style w:type="paragraph" w:styleId="Footer">
    <w:name w:val="footer"/>
    <w:basedOn w:val="Normal"/>
    <w:link w:val="FooterChar"/>
    <w:uiPriority w:val="99"/>
    <w:unhideWhenUsed/>
    <w:rsid w:val="005C3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5" Type="http://schemas.openxmlformats.org/officeDocument/2006/relationships/hyperlink" Target="https://www.gore.com/system/files/2020-04/GORE_ProteinCaptureDevice_9mL_Datasheet_JAN20_EN_e.pd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areem.fakhfakh@astrazeneca.com" TargetMode="External"/><Relationship Id="rId24" Type="http://schemas.openxmlformats.org/officeDocument/2006/relationships/hyperlink" Target="https://www.gore.com/system/files/2023-05/GORE_PCD_DD_DataSheet_US_NOV22.pdf" TargetMode="Externa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hyperlink" Target="https://static1.squarespace.com/static/64251de3583fb50462a201b1/t/642951f273b4e20365c386b0/1680429557509/Purilogics+Purexa+PrA+datasheet.pdf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hyperlink" Target="https://cdn.cytivalifesciences.com/api/public/content/digi-33339-pdf" TargetMode="Externa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1ee89e71-04cd-405e-9ca3-99e020c1694d" ContentTypeId="0x01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5C1124C86CF14DAA182DE3A1D9631E" ma:contentTypeVersion="16" ma:contentTypeDescription="Create a new document." ma:contentTypeScope="" ma:versionID="9cf0d29f4045d52ab5c09b04f9513201">
  <xsd:schema xmlns:xsd="http://www.w3.org/2001/XMLSchema" xmlns:xs="http://www.w3.org/2001/XMLSchema" xmlns:p="http://schemas.microsoft.com/office/2006/metadata/properties" xmlns:ns2="44a56295-c29e-4898-8136-a54736c65b82" xmlns:ns3="4dd8f5d4-1304-4263-814a-9be811eee5e1" xmlns:ns4="c72fbc68-aeab-44ea-bfd4-776bd7005722" targetNamespace="http://schemas.microsoft.com/office/2006/metadata/properties" ma:root="true" ma:fieldsID="424e3e93d235738c146b1da6b0280778" ns2:_="" ns3:_="" ns4:_="">
    <xsd:import namespace="44a56295-c29e-4898-8136-a54736c65b82"/>
    <xsd:import namespace="4dd8f5d4-1304-4263-814a-9be811eee5e1"/>
    <xsd:import namespace="c72fbc68-aeab-44ea-bfd4-776bd7005722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  <xsd:element name="TaxCatchAll" ma:index="24" nillable="true" ma:displayName="Taxonomy Catch All Column" ma:hidden="true" ma:list="{acc972b6-9a68-4a2d-9191-ff0648831a14}" ma:internalName="TaxCatchAll" ma:showField="CatchAllData" ma:web="c72fbc68-aeab-44ea-bfd4-776bd70057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8f5d4-1304-4263-814a-9be811eee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fbc68-aeab-44ea-bfd4-776bd700572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2C449-80AB-4DD6-8C39-7DD4494C4C01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81989CA2-99AB-4AE6-8CFD-D59D56C715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1B8FFC-1456-4C73-8996-B0BC6C22D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4dd8f5d4-1304-4263-814a-9be811eee5e1"/>
    <ds:schemaRef ds:uri="c72fbc68-aeab-44ea-bfd4-776bd70057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2EA81E-52E1-486A-8C96-64CFDB5C2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14400</Words>
  <Characters>82081</Characters>
  <Application>Microsoft Office Word</Application>
  <DocSecurity>0</DocSecurity>
  <Lines>684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Fakhfakh, Kareem</dc:creator>
  <cp:keywords/>
  <dc:description/>
  <cp:lastModifiedBy>Coffman, Jon</cp:lastModifiedBy>
  <cp:revision>4</cp:revision>
  <cp:lastPrinted>2023-11-09T14:48:00Z</cp:lastPrinted>
  <dcterms:created xsi:type="dcterms:W3CDTF">2024-02-21T13:38:00Z</dcterms:created>
  <dcterms:modified xsi:type="dcterms:W3CDTF">2024-02-21T13:39:00Z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0x0101009E5C1124C86CF14DAA182DE3A1D9631E</vt:lpwstr>
  </property>
  <property fmtid="{D5CDD505-2E9C-101B-9397-08002B2CF9AE}" pid="3" name="MediaServiceImageTags">
    <vt:lpwstr/>
  </property>
  <property fmtid="{D5CDD505-2E9C-101B-9397-08002B2CF9AE}" pid="4" name="Keyword">
    <vt:lpwstr/>
  </property>
  <property fmtid="{D5CDD505-2E9C-101B-9397-08002B2CF9AE}" pid="5" name="lcf76f155ced4ddcb4097134ff3c332f">
    <vt:lpwstr/>
  </property>
  <property fmtid="{D5CDD505-2E9C-101B-9397-08002B2CF9AE}" pid="6" name="TaxCatchAll">
    <vt:lpwstr/>
  </property>
  <property fmtid="{D5CDD505-2E9C-101B-9397-08002B2CF9AE}" pid="7" name="Descriptions">
    <vt:lpwstr/>
  </property>
</Properties>
</file>