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94563" w:rsidP="00CB0317" w:rsidRDefault="00C94563" w14:paraId="6546A00C" w14:textId="28E27A96">
      <w:pPr>
        <w:pStyle w:val="Title"/>
      </w:pPr>
      <w:r>
        <w:t xml:space="preserve">A </w:t>
      </w:r>
      <w:r w:rsidR="00B4001F">
        <w:t xml:space="preserve">Common </w:t>
      </w:r>
      <w:r>
        <w:t>Framework for Integrated and Continuous Processing</w:t>
      </w:r>
    </w:p>
    <w:p w:rsidR="00C94563" w:rsidP="009355F8" w:rsidRDefault="00C94563" w14:paraId="7A8A92BB" w14:textId="65DC999B">
      <w:pPr>
        <w:spacing w:line="240" w:lineRule="auto"/>
      </w:pPr>
      <w:r>
        <w:t>© 2020 AstraZeneca</w:t>
      </w:r>
    </w:p>
    <w:p w:rsidR="00A84F52" w:rsidP="00A84F52" w:rsidRDefault="00A84F52" w14:paraId="533CE9A7" w14:textId="77777777">
      <w:pPr>
        <w:rPr>
          <w:ins w:author="Coffman, Jon" w:date="2020-09-14T11:41:00Z" w:id="0"/>
          <w:b/>
          <w:bCs/>
          <w:color w:val="auto"/>
          <w:sz w:val="22"/>
        </w:rPr>
      </w:pPr>
      <w:ins w:author="Coffman, Jon" w:date="2020-09-14T11:41:00Z" w:id="1">
        <w:r>
          <w:rPr>
            <w:b/>
            <w:bCs/>
          </w:rPr>
          <w:t>Authors</w:t>
        </w:r>
      </w:ins>
    </w:p>
    <w:p w:rsidR="00A84F52" w:rsidP="2C6537A7" w:rsidRDefault="00A84F52" w14:paraId="62DC9504" w14:textId="06B5ABEC">
      <w:pPr>
        <w:pStyle w:val="NoSpacing"/>
        <w:rPr>
          <w:ins w:author="Coffman, Jon" w:date="2020-09-14T11:41:00Z" w:id="1150382841"/>
          <w:color w:val="000000" w:themeColor="text1" w:themeTint="FF" w:themeShade="FF"/>
        </w:rPr>
      </w:pPr>
      <w:ins w:author="Coffman, Jon" w:date="2020-09-14T11:41:00Z" w:id="1196313652">
        <w:r w:rsidR="2C6537A7">
          <w:t>Jon Coffman</w:t>
        </w:r>
        <w:r>
          <w:tab/>
        </w:r>
        <w:r w:rsidR="2C6537A7">
          <w:t xml:space="preserve"> </w:t>
        </w:r>
        <w:r w:rsidR="2C6537A7">
          <w:t>Sevda</w:t>
        </w:r>
        <w:r w:rsidR="2C6537A7">
          <w:t xml:space="preserve"> </w:t>
        </w:r>
        <w:r w:rsidR="2C6537A7">
          <w:t>Deldari</w:t>
        </w:r>
        <w:r>
          <w:tab/>
        </w:r>
        <w:r w:rsidR="2C6537A7">
          <w:t>Steve Rose</w:t>
        </w:r>
        <w:r>
          <w:tab/>
        </w:r>
        <w:r w:rsidR="2C6537A7">
          <w:t>Ujwal</w:t>
        </w:r>
        <w:r w:rsidR="2C6537A7">
          <w:t xml:space="preserve"> Patel</w:t>
        </w:r>
        <w:r>
          <w:tab/>
        </w:r>
        <w:r w:rsidR="2C6537A7">
          <w:t>Jennifer Pollard</w:t>
        </w:r>
        <w:r>
          <w:tab/>
        </w:r>
        <w:r>
          <w:fldChar w:fldCharType="begin"/>
        </w:r>
        <w:r>
          <w:instrText xml:space="preserve"> HYPERLINK "mailto:jennifer_pollard@merck.com" </w:instrText>
        </w:r>
        <w:r>
          <w:fldChar w:fldCharType="separate"/>
        </w:r>
        <w:r w:rsidRPr="2C6537A7" w:rsidR="2C6537A7">
          <w:rPr>
            <w:rStyle w:val="Hyperlink"/>
          </w:rPr>
          <w:t>jennifer_pollard@merck.com</w:t>
        </w:r>
        <w:r>
          <w:fldChar w:fldCharType="end"/>
        </w:r>
        <w:r w:rsidR="2C6537A7">
          <w:t xml:space="preserve"> </w:t>
        </w:r>
        <w:r w:rsidR="2C6537A7">
          <w:t>Maen</w:t>
        </w:r>
        <w:r w:rsidR="2C6537A7">
          <w:t xml:space="preserve"> </w:t>
        </w:r>
        <w:r w:rsidR="2C6537A7">
          <w:t>Qadan</w:t>
        </w:r>
        <w:r w:rsidR="2C6537A7">
          <w:t xml:space="preserve"> </w:t>
        </w:r>
        <w:r>
          <w:tab/>
        </w:r>
        <w:r>
          <w:fldChar w:fldCharType="begin"/>
        </w:r>
        <w:r>
          <w:instrText xml:space="preserve"> HYPERLINK "mailto:qadan_maen@lilly.com" </w:instrText>
        </w:r>
        <w:r>
          <w:fldChar w:fldCharType="separate"/>
        </w:r>
        <w:r w:rsidRPr="2C6537A7" w:rsidR="2C6537A7">
          <w:rPr>
            <w:rStyle w:val="Hyperlink"/>
          </w:rPr>
          <w:t>qadan_maen@lilly.com</w:t>
        </w:r>
        <w:r>
          <w:fldChar w:fldCharType="end"/>
        </w:r>
        <w:r w:rsidR="2C6537A7">
          <w:t xml:space="preserve"> Schaefer, Eugene [JRDUS] </w:t>
        </w:r>
        <w:r>
          <w:fldChar w:fldCharType="begin"/>
        </w:r>
        <w:r>
          <w:instrText xml:space="preserve"> HYPERLINK "mailto:ESchaefe@its.jnj.com" </w:instrText>
        </w:r>
        <w:r>
          <w:fldChar w:fldCharType="separate"/>
        </w:r>
        <w:r w:rsidRPr="2C6537A7" w:rsidR="2C6537A7">
          <w:rPr>
            <w:rStyle w:val="Hyperlink"/>
          </w:rPr>
          <w:t>ESchaefe@its.jnj.com</w:t>
        </w:r>
        <w:r>
          <w:fldChar w:fldCharType="end"/>
        </w:r>
        <w:r w:rsidR="2C6537A7">
          <w:t xml:space="preserve"> Joseph Shultz </w:t>
        </w:r>
      </w:ins>
      <w:ins w:author="david pollard" w:date="2020-09-17T22:24:36.089Z" w:id="506979797">
        <w:r>
          <w:fldChar w:fldCharType="begin"/>
        </w:r>
        <w:r>
          <w:instrText xml:space="preserve">HYPERLINK "mailto:joseph.shultz@novartis.com" </w:instrText>
        </w:r>
        <w:r>
          <w:fldChar w:fldCharType="separate"/>
        </w:r>
      </w:ins>
      <w:ins w:author="Coffman, Jon" w:date="2020-09-14T11:41:00Z" w:id="3">
        <w:r>
          <w:tab/>
        </w:r>
        <w:r w:rsidRPr="2C6537A7" w:rsidR="2C6537A7">
          <w:rPr>
            <w:rStyle w:val="Hyperlink"/>
          </w:rPr>
          <w:t>joseph.shultz@novartis.com</w:t>
        </w:r>
      </w:ins>
      <w:ins w:author="david pollard" w:date="2020-09-17T22:24:36.089Z" w:id="720867595">
        <w:r>
          <w:fldChar w:fldCharType="end"/>
        </w:r>
      </w:ins>
      <w:ins w:author="david pollard" w:date="2020-09-17T22:24:36.032Z" w:id="555300703">
        <w:r w:rsidR="2C6537A7">
          <w:t xml:space="preserve">, </w:t>
        </w:r>
        <w:r w:rsidRPr="2C6537A7" w:rsidR="2C6537A7">
          <w:rPr>
            <w:rStyle w:val="Hyperlink"/>
          </w:rPr>
          <w:t>David.Pollard@sartorius-stedim.com</w:t>
        </w:r>
      </w:ins>
    </w:p>
    <w:p w:rsidR="00A84F52" w:rsidP="00A84F52" w:rsidRDefault="00A84F52" w14:paraId="434DAE98" w14:textId="77777777">
      <w:pPr>
        <w:pStyle w:val="NoSpacing"/>
        <w:rPr>
          <w:ins w:author="Coffman, Jon" w:date="2020-09-14T11:41:00Z" w:id="4"/>
        </w:rPr>
      </w:pPr>
    </w:p>
    <w:p w:rsidR="00A84F52" w:rsidP="00A84F52" w:rsidRDefault="00A84F52" w14:paraId="162FC587" w14:textId="77777777">
      <w:pPr>
        <w:pStyle w:val="NoSpacing"/>
        <w:rPr>
          <w:ins w:author="Coffman, Jon" w:date="2020-09-14T11:41:00Z" w:id="696003798"/>
          <w:del w:author="Jon Coffman" w:date="2020-09-18T15:15:19.965Z" w:id="1721554784"/>
          <w:b w:val="1"/>
          <w:bCs w:val="1"/>
        </w:rPr>
      </w:pPr>
      <w:ins w:author="Coffman, Jon" w:date="2020-09-14T11:41:00Z" w:id="1240513286">
        <w:del w:author="Jon Coffman" w:date="2020-09-18T15:15:19.965Z" w:id="1028298119">
          <w:r w:rsidRPr="2AFDEB36" w:rsidDel="2AFDEB36">
            <w:rPr>
              <w:b w:val="1"/>
              <w:bCs w:val="1"/>
            </w:rPr>
            <w:delText>&lt;Potential Authors&gt;</w:delText>
          </w:r>
        </w:del>
      </w:ins>
    </w:p>
    <w:p w:rsidR="00A84F52" w:rsidP="230116A9" w:rsidRDefault="00A84F52" w14:paraId="41B98A62" w14:textId="3B3D5BD2">
      <w:pPr>
        <w:pStyle w:val="NoSpacing"/>
        <w:rPr>
          <w:ins w:author="Coffman, Jon" w:date="2020-09-14T11:41:00Z" w:id="162342734"/>
          <w:color w:val="000000"/>
        </w:rPr>
      </w:pPr>
      <w:ins w:author="Coffman, Jon" w:date="2020-09-14T11:41:00Z" w:id="1430618508">
        <w:r w:rsidR="2AFDEB36">
          <w:t xml:space="preserve">Irina </w:t>
        </w:r>
        <w:r w:rsidR="2AFDEB36">
          <w:t>Ramos</w:t>
        </w:r>
        <w:r>
          <w:tab/>
        </w:r>
        <w:r w:rsidR="2AFDEB36">
          <w:t>Nicholas</w:t>
        </w:r>
        <w:r w:rsidR="2AFDEB36">
          <w:t xml:space="preserve"> </w:t>
        </w:r>
        <w:r w:rsidR="2AFDEB36">
          <w:t>Guros</w:t>
        </w:r>
        <w:r>
          <w:tab/>
        </w:r>
        <w:r w:rsidR="2AFDEB36">
          <w:t>Ken</w:t>
        </w:r>
        <w:r w:rsidR="2AFDEB36">
          <w:t xml:space="preserve"> </w:t>
        </w:r>
        <w:r w:rsidR="2AFDEB36">
          <w:t>Lee</w:t>
        </w:r>
      </w:ins>
      <w:ins w:author="Jon Coffman" w:date="2020-09-18T15:15:12.396Z" w:id="590181614">
        <w:r w:rsidR="2AFDEB36">
          <w:t xml:space="preserve"> </w:t>
        </w:r>
      </w:ins>
      <w:ins w:author="Coffman, Jon" w:date="2020-09-14T11:41:00Z" w:id="102379497">
        <w:r>
          <w:tab/>
        </w:r>
        <w:r w:rsidR="2AFDEB36">
          <w:t>Lisa</w:t>
        </w:r>
        <w:r w:rsidR="2AFDEB36">
          <w:t xml:space="preserve"> Connell-Crowley </w:t>
        </w:r>
        <w:r>
          <w:tab/>
        </w:r>
        <w:r w:rsidR="2AFDEB36">
          <w:t>lisacc@just.bio</w:t>
        </w:r>
        <w:r w:rsidR="2AFDEB36">
          <w:t xml:space="preserve"> Brower, Mark </w:t>
        </w:r>
        <w:r>
          <w:tab/>
        </w:r>
        <w:r w:rsidR="2AFDEB36">
          <w:t xml:space="preserve">mark_brower@merck.com Nihal </w:t>
        </w:r>
        <w:r w:rsidR="2AFDEB36">
          <w:t>Tugcu</w:t>
        </w:r>
        <w:r w:rsidR="2AFDEB36">
          <w:t xml:space="preserve"> </w:t>
        </w:r>
        <w:r>
          <w:tab/>
        </w:r>
        <w:r w:rsidR="2AFDEB36">
          <w:t xml:space="preserve">nihal.tugcu@sanofi.com Pollard, David </w:t>
        </w:r>
        <w:r>
          <w:tab/>
        </w:r>
        <w:r>
          <w:fldChar w:fldCharType="begin"/>
        </w:r>
        <w:r>
          <w:instrText xml:space="preserve"> HYPERLINK "mailto:David.Pollard@sartorius-stedim.com" </w:instrText>
        </w:r>
        <w:r>
          <w:fldChar w:fldCharType="separate"/>
        </w:r>
        <w:del w:author="david pollard" w:date="2020-09-17T22:36:22.983Z" w:id="765129062">
          <w:r w:rsidRPr="2AFDEB36" w:rsidDel="2AFDEB36">
            <w:rPr>
              <w:rStyle w:val="Hyperlink"/>
            </w:rPr>
            <w:delText>David.Pollard@sartorius-stedim.com</w:delText>
          </w:r>
        </w:del>
        <w:r>
          <w:fldChar w:fldCharType="end"/>
        </w:r>
        <w:r w:rsidR="2AFDEB36">
          <w:t xml:space="preserve"> John Erikson</w:t>
        </w:r>
        <w:r>
          <w:tab/>
        </w:r>
        <w:r>
          <w:fldChar w:fldCharType="begin"/>
        </w:r>
        <w:r>
          <w:instrText xml:space="preserve"> HYPERLINK "mailto:erickson@udel.edu" </w:instrText>
        </w:r>
        <w:r>
          <w:fldChar w:fldCharType="separate"/>
        </w:r>
        <w:r w:rsidRPr="2AFDEB36" w:rsidR="2AFDEB36">
          <w:rPr>
            <w:rStyle w:val="Hyperlink"/>
          </w:rPr>
          <w:t>erickson@udel.edu</w:t>
        </w:r>
        <w:r>
          <w:fldChar w:fldCharType="end"/>
        </w:r>
        <w:r w:rsidR="2AFDEB36">
          <w:t xml:space="preserve"> Dr. David </w:t>
        </w:r>
        <w:r w:rsidR="2AFDEB36">
          <w:t>Paolella</w:t>
        </w:r>
        <w:r w:rsidR="2AFDEB36">
          <w:t xml:space="preserve"> </w:t>
        </w:r>
        <w:r>
          <w:tab/>
        </w:r>
        <w:r>
          <w:fldChar w:fldCharType="begin"/>
        </w:r>
        <w:r>
          <w:instrText xml:space="preserve"> HYPERLINK "mailto:david.n.paolella@gsk.com" </w:instrText>
        </w:r>
        <w:r>
          <w:fldChar w:fldCharType="separate"/>
        </w:r>
        <w:r w:rsidRPr="2AFDEB36" w:rsidR="2AFDEB36">
          <w:rPr>
            <w:rStyle w:val="Hyperlink"/>
          </w:rPr>
          <w:t>david.n.paolella@gsk.com</w:t>
        </w:r>
        <w:r>
          <w:fldChar w:fldCharType="end"/>
        </w:r>
        <w:r w:rsidR="2AFDEB36">
          <w:t xml:space="preserve">  Hart, Roger </w:t>
        </w:r>
        <w:r>
          <w:tab/>
        </w:r>
        <w:r>
          <w:fldChar w:fldCharType="begin"/>
        </w:r>
        <w:r>
          <w:instrText xml:space="preserve"> HYPERLINK "mailto:rhart@amgen.com" </w:instrText>
        </w:r>
        <w:r>
          <w:fldChar w:fldCharType="separate"/>
        </w:r>
        <w:r w:rsidRPr="2AFDEB36" w:rsidR="2AFDEB36">
          <w:rPr>
            <w:rStyle w:val="Hyperlink"/>
          </w:rPr>
          <w:t>rhart@amgen.com</w:t>
        </w:r>
        <w:r>
          <w:fldChar w:fldCharType="end"/>
        </w:r>
        <w:r w:rsidR="2AFDEB36">
          <w:t xml:space="preserve"> </w:t>
        </w:r>
        <w:r w:rsidRPr="2AFDEB36" w:rsidR="2AFDEB36">
          <w:rPr>
            <w:color w:val="000000" w:themeColor="text1" w:themeTint="FF" w:themeShade="FF"/>
          </w:rPr>
          <w:t xml:space="preserve">Guenter </w:t>
        </w:r>
        <w:r w:rsidRPr="2AFDEB36" w:rsidR="2AFDEB36">
          <w:rPr>
            <w:color w:val="000000" w:themeColor="text1" w:themeTint="FF" w:themeShade="FF"/>
          </w:rPr>
          <w:t>Jagshies</w:t>
        </w:r>
        <w:r w:rsidRPr="2AFDEB36" w:rsidR="2AFDEB36">
          <w:rPr>
            <w:color w:val="000000" w:themeColor="text1" w:themeTint="FF" w:themeShade="FF"/>
          </w:rPr>
          <w:t>, jagschies@icloud.com</w:t>
        </w:r>
      </w:ins>
    </w:p>
    <w:p w:rsidRPr="008E6E36" w:rsidR="00DB105D" w:rsidDel="00A84F52" w:rsidP="00E76BB0" w:rsidRDefault="00A8461B" w14:paraId="5AFDAC25" w14:textId="5793187A">
      <w:pPr>
        <w:spacing w:line="240" w:lineRule="auto"/>
        <w:rPr>
          <w:del w:author="Coffman, Jon" w:date="2020-09-14T11:41:00Z" w:id="9"/>
          <w:b/>
          <w:bCs/>
        </w:rPr>
      </w:pPr>
      <w:del w:author="Coffman, Jon" w:date="2020-09-14T11:41:00Z" w:id="10">
        <w:r w:rsidRPr="008E6E36" w:rsidDel="00A84F52">
          <w:rPr>
            <w:b/>
            <w:bCs/>
          </w:rPr>
          <w:delText>Authors</w:delText>
        </w:r>
      </w:del>
    </w:p>
    <w:p w:rsidRPr="00FB1D2E" w:rsidR="00E76BB0" w:rsidDel="00A84F52" w:rsidP="00E76BB0" w:rsidRDefault="00E76BB0" w14:paraId="1911BE8D" w14:textId="3BD667AE">
      <w:pPr>
        <w:pStyle w:val="NoSpacing"/>
        <w:rPr>
          <w:del w:author="Coffman, Jon" w:date="2020-09-14T11:41:00Z" w:id="11"/>
        </w:rPr>
      </w:pPr>
      <w:del w:author="Coffman, Jon" w:date="2020-09-14T11:41:00Z" w:id="12">
        <w:r w:rsidDel="00A84F52">
          <w:delText>Jon Coffman</w:delText>
        </w:r>
        <w:r w:rsidRPr="00FB1D2E" w:rsidDel="00A84F52">
          <w:tab/>
        </w:r>
      </w:del>
    </w:p>
    <w:p w:rsidRPr="00FB1D2E" w:rsidR="00E76BB0" w:rsidDel="00A84F52" w:rsidP="00E76BB0" w:rsidRDefault="00E76BB0" w14:paraId="58C7EE41" w14:textId="5DF2DD12">
      <w:pPr>
        <w:pStyle w:val="NoSpacing"/>
        <w:rPr>
          <w:del w:author="Coffman, Jon" w:date="2020-09-14T11:41:00Z" w:id="13"/>
        </w:rPr>
      </w:pPr>
      <w:del w:author="Coffman, Jon" w:date="2020-09-14T11:41:00Z" w:id="14">
        <w:r w:rsidDel="00A84F52">
          <w:delText>Sevda Deldari</w:delText>
        </w:r>
        <w:r w:rsidRPr="00FB1D2E" w:rsidDel="00A84F52">
          <w:tab/>
        </w:r>
      </w:del>
    </w:p>
    <w:p w:rsidRPr="00FB1D2E" w:rsidR="00E76BB0" w:rsidDel="00A84F52" w:rsidP="00E76BB0" w:rsidRDefault="00E76BB0" w14:paraId="090C14F3" w14:textId="443ED701">
      <w:pPr>
        <w:pStyle w:val="NoSpacing"/>
        <w:rPr>
          <w:del w:author="Coffman, Jon" w:date="2020-09-14T11:41:00Z" w:id="15"/>
        </w:rPr>
      </w:pPr>
      <w:del w:author="Coffman, Jon" w:date="2020-09-14T11:41:00Z" w:id="16">
        <w:r w:rsidDel="00A84F52">
          <w:delText>Steve Rose</w:delText>
        </w:r>
        <w:r w:rsidRPr="00FB1D2E" w:rsidDel="00A84F52">
          <w:tab/>
        </w:r>
      </w:del>
    </w:p>
    <w:p w:rsidRPr="00FB1D2E" w:rsidR="00E76BB0" w:rsidDel="00A84F52" w:rsidP="00E76BB0" w:rsidRDefault="00E76BB0" w14:paraId="2F8C5FE2" w14:textId="4239C36B">
      <w:pPr>
        <w:pStyle w:val="NoSpacing"/>
        <w:rPr>
          <w:del w:author="Coffman, Jon" w:date="2020-09-14T11:41:00Z" w:id="17"/>
        </w:rPr>
      </w:pPr>
      <w:del w:author="Coffman, Jon" w:date="2020-09-14T11:41:00Z" w:id="18">
        <w:r w:rsidDel="00A84F52">
          <w:delText>Ujwal Patel</w:delText>
        </w:r>
        <w:r w:rsidRPr="00FB1D2E" w:rsidDel="00A84F52">
          <w:tab/>
        </w:r>
      </w:del>
    </w:p>
    <w:p w:rsidRPr="00FB1D2E" w:rsidR="00E76BB0" w:rsidDel="00A84F52" w:rsidP="00E76BB0" w:rsidRDefault="00E76BB0" w14:paraId="37471E05" w14:textId="4AD56130">
      <w:pPr>
        <w:pStyle w:val="NoSpacing"/>
        <w:rPr>
          <w:del w:author="Coffman, Jon" w:date="2020-09-14T11:41:00Z" w:id="19"/>
        </w:rPr>
      </w:pPr>
      <w:del w:author="Coffman, Jon" w:date="2020-09-14T11:41:00Z" w:id="20">
        <w:r w:rsidDel="00A84F52">
          <w:delText>Jennifer Pollard</w:delText>
        </w:r>
        <w:r w:rsidRPr="00FB1D2E" w:rsidDel="00A84F52">
          <w:tab/>
        </w:r>
        <w:r w:rsidDel="00A84F52">
          <w:delText>jennifer_pollard@merck.com</w:delText>
        </w:r>
      </w:del>
    </w:p>
    <w:p w:rsidRPr="00FB1D2E" w:rsidR="00E76BB0" w:rsidDel="00A84F52" w:rsidP="00E76BB0" w:rsidRDefault="00E76BB0" w14:paraId="3E577325" w14:textId="133ED368">
      <w:pPr>
        <w:pStyle w:val="NoSpacing"/>
        <w:rPr>
          <w:del w:author="Coffman, Jon" w:date="2020-09-14T11:41:00Z" w:id="21"/>
        </w:rPr>
      </w:pPr>
      <w:del w:author="Coffman, Jon" w:date="2020-09-14T11:41:00Z" w:id="22">
        <w:r w:rsidRPr="00FB1D2E" w:rsidDel="00A84F52">
          <w:delText xml:space="preserve">Maen Qadan </w:delText>
        </w:r>
        <w:r w:rsidRPr="00FB1D2E" w:rsidDel="00A84F52">
          <w:tab/>
        </w:r>
        <w:r w:rsidRPr="00FB1D2E" w:rsidDel="00A84F52">
          <w:delText>qadan_maen@lilly.com</w:delText>
        </w:r>
      </w:del>
    </w:p>
    <w:p w:rsidRPr="00FB1D2E" w:rsidR="00E76BB0" w:rsidDel="00A84F52" w:rsidP="00E76BB0" w:rsidRDefault="00E76BB0" w14:paraId="3BE9174D" w14:textId="3508D39B">
      <w:pPr>
        <w:pStyle w:val="NoSpacing"/>
        <w:rPr>
          <w:del w:author="Coffman, Jon" w:date="2020-09-14T11:41:00Z" w:id="23"/>
        </w:rPr>
      </w:pPr>
      <w:del w:author="Coffman, Jon" w:date="2020-09-14T11:41:00Z" w:id="24">
        <w:r w:rsidRPr="00FB1D2E" w:rsidDel="00A84F52">
          <w:delText xml:space="preserve">Schaefer, Eugene [JRDUS] </w:delText>
        </w:r>
        <w:r w:rsidRPr="00FB1D2E" w:rsidDel="00A84F52">
          <w:tab/>
        </w:r>
        <w:r w:rsidDel="00A84F52" w:rsidR="00E20427">
          <w:fldChar w:fldCharType="begin"/>
        </w:r>
        <w:r w:rsidDel="00A84F52" w:rsidR="00E20427">
          <w:delInstrText xml:space="preserve"> HYPERLINK "mailto:ESchaefe@its.jnj.com" </w:delInstrText>
        </w:r>
        <w:r w:rsidDel="00A84F52" w:rsidR="00E20427">
          <w:fldChar w:fldCharType="separate"/>
        </w:r>
        <w:r w:rsidRPr="00AF41EB" w:rsidDel="00A84F52">
          <w:rPr>
            <w:rStyle w:val="Hyperlink"/>
          </w:rPr>
          <w:delText>ESchaefe@its.jnj.com</w:delText>
        </w:r>
        <w:r w:rsidDel="00A84F52" w:rsidR="00E20427">
          <w:rPr>
            <w:rStyle w:val="Hyperlink"/>
          </w:rPr>
          <w:fldChar w:fldCharType="end"/>
        </w:r>
      </w:del>
    </w:p>
    <w:p w:rsidR="00E76BB0" w:rsidDel="00A84F52" w:rsidP="00E76BB0" w:rsidRDefault="00E76BB0" w14:paraId="782FBC09" w14:textId="287F1C05">
      <w:pPr>
        <w:pStyle w:val="NoSpacing"/>
        <w:rPr>
          <w:del w:author="Coffman, Jon" w:date="2020-09-14T11:41:00Z" w:id="25"/>
        </w:rPr>
      </w:pPr>
      <w:del w:author="Coffman, Jon" w:date="2020-09-14T11:41:00Z" w:id="26">
        <w:r w:rsidDel="00A84F52">
          <w:delText>Joseph S</w:delText>
        </w:r>
        <w:r w:rsidRPr="00FB1D2E" w:rsidDel="00A84F52">
          <w:delText xml:space="preserve">hultz </w:delText>
        </w:r>
        <w:r w:rsidRPr="00FB1D2E" w:rsidDel="00A84F52">
          <w:tab/>
        </w:r>
        <w:r w:rsidRPr="00FB1D2E" w:rsidDel="00A84F52">
          <w:delText>joseph.shultz@novartis.com</w:delText>
        </w:r>
      </w:del>
    </w:p>
    <w:p w:rsidR="00E76BB0" w:rsidDel="00A84F52" w:rsidP="00E76BB0" w:rsidRDefault="00E76BB0" w14:paraId="5A4DA805" w14:textId="7B0372AD">
      <w:pPr>
        <w:pStyle w:val="NoSpacing"/>
        <w:rPr>
          <w:del w:author="Coffman, Jon" w:date="2020-09-14T11:41:00Z" w:id="27"/>
        </w:rPr>
      </w:pPr>
      <w:del w:author="Coffman, Jon" w:date="2020-09-14T11:41:00Z" w:id="28">
        <w:r w:rsidRPr="00FB1D2E" w:rsidDel="00A84F52">
          <w:tab/>
        </w:r>
      </w:del>
    </w:p>
    <w:p w:rsidRPr="008E6E36" w:rsidR="00B02ECC" w:rsidDel="00A84F52" w:rsidP="00E76BB0" w:rsidRDefault="00B02ECC" w14:paraId="4E770E7B" w14:textId="6B23235E">
      <w:pPr>
        <w:pStyle w:val="NoSpacing"/>
        <w:rPr>
          <w:del w:author="Coffman, Jon" w:date="2020-09-14T11:41:00Z" w:id="29"/>
          <w:b/>
          <w:bCs/>
        </w:rPr>
      </w:pPr>
      <w:del w:author="Coffman, Jon" w:date="2020-09-14T11:41:00Z" w:id="30">
        <w:r w:rsidRPr="008E6E36" w:rsidDel="00A84F52">
          <w:rPr>
            <w:b/>
            <w:bCs/>
          </w:rPr>
          <w:delText>&lt;Potential Authors&gt;</w:delText>
        </w:r>
      </w:del>
    </w:p>
    <w:p w:rsidRPr="00FB1D2E" w:rsidR="00E76BB0" w:rsidDel="00A84F52" w:rsidP="00E76BB0" w:rsidRDefault="00E76BB0" w14:paraId="7148C679" w14:textId="1519F240">
      <w:pPr>
        <w:pStyle w:val="NoSpacing"/>
        <w:rPr>
          <w:del w:author="Coffman, Jon" w:date="2020-09-14T11:41:00Z" w:id="31"/>
        </w:rPr>
      </w:pPr>
      <w:del w:author="Coffman, Jon" w:date="2020-09-14T11:41:00Z" w:id="32">
        <w:r w:rsidDel="00A84F52">
          <w:delText>Irina Ramos</w:delText>
        </w:r>
        <w:r w:rsidRPr="00FB1D2E" w:rsidDel="00A84F52">
          <w:tab/>
        </w:r>
      </w:del>
    </w:p>
    <w:p w:rsidRPr="00FB1D2E" w:rsidR="00E76BB0" w:rsidDel="00A84F52" w:rsidP="00E76BB0" w:rsidRDefault="00E76BB0" w14:paraId="0FF2F351" w14:textId="659867D1">
      <w:pPr>
        <w:pStyle w:val="NoSpacing"/>
        <w:rPr>
          <w:del w:author="Coffman, Jon" w:date="2020-09-14T11:41:00Z" w:id="33"/>
        </w:rPr>
      </w:pPr>
      <w:del w:author="Coffman, Jon" w:date="2020-09-14T11:41:00Z" w:id="34">
        <w:r w:rsidDel="00A84F52">
          <w:delText>Nicholas Guros</w:delText>
        </w:r>
        <w:r w:rsidRPr="00FB1D2E" w:rsidDel="00A84F52">
          <w:tab/>
        </w:r>
      </w:del>
    </w:p>
    <w:p w:rsidRPr="00FB1D2E" w:rsidR="00E76BB0" w:rsidDel="00A84F52" w:rsidP="00E76BB0" w:rsidRDefault="00E76BB0" w14:paraId="525201E7" w14:textId="0672FA45">
      <w:pPr>
        <w:pStyle w:val="NoSpacing"/>
        <w:rPr>
          <w:del w:author="Coffman, Jon" w:date="2020-09-14T11:41:00Z" w:id="35"/>
        </w:rPr>
      </w:pPr>
      <w:del w:author="Coffman, Jon" w:date="2020-09-14T11:41:00Z" w:id="36">
        <w:r w:rsidDel="00A84F52">
          <w:delText>Ken Lee</w:delText>
        </w:r>
        <w:r w:rsidRPr="00FB1D2E" w:rsidDel="00A84F52">
          <w:tab/>
        </w:r>
      </w:del>
    </w:p>
    <w:p w:rsidRPr="00FB1D2E" w:rsidR="00E76BB0" w:rsidDel="00A84F52" w:rsidP="00E76BB0" w:rsidRDefault="00E76BB0" w14:paraId="2F1FCA45" w14:textId="54F1A7E5">
      <w:pPr>
        <w:pStyle w:val="NoSpacing"/>
        <w:rPr>
          <w:del w:author="Coffman, Jon" w:date="2020-09-14T11:41:00Z" w:id="37"/>
        </w:rPr>
      </w:pPr>
      <w:del w:author="Coffman, Jon" w:date="2020-09-14T11:41:00Z" w:id="38">
        <w:r w:rsidRPr="00FB1D2E" w:rsidDel="00A84F52">
          <w:delText xml:space="preserve">Lisa Connell-Crowley </w:delText>
        </w:r>
        <w:r w:rsidRPr="00FB1D2E" w:rsidDel="00A84F52">
          <w:tab/>
        </w:r>
        <w:r w:rsidRPr="00FB1D2E" w:rsidDel="00A84F52">
          <w:delText>lisacc@just.bio</w:delText>
        </w:r>
      </w:del>
    </w:p>
    <w:p w:rsidRPr="00FB1D2E" w:rsidR="00E76BB0" w:rsidDel="00A84F52" w:rsidP="00E76BB0" w:rsidRDefault="00E76BB0" w14:paraId="719F7A40" w14:textId="1CBDF331">
      <w:pPr>
        <w:pStyle w:val="NoSpacing"/>
        <w:rPr>
          <w:del w:author="Coffman, Jon" w:date="2020-09-14T11:41:00Z" w:id="39"/>
        </w:rPr>
      </w:pPr>
      <w:del w:author="Coffman, Jon" w:date="2020-09-14T11:41:00Z" w:id="40">
        <w:r w:rsidRPr="00FB1D2E" w:rsidDel="00A84F52">
          <w:delText xml:space="preserve"> Brower, Mark </w:delText>
        </w:r>
        <w:r w:rsidRPr="00FB1D2E" w:rsidDel="00A84F52">
          <w:tab/>
        </w:r>
        <w:r w:rsidRPr="00FB1D2E" w:rsidDel="00A84F52">
          <w:delText>mark_brower@merck.com</w:delText>
        </w:r>
      </w:del>
    </w:p>
    <w:p w:rsidRPr="00FB1D2E" w:rsidR="00E76BB0" w:rsidDel="00A84F52" w:rsidP="00E76BB0" w:rsidRDefault="00E76BB0" w14:paraId="0E21EA81" w14:textId="04D167E0">
      <w:pPr>
        <w:pStyle w:val="NoSpacing"/>
        <w:rPr>
          <w:del w:author="Coffman, Jon" w:date="2020-09-14T11:41:00Z" w:id="41"/>
        </w:rPr>
      </w:pPr>
      <w:del w:author="Coffman, Jon" w:date="2020-09-14T11:41:00Z" w:id="42">
        <w:r w:rsidRPr="00FB1D2E" w:rsidDel="00A84F52">
          <w:delText xml:space="preserve"> Nihal Tugcu </w:delText>
        </w:r>
        <w:r w:rsidRPr="00FB1D2E" w:rsidDel="00A84F52">
          <w:tab/>
        </w:r>
        <w:r w:rsidRPr="00FB1D2E" w:rsidDel="00A84F52">
          <w:delText>nihal.tugcu@sanofi.com</w:delText>
        </w:r>
      </w:del>
    </w:p>
    <w:p w:rsidRPr="00FB1D2E" w:rsidR="00E76BB0" w:rsidDel="00A84F52" w:rsidP="00E76BB0" w:rsidRDefault="00E76BB0" w14:paraId="462E1714" w14:textId="135DF1CF">
      <w:pPr>
        <w:pStyle w:val="NoSpacing"/>
        <w:rPr>
          <w:del w:author="Coffman, Jon" w:date="2020-09-14T11:41:00Z" w:id="43"/>
        </w:rPr>
      </w:pPr>
      <w:del w:author="Coffman, Jon" w:date="2020-09-14T11:41:00Z" w:id="44">
        <w:r w:rsidRPr="00FB1D2E" w:rsidDel="00A84F52">
          <w:delText xml:space="preserve"> Pollard, David </w:delText>
        </w:r>
        <w:r w:rsidRPr="00FB1D2E" w:rsidDel="00A84F52">
          <w:tab/>
        </w:r>
        <w:r w:rsidRPr="00FB1D2E" w:rsidDel="00A84F52">
          <w:delText>David.Pollard@sartorius-stedim.com</w:delText>
        </w:r>
      </w:del>
    </w:p>
    <w:p w:rsidRPr="00FB1D2E" w:rsidR="00E76BB0" w:rsidDel="00A84F52" w:rsidP="00E76BB0" w:rsidRDefault="00E76BB0" w14:paraId="7138274A" w14:textId="31686108">
      <w:pPr>
        <w:pStyle w:val="NoSpacing"/>
        <w:rPr>
          <w:del w:author="Coffman, Jon" w:date="2020-09-14T11:41:00Z" w:id="45"/>
        </w:rPr>
      </w:pPr>
      <w:del w:author="Coffman, Jon" w:date="2020-09-14T11:41:00Z" w:id="46">
        <w:r w:rsidDel="00A84F52">
          <w:delText>John Erikson</w:delText>
        </w:r>
        <w:r w:rsidRPr="00FB1D2E" w:rsidDel="00A84F52">
          <w:tab/>
        </w:r>
        <w:r w:rsidRPr="00FB1D2E" w:rsidDel="00A84F52">
          <w:delText>erickson@udel.edu</w:delText>
        </w:r>
      </w:del>
    </w:p>
    <w:p w:rsidRPr="00FB1D2E" w:rsidR="00E76BB0" w:rsidDel="00A84F52" w:rsidP="00E76BB0" w:rsidRDefault="00E76BB0" w14:paraId="12483799" w14:textId="3CEAE996">
      <w:pPr>
        <w:pStyle w:val="NoSpacing"/>
        <w:rPr>
          <w:del w:author="Coffman, Jon" w:date="2020-09-14T11:41:00Z" w:id="47"/>
        </w:rPr>
      </w:pPr>
      <w:del w:author="Coffman, Jon" w:date="2020-09-14T11:41:00Z" w:id="48">
        <w:r w:rsidRPr="00FB1D2E" w:rsidDel="00A84F52">
          <w:delText xml:space="preserve">Dr. David Paolella </w:delText>
        </w:r>
        <w:r w:rsidRPr="00FB1D2E" w:rsidDel="00A84F52">
          <w:tab/>
        </w:r>
        <w:r w:rsidRPr="00FB1D2E" w:rsidDel="00A84F52">
          <w:delText>david.n.paolella@gsk.com</w:delText>
        </w:r>
      </w:del>
    </w:p>
    <w:p w:rsidR="00E76BB0" w:rsidDel="00A84F52" w:rsidP="00E76BB0" w:rsidRDefault="00E76BB0" w14:paraId="7789A9D7" w14:textId="01CCC214">
      <w:pPr>
        <w:pStyle w:val="NoSpacing"/>
        <w:rPr>
          <w:del w:author="Coffman, Jon" w:date="2020-09-14T11:41:00Z" w:id="49"/>
          <w:rStyle w:val="Hyperlink"/>
        </w:rPr>
      </w:pPr>
      <w:del w:author="Coffman, Jon" w:date="2020-09-14T11:41:00Z" w:id="50">
        <w:r w:rsidRPr="00FB1D2E" w:rsidDel="00A84F52">
          <w:delText xml:space="preserve"> Hart, Roger </w:delText>
        </w:r>
        <w:r w:rsidRPr="00FB1D2E" w:rsidDel="00A84F52">
          <w:tab/>
        </w:r>
        <w:r w:rsidDel="00A84F52" w:rsidR="00E20427">
          <w:fldChar w:fldCharType="begin"/>
        </w:r>
        <w:r w:rsidDel="00A84F52" w:rsidR="00E20427">
          <w:delInstrText xml:space="preserve"> HYPERLINK "mailto:rhart@amgen.com" </w:delInstrText>
        </w:r>
        <w:r w:rsidDel="00A84F52" w:rsidR="00E20427">
          <w:fldChar w:fldCharType="separate"/>
        </w:r>
        <w:r w:rsidRPr="00C223B2" w:rsidDel="00A84F52">
          <w:rPr>
            <w:rStyle w:val="Hyperlink"/>
          </w:rPr>
          <w:delText>rhart@amgen.com</w:delText>
        </w:r>
        <w:r w:rsidDel="00A84F52" w:rsidR="00E20427">
          <w:rPr>
            <w:rStyle w:val="Hyperlink"/>
          </w:rPr>
          <w:fldChar w:fldCharType="end"/>
        </w:r>
      </w:del>
    </w:p>
    <w:p w:rsidR="002E4FB4" w:rsidDel="00A84F52" w:rsidP="002E4FB4" w:rsidRDefault="002E4FB4" w14:paraId="5C0539CC" w14:textId="013B190E">
      <w:pPr>
        <w:pStyle w:val="NoSpacing"/>
        <w:rPr>
          <w:del w:author="Coffman, Jon" w:date="2020-09-14T11:41:00Z" w:id="51"/>
          <w:color w:val="000000"/>
          <w:szCs w:val="24"/>
        </w:rPr>
      </w:pPr>
      <w:del w:author="Coffman, Jon" w:date="2020-09-14T11:41:00Z" w:id="52">
        <w:r w:rsidDel="00A84F52">
          <w:rPr>
            <w:color w:val="000000"/>
            <w:szCs w:val="24"/>
          </w:rPr>
          <w:delText>Guenter Jagshies, jagschies@icloud.com</w:delText>
        </w:r>
      </w:del>
    </w:p>
    <w:p w:rsidRPr="00FB1D2E" w:rsidR="002E4FB4" w:rsidP="00E76BB0" w:rsidRDefault="002E4FB4" w14:paraId="00473CC3" w14:textId="77777777">
      <w:pPr>
        <w:pStyle w:val="NoSpacing"/>
      </w:pPr>
    </w:p>
    <w:p w:rsidR="009F1E2D" w:rsidP="00CF3C52" w:rsidRDefault="009F1E2D" w14:paraId="01A2E201" w14:textId="171A4145">
      <w:pPr>
        <w:pStyle w:val="Heading1"/>
      </w:pPr>
      <w:r>
        <w:t>Abstract</w:t>
      </w:r>
    </w:p>
    <w:p w:rsidRPr="00EF36FD" w:rsidR="00AA47EC" w:rsidP="1872F496" w:rsidRDefault="00AA47EC" w14:paraId="063DD892" w14:textId="21D5C4A4">
      <w:pPr>
        <w:pStyle w:val="NormalWeb"/>
        <w:spacing w:beforeAutospacing="0" w:after="0" w:afterAutospacing="0"/>
        <w:ind w:left="540"/>
      </w:pPr>
      <w:r>
        <w:rPr>
          <w:color w:val="000000"/>
        </w:rPr>
        <w:t xml:space="preserve">There is a growing </w:t>
      </w:r>
      <w:r w:rsidR="003669AC">
        <w:rPr>
          <w:color w:val="000000"/>
        </w:rPr>
        <w:t xml:space="preserve">application of </w:t>
      </w:r>
      <w:r>
        <w:rPr>
          <w:color w:val="000000"/>
        </w:rPr>
        <w:t xml:space="preserve">integrated </w:t>
      </w:r>
      <w:r w:rsidR="003669AC">
        <w:rPr>
          <w:color w:val="000000"/>
        </w:rPr>
        <w:t xml:space="preserve">and continuous </w:t>
      </w:r>
      <w:r>
        <w:rPr>
          <w:color w:val="000000"/>
        </w:rPr>
        <w:t xml:space="preserve">bioprocessing (ICB) as a manufacturing platform for the production of recombinant protein therapeutics produced from mammalian cells. </w:t>
      </w:r>
      <w:r w:rsidRPr="1872F496" w:rsidR="1872F496">
        <w:t>At first glance, the newly evolved ICB has created a vast diversity of platforms. A closer inspection reveals convergent evolution: nearly all of the major ICB methods have a common framework that could allow manufacturing across a global ecosystem of manufacturers using simple, yet effective, equipment designs. The framework is</w:t>
      </w:r>
      <w:r w:rsidR="0029075D">
        <w:t xml:space="preserve"> </w:t>
      </w:r>
      <w:r w:rsidRPr="1872F496" w:rsidR="1872F496">
        <w:t>capable of supporting the manufacturing of most major biopharmaceutical ICB</w:t>
      </w:r>
      <w:r w:rsidR="0029075D">
        <w:t xml:space="preserve"> and legacy </w:t>
      </w:r>
      <w:r w:rsidR="00A1639A">
        <w:t>processes</w:t>
      </w:r>
      <w:r w:rsidRPr="1872F496" w:rsidR="1872F496">
        <w:t xml:space="preserve"> without major changes in the regulatory </w:t>
      </w:r>
      <w:r w:rsidRPr="1872F496" w:rsidR="000022BC">
        <w:t>license</w:t>
      </w:r>
      <w:r w:rsidR="0029075D">
        <w:t>.</w:t>
      </w:r>
    </w:p>
    <w:p w:rsidR="00F86CCA" w:rsidP="00880178" w:rsidRDefault="00AA47EC" w14:paraId="5F4C9E8B" w14:textId="3311E49D">
      <w:pPr>
        <w:pStyle w:val="NormalWeb"/>
        <w:ind w:left="540"/>
        <w:rPr>
          <w:color w:val="000000"/>
        </w:rPr>
      </w:pPr>
      <w:r>
        <w:rPr>
          <w:color w:val="000000"/>
        </w:rPr>
        <w:t>This paper reviews the ICB that are being used, or are soon to be used, in a GMP manufacturing setting for recombinant protein production</w:t>
      </w:r>
      <w:r w:rsidR="003669AC">
        <w:rPr>
          <w:color w:val="000000"/>
        </w:rPr>
        <w:t xml:space="preserve"> from mammalian cells</w:t>
      </w:r>
      <w:r>
        <w:rPr>
          <w:color w:val="000000"/>
        </w:rPr>
        <w:t xml:space="preserve">. </w:t>
      </w:r>
      <w:r w:rsidR="00C603C3">
        <w:rPr>
          <w:color w:val="000000"/>
        </w:rPr>
        <w:t xml:space="preserve">The adaptation of the various ICB modes to the common ICB framework will be discussed, along with the pros and cons of such adaptation. The equipment used in the common framework is generally described. </w:t>
      </w:r>
    </w:p>
    <w:p w:rsidR="000022BC" w:rsidP="00880178" w:rsidRDefault="0029075D" w14:paraId="28E55EBD" w14:textId="2F0DDC21">
      <w:pPr>
        <w:pStyle w:val="NormalWeb"/>
        <w:ind w:left="540"/>
        <w:rPr>
          <w:color w:val="000000"/>
        </w:rPr>
      </w:pPr>
      <w:r>
        <w:rPr>
          <w:color w:val="000000"/>
        </w:rPr>
        <w:lastRenderedPageBreak/>
        <w:t xml:space="preserve">An example plant built on the common framework will be discussed. The flexibility of the plant is demonstrated with batches as small as 6kg or as large as 500kg. The yearly output of the plant is as much as 8 tons. </w:t>
      </w:r>
    </w:p>
    <w:p w:rsidRPr="00C337FE" w:rsidR="003F4574" w:rsidP="00CF3C52" w:rsidRDefault="00CF3C52" w14:paraId="56D52EBE" w14:textId="72B4AB98">
      <w:pPr>
        <w:pStyle w:val="Heading1"/>
        <w:rPr>
          <w:rFonts w:eastAsia="Times New Roman"/>
          <w:b/>
          <w:bCs/>
        </w:rPr>
      </w:pPr>
      <w:r>
        <w:rPr>
          <w:rFonts w:eastAsia="Times New Roman"/>
        </w:rPr>
        <w:t>Introduction</w:t>
      </w:r>
    </w:p>
    <w:p w:rsidR="00E62CEE" w:rsidP="009355F8" w:rsidRDefault="60ADBA91" w14:paraId="7B98A02C" w14:textId="26E352DE">
      <w:pPr>
        <w:spacing w:line="240" w:lineRule="auto"/>
      </w:pPr>
      <w:r>
        <w:t>Many biopharmaceutical companies are considering switching from fed-batch bioreactors and independent, batch downstream unit operations to integrated and continuous bioprocessing (ICB), which uses</w:t>
      </w:r>
      <w:r w:rsidR="00105E2A">
        <w:t xml:space="preserve"> a mammalian host in</w:t>
      </w:r>
      <w:r>
        <w:t xml:space="preserve"> continuous perfusion bioreactors and a linked and continuous downstream. ICB has well-reviewed cost advantages for clinical </w:t>
      </w:r>
      <w:r w:rsidRPr="60ADBA91">
        <w:rPr>
          <w:b/>
          <w:bCs/>
          <w:highlight w:val="yellow"/>
          <w:u w:val="double"/>
        </w:rPr>
        <w:t>[</w:t>
      </w:r>
      <w:proofErr w:type="gramStart"/>
      <w:r w:rsidRPr="60ADBA91">
        <w:rPr>
          <w:b/>
          <w:bCs/>
          <w:highlight w:val="yellow"/>
          <w:u w:val="double"/>
        </w:rPr>
        <w:t xml:space="preserve">ref] </w:t>
      </w:r>
      <w:r w:rsidRPr="60ADBA91">
        <w:rPr>
          <w:b/>
          <w:bCs/>
          <w:highlight w:val="yellow"/>
        </w:rPr>
        <w:t xml:space="preserve"> </w:t>
      </w:r>
      <w:r>
        <w:t xml:space="preserve"> </w:t>
      </w:r>
      <w:proofErr w:type="gramEnd"/>
      <w:r>
        <w:t xml:space="preserve">and, for some scales, commercial </w:t>
      </w:r>
      <w:r w:rsidRPr="60ADBA91">
        <w:rPr>
          <w:b/>
          <w:bCs/>
          <w:u w:val="double"/>
        </w:rPr>
        <w:t xml:space="preserve">[ref] </w:t>
      </w:r>
      <w:r>
        <w:t xml:space="preserve"> manufacturing.</w:t>
      </w:r>
    </w:p>
    <w:p w:rsidR="00E62CEE" w:rsidP="009355F8" w:rsidRDefault="0029075D" w14:paraId="5A9B0351" w14:textId="22B9EC1F">
      <w:pPr>
        <w:spacing w:line="240" w:lineRule="auto"/>
      </w:pPr>
      <w:r>
        <w:t>The literature describes</w:t>
      </w:r>
      <w:r w:rsidR="6E434CCD">
        <w:t xml:space="preserve"> a dizzying array of options for ICB, so much so that </w:t>
      </w:r>
      <w:r>
        <w:t xml:space="preserve">one might think that </w:t>
      </w:r>
      <w:r w:rsidR="6E434CCD">
        <w:t xml:space="preserve">biopharmaceutical companies </w:t>
      </w:r>
      <w:r>
        <w:t>would</w:t>
      </w:r>
      <w:r w:rsidR="6E434CCD">
        <w:t xml:space="preserve"> choose different and incompatible implementations.  Here we report and review several of the largest biopharmaceutical companies implementing ICB</w:t>
      </w:r>
      <w:r w:rsidR="00A1639A">
        <w:t xml:space="preserve"> </w:t>
      </w:r>
      <w:r w:rsidR="6E434CCD">
        <w:t xml:space="preserve">to show there exists a common denominator in the industry. We further demonstrate that the </w:t>
      </w:r>
      <w:r>
        <w:t xml:space="preserve">common </w:t>
      </w:r>
      <w:r w:rsidR="6E434CCD">
        <w:t xml:space="preserve">framework uses many of the familiar batch processing </w:t>
      </w:r>
      <w:proofErr w:type="gramStart"/>
      <w:r w:rsidR="6E434CCD">
        <w:t>operations, and</w:t>
      </w:r>
      <w:proofErr w:type="gramEnd"/>
      <w:r w:rsidR="6E434CCD">
        <w:t xml:space="preserve"> allows backward compatibility with legacy batch processes. </w:t>
      </w:r>
    </w:p>
    <w:p w:rsidR="00E62CEE" w:rsidP="009355F8" w:rsidRDefault="60ADBA91" w14:paraId="5F1300A3" w14:textId="22F14AEF">
      <w:pPr>
        <w:spacing w:line="240" w:lineRule="auto"/>
      </w:pPr>
      <w:r>
        <w:t xml:space="preserve">The specific choices made for implementing ICB in manufacturing are not often well described in the literature. </w:t>
      </w:r>
      <w:r w:rsidR="009355F8">
        <w:t>Only a fraction of p</w:t>
      </w:r>
      <w:r w:rsidR="003447EB">
        <w:t>ublished and presented</w:t>
      </w:r>
      <w:r w:rsidR="009355F8">
        <w:t xml:space="preserve"> work</w:t>
      </w:r>
      <w:r w:rsidR="003447EB">
        <w:t xml:space="preserve"> is implemented. The </w:t>
      </w:r>
      <w:r w:rsidR="009355F8">
        <w:t>common</w:t>
      </w:r>
      <w:r w:rsidR="003447EB">
        <w:t xml:space="preserve"> framework process is based on the authors’ </w:t>
      </w:r>
      <w:r w:rsidR="009355F8">
        <w:t xml:space="preserve">knowledge of </w:t>
      </w:r>
      <w:r w:rsidR="003447EB">
        <w:t>what is being implemented</w:t>
      </w:r>
      <w:r w:rsidR="009355F8">
        <w:t xml:space="preserve"> in their company,</w:t>
      </w:r>
      <w:r w:rsidR="003447EB">
        <w:t xml:space="preserve"> as well as interviews with other bioprocess engineers across the industry. </w:t>
      </w:r>
      <w:r>
        <w:t>This article will not disclose the details of individual companies’ platforms except where a citation exists, or disclosure permission is given.  Some features that build on top of the framework will remain proprietary and will not be described.  All of the integrated and continuous bioprocesses will fit into a plant built on the common framework without significant regulatory changes and without large capital investments. The framework will not require new process characterization studies, nor will it require new virus removal or inactivation studies. Regulatory filings and technology transfer would, however</w:t>
      </w:r>
      <w:r w:rsidR="009355F8">
        <w:t>,</w:t>
      </w:r>
      <w:r>
        <w:t xml:space="preserve"> benefit from some foreknowledge of this framework process. </w:t>
      </w:r>
    </w:p>
    <w:p w:rsidR="60ADBA91" w:rsidP="60ADBA91" w:rsidRDefault="60ADBA91" w14:paraId="12E4C733" w14:textId="41747760">
      <w:pPr>
        <w:pStyle w:val="Heading1"/>
      </w:pPr>
      <w:r>
        <w:t>The Common Framework for Integrated and Continuous Manufacturing</w:t>
      </w:r>
    </w:p>
    <w:p w:rsidR="6E434CCD" w:rsidP="009355F8" w:rsidRDefault="60ADBA91" w14:paraId="7C9360E2" w14:textId="56E61533">
      <w:pPr>
        <w:spacing w:line="240" w:lineRule="auto"/>
      </w:pPr>
      <w:r>
        <w:t xml:space="preserve">The </w:t>
      </w:r>
      <w:r w:rsidR="009355F8">
        <w:t xml:space="preserve">known </w:t>
      </w:r>
      <w:r>
        <w:t xml:space="preserve">ICB being implemented in clinical or commercial manufacturing are shown in Table 1. These processes use a mixture of N-stage perfusion, and some form of multicolumn chromatography with linked processes. </w:t>
      </w:r>
      <w:r w:rsidR="00402E2E">
        <w:t xml:space="preserve"> Some processes are integrated end-to-end, from the bioreactor though to the final concentration step. Others pool the product in-process to define a lot</w:t>
      </w:r>
      <w:r w:rsidR="00FD02D0">
        <w:t xml:space="preserve">. </w:t>
      </w:r>
      <w:r w:rsidR="00402E2E">
        <w:t xml:space="preserve"> Some processes run for 14 days, many run for 20-30 days. </w:t>
      </w:r>
    </w:p>
    <w:p w:rsidR="00A1639A" w:rsidP="009355F8" w:rsidRDefault="60ADBA91" w14:paraId="100AE5BC" w14:textId="34A3F9E6">
      <w:pPr>
        <w:spacing w:line="240" w:lineRule="auto"/>
      </w:pPr>
      <w:r>
        <w:t xml:space="preserve">The common ICB framework that fits these processes is shown in Figure </w:t>
      </w:r>
      <w:r w:rsidR="00DF1963">
        <w:t>1</w:t>
      </w:r>
      <w:r>
        <w:t xml:space="preserve">. </w:t>
      </w:r>
      <w:r w:rsidR="00402E2E">
        <w:t>A common framework is possible because each ICB was derived from a common</w:t>
      </w:r>
      <w:r w:rsidR="00FD02D0">
        <w:t xml:space="preserve"> </w:t>
      </w:r>
      <w:r>
        <w:t xml:space="preserve">batch </w:t>
      </w:r>
      <w:proofErr w:type="spellStart"/>
      <w:r>
        <w:t>mAb</w:t>
      </w:r>
      <w:proofErr w:type="spellEnd"/>
      <w:r>
        <w:t xml:space="preserve"> platform processes</w:t>
      </w:r>
      <w:r w:rsidR="00105E2A">
        <w:t xml:space="preserve"> for monoclonal antibodies</w:t>
      </w:r>
      <w:r>
        <w:t xml:space="preserve"> [Kelley 2008, </w:t>
      </w:r>
      <w:proofErr w:type="spellStart"/>
      <w:r>
        <w:t>etc</w:t>
      </w:r>
      <w:proofErr w:type="spellEnd"/>
      <w:r w:rsidR="00402E2E">
        <w:t>]</w:t>
      </w:r>
      <w:r>
        <w:t xml:space="preserve">. </w:t>
      </w:r>
    </w:p>
    <w:p w:rsidR="003E24EB" w:rsidP="009355F8" w:rsidRDefault="60ADBA91" w14:paraId="73FD9957" w14:textId="4FDC4046">
      <w:pPr>
        <w:spacing w:line="240" w:lineRule="auto"/>
      </w:pPr>
      <w:r>
        <w:lastRenderedPageBreak/>
        <w:t xml:space="preserve">The bioreactor in the ICB framework is run continuously, harvesting the product through a </w:t>
      </w:r>
      <w:r w:rsidR="006505B4">
        <w:t>filtration s</w:t>
      </w:r>
      <w:r>
        <w:t xml:space="preserve">tep. </w:t>
      </w:r>
      <w:r w:rsidR="00FD02D0">
        <w:t>The</w:t>
      </w:r>
      <w:r>
        <w:t xml:space="preserve"> bioreactor </w:t>
      </w:r>
      <w:r w:rsidR="00FD02D0">
        <w:t xml:space="preserve">links </w:t>
      </w:r>
      <w:r>
        <w:t xml:space="preserve">to an integrated downstream that is based on batch chromatography processes. Instead of </w:t>
      </w:r>
      <w:r w:rsidR="00BE19FF">
        <w:t>simulated moving bed</w:t>
      </w:r>
      <w:r w:rsidR="00402E2E">
        <w:t xml:space="preserve"> chromatography</w:t>
      </w:r>
      <w:r>
        <w:t xml:space="preserve">, the framework uses dual column chromatography. In many cases, the chemistry (resins, buffer composition, and membrane composition) is identical to the historical platform. Product pools are </w:t>
      </w:r>
      <w:r w:rsidR="00BE19FF">
        <w:t>replaced with surge tanks</w:t>
      </w:r>
      <w:r>
        <w:t>. The low pH virus inactivation step is flexible</w:t>
      </w:r>
      <w:r w:rsidR="00105E2A">
        <w:t>, allowing</w:t>
      </w:r>
      <w:r>
        <w:t xml:space="preserve"> batch or continuous inactivation. </w:t>
      </w:r>
      <w:r w:rsidR="00BE19FF">
        <w:t>The common framework uses m</w:t>
      </w:r>
      <w:r>
        <w:t>edia and buffer concentrates</w:t>
      </w:r>
      <w:r w:rsidR="00DF1963">
        <w:t xml:space="preserve"> </w:t>
      </w:r>
      <w:r w:rsidR="00BE19FF">
        <w:t>to enable</w:t>
      </w:r>
      <w:r w:rsidR="00FD02D0">
        <w:t xml:space="preserve"> high productivity processes</w:t>
      </w:r>
      <w:r>
        <w:t xml:space="preserve">. In-line titration is also required for many linked unit operations. Process Analytical Technologies (PAT) are used, but in this common framework, they are not more complex than those used in batch processes. </w:t>
      </w:r>
      <w:r w:rsidR="00BE19FF">
        <w:t>The common framework also supports f</w:t>
      </w:r>
      <w:r w:rsidR="003447EB">
        <w:t>ed-batch bioreactor</w:t>
      </w:r>
      <w:r w:rsidR="006505B4">
        <w:t xml:space="preserve"> process</w:t>
      </w:r>
      <w:r w:rsidR="00BE19FF">
        <w:t>es</w:t>
      </w:r>
      <w:r w:rsidR="006505B4">
        <w:t xml:space="preserve"> with a filtration harvest step.</w:t>
      </w:r>
    </w:p>
    <w:p w:rsidRPr="005A1CD5" w:rsidR="00177100" w:rsidP="003C2C0D" w:rsidRDefault="005A1CD5" w14:paraId="34F1464E" w14:textId="0420A24B">
      <w:pPr>
        <w:pStyle w:val="Heading1"/>
        <w:rPr>
          <w:rFonts w:eastAsia="Times New Roman"/>
        </w:rPr>
      </w:pPr>
      <w:r w:rsidRPr="2C6537A7" w:rsidR="2C6537A7">
        <w:rPr>
          <w:rFonts w:eastAsia="Times New Roman"/>
        </w:rPr>
        <w:t xml:space="preserve">N-stage </w:t>
      </w:r>
      <w:r w:rsidRPr="2C6537A7" w:rsidR="2C6537A7">
        <w:rPr>
          <w:rFonts w:eastAsia="Times New Roman"/>
        </w:rPr>
        <w:t>Bioreacto</w:t>
      </w:r>
      <w:r w:rsidRPr="2C6537A7" w:rsidR="2C6537A7">
        <w:rPr>
          <w:rFonts w:eastAsia="Times New Roman"/>
        </w:rPr>
        <w:t>r</w:t>
      </w:r>
    </w:p>
    <w:p w:rsidR="00655F8A" w:rsidP="009355F8" w:rsidRDefault="76A8AF8C" w14:paraId="00F12BF4" w14:textId="53D67B54">
      <w:pPr>
        <w:spacing w:line="240" w:lineRule="auto"/>
        <w:rPr>
          <w:ins w:author="david pollard" w:date="2020-09-17T22:25:06.858Z" w:id="1219943547"/>
        </w:rPr>
      </w:pPr>
      <w:ins w:author="david pollard" w:date="2020-09-17T22:25:06Z" w:id="907093551">
        <w:r w:rsidRPr="2AFDEB36" w:rsidR="2AFDEB36">
          <w:rPr>
            <w:rFonts w:ascii="Calibri" w:hAnsi="Calibri" w:eastAsia="Calibri" w:cs="Calibri"/>
            <w:noProof w:val="0"/>
            <w:color w:val="000000" w:themeColor="text1" w:themeTint="FF" w:themeShade="FF"/>
            <w:sz w:val="24"/>
            <w:szCs w:val="24"/>
            <w:lang w:val="en-US"/>
          </w:rPr>
          <w:t xml:space="preserve">The framework is enabled by the use of perfusion to achieve high specific productivity in either a steady state or dynamic perfusion.  The industry has many years of </w:t>
        </w:r>
        <w:r w:rsidRPr="2AFDEB36" w:rsidR="2AFDEB36">
          <w:rPr>
            <w:rFonts w:ascii="Calibri" w:hAnsi="Calibri" w:eastAsia="Calibri" w:cs="Calibri"/>
            <w:noProof w:val="0"/>
            <w:color w:val="000000" w:themeColor="text1" w:themeTint="FF" w:themeShade="FF"/>
            <w:sz w:val="24"/>
            <w:szCs w:val="24"/>
            <w:lang w:val="en-US"/>
          </w:rPr>
          <w:t>commercial  perfusion</w:t>
        </w:r>
        <w:r w:rsidRPr="2AFDEB36" w:rsidR="2AFDEB36">
          <w:rPr>
            <w:rFonts w:ascii="Calibri" w:hAnsi="Calibri" w:eastAsia="Calibri" w:cs="Calibri"/>
            <w:noProof w:val="0"/>
            <w:color w:val="000000" w:themeColor="text1" w:themeTint="FF" w:themeShade="FF"/>
            <w:sz w:val="24"/>
            <w:szCs w:val="24"/>
            <w:lang w:val="en-US"/>
          </w:rPr>
          <w:t xml:space="preserve"> manufacturing scale  experience at large scale up to 2000 L.   Over 17 commercially launched biologics have used perfusion over the last 25 years using a range of cell retention devices including gravitational settlers, ATF and TFF [</w:t>
        </w:r>
        <w:r w:rsidRPr="2AFDEB36" w:rsidR="2AFDEB36">
          <w:rPr>
            <w:rFonts w:ascii="Calibri" w:hAnsi="Calibri" w:eastAsia="Calibri" w:cs="Calibri"/>
            <w:noProof w:val="0"/>
            <w:color w:val="000000" w:themeColor="text1" w:themeTint="FF" w:themeShade="FF"/>
            <w:sz w:val="24"/>
            <w:szCs w:val="24"/>
            <w:lang w:val="en-US"/>
          </w:rPr>
          <w:t>lindskog</w:t>
        </w:r>
        <w:r w:rsidRPr="2AFDEB36" w:rsidR="2AFDEB36">
          <w:rPr>
            <w:rFonts w:ascii="Calibri" w:hAnsi="Calibri" w:eastAsia="Calibri" w:cs="Calibri"/>
            <w:noProof w:val="0"/>
            <w:color w:val="000000" w:themeColor="text1" w:themeTint="FF" w:themeShade="FF"/>
            <w:sz w:val="24"/>
            <w:szCs w:val="24"/>
            <w:lang w:val="en-US"/>
          </w:rPr>
          <w:t xml:space="preserve">]. The industry has seen cell specific productivities in the range of 20 to 90 </w:t>
        </w:r>
        <w:r w:rsidRPr="2AFDEB36" w:rsidR="2AFDEB36">
          <w:rPr>
            <w:rFonts w:ascii="Calibri" w:hAnsi="Calibri" w:eastAsia="Calibri" w:cs="Calibri"/>
            <w:noProof w:val="0"/>
            <w:color w:val="000000" w:themeColor="text1" w:themeTint="FF" w:themeShade="FF"/>
            <w:sz w:val="24"/>
            <w:szCs w:val="24"/>
            <w:lang w:val="en-US"/>
          </w:rPr>
          <w:t>pg</w:t>
        </w:r>
        <w:r w:rsidRPr="2AFDEB36" w:rsidR="2AFDEB36">
          <w:rPr>
            <w:rFonts w:ascii="Calibri" w:hAnsi="Calibri" w:eastAsia="Calibri" w:cs="Calibri"/>
            <w:noProof w:val="0"/>
            <w:color w:val="000000" w:themeColor="text1" w:themeTint="FF" w:themeShade="FF"/>
            <w:sz w:val="24"/>
            <w:szCs w:val="24"/>
            <w:lang w:val="en-US"/>
          </w:rPr>
          <w:t>/cell/day range [Allread][</w:t>
        </w:r>
        <w:r w:rsidRPr="2AFDEB36" w:rsidR="2AFDEB36">
          <w:rPr>
            <w:rFonts w:ascii="Calibri" w:hAnsi="Calibri" w:eastAsia="Calibri" w:cs="Calibri"/>
            <w:noProof w:val="0"/>
            <w:color w:val="000000" w:themeColor="text1" w:themeTint="FF" w:themeShade="FF"/>
            <w:sz w:val="24"/>
            <w:szCs w:val="24"/>
            <w:lang w:val="en-US"/>
          </w:rPr>
          <w:t>Vijasankaen</w:t>
        </w:r>
        <w:r w:rsidRPr="2AFDEB36" w:rsidR="2AFDEB36">
          <w:rPr>
            <w:rFonts w:ascii="Calibri" w:hAnsi="Calibri" w:eastAsia="Calibri" w:cs="Calibri"/>
            <w:noProof w:val="0"/>
            <w:color w:val="000000" w:themeColor="text1" w:themeTint="FF" w:themeShade="FF"/>
            <w:sz w:val="24"/>
            <w:szCs w:val="24"/>
            <w:lang w:val="en-US"/>
          </w:rPr>
          <w:t>] with cell densities in the 30-70 Million cells/</w:t>
        </w:r>
        <w:r w:rsidRPr="2AFDEB36" w:rsidR="2AFDEB36">
          <w:rPr>
            <w:rFonts w:ascii="Calibri" w:hAnsi="Calibri" w:eastAsia="Calibri" w:cs="Calibri"/>
            <w:noProof w:val="0"/>
            <w:color w:val="000000" w:themeColor="text1" w:themeTint="FF" w:themeShade="FF"/>
            <w:sz w:val="24"/>
            <w:szCs w:val="24"/>
            <w:lang w:val="en-US"/>
          </w:rPr>
          <w:t>mL.</w:t>
        </w:r>
        <w:r w:rsidRPr="2AFDEB36" w:rsidR="2AFDEB36">
          <w:rPr>
            <w:rFonts w:ascii="Calibri" w:hAnsi="Calibri" w:eastAsia="Calibri" w:cs="Calibri"/>
            <w:noProof w:val="0"/>
            <w:color w:val="000000" w:themeColor="text1" w:themeTint="FF" w:themeShade="FF"/>
            <w:sz w:val="24"/>
            <w:szCs w:val="24"/>
            <w:lang w:val="en-US"/>
          </w:rPr>
          <w:t xml:space="preserve"> Typically steady state perfusions has </w:t>
        </w:r>
        <w:r w:rsidRPr="2AFDEB36" w:rsidR="2AFDEB36">
          <w:rPr>
            <w:rFonts w:ascii="Calibri" w:hAnsi="Calibri" w:eastAsia="Calibri" w:cs="Calibri"/>
            <w:noProof w:val="0"/>
            <w:color w:val="000000" w:themeColor="text1" w:themeTint="FF" w:themeShade="FF"/>
            <w:sz w:val="24"/>
            <w:szCs w:val="24"/>
            <w:lang w:val="en-US"/>
          </w:rPr>
          <w:t>been  achieved</w:t>
        </w:r>
        <w:r w:rsidRPr="2AFDEB36" w:rsidR="2AFDEB36">
          <w:rPr>
            <w:rFonts w:ascii="Calibri" w:hAnsi="Calibri" w:eastAsia="Calibri" w:cs="Calibri"/>
            <w:noProof w:val="0"/>
            <w:color w:val="000000" w:themeColor="text1" w:themeTint="FF" w:themeShade="FF"/>
            <w:sz w:val="24"/>
            <w:szCs w:val="24"/>
            <w:lang w:val="en-US"/>
          </w:rPr>
          <w:t xml:space="preserve"> at 2- -4 g/L day at 70 mil cells/mL for up to 60-80 days [Brower], [Warikoo], [Ozturk] others to add].  Given this industry experience and, that this framework is designed to be compatible with the future productivities, then </w:t>
        </w:r>
        <w:r w:rsidRPr="2AFDEB36" w:rsidR="2AFDEB36">
          <w:rPr>
            <w:rFonts w:ascii="Calibri" w:hAnsi="Calibri" w:eastAsia="Calibri" w:cs="Calibri"/>
            <w:noProof w:val="0"/>
            <w:color w:val="000000" w:themeColor="text1" w:themeTint="FF" w:themeShade="FF"/>
            <w:sz w:val="24"/>
            <w:szCs w:val="24"/>
            <w:lang w:val="en-US"/>
          </w:rPr>
          <w:t>its</w:t>
        </w:r>
        <w:r w:rsidRPr="2AFDEB36" w:rsidR="2AFDEB36">
          <w:rPr>
            <w:rFonts w:ascii="Calibri" w:hAnsi="Calibri" w:eastAsia="Calibri" w:cs="Calibri"/>
            <w:noProof w:val="0"/>
            <w:color w:val="000000" w:themeColor="text1" w:themeTint="FF" w:themeShade="FF"/>
            <w:sz w:val="24"/>
            <w:szCs w:val="24"/>
            <w:lang w:val="en-US"/>
          </w:rPr>
          <w:t xml:space="preserve"> reasonable to assume bioreactor productivity be the target of 4.7 g/L/day (Table 2) </w:t>
        </w:r>
        <w:r w:rsidRPr="2AFDEB36" w:rsidR="2AFDEB36">
          <w:rPr>
            <w:rFonts w:ascii="Calibri" w:hAnsi="Calibri" w:eastAsia="Calibri" w:cs="Calibri"/>
            <w:noProof w:val="0"/>
            <w:color w:val="000000" w:themeColor="text1" w:themeTint="FF" w:themeShade="FF"/>
            <w:sz w:val="24"/>
            <w:szCs w:val="24"/>
            <w:lang w:val="en-US"/>
          </w:rPr>
          <w:t>with the</w:t>
        </w:r>
        <w:r w:rsidRPr="2AFDEB36" w:rsidR="2AFDEB36">
          <w:rPr>
            <w:rFonts w:ascii="Calibri" w:hAnsi="Calibri" w:eastAsia="Calibri" w:cs="Calibri"/>
            <w:noProof w:val="0"/>
            <w:color w:val="000000" w:themeColor="text1" w:themeTint="FF" w:themeShade="FF"/>
            <w:sz w:val="24"/>
            <w:szCs w:val="24"/>
            <w:lang w:val="en-US"/>
          </w:rPr>
          <w:t xml:space="preserve"> relatively high cell specific productivity, 40pg/cell/day is achievable. </w:t>
        </w:r>
        <w:r w:rsidRPr="2AFDEB36" w:rsidR="2AFDEB36">
          <w:rPr>
            <w:rFonts w:ascii="Calibri" w:hAnsi="Calibri" w:eastAsia="Calibri" w:cs="Calibri"/>
            <w:noProof w:val="0"/>
            <w:color w:val="000000" w:themeColor="text1" w:themeTint="FF" w:themeShade="FF"/>
            <w:sz w:val="24"/>
            <w:szCs w:val="24"/>
            <w:lang w:val="en-US"/>
          </w:rPr>
          <w:t>,This</w:t>
        </w:r>
        <w:r w:rsidRPr="2AFDEB36" w:rsidR="2AFDEB36">
          <w:rPr>
            <w:rFonts w:ascii="Calibri" w:hAnsi="Calibri" w:eastAsia="Calibri" w:cs="Calibri"/>
            <w:noProof w:val="0"/>
            <w:color w:val="000000" w:themeColor="text1" w:themeTint="FF" w:themeShade="FF"/>
            <w:sz w:val="24"/>
            <w:szCs w:val="24"/>
            <w:lang w:val="en-US"/>
          </w:rPr>
          <w:t xml:space="preserve"> </w:t>
        </w:r>
        <w:r w:rsidRPr="2AFDEB36" w:rsidR="2AFDEB36">
          <w:rPr>
            <w:rFonts w:ascii="Calibri" w:hAnsi="Calibri" w:eastAsia="Calibri" w:cs="Calibri"/>
            <w:noProof w:val="0"/>
            <w:color w:val="000000" w:themeColor="text1" w:themeTint="FF" w:themeShade="FF"/>
            <w:sz w:val="24"/>
            <w:szCs w:val="24"/>
            <w:lang w:val="en-US"/>
          </w:rPr>
          <w:t>requires</w:t>
        </w:r>
      </w:ins>
      <w:ins w:author="Jon Coffman" w:date="2020-09-18T14:47:08.979Z" w:id="716656718">
        <w:r w:rsidRPr="2AFDEB36" w:rsidR="2AFDEB36">
          <w:rPr>
            <w:rFonts w:ascii="Calibri" w:hAnsi="Calibri" w:eastAsia="Calibri" w:cs="Calibri"/>
            <w:noProof w:val="0"/>
            <w:color w:val="000000" w:themeColor="text1" w:themeTint="FF" w:themeShade="FF"/>
            <w:sz w:val="24"/>
            <w:szCs w:val="24"/>
            <w:lang w:val="en-US"/>
          </w:rPr>
          <w:t xml:space="preserve"> </w:t>
        </w:r>
      </w:ins>
      <w:ins w:author="david pollard" w:date="2020-09-17T22:25:06Z" w:id="1032000955">
        <w:r w:rsidRPr="2AFDEB36" w:rsidR="2AFDEB36">
          <w:rPr>
            <w:rFonts w:ascii="Calibri" w:hAnsi="Calibri" w:eastAsia="Calibri" w:cs="Calibri"/>
            <w:noProof w:val="0"/>
            <w:color w:val="000000" w:themeColor="text1" w:themeTint="FF" w:themeShade="FF"/>
            <w:sz w:val="24"/>
            <w:szCs w:val="24"/>
            <w:lang w:val="en-US"/>
          </w:rPr>
          <w:t>a</w:t>
        </w:r>
        <w:r w:rsidRPr="2AFDEB36" w:rsidR="2AFDEB36">
          <w:rPr>
            <w:rFonts w:ascii="Calibri" w:hAnsi="Calibri" w:eastAsia="Calibri" w:cs="Calibri"/>
            <w:noProof w:val="0"/>
            <w:color w:val="000000" w:themeColor="text1" w:themeTint="FF" w:themeShade="FF"/>
            <w:sz w:val="24"/>
            <w:szCs w:val="24"/>
            <w:lang w:val="en-US"/>
          </w:rPr>
          <w:t xml:space="preserve"> relatively high average cell density of 120Mcells/mL which has been achieved at lab scale [ref] and we expect to be route during the next five years. </w:t>
        </w:r>
        <w:del w:author="Jon Coffman" w:date="2020-09-18T14:47:27.6Z" w:id="1715221150">
          <w:r w:rsidRPr="2AFDEB36" w:rsidDel="2AFDEB36">
            <w:rPr>
              <w:rFonts w:ascii="Calibri" w:hAnsi="Calibri" w:eastAsia="Calibri" w:cs="Calibri"/>
              <w:noProof w:val="0"/>
              <w:color w:val="000000" w:themeColor="text1" w:themeTint="FF" w:themeShade="FF"/>
              <w:sz w:val="24"/>
              <w:szCs w:val="24"/>
              <w:lang w:val="en-US"/>
            </w:rPr>
            <w:delText>.</w:delText>
          </w:r>
        </w:del>
        <w:r w:rsidRPr="2AFDEB36" w:rsidR="2AFDEB36">
          <w:rPr>
            <w:rFonts w:ascii="Calibri" w:hAnsi="Calibri" w:eastAsia="Calibri" w:cs="Calibri"/>
            <w:noProof w:val="0"/>
            <w:color w:val="000000" w:themeColor="text1" w:themeTint="FF" w:themeShade="FF"/>
            <w:sz w:val="24"/>
            <w:szCs w:val="24"/>
            <w:lang w:val="en-US"/>
          </w:rPr>
          <w:t xml:space="preserve"> Indeed, as discussed below, the only upper limit to the framework process with respect to bioreactor productivity is solution preparation and storage, and the maximum flow rate on the Protein A skid. </w:t>
        </w:r>
      </w:ins>
    </w:p>
    <w:p w:rsidR="230116A9" w:rsidP="230116A9" w:rsidRDefault="230116A9" w14:paraId="5BAF9D44" w14:textId="719304E6">
      <w:pPr>
        <w:spacing w:line="240" w:lineRule="auto"/>
        <w:rPr>
          <w:ins w:author="david pollard" w:date="2020-09-17T22:36:30.367Z" w:id="208172175"/>
        </w:rPr>
      </w:pPr>
      <w:ins w:author="david pollard" w:date="2020-09-17T22:36:59.972Z" w:id="1641947248">
        <w:r w:rsidR="230116A9">
          <w:t>(will add two sentences on need for automated</w:t>
        </w:r>
      </w:ins>
      <w:ins w:author="david pollard" w:date="2020-09-17T22:37:05.854Z" w:id="1642780319">
        <w:r w:rsidR="230116A9">
          <w:t xml:space="preserve"> bleed control ) </w:t>
        </w:r>
      </w:ins>
    </w:p>
    <w:p w:rsidR="00655F8A" w:rsidP="009355F8" w:rsidRDefault="76A8AF8C" w14:paraId="1D9039E0" w14:textId="2212BA6C">
      <w:pPr>
        <w:spacing w:line="240" w:lineRule="auto"/>
        <w:rPr>
          <w:ins w:author="Jon Coffman" w:date="2020-09-13T14:02:00Z" w:id="190805089"/>
          <w:del w:author="david pollard" w:date="2020-09-17T22:25:47.099Z" w:id="1091127502"/>
        </w:rPr>
      </w:pPr>
      <w:del w:author="david pollard" w:date="2020-09-17T22:25:47.1Z" w:id="464163388">
        <w:r w:rsidDel="2C6537A7">
          <w:delText xml:space="preserve">The framework process enables a high-density perfusion cell culture. The high-density cultures require higher gas transfer and a larger volume of media than fed-batch cultures, and </w:delText>
        </w:r>
      </w:del>
      <w:commentRangeStart w:id="1290391504"/>
      <w:del w:author="david pollard" w:date="2020-09-17T22:25:47.1Z" w:id="1484675804">
        <w:r w:rsidDel="2C6537A7">
          <w:delText>are</w:delText>
        </w:r>
      </w:del>
      <w:commentRangeEnd w:id="1290391504"/>
      <w:r>
        <w:rPr>
          <w:rStyle w:val="CommentReference"/>
        </w:rPr>
        <w:commentReference w:id="1290391504"/>
      </w:r>
      <w:del w:author="david pollard" w:date="2020-09-17T22:25:47.1Z" w:id="494655078">
        <w:r w:rsidDel="2C6537A7">
          <w:delText xml:space="preserve"> detailed elsewhere (Coffman 2021). The high-level assumptions used in this paper are shown in Table 2. </w:delText>
        </w:r>
      </w:del>
    </w:p>
    <w:p w:rsidR="76A8AF8C" w:rsidP="76A8AF8C" w:rsidRDefault="76A8AF8C" w14:paraId="61276366" w14:textId="6FCF16EC">
      <w:pPr>
        <w:spacing w:line="240" w:lineRule="auto"/>
        <w:rPr>
          <w:del w:author="david pollard" w:date="2020-09-17T22:25:47.094Z" w:id="1361740648"/>
        </w:rPr>
      </w:pPr>
      <w:ins w:author="Jon Coffman" w:date="2020-09-13T14:02:00Z" w:id="648077897">
        <w:del w:author="david pollard" w:date="2020-09-17T22:25:47.097Z" w:id="685129885">
          <w:r w:rsidDel="2C6537A7">
            <w:delText xml:space="preserve">The bioreactor productivity is assumed to be 4.7 g/L/day. This </w:delText>
          </w:r>
        </w:del>
      </w:ins>
      <w:ins w:author="Jon Coffman" w:date="2020-09-13T14:03:00Z" w:id="1262210144">
        <w:del w:author="david pollard" w:date="2020-09-17T22:25:47.097Z" w:id="944708261">
          <w:r w:rsidDel="2C6537A7">
            <w:delText xml:space="preserve">relatively high productivity is due to a moderate </w:delText>
          </w:r>
        </w:del>
      </w:ins>
      <w:ins w:author="Jon Coffman" w:date="2020-09-13T14:09:00Z" w:id="1250239649">
        <w:del w:author="david pollard" w:date="2020-09-17T22:25:47.097Z" w:id="2004922382">
          <w:r w:rsidDel="2C6537A7">
            <w:delText xml:space="preserve">to high </w:delText>
          </w:r>
        </w:del>
      </w:ins>
      <w:ins w:author="Jon Coffman" w:date="2020-09-13T14:03:00Z" w:id="2140375500">
        <w:del w:author="david pollard" w:date="2020-09-17T22:25:47.097Z" w:id="1654422393">
          <w:r w:rsidDel="2C6537A7">
            <w:delText>cell specific productivity, 40pg/cell/day, and a relatively high average cell density of 120Mcells/</w:delText>
          </w:r>
          <w:r w:rsidDel="2C6537A7">
            <w:delText>mL.</w:delText>
          </w:r>
          <w:r w:rsidDel="2C6537A7">
            <w:delText xml:space="preserve"> While the cell density is high, many have reported this and higher levels</w:delText>
          </w:r>
        </w:del>
      </w:ins>
      <w:ins w:author="Jon Coffman" w:date="2020-09-13T14:10:00Z" w:id="201812095">
        <w:del w:author="david pollard" w:date="2020-09-17T22:25:47.097Z" w:id="612745101">
          <w:r w:rsidDel="2C6537A7">
            <w:delText xml:space="preserve"> [Ogawa et al, Wolf, </w:delText>
          </w:r>
          <w:r w:rsidDel="2C6537A7">
            <w:delText>etc</w:delText>
          </w:r>
          <w:r w:rsidDel="2C6537A7">
            <w:delText>]</w:delText>
          </w:r>
        </w:del>
      </w:ins>
      <w:ins w:author="Jon Coffman" w:date="2020-09-13T14:03:00Z" w:id="642570274">
        <w:del w:author="david pollard" w:date="2020-09-17T22:25:47.097Z" w:id="512679496">
          <w:r w:rsidDel="2C6537A7">
            <w:delText>.</w:delText>
          </w:r>
        </w:del>
      </w:ins>
      <w:ins w:author="Jon Coffman" w:date="2020-09-13T14:04:00Z" w:id="1655965431">
        <w:del w:author="david pollard" w:date="2020-09-17T22:25:47.097Z" w:id="1304868023">
          <w:r w:rsidDel="2C6537A7">
            <w:delText xml:space="preserve"> We expect this level of productivity to be routine within five years. </w:delText>
          </w:r>
        </w:del>
      </w:ins>
      <w:ins w:author="Jon Coffman" w:date="2020-09-13T14:03:00Z" w:id="2107865809">
        <w:del w:author="david pollard" w:date="2020-09-17T22:25:47.097Z" w:id="2137593174">
          <w:r w:rsidDel="2C6537A7">
            <w:delText xml:space="preserve"> T</w:delText>
          </w:r>
        </w:del>
      </w:ins>
      <w:ins w:author="Jon Coffman" w:date="2020-09-13T14:04:00Z" w:id="293294736">
        <w:del w:author="david pollard" w:date="2020-09-17T22:25:47.097Z" w:id="1527557080">
          <w:r w:rsidDel="2C6537A7">
            <w:delText xml:space="preserve">he framework is designed to be </w:delText>
          </w:r>
        </w:del>
      </w:ins>
      <w:ins w:author="Jon Coffman" w:date="2020-09-13T14:05:00Z" w:id="765921806">
        <w:del w:author="david pollard" w:date="2020-09-17T22:25:47.097Z" w:id="1346290982">
          <w:r w:rsidDel="2C6537A7">
            <w:delText>compatible</w:delText>
          </w:r>
        </w:del>
      </w:ins>
      <w:ins w:author="Jon Coffman" w:date="2020-09-13T14:04:00Z" w:id="1885499584">
        <w:del w:author="david pollard" w:date="2020-09-17T22:25:47.097Z" w:id="2018980408">
          <w:r w:rsidDel="2C6537A7">
            <w:delText xml:space="preserve"> with the</w:delText>
          </w:r>
        </w:del>
      </w:ins>
      <w:ins w:author="Jon Coffman" w:date="2020-09-13T14:10:00Z" w:id="757731771">
        <w:del w:author="david pollard" w:date="2020-09-17T22:25:47.097Z" w:id="1753644150">
          <w:r w:rsidDel="2C6537A7">
            <w:delText xml:space="preserve"> future</w:delText>
          </w:r>
        </w:del>
      </w:ins>
      <w:ins w:author="Jon Coffman" w:date="2020-09-13T14:05:00Z" w:id="1473335821">
        <w:del w:author="david pollard" w:date="2020-09-17T22:25:47.097Z" w:id="646492024">
          <w:r w:rsidDel="2C6537A7">
            <w:delText xml:space="preserve"> productivities. </w:delText>
          </w:r>
        </w:del>
      </w:ins>
      <w:ins w:author="Jon Coffman" w:date="2020-09-13T14:10:00Z" w:id="1010939125">
        <w:del w:author="david pollard" w:date="2020-09-17T22:25:47.097Z" w:id="646266239">
          <w:r w:rsidDel="2C6537A7">
            <w:delText xml:space="preserve">Indeed, as discussed below, the only </w:delText>
          </w:r>
        </w:del>
      </w:ins>
      <w:ins w:author="Jon Coffman" w:date="2020-09-13T14:11:00Z" w:id="1259537319">
        <w:del w:author="david pollard" w:date="2020-09-17T22:25:47.097Z" w:id="1772044042">
          <w:r w:rsidDel="2C6537A7">
            <w:delText xml:space="preserve">upper limit to the framework process with respect to bioreactor productivity is solution preparation and storage, and the maximum flow rate on the </w:delText>
          </w:r>
        </w:del>
      </w:ins>
      <w:ins w:author="Jon Coffman" w:date="2020-09-13T14:12:00Z" w:id="1304798499">
        <w:del w:author="david pollard" w:date="2020-09-17T22:25:47.097Z" w:id="390734534">
          <w:r w:rsidDel="2C6537A7">
            <w:delText xml:space="preserve">Protein A skid. </w:delText>
          </w:r>
        </w:del>
      </w:ins>
    </w:p>
    <w:p w:rsidR="006505B4" w:rsidP="009355F8" w:rsidRDefault="006505B4" w14:paraId="26364147" w14:textId="7FB5434F">
      <w:pPr>
        <w:spacing w:line="240" w:lineRule="auto"/>
      </w:pPr>
      <w:r>
        <w:t xml:space="preserve">We have found that cell lines that have been selected for </w:t>
      </w:r>
      <w:del w:author="Coffman, Jon" w:date="2020-09-15T16:59:00Z" w:id="70">
        <w:r w:rsidDel="000208C4">
          <w:delText>fed-batch</w:delText>
        </w:r>
      </w:del>
      <w:ins w:author="Coffman, Jon" w:date="2020-09-15T16:59:00Z" w:id="71">
        <w:r w:rsidR="000208C4">
          <w:t>fed batch</w:t>
        </w:r>
      </w:ins>
      <w:r>
        <w:t xml:space="preserve"> adapt easily to perfusion cell culture. Unlike fed-batch, the growth rate is not as critical for perfusion; cell specific growth rate and tolerance to high cell density and low oxygen are more important for perfusion than fed-batch. </w:t>
      </w:r>
    </w:p>
    <w:p w:rsidR="6E434CCD" w:rsidP="009355F8" w:rsidRDefault="6E434CCD" w14:paraId="4512B034" w14:textId="64B212E0">
      <w:pPr>
        <w:spacing w:line="240" w:lineRule="auto"/>
      </w:pPr>
      <w:r>
        <w:t>The amount of media required for perfusion bioreactors is many</w:t>
      </w:r>
      <w:r w:rsidR="00AD7238">
        <w:t>-</w:t>
      </w:r>
      <w:r>
        <w:t xml:space="preserve">fold higher </w:t>
      </w:r>
      <w:r w:rsidR="00AD7238">
        <w:t>than that of</w:t>
      </w:r>
      <w:r>
        <w:t xml:space="preserve"> fed-batch. Perfusion media must be developed that minimizes the volume of media required. Perfusion media can be adapted directly from fed-batch media by mixing a portion of the basal media with the concentrated feed medi</w:t>
      </w:r>
      <w:r w:rsidR="002B4F7C">
        <w:t>a, removing components unneeded for perfusion, and separating acid, base, and neutral soluble components [Life Technologies 1992].</w:t>
      </w:r>
      <w:r>
        <w:t xml:space="preserve"> </w:t>
      </w:r>
      <w:r w:rsidR="002B4F7C">
        <w:t xml:space="preserve">This media can be from three to </w:t>
      </w:r>
      <w:r w:rsidR="00BE19FF">
        <w:t>five-fold</w:t>
      </w:r>
      <w:r w:rsidR="002B4F7C">
        <w:t xml:space="preserve"> more concentrated than the original fed-batch media.</w:t>
      </w:r>
      <w:r w:rsidR="00BE19FF">
        <w:t xml:space="preserve"> The example below assumes that three-fold media concentrates are used.</w:t>
      </w:r>
    </w:p>
    <w:p w:rsidR="6E434CCD" w:rsidP="009355F8" w:rsidRDefault="6E434CCD" w14:paraId="23BF5D26" w14:textId="0F81C1CD">
      <w:pPr>
        <w:spacing w:line="240" w:lineRule="auto"/>
      </w:pPr>
      <w:r>
        <w:t xml:space="preserve">Some ICB will not have </w:t>
      </w:r>
      <w:r w:rsidR="00BE19FF">
        <w:t xml:space="preserve">three-fold </w:t>
      </w:r>
      <w:r>
        <w:t xml:space="preserve">media concentrates. The framework process would require </w:t>
      </w:r>
      <w:r w:rsidR="0033381A">
        <w:t xml:space="preserve">either </w:t>
      </w:r>
      <w:r>
        <w:t>more frequent media preparation during the batch</w:t>
      </w:r>
      <w:r w:rsidR="0033381A">
        <w:t xml:space="preserve"> or the use of fewer bioreactors. </w:t>
      </w:r>
    </w:p>
    <w:p w:rsidRPr="0087443E" w:rsidR="0041023B" w:rsidP="003C2C0D" w:rsidRDefault="00177100" w14:paraId="578E7455" w14:textId="0D5C642B">
      <w:pPr>
        <w:pStyle w:val="Heading1"/>
        <w:rPr>
          <w:rFonts w:eastAsia="Times New Roman"/>
        </w:rPr>
      </w:pPr>
      <w:r w:rsidRPr="00ED3BFD">
        <w:rPr>
          <w:rFonts w:eastAsia="Times New Roman"/>
        </w:rPr>
        <w:t xml:space="preserve">Cell Retention </w:t>
      </w:r>
    </w:p>
    <w:p w:rsidR="00ED3BFD" w:rsidP="009355F8" w:rsidRDefault="6E434CCD" w14:paraId="5F8C3355" w14:textId="04F39CD7">
      <w:pPr>
        <w:spacing w:line="240" w:lineRule="auto"/>
      </w:pPr>
      <w:r>
        <w:lastRenderedPageBreak/>
        <w:t xml:space="preserve">The harvest for a fed-batch occurs at the end of the batch; the harvest for perfusion occurs continuously. The product is removed from the bioreactor and the cells retained most often by an alternating tangential flow filtration (ATF) system, and sometimes a tangential flow filtration (TFF) system. Typically, ATF systems are used for 500L bioreactors and below; Two or more ATF systems may be used to support a 1000L perfusion bioreactor. Some authors have developed processes that use as many as four ATFs to support a 2000L perfusion bioreactor. They take up considerably more floor space than the TFF </w:t>
      </w:r>
      <w:proofErr w:type="gramStart"/>
      <w:r>
        <w:t>systems, and</w:t>
      </w:r>
      <w:proofErr w:type="gramEnd"/>
      <w:r>
        <w:t xml:space="preserve"> must be immediately adjacent to the bioreactor.</w:t>
      </w:r>
      <w:r w:rsidR="009470ED">
        <w:t xml:space="preserve"> ATFs require less development time than TFF systems, and thus may be used in early phase clinical trials or commercial products that do not have high material needs. </w:t>
      </w:r>
    </w:p>
    <w:p w:rsidR="00ED3BFD" w:rsidP="009355F8" w:rsidRDefault="0033381A" w14:paraId="7F20D702" w14:textId="7018B181">
      <w:pPr>
        <w:spacing w:line="240" w:lineRule="auto"/>
        <w:rPr>
          <w:color w:val="000000"/>
        </w:rPr>
      </w:pPr>
      <w:r>
        <w:t>Some</w:t>
      </w:r>
      <w:r w:rsidRPr="5CDC8D04" w:rsidR="5CDC8D04">
        <w:t xml:space="preserve"> companies have transitioned to TFF systems at 1000L bioreactors and above to avoid the need for multiple ATF systems. A TFF system </w:t>
      </w:r>
      <w:r w:rsidR="00BE19FF">
        <w:t xml:space="preserve">is slightly </w:t>
      </w:r>
      <w:r w:rsidRPr="5CDC8D04" w:rsidR="5CDC8D04">
        <w:t>cheaper tha</w:t>
      </w:r>
      <w:r w:rsidR="00BE19FF">
        <w:t xml:space="preserve">n </w:t>
      </w:r>
      <w:r w:rsidRPr="5CDC8D04" w:rsidR="5CDC8D04">
        <w:t>ATF system</w:t>
      </w:r>
      <w:r w:rsidR="00BE19FF">
        <w:t>s, and can be scaled more easily</w:t>
      </w:r>
      <w:r w:rsidRPr="5CDC8D04" w:rsidR="5CDC8D04">
        <w:t xml:space="preserve">.  For the 2000L scale, the capital cost for a TFF system is therefore less than ¼ that of the ATF systems. </w:t>
      </w:r>
    </w:p>
    <w:p w:rsidR="7C34C8D8" w:rsidP="009355F8" w:rsidRDefault="00DF2992" w14:paraId="5F4BAC7C" w14:textId="4FBED71B">
      <w:pPr>
        <w:spacing w:line="240" w:lineRule="auto"/>
      </w:pPr>
      <w:r>
        <w:t xml:space="preserve">ATF and TFF </w:t>
      </w:r>
      <w:r w:rsidRPr="7C34C8D8" w:rsidR="7C34C8D8">
        <w:t>filters can also be back flushed with perfusate or fresh media periodically</w:t>
      </w:r>
      <w:ins w:author="Coffman, Jon" w:date="2020-09-15T20:17:00Z" w:id="72">
        <w:r w:rsidR="00595652">
          <w:t xml:space="preserve"> [ref needed]</w:t>
        </w:r>
      </w:ins>
      <w:r w:rsidRPr="7C34C8D8" w:rsidR="7C34C8D8">
        <w:t xml:space="preserve">. This backflushing would require a pump separate from the filtrate line. Back flushing can extend the life of the filter significantly, though we are aware of no published studies demonstrating this. </w:t>
      </w:r>
    </w:p>
    <w:p w:rsidR="6E434CCD" w:rsidP="009355F8" w:rsidRDefault="6E434CCD" w14:paraId="5DF30055" w14:textId="2ABBD130">
      <w:pPr>
        <w:spacing w:line="240" w:lineRule="auto"/>
      </w:pPr>
      <w:r>
        <w:t>TFF systems suffer from Starling flow [</w:t>
      </w:r>
      <w:proofErr w:type="spellStart"/>
      <w:r>
        <w:t>Radoniqi</w:t>
      </w:r>
      <w:proofErr w:type="spellEnd"/>
      <w:r>
        <w:t xml:space="preserve"> 2018, others], which causes poor filter utilization and faster fouling. This fouling causes increased product retention [Wang, et al, other references]. ATF systems use Starling flow to clean the membrane during each alternating cycle. As a result, ATF systems have better product retention profiles and possibly larger filtration capacities.</w:t>
      </w:r>
    </w:p>
    <w:p w:rsidR="00813DE6" w:rsidP="009355F8" w:rsidRDefault="00813DE6" w14:paraId="55B24E02" w14:textId="54F0B4C0">
      <w:pPr>
        <w:spacing w:line="240" w:lineRule="auto"/>
      </w:pPr>
      <w:r>
        <w:t>Starling flow can be mitigated</w:t>
      </w:r>
      <w:r w:rsidR="00ED74F9">
        <w:t xml:space="preserve"> in many ways, the easiest perhaps by the use of shorter membranes. Achieving the same filter area with shorter membrane length could require </w:t>
      </w:r>
      <w:r w:rsidR="00DF2992">
        <w:t xml:space="preserve">a </w:t>
      </w:r>
      <w:r w:rsidR="00ED74F9">
        <w:t>large number of hollow fibers, and a concomitant high</w:t>
      </w:r>
      <w:r w:rsidR="006A13D5">
        <w:t xml:space="preserve"> retentate</w:t>
      </w:r>
      <w:r w:rsidR="00ED74F9">
        <w:t xml:space="preserve"> flow rate.  Or, short membrane modules could be installed in series, each with a separate permeate pump</w:t>
      </w:r>
      <w:r w:rsidR="00DF2992">
        <w:t xml:space="preserve">, as shown in Figure </w:t>
      </w:r>
      <w:r w:rsidR="00DB07F2">
        <w:t>2</w:t>
      </w:r>
      <w:r w:rsidR="00ED74F9">
        <w:t xml:space="preserve">. </w:t>
      </w:r>
      <w:r w:rsidR="00B23039">
        <w:t>The method of using stacked membrane modules each with a separate permeate pump is a relatively simple way of scaling up the TFF step</w:t>
      </w:r>
      <w:r w:rsidR="00E74D61">
        <w:t xml:space="preserve">. </w:t>
      </w:r>
      <w:r w:rsidR="00BE19FF">
        <w:t xml:space="preserve">The shear encountered between modules must be minimized in the coupling design. </w:t>
      </w:r>
      <w:r w:rsidR="00E74D61">
        <w:t>Such a</w:t>
      </w:r>
      <w:r w:rsidR="00BE19FF">
        <w:t xml:space="preserve"> TFF</w:t>
      </w:r>
      <w:r w:rsidR="00E74D61">
        <w:t xml:space="preserve"> design could enable perfusion </w:t>
      </w:r>
      <w:r w:rsidR="00DF2992">
        <w:t xml:space="preserve">up to </w:t>
      </w:r>
      <w:r w:rsidR="00E74D61">
        <w:t xml:space="preserve">12kL </w:t>
      </w:r>
      <w:r w:rsidR="00297050">
        <w:t>bioreactors</w:t>
      </w:r>
      <w:r w:rsidR="00E74D61">
        <w:t xml:space="preserve">. </w:t>
      </w:r>
    </w:p>
    <w:p w:rsidR="001F039A" w:rsidP="009355F8" w:rsidRDefault="6E434CCD" w14:paraId="256B2E49" w14:textId="38E399FE">
      <w:pPr>
        <w:spacing w:line="240" w:lineRule="auto"/>
      </w:pPr>
      <w:r>
        <w:t xml:space="preserve">The common framework would use the same permeate pumps for both the ATF and TFF set up.  The retentate pumps and associated controllers would be unique to either the ATF or TFF set up. </w:t>
      </w:r>
    </w:p>
    <w:p w:rsidR="1872F496" w:rsidP="1872F496" w:rsidRDefault="6E434CCD" w14:paraId="7D82C7C7" w14:textId="0E36AD66">
      <w:pPr>
        <w:pStyle w:val="Heading1"/>
        <w:spacing w:line="259" w:lineRule="auto"/>
      </w:pPr>
      <w:r w:rsidRPr="6E434CCD">
        <w:rPr>
          <w:rFonts w:eastAsia="Times New Roman"/>
        </w:rPr>
        <w:t>Dual-column chromatography</w:t>
      </w:r>
    </w:p>
    <w:p w:rsidR="00C4415D" w:rsidP="009355F8" w:rsidRDefault="0033381A" w14:paraId="7A0AB8F4" w14:textId="65BB3EDB">
      <w:pPr>
        <w:spacing w:line="240" w:lineRule="auto"/>
      </w:pPr>
      <w:r>
        <w:t>Multicolumn chromatography has been used in many of the authors’ downstream processes</w:t>
      </w:r>
      <w:r w:rsidRPr="00C862AF" w:rsidR="00C862AF">
        <w:rPr>
          <w:rStyle w:val="FooterChar"/>
          <w:rFonts w:ascii="Arial" w:hAnsi="Arial" w:cs="Arial"/>
          <w:noProof/>
          <w:color w:val="000000"/>
          <w:szCs w:val="24"/>
        </w:rPr>
        <w:t xml:space="preserve"> </w:t>
      </w:r>
      <w:r w:rsidR="00C862AF">
        <w:rPr>
          <w:rStyle w:val="FooterChar"/>
          <w:rFonts w:ascii="Arial" w:hAnsi="Arial" w:cs="Arial"/>
          <w:noProof/>
          <w:color w:val="000000"/>
          <w:szCs w:val="24"/>
        </w:rPr>
        <w:t>(Zy</w:t>
      </w:r>
      <w:r w:rsidRPr="006B5891" w:rsidR="00C862AF">
        <w:rPr>
          <w:rStyle w:val="m965989127425829990eop"/>
          <w:rFonts w:ascii="Arial" w:hAnsi="Arial" w:cs="Arial"/>
          <w:noProof/>
          <w:color w:val="000000"/>
          <w:szCs w:val="24"/>
        </w:rPr>
        <w:t>dney</w:t>
      </w:r>
      <w:r w:rsidRPr="00660E73" w:rsidR="00C862AF">
        <w:rPr>
          <w:rStyle w:val="m965989127425829990eop"/>
          <w:rFonts w:ascii="Arial" w:hAnsi="Arial" w:cs="Arial"/>
          <w:noProof/>
          <w:color w:val="000000"/>
          <w:szCs w:val="24"/>
        </w:rPr>
        <w:t xml:space="preserve"> 2016)</w:t>
      </w:r>
      <w:r>
        <w:t xml:space="preserve">. [ref] The simplest common framework for these chromatography systems is two columns. Although many processes use more than two columns, the multicolumn nature is not used in any step but the load step: The systems use two columns during the load step to overload one column while capturing the product in the flow through onto the second column. </w:t>
      </w:r>
      <w:r>
        <w:lastRenderedPageBreak/>
        <w:t xml:space="preserve">[ref] All other steps are effectively single-column operations. Thus, the simplest embodiment of the multicolumn chromatography skid is a two-column system. A two-column system has about 1/4 fewer valves and ½ the number of pumps as a three-column system. This simplicity reduces the cost of the </w:t>
      </w:r>
      <w:r w:rsidR="00BE19FF">
        <w:t>system and</w:t>
      </w:r>
      <w:r>
        <w:t xml:space="preserve"> allows operators familiar with batch chromatography to easily operate the system.</w:t>
      </w:r>
      <w:r w:rsidR="00BE19FF">
        <w:t xml:space="preserve"> </w:t>
      </w:r>
    </w:p>
    <w:p w:rsidR="0033381A" w:rsidP="009355F8" w:rsidRDefault="009132E4" w14:paraId="41AFCA88" w14:textId="34EE88AC">
      <w:pPr>
        <w:spacing w:line="240" w:lineRule="auto"/>
      </w:pPr>
      <w:r>
        <w:t xml:space="preserve">Rather than use a bespoke two-column system, one could use single column systems side-by-side. </w:t>
      </w:r>
      <w:r w:rsidR="00C4415D">
        <w:t xml:space="preserve">Many single column systems are less than half the cost of a multicolumn system. Each single column system could, in addition, be used separately, increasing the flexibility of the plant. </w:t>
      </w:r>
      <w:r>
        <w:t xml:space="preserve"> </w:t>
      </w:r>
    </w:p>
    <w:p w:rsidR="1872F496" w:rsidP="009355F8" w:rsidRDefault="6E434CCD" w14:paraId="62ED6CD0" w14:textId="086D85F3">
      <w:pPr>
        <w:spacing w:line="240" w:lineRule="auto"/>
        <w:rPr>
          <w:rFonts w:eastAsia="Times New Roman"/>
        </w:rPr>
      </w:pPr>
      <w:r>
        <w:t>Th</w:t>
      </w:r>
      <w:r w:rsidR="00C4415D">
        <w:t>e dual column</w:t>
      </w:r>
      <w:r>
        <w:t xml:space="preserve"> system can be used as a replacement for one or more columns without impacting the regulatory process description. More columns do, however, increase the apparent continuity of the product flow into and out of the step. Also, above a certain titer, the two-column process cannot be continuous because the load step is completed faster than the subsequent wash, elution, regeneration steps. A two-column process therefore requires a surge tank for the load when the titer exceeds a threshold. </w:t>
      </w:r>
    </w:p>
    <w:p w:rsidR="1AD3A749" w:rsidP="009355F8" w:rsidRDefault="1872F496" w14:paraId="50222222" w14:textId="2926957E">
      <w:pPr>
        <w:spacing w:line="240" w:lineRule="auto"/>
      </w:pPr>
      <w:r w:rsidRPr="1872F496">
        <w:t xml:space="preserve">In-process pool stability is a key consideration for integrated processes. The process should be integrated and continuous at least up until a stable process intermediate is obtained. At this stable intermediate, a pool of the entire bioreactor run can be made and held. This pool can be defined as the lot. </w:t>
      </w:r>
    </w:p>
    <w:p w:rsidR="1AD3A749" w:rsidP="009355F8" w:rsidRDefault="009470ED" w14:paraId="3F166871" w14:textId="50C4126C">
      <w:pPr>
        <w:spacing w:line="240" w:lineRule="auto"/>
        <w:rPr>
          <w:i/>
          <w:iCs/>
        </w:rPr>
      </w:pPr>
      <w:r>
        <w:rPr>
          <w:i/>
          <w:iCs/>
        </w:rPr>
        <w:t xml:space="preserve">[maybe to be deleted for brevity] </w:t>
      </w:r>
      <w:r w:rsidRPr="009470ED" w:rsidR="1872F496">
        <w:rPr>
          <w:i/>
          <w:iCs/>
        </w:rPr>
        <w:t>Bioburden control is a critical factor for the capture step. The step is hydraulically linked to the nominally sterile bioreactor. Media conducive to bioburden growth flows through the column for many hours during the load. Bioburden in the chromatography resin can grow quickly. There have been significant efforts to nominally sterilize the Protein A resin with gamma irradiation, caustic solutions, and oxidative solutions such as peracetic acid</w:t>
      </w:r>
      <w:r w:rsidRPr="009470ED" w:rsidR="00C06B54">
        <w:rPr>
          <w:i/>
          <w:iCs/>
        </w:rPr>
        <w:t xml:space="preserve"> </w:t>
      </w:r>
      <w:r w:rsidRPr="009470ED" w:rsidR="00C06B54">
        <w:rPr>
          <w:b/>
          <w:bCs/>
          <w:i/>
          <w:iCs/>
        </w:rPr>
        <w:t>[ref]</w:t>
      </w:r>
      <w:r w:rsidRPr="009470ED" w:rsidR="1872F496">
        <w:rPr>
          <w:i/>
          <w:iCs/>
        </w:rPr>
        <w:t xml:space="preserve">. There exists today no commercially available Protein A chromatographic column that is validated to be sterile, and thus the potential for bioburden to enter the process through the Protein A resin must be considered. Many of the authors have successfully designed bioburden control strategies that use standard processes, and that do not require nominally sterile Protein A columns. Such bioburden control strategies are the subject of another paper. </w:t>
      </w:r>
    </w:p>
    <w:p w:rsidRPr="00C4415D" w:rsidR="00C4415D" w:rsidP="009355F8" w:rsidRDefault="00C4415D" w14:paraId="0D038E95" w14:textId="62B279C0">
      <w:pPr>
        <w:spacing w:line="240" w:lineRule="auto"/>
      </w:pPr>
      <w:r>
        <w:t xml:space="preserve">The Protein A step requires a titer measurement periodically to calculate the load volume and flow rate. For dynamic perfusion, this titer may need to be measured every twelve hours. For constant-cell density processes, this titer may be required every few days. </w:t>
      </w:r>
      <w:r w:rsidR="00DB07F2">
        <w:t xml:space="preserve">Process Analytical Technologies (PAT)exist to measure titer more frequently. These technologies are not part of the common framework. Manual sampling with at-line testing and less than one hour turn around is sufficient. Faster testing may drive higher resin utilization and efficiencies. </w:t>
      </w:r>
    </w:p>
    <w:p w:rsidR="1AD3A749" w:rsidP="009355F8" w:rsidRDefault="6E434CCD" w14:paraId="682D2415" w14:textId="16807BDF">
      <w:pPr>
        <w:spacing w:line="240" w:lineRule="auto"/>
      </w:pPr>
      <w:r>
        <w:t xml:space="preserve">The solution and water utilization of the </w:t>
      </w:r>
      <w:r w:rsidR="009470ED">
        <w:t>downstream</w:t>
      </w:r>
      <w:r>
        <w:t xml:space="preserve"> is a major consideration, and in many cases the main bottle neck in the ICB downstream. The standard productivity measure used in the literature for this step, mass product per volume resin per unit time, [ref] is not the most relevant to manufacturing because the resin is almost never the limiting factor. Instead, one </w:t>
      </w:r>
      <w:r>
        <w:lastRenderedPageBreak/>
        <w:t xml:space="preserve">should consider a product mass index, or the solution mass per mass of product produced. This measure is the nearly same as the measure used to compare the environmental efficiency of processes, the Product Mass Index (PMI), which would include all raw materials and consumables in the numerator. </w:t>
      </w:r>
    </w:p>
    <w:p w:rsidR="1AD3A749" w:rsidP="009355F8" w:rsidRDefault="6E434CCD" w14:paraId="67807C03" w14:textId="37950370">
      <w:pPr>
        <w:spacing w:line="240" w:lineRule="auto"/>
      </w:pPr>
      <w:r>
        <w:t xml:space="preserve">The use of solution concentrates is essential to maximizing the productivity of ICB. Floor space for production would be mostly solution preparation and solution storage without buffer concentrates. </w:t>
      </w:r>
      <w:r w:rsidR="00C4415D">
        <w:t>Even w</w:t>
      </w:r>
      <w:r>
        <w:t xml:space="preserve">ith five-fold concentrates, many authors have seen that the solution preparation and storge area is </w:t>
      </w:r>
      <w:r w:rsidR="00C4415D">
        <w:t>larger than</w:t>
      </w:r>
      <w:r>
        <w:t xml:space="preserve"> the </w:t>
      </w:r>
      <w:r w:rsidR="00C4415D">
        <w:t xml:space="preserve">main </w:t>
      </w:r>
      <w:r>
        <w:t xml:space="preserve">production area. The volume and number of solutions drives the size, cost, complexity, and throughput of high-capacity ICB manufacturing facilities. These considerations also benefit classic batch processing, though not to the same degree. </w:t>
      </w:r>
    </w:p>
    <w:p w:rsidR="00E43E75" w:rsidP="009355F8" w:rsidRDefault="6E434CCD" w14:paraId="47053EF0" w14:textId="6A7D2448">
      <w:pPr>
        <w:spacing w:line="240" w:lineRule="auto"/>
      </w:pPr>
      <w:r>
        <w:t>The volume of solutions required scales inversely with the capacity of each column.</w:t>
      </w:r>
      <w:r w:rsidR="00E20D48">
        <w:t xml:space="preserve"> An example based on common operational parameters is shown in Table 3.</w:t>
      </w:r>
      <w:r>
        <w:t xml:space="preserve"> The example provided uses </w:t>
      </w:r>
      <w:r w:rsidR="00C4415D">
        <w:t xml:space="preserve">standard resin capacities and wash strategies, including </w:t>
      </w:r>
      <w:r>
        <w:t>14 solutions for the entire downstream, with the exception of titration. Thus, the plant requires at least 14 large solution hold tanks. For each kg of drug substance produced, about 29L of each 5x buffer concentrate is required, or a total of 400L of buffer concentrates per kg of material produced</w:t>
      </w:r>
      <w:r w:rsidR="00E20D48">
        <w:t xml:space="preserve"> (Table 3)</w:t>
      </w:r>
      <w:r>
        <w:t xml:space="preserve">. This PMI compares well with 2000 L of 1x buffer per kg for the two-column platform process (Kelley 2008). </w:t>
      </w:r>
    </w:p>
    <w:p w:rsidR="006505B4" w:rsidP="009355F8" w:rsidRDefault="006505B4" w14:paraId="541F41DD" w14:textId="01C68E61">
      <w:pPr>
        <w:spacing w:line="240" w:lineRule="auto"/>
      </w:pPr>
      <w:r>
        <w:t xml:space="preserve">The same solution should be used across multiple steps. In this example, the only repeated solution is the sanitization solution. Other solutions that can be reused are the equilibration for the Protein A, the anion exchange, the VRF, and the UFDF. </w:t>
      </w:r>
      <w:r w:rsidR="00AF6045">
        <w:t>Also, the high salt regeneration solution can be reused across the ion exchange steps.</w:t>
      </w:r>
      <w:r w:rsidR="00E20D48">
        <w:t xml:space="preserve"> This strategy does not reduce the total volume of solutions. It does, however, allow simpler logistical solution preparation and storage.</w:t>
      </w:r>
    </w:p>
    <w:p w:rsidRPr="00C856E7" w:rsidR="00177100" w:rsidP="003C2C0D" w:rsidRDefault="1AD3A749" w14:paraId="3D05B52B" w14:textId="44737536">
      <w:pPr>
        <w:pStyle w:val="Heading1"/>
        <w:rPr>
          <w:rFonts w:eastAsia="Times New Roman"/>
          <w:color w:val="000000"/>
        </w:rPr>
      </w:pPr>
      <w:r w:rsidRPr="1AD3A749">
        <w:rPr>
          <w:rFonts w:eastAsia="Times New Roman"/>
        </w:rPr>
        <w:t>Low pH virus inactivation</w:t>
      </w:r>
    </w:p>
    <w:p w:rsidR="1AD3A749" w:rsidP="009355F8" w:rsidRDefault="1AD3A749" w14:paraId="11E96CA7" w14:textId="388DF592">
      <w:pPr>
        <w:spacing w:line="240" w:lineRule="auto"/>
      </w:pPr>
      <w:r w:rsidRPr="1AD3A749">
        <w:t xml:space="preserve">The low pH inactivation step typically follows the Protein A step. The step can be operated in either periodic batch mode or with a continuous plug flow reactor. </w:t>
      </w:r>
      <w:r w:rsidR="00B749D6">
        <w:t xml:space="preserve">The framework process can satisfy both modes with in-line titration of </w:t>
      </w:r>
      <w:r w:rsidRPr="1AD3A749">
        <w:t xml:space="preserve">the product stream. </w:t>
      </w:r>
      <w:r w:rsidR="00E5303E">
        <w:t>For typical product concentrations</w:t>
      </w:r>
      <w:r w:rsidR="00434D7F">
        <w:t>, the acid solution flow rate is proportional to the product concentration [ref Pfizer/BI patent application].</w:t>
      </w:r>
      <w:r w:rsidR="00F83B38">
        <w:t xml:space="preserve"> </w:t>
      </w:r>
    </w:p>
    <w:p w:rsidR="1AD3A749" w:rsidP="009355F8" w:rsidRDefault="1AD3A749" w14:paraId="12A9BE7B" w14:textId="25033E96">
      <w:pPr>
        <w:spacing w:line="240" w:lineRule="auto"/>
      </w:pPr>
      <w:r w:rsidRPr="1AD3A749">
        <w:t xml:space="preserve">For the systems that use continuous inactivation, a plug-flow reactor (PFR) is required. Many PFG designs have been published for low pH virus inactivation. </w:t>
      </w:r>
      <w:r w:rsidR="002E78A9">
        <w:t xml:space="preserve">Since the amount of acid and base changes with </w:t>
      </w:r>
      <w:r w:rsidR="00B749D6">
        <w:t>product concentration</w:t>
      </w:r>
      <w:r w:rsidR="002E78A9">
        <w:t xml:space="preserve">, the stream might require dilution with water to maintain constant ionic strength. </w:t>
      </w:r>
      <w:r w:rsidR="00C4415D">
        <w:t xml:space="preserve">A schematic of a skid that accounts for these control strategies is shown in Figure </w:t>
      </w:r>
      <w:r w:rsidR="00DB07F2">
        <w:t xml:space="preserve">3. </w:t>
      </w:r>
      <w:r w:rsidR="002E78A9">
        <w:t>The subsequent chromatography step must be developed accounting for variable load flow rates.</w:t>
      </w:r>
    </w:p>
    <w:p w:rsidR="00DB07F2" w:rsidP="009355F8" w:rsidRDefault="00DB07F2" w14:paraId="30FE8342" w14:textId="71FB472C">
      <w:pPr>
        <w:spacing w:line="240" w:lineRule="auto"/>
      </w:pPr>
      <w:r>
        <w:t xml:space="preserve">Better pH measurements would be beneficial for this step. pH probes that do not require daily calibration, or can be calibrated automatically in closed systems, would be beneficial. pH probes that can withstand gamma irradiation would also be beneficial. </w:t>
      </w:r>
    </w:p>
    <w:p w:rsidR="00297050" w:rsidP="003C2C0D" w:rsidRDefault="00297050" w14:paraId="33B31B20" w14:textId="0275706D">
      <w:pPr>
        <w:pStyle w:val="Heading1"/>
        <w:rPr>
          <w:rFonts w:eastAsia="Times New Roman"/>
        </w:rPr>
      </w:pPr>
      <w:r>
        <w:rPr>
          <w:rFonts w:eastAsia="Times New Roman"/>
        </w:rPr>
        <w:lastRenderedPageBreak/>
        <w:t>Virus Reduction Filter</w:t>
      </w:r>
    </w:p>
    <w:p w:rsidR="001B783A" w:rsidP="009355F8" w:rsidRDefault="001B783A" w14:paraId="41BBAE10" w14:textId="49FB51C9">
      <w:pPr>
        <w:spacing w:line="240" w:lineRule="auto"/>
      </w:pPr>
      <w:r>
        <w:t xml:space="preserve">Earlier investigations about mechanistic understanding of virus filtration have reported the impact of factors such as variability in product concentration, pH, ionic strength of the feed and fluctuations in operating </w:t>
      </w:r>
      <w:r w:rsidRPr="00EA1FCF">
        <w:t>pressure</w:t>
      </w:r>
      <w:r>
        <w:t xml:space="preserve"> </w:t>
      </w:r>
      <w:r>
        <w:fldChar w:fldCharType="begin" w:fldLock="1"/>
      </w:r>
      <w:r>
        <w:instrText>ADDIN CSL_CITATION {"citationItems":[{"id":"ITEM-1","itemData":{"author":[{"dropping-particle":"","family":"Ireland","given":"Todd","non-dropping-particle":"","parse-names":false,"suffix":""},{"dropping-particle":"","family":"Bolton","given":"Glen","non-dropping-particle":"","parse-names":false,"suffix":""},{"dropping-particle":"","family":"Noguchi","given":"Megumi","non-dropping-particle":"","parse-names":false,"suffix":""}],"container-title":"Bioprocess International (Supplement)","id":"ITEM-1","issue":"January 2005","issued":{"date-parts":[["2005"]]},"page":"44-7","title":"Optimizing Virus Filter Performance  with Prefiltration","type":"article-journal","volume":"3"},"uris":["http://www.mendeley.com/documents/?uuid=c9af41d0-c9aa-4ce1-85b1-fb34a645ff3b"]},{"id":"ITEM-2","itemData":{"DOI":"10.1002/btpr.2506","ISSN":"87567938","PMID":"28556575","abstract":"Virus filtration provides robust removal of potential viral contaminants and is a critical step during the manufacture of biotherapeutic products. However, recent studies have shown that small virus removal can be impacted by low operating pressure and depressurization. To better understand the impact of these conditions and to define robust virus filtration design spaces, we conducted multivariate analyses to evaluate parvovirus removal over wide ranges of operating pressure, solution pH, and conductivity for three mAb products on Planova™ BioEX and 20N filters. Pressure ranges from 0.69 to 3.43 bar (10.0–49.7 psi) for Planova BioEX filters and from 0.50 to 1.10 bar (7.3 to 16.0 psi) for Planova 20N filters were identified as ranges over which effective removal of parvovirus is achieved for different products over wide ranges of pH and conductivity. Viral clearance at operating pressure below the robust pressure range suggests that effective parvovirus removal can be achieved at low pressure but that Minute virus of mice (MVM) logarithmic reduction value (LRV) results may be impacted by product and solution conditions. These results establish robust design spaces for Planova BioEX and 20N filters where high parvovirus clearance can be expected for most antibody products and provide further understanding of viral clearance mechanisms. © 2017 American Institute of Chemical Engineers Biotechnol. Prog., 33:1294–1302, 2017.","author":[{"dropping-particle":"","family":"Strauss","given":"Daniel","non-dropping-particle":"","parse-names":false,"suffix":""},{"dropping-particle":"","family":"Goldstein","given":"Joshua","non-dropping-particle":"","parse-names":false,"suffix":""},{"dropping-particle":"","family":"Hongo-Hirasaki","given":"Tomoko","non-dropping-particle":"","parse-names":false,"suffix":""},{"dropping-particle":"","family":"Yokoyama","given":"Yoshiro","non-dropping-particle":"","parse-names":false,"suffix":""},{"dropping-particle":"","family":"Hirotomi","given":"Naokatsu","non-dropping-particle":"","parse-names":false,"suffix":""},{"dropping-particle":"","family":"Miyabayashi","given":"Tomoyuki","non-dropping-particle":"","parse-names":false,"suffix":""},{"dropping-particle":"","family":"Vacante","given":"Dominick","non-dropping-particle":"","parse-names":false,"suffix":""}],"container-title":"Biotechnology Progress","id":"ITEM-2","issue":"5","issued":{"date-parts":[["2017","9"]]},"page":"1294-1302","title":"Characterizing the impact of pressure on virus filtration processes and establishing design spaces to ensure effective parvovirus removal","type":"article-journal","volume":"33"},"uris":["http://www.mendeley.com/documents/?uuid=1863dd77-a6aa-4db9-b591-3fba588f4d39"]},{"id":"ITEM-3","itemData":{"DOI":"10.1006/biol.2001.0269","ISSN":"10451056","PMID":"11482889","abstract":"As a possible method for reducing the risk of transmissible spongiform encephalopathy (TSE) infection, Planova® virus removal filters were tested for their ability to remove scrapie agent ME7. Albumin solution was spiked with high-titre ME7 and filtered through three different pore sizes of Planova® filters. Infectivity of the pre- and post-filtration samples was assayed in log dilutions by intracerebral inoculation into C57B1/6 mice. Filtration of albumin solution in the absence or presence of a detergent (Sarkosyl) with Planova® 35N (35±2 nm mean pore size) removed the contaminating scrapie agent with reduction factors of 4.93 log10 and 1.61 log10, respectively. Filtration, both in the absence and presence of detergent with Planova® 15N (15±2 nm mean pore size), and in the presence of detergent with Planova® 10N (9±2 nm mean pore size), showed high levels of scrapie reduction of &gt;5.87 log10, &gt;4.21 log10, and &gt;3.80 log10, respectively, with no residual infectively detected in any of the filtrate samples. The effectiveness of Planova® 35N filtration for the removal of infectivity of this TSE agent is greatly reduced in the presence of a strong detergent, but Planova® filters with 15 nm or smaller pore size membranes can remove such infectivity at high reduction rates. © 2001 The International Association for Biologicals.","author":[{"dropping-particle":"","family":"Tateishi","given":"Jun","non-dropping-particle":"","parse-names":false,"suffix":""},{"dropping-particle":"","family":"Kitamoto","given":"Tetsuyuki","non-dropping-particle":"","parse-names":false,"suffix":""},{"dropping-particle":"","family":"Mohri","given":"Shirou","non-dropping-particle":"","parse-names":false,"suffix":""},{"dropping-particle":"","family":"Satoh","given":"Sakae","non-dropping-particle":"","parse-names":false,"suffix":""},{"dropping-particle":"","family":"Sato","given":"Tetsuo","non-dropping-particle":"","parse-names":false,"suffix":""},{"dropping-particle":"","family":"Shepherd","given":"Ailsa","non-dropping-particle":"","parse-names":false,"suffix":""},{"dropping-particle":"","family":"Macnaughton","given":"Malcolm R.","non-dropping-particle":"","parse-names":false,"suffix":""}],"container-title":"Biologicals","id":"ITEM-3","issue":"1","issued":{"date-parts":[["2001","3"]]},"page":"17-25","title":"Scrapie Removal using Planova®Virus Removal Filters","type":"article-journal","volume":"29"},"uris":["http://www.mendeley.com/documents/?uuid=d0dcebb2-90f1-4dfe-94ba-81aff7477173"]},{"id":"ITEM-4","itemData":{"DOI":"10.1016/j.memsci.2004.12.035","author":[{"dropping-particle":"","family":"Bohonak","given":"David M","non-dropping-particle":"","parse-names":false,"suffix":""},{"dropping-particle":"","family":"Zydney","given":"Andrew L","non-dropping-particle":"","parse-names":false,"suffix":""}],"container-title":"Journal of membrane science","id":"ITEM-4","issue":"1-2","issued":{"date-parts":[["2005"]]},"page":"71-79","publisher":"Elsevier","title":"Compaction and permeability effects with virus filtration membranes","type":"article-journal","volume":"254"},"uris":["http://www.mendeley.com/documents/?uuid=2f4c97ac-aeaf-4a9f-9bc9-67f7553c07ae"]},{"id":"ITEM-5","itemData":{"DOI":"10.1021/bp050350v","ISBN":"8148637113","ISSN":"8756-7938","PMID":"16889394","abstract":"The capacity of virus filters used in the purification of therapeutic proteins is determined by the rate and extent of membrane fouling. Current virus filtration membranes have a complex multilayer structure that can be used with either the skin-side up or with the skin-side facing away from the feed, but there is currently no quantitative understanding of the effects of membrane orientation or operating conditions on the filtration performance. Experiments were performed using Millipore's Viresolve 180 membrane under both constant pressure and constant flux operation with sulfhydryl-modified BSA used as a model protein. The capacity with the skin-side up was greater during operation with constant flux and at low transmembrane pressures, with the flux decline or pressure rise due primarily to osmotic pressure effects. In contrast, data obtained with the skin-side down showed a slower, steady increase in total resistance with the cumulative filtrate volume, with minimal contribution from osmotic pressure. The capacity with the skin-side down was significantly greater than that with the skin-side up, reflecting the different fouling mechanisms in the different membrane orientations. These results provide important insights for the design and operation of virus filtration membranes. © 2006 American Chemical Society and American Institute of Chemical Engineers.","author":[{"dropping-particle":"","family":"Syedain","given":"Z.H.","non-dropping-particle":"","parse-names":false,"suffix":""},{"dropping-particle":"","family":"Bohonak","given":"D.M.","non-dropping-particle":"","parse-names":false,"suffix":""},{"dropping-particle":"","family":"Zydney","given":"A.L.","non-dropping-particle":"","parse-names":false,"suffix":""}],"container-title":"Biotechnology Progress","id":"ITEM-5","issue":"4","issued":{"date-parts":[["2006","8","4"]]},"page":"1163-1169","title":"Protein Fouling of Virus Filtration Membranes: Effects of Membrane Orientation and Operating Conditions","type":"article-journal","volume":"22"},"uris":["http://www.mendeley.com/documents/?uuid=fa070346-b657-4687-b89f-a4531b03b2ab"]},{"id":"ITEM-6","itemData":{"DOI":"10.1042/BA20050056","ISSN":"08854513","PMID":"15901236","abstract":"The breakthrough of a model virus, bacteriophage PhiX-174, through normal-flow virus filters was studied using both commercial process fluids and model feed streams. The results indicate that (i) PhiX-174 is a reasonable model for a mammalian parvovirus [MMV (murine minute virus)] in virus filtration studies; (ii) PhiX-174 LRV [log(reduction value)] shows a better correlation with percentage flow decline compared with volume processed under a variety of conditions; (iii) although the extent of decline in virus LRV is dependent on the mechanism of filter fouling, the fouling mechanisms operative in a viral validation study are representative of those likely to be found under actual production conditions. The mechanism of LRV decline by many process streams was proposed to be due to selective plugging of small pores. A theoretical model as well as a predictive equation for LRV decline versus flow decay was derived; experimental results from filtration studies using pore-plugging feed stocks were consistent with the equation. As protein solutions may vary in their adsorptive versus plugging behaviour during filtration, an evaluation of the LRV-versus-flow-decay relationship on a biopharmaceutical-product-specific basis may be warranted.","author":[{"dropping-particle":"","family":"Bolton","given":"Glen","non-dropping-particle":"","parse-names":false,"suffix":""},{"dropping-particle":"","family":"Cabatingan","given":"Mark","non-dropping-particle":"","parse-names":false,"suffix":""},{"dropping-particle":"","family":"Rubino","given":"Mike","non-dropping-particle":"","parse-names":false,"suffix":""},{"dropping-particle":"","family":"Lute","given":"Scott","non-dropping-particle":"","parse-names":false,"suffix":""},{"dropping-particle":"","family":"Brorson","given":"Kurt","non-dropping-particle":"","parse-names":false,"suffix":""},{"dropping-particle":"","family":"Bailey","given":"Mark","non-dropping-particle":"","parse-names":false,"suffix":""}],"container-title":"Biotechnology and Applied Biochemistry","id":"ITEM-6","issue":"2","issued":{"date-parts":[["2005","10","1"]]},"page":"133","title":"Normal-flow virus filtration: detection and assessment of the endpoint in bioprocessing","type":"article-journal","volume":"42"},"uris":["http://www.mendeley.com/documents/?uuid=a390b634-b179-4a40-830b-8b1445df1249"]},{"id":"ITEM-7","itemData":{"DOI":"10.1016/j.memsci.2014.01.037","ISSN":"03767388","abstract":"A simple model based on changes in filter resistance and active area of the membrane has been used to model viral filtration. Viral particles have been modeled as colloidal particles disregarding any specific interaction and considering only passive transport in the system. The model is based on the assumption that purely steric interactions determine the ratio of concentration of viral particles inside the pore to concentration in solution at the pore mouth. Viral particles rejected by the membrane form a layer of high concentration near the membrane and this layer offers additional resistance to filtration. The membrane flux has been calculated by applying Darcy[U+05F3]s law. The overall model involves use of six unknown parameters to account for cake formation, nature of virus, interaction between the virus and the membrane, and pore size. The breakthrough of the model virus, bacteriophage φX-174, through normal-flow virus filters using commercial process fluids has been chosen as the system used for model validation. The model has been fitted to the time profile of flux and the log reduction value (LRV) of viral particles across the different types of commercially available filters. The model will be useful when performing studies using scale down models for correlating LRV to flux decline. The model also provides us insights into the underlying mechanisms behind viral clearance achieved from the various commercially available viral filters. © 2014 Elsevier B.V.","author":[{"dropping-particle":"","family":"Rathore","given":"Anurag S.","non-dropping-particle":"","parse-names":false,"suffix":""},{"dropping-particle":"","family":"Kumar","given":"Vijesh","non-dropping-particle":"","parse-names":false,"suffix":""},{"dropping-particle":"","family":"Arora","given":"Arushi","non-dropping-particle":"","parse-names":false,"suffix":""},{"dropping-particle":"","family":"Lute","given":"Scott","non-dropping-particle":"","parse-names":false,"suffix":""},{"dropping-particle":"","family":"Brorson","given":"Kurt","non-dropping-particle":"","parse-names":false,"suffix":""},{"dropping-particle":"","family":"Shukla","given":"Anupam","non-dropping-particle":"","parse-names":false,"suffix":""}],"container-title":"Journal of Membrane Science","id":"ITEM-7","issued":{"date-parts":[["2014","5"]]},"page":"96-103","publisher":"Elsevier","title":"Mechanistic modeling of viral filtration","type":"article-journal","volume":"458"},"uris":["http://www.mendeley.com/documents/?uuid=91621306-1449-4d5d-b03f-6054ed7b7ec5"]},{"id":"ITEM-8","itemData":{"DOI":"10.1016/j.memsci.2010.09.002","ISSN":"03767388","abstract":"Virus filtration membranes are used to obtain virus clearance during the purification of biopharmaceutical products. These direct flow (also referred to as dead end or normal flow) filtration membranes are designed to reject virus particles and yield &gt;98% product recovery for proteins less than 170. kDa. Virus filtration feed streams generally have high purity and high product concentrations. Decrease in permeate flux during virus filtration, which reduces filter capacity, is most likely due to fouling by small aggregates of the product species present in the feed stream.Retrovirus and parvovirus filtration membranes, as well as two ultrafiltration membranes with NMWCOs of 300 and 10kDa (kgmol-1), were tested using feed streams consisting of minute virus of mice (MVM) in the presence and absence of 1% (w/v) BSA. A novelty of our work comes from the fact that we directly compare the performance of these membranes using realistic model feed streams consisting of MVM (an FDA recommended model virus) and BSA. This approach provides an industrially relevant benchmark of the engineering performance of virus filters with respect to a limited set of structural and operational variants. All asymmetric membranes were operated in direct flow, constant pressure mode with the filtration surface (i.e. skin surface) facing away from the feed stream as is industrial practice for virus filtration. In addition, the 10kDa ultrafiltration membrane was also operated with the skin surface facing the feed stream as is industrial practice for ultrafiltration. While little rejection of virus particles was observed for the 10kDa membrane when the skin surface faced away from the feed stream, significant (in excess of 3 log) virus rejection was observed when the skin surface faced the feed stream.Changes in permeate flux with filtrate volume were determined along with parvovirus rejection. Decreases in permeate flux were shown to result from fouling in the presence of BSA. No decrease in permeate flux was observed in the absence of BSA. The decrease in permeate flux has been analyzed in terms of classical pore blockage models. The results of this work, which compare the performance of virus filtration and similar ultrafiltration membranes, provide insights into designing virus filtration membranes. © 2010 Elsevier B.V.","author":[{"dropping-particle":"","family":"Wickramasinghe","given":"S. Ranil","non-dropping-particle":"","parse-names":false,"suffix":""},{"dropping-particle":"","family":"Stump","given":"Emily D.","non-dropping-particle":"","parse-names":false,"suffix":""},{"dropping-particle":"","family":"Grzenia","given":"David L.","non-dropping-particle":"","parse-names":false,"suffix":""},{"dropping-particle":"","family":"Husson","given":"Scott M.","non-dropping-particle":"","parse-names":false,"suffix":""},{"dropping-particle":"","family":"Pellegrino","given":"John","non-dropping-particle":"","parse-names":false,"suffix":""}],"container-title":"Journal of Membrane Science","id":"ITEM-8","issue":"1-2","issued":{"date-parts":[["2010","12"]]},"page":"160-169","publisher":"Elsevier B.V.","title":"Understanding virus filtration membrane performance","type":"article-journal","volume":"365"},"uris":["http://www.mendeley.com/documents/?uuid=951b3894-dd29-4f57-bae1-76e0b0bf5c22"]},{"id":"ITEM-9","itemData":{"DOI":"10.1002/bit.21735","ISBN":"8148637113","ISSN":"00063592","PMID":"18080342","abstract":"Although virus filtration is now an integral part of the overall viral clearance strategy for the purification of many commercial therapeutic proteins, there is currently little understanding of the factors controlling the performance of the virus filters. The objective of this study was to examine the effects of solution pH on protein transmission and capacity during virus filtration. Data were obtained using bovine serum albumin as a model protein with Viresolve 180 membranes oriented with both the skin-side up and skin-side down. Membranes were also characterized using dextran sieving measurements both before and after protein filtration. Membrane capacity and protein yield were minimal at the protein isoelectric point, which was due to the greater degree of concentration polarization associated with the smaller protein diffusion coefficient at this pH. In contrast, the actual protein sieving coefficient was maximum at the protein isoelectric point due to the absence of any strong electrostatic exclusion under these conditions. The yield and capacity were both significantly greater when the membrane was oriented with the skin-side down. These results provide important insights into the effects of solution conditions on the performance of virus filtration membranes for protein purification. © 2007 Wiley Periodicals, Inc.","author":[{"dropping-particle":"","family":"Bakhshayeshi","given":"Meisam","non-dropping-particle":"","parse-names":false,"suffix":""},{"dropping-particle":"","family":"Zydney","given":"Andrew L.","non-dropping-particle":"","parse-names":false,"suffix":""}],"container-title":"Biotechnology and Bioengineering","id":"ITEM-9","issue":"1","issued":{"date-parts":[["2008","5","1"]]},"page":"108-117","title":"Effect of solution pH on protein transmission and membrane capacity during virus filtration","type":"article-journal","volume":"100"},"uris":["http://www.mendeley.com/documents/?uuid=8e663a90-8a45-4532-ab22-f72327560e0b"]}],"mendeley":{"formattedCitation":"(Bakhshayeshi and Zydney, 2008; Bohonak and Zydney, 2005; Bolton et al., 2005; Ireland et al., 2005; Rathore et al., 2014; Strauss et al., 2017; Syedain et al., 2006; Tateishi et al., 2001; Wickramasinghe et al., 2010)","plainTextFormattedCitation":"(Bakhshayeshi and Zydney, 2008; Bohonak and Zydney, 2005; Bolton et al., 2005; Ireland et al., 2005; Rathore et al., 2014; Strauss et al., 2017; Syedain et al., 2006; Tateishi et al., 2001; Wickramasinghe et al., 2010)","previouslyFormattedCitation":"(Bakhshayeshi and Zydney, 2008; Bohonak and Zydney, 2005; Bolton et al., 2005; Ireland et al., 2005; Rathore et al., 2014; Strauss et al., 2017; Syedain et al., 2006; Tateishi et al., 2001; Wickramasinghe et al., 2010)"},"properties":{"noteIndex":0},"schema":"https://github.com/citation-style-language/schema/raw/master/csl-citation.json"}</w:instrText>
      </w:r>
      <w:r>
        <w:fldChar w:fldCharType="separate"/>
      </w:r>
      <w:r w:rsidRPr="00C749D1">
        <w:rPr>
          <w:noProof/>
        </w:rPr>
        <w:t>(Bakhshayeshi and Zydney, 2008; Bohonak and Zydney, 2005; Bolton et al., 2005; Ireland et al., 2005; Rathore et al., 2014; Strauss et al., 2017; Syedain et al., 2006; Tateishi et al., 2001; Wickramasinghe et al., 2010)</w:t>
      </w:r>
      <w:r>
        <w:fldChar w:fldCharType="end"/>
      </w:r>
      <w:r w:rsidRPr="00EA1FCF">
        <w:t xml:space="preserve">. </w:t>
      </w:r>
      <w:r>
        <w:t xml:space="preserve">A complex interplay between these factors can impact the overall performance of the VRF process by eventual flux decay and accidental virus breakthrough in the filtrate.  Some processes are able to avoid this flux decay and operate essentially continuously for long periods, enabling end-to-end processing.  Other processes require operation for less than a day, essentially in batch-wise operation. </w:t>
      </w:r>
    </w:p>
    <w:p w:rsidR="006707CD" w:rsidP="009355F8" w:rsidRDefault="5CDC8D04" w14:paraId="4CDD97C9" w14:textId="6B57937A">
      <w:pPr>
        <w:spacing w:line="240" w:lineRule="auto"/>
      </w:pPr>
      <w:r>
        <w:t>The filter capacity is often based on the volume passing through the filter. Therefore, the filter area used is the same independent of where the lot is pooled. The flow rates for each mode are quite different. The continuous end-to-end process has about 1/20</w:t>
      </w:r>
      <w:r w:rsidRPr="5CDC8D04">
        <w:rPr>
          <w:vertAlign w:val="superscript"/>
        </w:rPr>
        <w:t>th</w:t>
      </w:r>
      <w:r>
        <w:t xml:space="preserve"> to 1/60</w:t>
      </w:r>
      <w:r w:rsidRPr="5CDC8D04">
        <w:rPr>
          <w:vertAlign w:val="superscript"/>
        </w:rPr>
        <w:t>th</w:t>
      </w:r>
      <w:r>
        <w:t xml:space="preserve"> the flow rate of the</w:t>
      </w:r>
      <w:r w:rsidR="00FF6C85">
        <w:t xml:space="preserve"> entire lot of material at once on the </w:t>
      </w:r>
      <w:r>
        <w:t>VRF.</w:t>
      </w:r>
      <w:r w:rsidR="00FF6C85">
        <w:t xml:space="preserve"> The framework process pools material before the VRF for small lot sizes (such as those needed in early phase clinical trials</w:t>
      </w:r>
      <w:proofErr w:type="gramStart"/>
      <w:r w:rsidR="00FF6C85">
        <w:t>), or</w:t>
      </w:r>
      <w:proofErr w:type="gramEnd"/>
      <w:r w:rsidR="00FF6C85">
        <w:t xml:space="preserve"> changes the virus filter daily for large material requirements. </w:t>
      </w:r>
      <w:r>
        <w:t xml:space="preserve">A single use skid with a high-flow and low-flow tubing set and pumps would allow the processing of both modes of VRF. </w:t>
      </w:r>
    </w:p>
    <w:p w:rsidRPr="00297050" w:rsidR="00297050" w:rsidP="009355F8" w:rsidRDefault="00FD038A" w14:paraId="6E66C642" w14:textId="00ADA0B9">
      <w:pPr>
        <w:spacing w:line="240" w:lineRule="auto"/>
      </w:pPr>
      <w:r>
        <w:t xml:space="preserve">The continuous process may suffer from decreased virus removal factors due to transport mechanisms that act over days </w:t>
      </w:r>
      <w:r w:rsidRPr="00873177" w:rsidR="00873177">
        <w:rPr>
          <w:b/>
          <w:u w:val="double" w:color="FFFF00"/>
        </w:rPr>
        <w:t>[ref]</w:t>
      </w:r>
      <w:r>
        <w:t>, or by periodic flow pauses. The choice of filter is critical to the successful operation of the continuous VRF.</w:t>
      </w:r>
      <w:r w:rsidR="00A21D2E">
        <w:t xml:space="preserve"> </w:t>
      </w:r>
    </w:p>
    <w:p w:rsidR="00177100" w:rsidP="003C2C0D" w:rsidRDefault="006707CD" w14:paraId="76EA202B" w14:textId="46097567">
      <w:pPr>
        <w:pStyle w:val="Heading1"/>
        <w:rPr>
          <w:rFonts w:eastAsia="Times New Roman"/>
        </w:rPr>
      </w:pPr>
      <w:r>
        <w:rPr>
          <w:rFonts w:eastAsia="Times New Roman"/>
        </w:rPr>
        <w:t>Concentration and diafiltration</w:t>
      </w:r>
      <w:r w:rsidR="00297050">
        <w:rPr>
          <w:rFonts w:eastAsia="Times New Roman"/>
        </w:rPr>
        <w:t xml:space="preserve"> Step</w:t>
      </w:r>
      <w:r w:rsidR="00A21D2E">
        <w:rPr>
          <w:rFonts w:eastAsia="Times New Roman"/>
        </w:rPr>
        <w:t>s</w:t>
      </w:r>
    </w:p>
    <w:p w:rsidR="00AF6045" w:rsidP="009355F8" w:rsidRDefault="00A21D2E" w14:paraId="1E317F71" w14:textId="0DCEC713">
      <w:pPr>
        <w:spacing w:line="240" w:lineRule="auto"/>
      </w:pPr>
      <w:r>
        <w:t>Many processes use the same ultrafiltration and diafiltration (UFDF) set up as for batch</w:t>
      </w:r>
      <w:r w:rsidR="00AF6045">
        <w:t xml:space="preserve">. Processes that </w:t>
      </w:r>
      <w:proofErr w:type="spellStart"/>
      <w:r w:rsidR="00AF6045">
        <w:t>diafilter</w:t>
      </w:r>
      <w:proofErr w:type="spellEnd"/>
      <w:r w:rsidR="00AF6045">
        <w:t xml:space="preserve"> the entire lot of material at once will suffer from the need for very large pumps and filters. This strategy is not recommended.</w:t>
      </w:r>
    </w:p>
    <w:p w:rsidR="00155730" w:rsidP="009355F8" w:rsidRDefault="00155730" w14:paraId="2F29B47E" w14:textId="6509815B">
      <w:pPr>
        <w:spacing w:line="240" w:lineRule="auto"/>
      </w:pPr>
      <w:r>
        <w:t xml:space="preserve">The framework process can be configured to allow batch-wise UFDF or single-pass, continuous UFDF. The step uses the same pumps and similar filter areas, while the flow path is redefined to allow both modes of operation. </w:t>
      </w:r>
    </w:p>
    <w:p w:rsidRPr="003D40A4" w:rsidR="00297050" w:rsidP="009355F8" w:rsidRDefault="00155730" w14:paraId="098DB10A" w14:textId="1E276ABA">
      <w:pPr>
        <w:spacing w:line="240" w:lineRule="auto"/>
      </w:pPr>
      <w:r>
        <w:t xml:space="preserve">The batch-wise process is shown in Figure </w:t>
      </w:r>
      <w:r w:rsidR="00D71059">
        <w:t>5A</w:t>
      </w:r>
      <w:r>
        <w:t xml:space="preserve">. </w:t>
      </w:r>
      <w:r w:rsidR="00AF6045">
        <w:t>First, a small</w:t>
      </w:r>
      <w:r w:rsidR="00A21D2E">
        <w:t xml:space="preserve"> </w:t>
      </w:r>
      <w:r w:rsidR="00AF6045">
        <w:t xml:space="preserve">UF system concentrates the VRF stream to a desired level. Periodically, the concentrated material is moved to a small diafiltration system. After diafiltration, the sub-lot is pooled with other sub-lots. The larger pool is concentrated with a small UF system over the course of the run, allowing fine control of the final pool concentration. </w:t>
      </w:r>
    </w:p>
    <w:p w:rsidR="00CA3183" w:rsidP="00CA3183" w:rsidRDefault="00155730" w14:paraId="02E61DF0" w14:textId="62F92398">
      <w:pPr>
        <w:spacing w:line="240" w:lineRule="auto"/>
      </w:pPr>
      <w:r>
        <w:t xml:space="preserve">The single-pass, continuous UFDF process uses </w:t>
      </w:r>
      <w:r w:rsidR="00A21D2E">
        <w:t>SPTFF</w:t>
      </w:r>
      <w:r w:rsidR="00B560AA">
        <w:t xml:space="preserve"> </w:t>
      </w:r>
      <w:r w:rsidR="00B560AA">
        <w:fldChar w:fldCharType="begin" w:fldLock="1"/>
      </w:r>
      <w:r w:rsidR="00B560AA">
        <w:instrText>ADDIN CSL_CITATION {"citationItems":[{"id":"ITEM-1","itemData":{"DOI":"10.1016/j.tibtech.2013.05.011","ISSN":"01677799","abstract":"Continuous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future.","author":[{"dropping-particle":"","family":"Jungbauer","given":"Alois","non-dropping-particle":"","parse-names":false,"suffix":""}],"container-title":"Trends in Biotechnology","id":"ITEM-1","issue":"8","issued":{"date-parts":[["2013","8","1"]]},"page":"479-492","publisher":"Elsevier Current Trends","title":"Continuous downstream processing of biopharmaceuticals","type":"article-journal","volume":"31"},"uris":["http://www.mendeley.com/documents/?uuid=045620d1-52e0-32ae-9c08-0a0dfceeb83c"]}],"mendeley":{"formattedCitation":"(Jungbauer, 2013)","plainTextFormattedCitation":"(Jungbauer, 2013)","previouslyFormattedCitation":"(Jungbauer, 2013)"},"properties":{"noteIndex":0},"schema":"https://github.com/citation-style-language/schema/raw/master/csl-citation.json"}</w:instrText>
      </w:r>
      <w:r w:rsidR="00B560AA">
        <w:fldChar w:fldCharType="separate"/>
      </w:r>
      <w:r w:rsidRPr="002A5F8F" w:rsidR="00B560AA">
        <w:rPr>
          <w:noProof/>
        </w:rPr>
        <w:t>(Jungbauer, 2013)</w:t>
      </w:r>
      <w:r w:rsidR="00B560AA">
        <w:fldChar w:fldCharType="end"/>
      </w:r>
      <w:r w:rsidRPr="002F271B" w:rsidR="00B560AA">
        <w:t>.</w:t>
      </w:r>
      <w:r w:rsidR="00A21D2E">
        <w:t xml:space="preserve"> to continuously concentrate the product. The product then passes through an in-line diafiltration </w:t>
      </w:r>
      <w:r w:rsidR="00085EB2">
        <w:t xml:space="preserve">(ILDF) </w:t>
      </w:r>
      <w:r w:rsidR="00A21D2E">
        <w:t xml:space="preserve">step made up of several stages of dilution and SPTFF modules. These modules are most efficient when operated in a counter-current mode </w:t>
      </w:r>
      <w:r w:rsidRPr="002A5F8F" w:rsidR="00B560AA">
        <w:rPr>
          <w:noProof/>
        </w:rPr>
        <w:t>(Arnold et al., 2019; Huter and Strube, 2019; Jabra et al., 2019; Nambiar et al., 2018; Rucker-Pezzini et al., 201</w:t>
      </w:r>
      <w:r w:rsidR="00B560AA">
        <w:rPr>
          <w:b/>
          <w:u w:val="double" w:color="FFFF00"/>
        </w:rPr>
        <w:t>)</w:t>
      </w:r>
      <w:r w:rsidR="00A21D2E">
        <w:t xml:space="preserve">. The final drug substance concentration is achieved through a final SPTFF step. </w:t>
      </w:r>
      <w:r w:rsidR="00D71059">
        <w:t xml:space="preserve">A schematic of such a process is shown in Figure 5B. </w:t>
      </w:r>
      <w:r w:rsidR="003D40A4">
        <w:t xml:space="preserve"> Using counter current DF can reduce the diafiltration buffer volume by roughly a </w:t>
      </w:r>
      <w:r w:rsidR="003D40A4">
        <w:lastRenderedPageBreak/>
        <w:t>factor of two, mostly by allowing a higher concentration of product during the diafiltration operation.</w:t>
      </w:r>
    </w:p>
    <w:p w:rsidRPr="003D40A4" w:rsidR="003D40A4" w:rsidP="00CA3183" w:rsidRDefault="003D40A4" w14:paraId="5FE58493" w14:textId="3895BB2F">
      <w:pPr>
        <w:spacing w:line="240" w:lineRule="auto"/>
      </w:pPr>
      <w:r>
        <w:t>The membrane sizes for the batch-wise and continuous modes of operation are similar, on the order of 1m</w:t>
      </w:r>
      <w:r>
        <w:rPr>
          <w:vertAlign w:val="superscript"/>
        </w:rPr>
        <w:t>2</w:t>
      </w:r>
      <w:r>
        <w:t>. Smaller lots are accommodated by doing fewer sub-batches.</w:t>
      </w:r>
    </w:p>
    <w:p w:rsidR="76A8AF8C" w:rsidP="76A8AF8C" w:rsidRDefault="76A8AF8C" w14:paraId="147873EC" w14:textId="1AC092A7">
      <w:pPr>
        <w:spacing w:line="240" w:lineRule="auto"/>
      </w:pPr>
      <w:r>
        <w:t xml:space="preserve">Material is pooled during the entire lot. As with fed-batch processes, the product quality from the bioreactor may vary with time. The control of the product quality as material is pooled requires a sophisticated GMP and regulatory strategy.  </w:t>
      </w:r>
    </w:p>
    <w:p w:rsidR="6E434CCD" w:rsidP="6E434CCD" w:rsidRDefault="00C862AF" w14:paraId="1237343C" w14:textId="0B6A6B31">
      <w:pPr>
        <w:pStyle w:val="Heading1"/>
      </w:pPr>
      <w:r>
        <w:t xml:space="preserve">Implementation of clinical and a commercial </w:t>
      </w:r>
      <w:r w:rsidR="6E434CCD">
        <w:t xml:space="preserve">8-ton per year ICB </w:t>
      </w:r>
    </w:p>
    <w:p w:rsidR="00DF1963" w:rsidP="009355F8" w:rsidRDefault="00DF1963" w14:paraId="090F514A" w14:textId="5BEAFA5B">
      <w:pPr>
        <w:spacing w:line="240" w:lineRule="auto"/>
      </w:pPr>
      <w:r>
        <w:t xml:space="preserve">A large-scale staged implementation of the framework is shown in Figure </w:t>
      </w:r>
      <w:r w:rsidR="005A3C68">
        <w:t>4</w:t>
      </w:r>
      <w:r>
        <w:t xml:space="preserve">. Stage one of the </w:t>
      </w:r>
      <w:proofErr w:type="gramStart"/>
      <w:r>
        <w:t>implementation</w:t>
      </w:r>
      <w:proofErr w:type="gramEnd"/>
      <w:r>
        <w:t xml:space="preserve"> uses a 500L SUB. </w:t>
      </w:r>
      <w:r w:rsidR="00C862AF">
        <w:t xml:space="preserve">It is capable of producing as small as a 0.5kg </w:t>
      </w:r>
      <w:proofErr w:type="gramStart"/>
      <w:r w:rsidR="00C862AF">
        <w:t>batch, and</w:t>
      </w:r>
      <w:proofErr w:type="gramEnd"/>
      <w:r w:rsidR="00C862AF">
        <w:t xml:space="preserve"> may be considered representative of a clinical trial manufacturing facility. </w:t>
      </w:r>
      <w:r>
        <w:t xml:space="preserve">For many products, 500L is the commercial scale ICB. The plant is capable of producing up to 30kg batches or about 0.5 tons per year. </w:t>
      </w:r>
    </w:p>
    <w:p w:rsidR="00DF1963" w:rsidP="009355F8" w:rsidRDefault="00DF1963" w14:paraId="2BAE46A5" w14:textId="1559662E">
      <w:pPr>
        <w:spacing w:line="240" w:lineRule="auto"/>
      </w:pPr>
      <w:r>
        <w:t xml:space="preserve">Some products, however, need higher levels of production. The framework plant can expand by adding three 500L bioreactors in Stage Two, as well as more media and solution preparation and storage containers shown in Figure </w:t>
      </w:r>
      <w:r w:rsidR="005A3C68">
        <w:t>4B</w:t>
      </w:r>
      <w:r>
        <w:t xml:space="preserve">. </w:t>
      </w:r>
      <w:r w:rsidR="00E20D48">
        <w:t>One remarkable feature of the common ICB framework is that t</w:t>
      </w:r>
      <w:r>
        <w:t>he downstream remains unchanged</w:t>
      </w:r>
      <w:r w:rsidR="00CD1879">
        <w:t>, as discussed in the accompanying article (Coffman 2021)</w:t>
      </w:r>
      <w:r>
        <w:t>.</w:t>
      </w:r>
      <w:r w:rsidR="00E20D48">
        <w:t xml:space="preserve"> </w:t>
      </w:r>
      <w:r>
        <w:t>Th</w:t>
      </w:r>
      <w:r w:rsidR="00E20D48">
        <w:t>e</w:t>
      </w:r>
      <w:r>
        <w:t xml:space="preserve"> “numbering up” of bioreactors does not change the regulatory filing. This Stage Two plant can produce up to 130kg batches and 2 tons per year (Table XXX). </w:t>
      </w:r>
    </w:p>
    <w:p w:rsidR="006505B4" w:rsidP="009355F8" w:rsidRDefault="00DF1963" w14:paraId="61881ABB" w14:textId="5590E406">
      <w:pPr>
        <w:spacing w:line="240" w:lineRule="auto"/>
      </w:pPr>
      <w:r>
        <w:t xml:space="preserve">The plant can expand further in Stage Three by adding more 500L </w:t>
      </w:r>
      <w:proofErr w:type="gramStart"/>
      <w:r>
        <w:t>bioreactors, or</w:t>
      </w:r>
      <w:proofErr w:type="gramEnd"/>
      <w:r>
        <w:t xml:space="preserve"> using the existing 500L as N-1 perfusion seed bioreactors to inoculate between one and four 2000L SUBs</w:t>
      </w:r>
      <w:r w:rsidR="005A3C68">
        <w:t>, as shown in Figure 4C</w:t>
      </w:r>
      <w:r>
        <w:t xml:space="preserve">. </w:t>
      </w:r>
    </w:p>
    <w:p w:rsidR="76A8AF8C" w:rsidP="76A8AF8C" w:rsidRDefault="76A8AF8C" w14:paraId="3CE3BC73" w14:textId="35E34914">
      <w:pPr>
        <w:spacing w:line="240" w:lineRule="auto"/>
      </w:pPr>
      <w:r>
        <w:t>More media and solution preparation and storage are also added. Remarkably, the downstream equipment remains the same [Coffman 2021]. Moving a product from 500L to 2000L bioreactors has a moderate regulatory impact and requires agency notification and comparability studies. This plant can produce 500kg batches in 20 days and up to 8 tons per year. The capacity is limited by the solution and media preparation and storage, and, to a lesser extent, the maximum flow rate of the capture step [see Coffman 2021]. The plant can operate either the 500L or the 2000L SUB as the N-stage production bioreactor to allow legacy production. The plant also supports legacy fed-batch production as well, with some restrictions on the harvest step.</w:t>
      </w:r>
      <w:ins w:author="Jon Coffman" w:date="2020-09-13T13:51:00Z" w:id="73">
        <w:r>
          <w:t xml:space="preserve"> </w:t>
        </w:r>
      </w:ins>
    </w:p>
    <w:p w:rsidR="6E434CCD" w:rsidP="009355F8" w:rsidRDefault="005A3C68" w14:paraId="774F0321" w14:textId="66B5AB55">
      <w:pPr>
        <w:spacing w:line="240" w:lineRule="auto"/>
      </w:pPr>
      <w:r>
        <w:t>As shown in Figure 4C, t</w:t>
      </w:r>
      <w:r w:rsidR="6E434CCD">
        <w:t xml:space="preserve">he 500kg batch requires only 80,000L of media concentrates, which can easily fit into 16 x 5,000L tanks. This tank size is suggested because it is the largest single-use container available today. </w:t>
      </w:r>
      <w:r>
        <w:t xml:space="preserve">The 500kg lot would require about 24 x 5000L tanks for the downstream, which is a manageable number.  </w:t>
      </w:r>
      <w:r w:rsidR="6E434CCD">
        <w:t>Media</w:t>
      </w:r>
      <w:r>
        <w:t xml:space="preserve"> and solution</w:t>
      </w:r>
      <w:r w:rsidR="6E434CCD">
        <w:t xml:space="preserve"> preparation and storage is therefore not a major consideration for the framework process in new facilities.  It is a major consideration for retrofitting legacy facilities. </w:t>
      </w:r>
    </w:p>
    <w:p w:rsidR="00DA5F7B" w:rsidP="009355F8" w:rsidRDefault="76A8AF8C" w14:paraId="0AF81578" w14:textId="076C03E0">
      <w:pPr>
        <w:spacing w:line="240" w:lineRule="auto"/>
      </w:pPr>
      <w:r>
        <w:lastRenderedPageBreak/>
        <w:t xml:space="preserve">Water production is also a consideration. The total amount of water used to make up and dilute the media and solution concentrates over the course of 20 days is 1 ML, or about 50,000 L per day. This volume is not large for large scale facilities. The largest rate of water production would be required for the initial media and solution preparation, which can easily be spread out over the duration of the run. Thus, the water consumption rate for media preparation is not a major factor in this 4x2000L design for new facilities. It may be for retrofitting facilities. </w:t>
      </w:r>
    </w:p>
    <w:p w:rsidR="76A8AF8C" w:rsidP="76A8AF8C" w:rsidRDefault="76A8AF8C" w14:paraId="51094968" w14:textId="7BCAEC7A">
      <w:pPr>
        <w:spacing w:line="240" w:lineRule="auto"/>
        <w:rPr>
          <w:ins w:author="Jon Coffman" w:date="2020-09-13T14:01:00Z" w:id="74"/>
        </w:rPr>
      </w:pPr>
      <w:ins w:author="Jon Coffman" w:date="2020-09-13T14:01:00Z" w:id="75">
        <w:r>
          <w:t xml:space="preserve">The capital required for such a plant is relatively small. </w:t>
        </w:r>
        <w:proofErr w:type="spellStart"/>
        <w:r>
          <w:t>Jagshies</w:t>
        </w:r>
        <w:proofErr w:type="spellEnd"/>
        <w:r>
          <w:t xml:space="preserve"> </w:t>
        </w:r>
        <w:proofErr w:type="gramStart"/>
        <w:r>
          <w:t>correlation  [</w:t>
        </w:r>
        <w:proofErr w:type="gramEnd"/>
        <w:r>
          <w:t>NAS, 2020], based on installed bioreactor volume, estimates the cost of the plant to be about $100M. Using a ten-year depreciation schedule, the capital depreciation would contribute about $1/g to the COGM.</w:t>
        </w:r>
      </w:ins>
    </w:p>
    <w:p w:rsidR="00EF5416" w:rsidP="009355F8" w:rsidRDefault="76A8AF8C" w14:paraId="59C0C76C" w14:textId="4194EB57">
      <w:pPr>
        <w:spacing w:line="240" w:lineRule="auto"/>
        <w:rPr>
          <w:ins w:author="Jon Coffman" w:date="2020-09-13T13:52:00Z" w:id="76"/>
        </w:rPr>
      </w:pPr>
      <w:r>
        <w:t xml:space="preserve">An 8-ton plant built on ICB and with single use bioreactors is unprecedented. It rivals the largest fed-batch suites. Yet all the equipment necessary can be built from existing components. As an example of the power of ICB, the highest flow rate in this 8-ton plant is an astonishingly small 9 L/min. The volume of bioreactor(s) that the common framework can support is limited by media and solution storage, and the maximum flow rate of the capture step. In these examples, the maximum flow rate was set to </w:t>
      </w:r>
      <w:ins w:author="Jon Coffman" w:date="2020-09-13T14:14:00Z" w:id="77">
        <w:r>
          <w:t>11</w:t>
        </w:r>
      </w:ins>
      <w:del w:author="Jon Coffman" w:date="2020-09-13T14:14:00Z" w:id="78">
        <w:r w:rsidDel="76A8AF8C" w:rsidR="00EF5416">
          <w:delText>9</w:delText>
        </w:r>
      </w:del>
      <w:r>
        <w:t xml:space="preserve">L/min arbitrarily to yield a 500kg batch. Downstream skids with maximum flow rates of 50 L/min are common in large stainless-steel plants. If such equipment were used, the downstream could support a total bioreactor volume of 48,000L at 1.5vvm, and yield a lot of over 2.5 tons in twenty days. While no product today has such requirements, therapies for wide-spread diseases like Alzheimer’s and COVID-19 may require massive amount of material [ref]. Unfortunately, these treatments have a low probability of technical and regulatory success. The common framework for ICB allows a staged investment in new </w:t>
      </w:r>
      <w:proofErr w:type="gramStart"/>
      <w:r>
        <w:t>facilities, and</w:t>
      </w:r>
      <w:proofErr w:type="gramEnd"/>
      <w:r>
        <w:t xml:space="preserve"> can grow with market demands. This flexibility cannot be found in standard batch processes. </w:t>
      </w:r>
    </w:p>
    <w:p w:rsidR="76A8AF8C" w:rsidP="76A8AF8C" w:rsidRDefault="76A8AF8C" w14:paraId="4219CFF5" w14:textId="09DDE669">
      <w:pPr>
        <w:spacing w:line="240" w:lineRule="auto"/>
        <w:rPr>
          <w:del w:author="Jon Coffman" w:date="2020-09-13T14:01:00Z" w:id="79"/>
        </w:rPr>
      </w:pPr>
    </w:p>
    <w:p w:rsidR="00EF5416" w:rsidP="0631D60E" w:rsidRDefault="00EF5416" w14:paraId="7096D06B" w14:textId="36B8A125">
      <w:pPr>
        <w:spacing w:line="240" w:lineRule="auto"/>
        <w:rPr>
          <w:ins w:author="david pollard" w:date="2020-09-17T18:50:12.701Z" w:id="128499814"/>
          <w:rFonts w:ascii="Calibri" w:hAnsi="Calibri" w:eastAsia="Calibri" w:cs="Calibri"/>
          <w:noProof w:val="0"/>
          <w:color w:val="000000" w:themeColor="text1" w:themeTint="FF" w:themeShade="FF"/>
          <w:sz w:val="24"/>
          <w:szCs w:val="24"/>
          <w:lang w:val="en-US"/>
        </w:rPr>
      </w:pPr>
      <w:ins w:author="david pollard" w:date="2020-09-17T18:50:12.7Z" w:id="851149300">
        <w:r w:rsidRPr="0631D60E" w:rsidR="0631D60E">
          <w:rPr>
            <w:rFonts w:ascii="Calibri" w:hAnsi="Calibri" w:eastAsia="Calibri" w:cs="Calibri"/>
            <w:noProof w:val="0"/>
            <w:color w:val="000000" w:themeColor="text1" w:themeTint="FF" w:themeShade="FF"/>
            <w:sz w:val="24"/>
            <w:szCs w:val="24"/>
            <w:lang w:val="en-US"/>
          </w:rPr>
          <w:t xml:space="preserve">Sustainability Framework </w:t>
        </w:r>
      </w:ins>
      <w:commentRangeStart w:id="214214182"/>
      <w:commentRangeEnd w:id="214214182"/>
      <w:r>
        <w:rPr>
          <w:rStyle w:val="CommentReference"/>
        </w:rPr>
        <w:commentReference w:id="214214182"/>
      </w:r>
    </w:p>
    <w:p w:rsidR="00EF5416" w:rsidP="009355F8" w:rsidRDefault="00EF5416" w14:paraId="2341100A" w14:textId="167689C2">
      <w:pPr>
        <w:spacing w:line="240" w:lineRule="auto"/>
        <w:rPr>
          <w:ins w:author="david pollard" w:date="2020-09-17T18:50:12.704Z" w:id="967720369"/>
        </w:rPr>
      </w:pPr>
      <w:ins w:author="david pollard" w:date="2020-09-17T18:50:12.703Z" w:id="1438531341">
        <w:r w:rsidRPr="2AFDEB36" w:rsidR="2AFDEB36">
          <w:rPr>
            <w:rFonts w:ascii="Calibri" w:hAnsi="Calibri" w:eastAsia="Calibri" w:cs="Calibri"/>
            <w:noProof w:val="0"/>
            <w:color w:val="000000" w:themeColor="text1" w:themeTint="FF" w:themeShade="FF"/>
            <w:sz w:val="24"/>
            <w:szCs w:val="24"/>
            <w:lang w:val="en-US"/>
          </w:rPr>
          <w:t xml:space="preserve">The integrated continuous process can take advantage of intensification, single use and multi column chromatography to show the lowest process mass intensity for </w:t>
        </w:r>
        <w:r w:rsidRPr="2AFDEB36" w:rsidR="2AFDEB36">
          <w:rPr>
            <w:rFonts w:ascii="Calibri" w:hAnsi="Calibri" w:eastAsia="Calibri" w:cs="Calibri"/>
            <w:noProof w:val="0"/>
            <w:color w:val="000000" w:themeColor="text1" w:themeTint="FF" w:themeShade="FF"/>
            <w:sz w:val="24"/>
            <w:szCs w:val="24"/>
            <w:lang w:val="en-US"/>
          </w:rPr>
          <w:t>mAb</w:t>
        </w:r>
        <w:r w:rsidRPr="2AFDEB36" w:rsidR="2AFDEB36">
          <w:rPr>
            <w:rFonts w:ascii="Calibri" w:hAnsi="Calibri" w:eastAsia="Calibri" w:cs="Calibri"/>
            <w:noProof w:val="0"/>
            <w:color w:val="000000" w:themeColor="text1" w:themeTint="FF" w:themeShade="FF"/>
            <w:sz w:val="24"/>
            <w:szCs w:val="24"/>
            <w:lang w:val="en-US"/>
          </w:rPr>
          <w:t xml:space="preserve"> production.   Given the water intensity of biologics production [Budzinski] </w:t>
        </w:r>
        <w:del w:author="Jon Coffman" w:date="2020-09-18T15:05:15.492Z" w:id="1733374900">
          <w:r w:rsidRPr="2AFDEB36" w:rsidDel="2AFDEB36">
            <w:rPr>
              <w:rFonts w:ascii="Calibri" w:hAnsi="Calibri" w:eastAsia="Calibri" w:cs="Calibri"/>
              <w:noProof w:val="0"/>
              <w:color w:val="000000" w:themeColor="text1" w:themeTint="FF" w:themeShade="FF"/>
              <w:sz w:val="24"/>
              <w:szCs w:val="24"/>
              <w:lang w:val="en-US"/>
            </w:rPr>
            <w:delText>its</w:delText>
          </w:r>
        </w:del>
      </w:ins>
      <w:ins w:author="Jon Coffman" w:date="2020-09-18T15:05:15.494Z" w:id="130449755">
        <w:r w:rsidRPr="2AFDEB36" w:rsidR="2AFDEB36">
          <w:rPr>
            <w:rFonts w:ascii="Calibri" w:hAnsi="Calibri" w:eastAsia="Calibri" w:cs="Calibri"/>
            <w:noProof w:val="0"/>
            <w:color w:val="000000" w:themeColor="text1" w:themeTint="FF" w:themeShade="FF"/>
            <w:sz w:val="24"/>
            <w:szCs w:val="24"/>
            <w:lang w:val="en-US"/>
          </w:rPr>
          <w:t>it's</w:t>
        </w:r>
      </w:ins>
      <w:ins w:author="david pollard" w:date="2020-09-17T18:50:12.703Z" w:id="164362247">
        <w:r w:rsidRPr="2AFDEB36" w:rsidR="2AFDEB36">
          <w:rPr>
            <w:rFonts w:ascii="Calibri" w:hAnsi="Calibri" w:eastAsia="Calibri" w:cs="Calibri"/>
            <w:noProof w:val="0"/>
            <w:color w:val="000000" w:themeColor="text1" w:themeTint="FF" w:themeShade="FF"/>
            <w:sz w:val="24"/>
            <w:szCs w:val="24"/>
            <w:lang w:val="en-US"/>
          </w:rPr>
          <w:t xml:space="preserve"> no surprise that replacing stainless steel with single use reduces water (used for cleaning) by 70% and lowers the PMI by 60%.  Further PMI reductions, to values around 2000 (Table 3) are achieved by the continuous framework, by the combination of factors. These include intensified processing (perfusion integrated </w:t>
        </w:r>
        <w:r w:rsidRPr="2AFDEB36" w:rsidR="2AFDEB36">
          <w:rPr>
            <w:rFonts w:ascii="Calibri" w:hAnsi="Calibri" w:eastAsia="Calibri" w:cs="Calibri"/>
            <w:noProof w:val="0"/>
            <w:color w:val="000000" w:themeColor="text1" w:themeTint="FF" w:themeShade="FF"/>
            <w:sz w:val="24"/>
            <w:szCs w:val="24"/>
            <w:lang w:val="en-US"/>
          </w:rPr>
          <w:t>to  multi</w:t>
        </w:r>
        <w:r w:rsidRPr="2AFDEB36" w:rsidR="2AFDEB36">
          <w:rPr>
            <w:rFonts w:ascii="Calibri" w:hAnsi="Calibri" w:eastAsia="Calibri" w:cs="Calibri"/>
            <w:noProof w:val="0"/>
            <w:color w:val="000000" w:themeColor="text1" w:themeTint="FF" w:themeShade="FF"/>
            <w:sz w:val="24"/>
            <w:szCs w:val="24"/>
            <w:lang w:val="en-US"/>
          </w:rPr>
          <w:t xml:space="preserve"> column </w:t>
        </w:r>
        <w:r w:rsidRPr="2AFDEB36" w:rsidR="2AFDEB36">
          <w:rPr>
            <w:rFonts w:ascii="Calibri" w:hAnsi="Calibri" w:eastAsia="Calibri" w:cs="Calibri"/>
            <w:noProof w:val="0"/>
            <w:color w:val="000000" w:themeColor="text1" w:themeTint="FF" w:themeShade="FF"/>
            <w:sz w:val="24"/>
            <w:szCs w:val="24"/>
            <w:lang w:val="en-US"/>
          </w:rPr>
          <w:t>chrom</w:t>
        </w:r>
        <w:r w:rsidRPr="2AFDEB36" w:rsidR="2AFDEB36">
          <w:rPr>
            <w:rFonts w:ascii="Calibri" w:hAnsi="Calibri" w:eastAsia="Calibri" w:cs="Calibri"/>
            <w:noProof w:val="0"/>
            <w:color w:val="000000" w:themeColor="text1" w:themeTint="FF" w:themeShade="FF"/>
            <w:sz w:val="24"/>
            <w:szCs w:val="24"/>
            <w:lang w:val="en-US"/>
          </w:rPr>
          <w:t xml:space="preserve">), equipment integration with single use closed processing reducing cleaning water, and buffer reduction (10-15%) from the multiple column chromatography operation [Brower]. </w:t>
        </w:r>
        <w:r w:rsidRPr="2AFDEB36" w:rsidR="2AFDEB36">
          <w:rPr>
            <w:rFonts w:ascii="Calibri" w:hAnsi="Calibri" w:eastAsia="Calibri" w:cs="Calibri"/>
            <w:noProof w:val="0"/>
            <w:color w:val="000000" w:themeColor="text1" w:themeTint="FF" w:themeShade="FF"/>
            <w:sz w:val="24"/>
            <w:szCs w:val="24"/>
            <w:lang w:val="en-US"/>
          </w:rPr>
          <w:t>THe</w:t>
        </w:r>
        <w:r w:rsidRPr="2AFDEB36" w:rsidR="2AFDEB36">
          <w:rPr>
            <w:rFonts w:ascii="Calibri" w:hAnsi="Calibri" w:eastAsia="Calibri" w:cs="Calibri"/>
            <w:noProof w:val="0"/>
            <w:color w:val="000000" w:themeColor="text1" w:themeTint="FF" w:themeShade="FF"/>
            <w:sz w:val="24"/>
            <w:szCs w:val="24"/>
            <w:lang w:val="en-US"/>
          </w:rPr>
          <w:t xml:space="preserve"> electrical energy consumption from HVAC is a dominating factor in the life cycle assessment of bioprocesses [Pietrzykowski] and is reduced by the continuous framework.   The intensified and integrated processes enable </w:t>
        </w:r>
        <w:r w:rsidRPr="2AFDEB36" w:rsidR="2AFDEB36">
          <w:rPr>
            <w:rFonts w:ascii="Calibri" w:hAnsi="Calibri" w:eastAsia="Calibri" w:cs="Calibri"/>
            <w:noProof w:val="0"/>
            <w:color w:val="000000" w:themeColor="text1" w:themeTint="FF" w:themeShade="FF"/>
            <w:sz w:val="24"/>
            <w:szCs w:val="24"/>
            <w:lang w:val="en-US"/>
          </w:rPr>
          <w:t>upto</w:t>
        </w:r>
        <w:r w:rsidRPr="2AFDEB36" w:rsidR="2AFDEB36">
          <w:rPr>
            <w:rFonts w:ascii="Calibri" w:hAnsi="Calibri" w:eastAsia="Calibri" w:cs="Calibri"/>
            <w:noProof w:val="0"/>
            <w:color w:val="000000" w:themeColor="text1" w:themeTint="FF" w:themeShade="FF"/>
            <w:sz w:val="24"/>
            <w:szCs w:val="24"/>
            <w:lang w:val="en-US"/>
          </w:rPr>
          <w:t xml:space="preserve"> a 50% smaller facility </w:t>
        </w:r>
        <w:r w:rsidRPr="2AFDEB36" w:rsidR="2AFDEB36">
          <w:rPr>
            <w:rFonts w:ascii="Calibri" w:hAnsi="Calibri" w:eastAsia="Calibri" w:cs="Calibri"/>
            <w:noProof w:val="0"/>
            <w:color w:val="000000" w:themeColor="text1" w:themeTint="FF" w:themeShade="FF"/>
            <w:sz w:val="24"/>
            <w:szCs w:val="24"/>
            <w:lang w:val="en-US"/>
          </w:rPr>
          <w:t>footprint .</w:t>
        </w:r>
        <w:r w:rsidRPr="2AFDEB36" w:rsidR="2AFDEB36">
          <w:rPr>
            <w:rFonts w:ascii="Calibri" w:hAnsi="Calibri" w:eastAsia="Calibri" w:cs="Calibri"/>
            <w:noProof w:val="0"/>
            <w:color w:val="000000" w:themeColor="text1" w:themeTint="FF" w:themeShade="FF"/>
            <w:sz w:val="24"/>
            <w:szCs w:val="24"/>
            <w:lang w:val="en-US"/>
          </w:rPr>
          <w:t xml:space="preserve"> The use of fully closed single use integrated processing can support the ball room classification grade reduction from C to D and provide an electrical energy reduction by 15-20%. Further </w:t>
        </w:r>
        <w:r w:rsidRPr="2AFDEB36" w:rsidR="2AFDEB36">
          <w:rPr>
            <w:rFonts w:ascii="Calibri" w:hAnsi="Calibri" w:eastAsia="Calibri" w:cs="Calibri"/>
            <w:noProof w:val="0"/>
            <w:color w:val="000000" w:themeColor="text1" w:themeTint="FF" w:themeShade="FF"/>
            <w:sz w:val="24"/>
            <w:szCs w:val="24"/>
            <w:lang w:val="en-US"/>
          </w:rPr>
          <w:t>improvements  to</w:t>
        </w:r>
        <w:r w:rsidRPr="2AFDEB36" w:rsidR="2AFDEB36">
          <w:rPr>
            <w:rFonts w:ascii="Calibri" w:hAnsi="Calibri" w:eastAsia="Calibri" w:cs="Calibri"/>
            <w:noProof w:val="0"/>
            <w:color w:val="000000" w:themeColor="text1" w:themeTint="FF" w:themeShade="FF"/>
            <w:sz w:val="24"/>
            <w:szCs w:val="24"/>
            <w:lang w:val="en-US"/>
          </w:rPr>
          <w:t xml:space="preserve"> the PMI are expected with the reduction in plastics and packaging waste by improved reuse and recycling that will support a circular economy in the coming years [</w:t>
        </w:r>
        <w:r w:rsidRPr="2AFDEB36" w:rsidR="2AFDEB36">
          <w:rPr>
            <w:rFonts w:ascii="Calibri" w:hAnsi="Calibri" w:eastAsia="Calibri" w:cs="Calibri"/>
            <w:noProof w:val="0"/>
            <w:color w:val="000000" w:themeColor="text1" w:themeTint="FF" w:themeShade="FF"/>
            <w:sz w:val="24"/>
            <w:szCs w:val="24"/>
            <w:lang w:val="en-US"/>
          </w:rPr>
          <w:t>Barbaroux</w:t>
        </w:r>
        <w:r w:rsidRPr="2AFDEB36" w:rsidR="2AFDEB36">
          <w:rPr>
            <w:rFonts w:ascii="Calibri" w:hAnsi="Calibri" w:eastAsia="Calibri" w:cs="Calibri"/>
            <w:noProof w:val="0"/>
            <w:color w:val="000000" w:themeColor="text1" w:themeTint="FF" w:themeShade="FF"/>
            <w:sz w:val="24"/>
            <w:szCs w:val="24"/>
            <w:lang w:val="en-US"/>
          </w:rPr>
          <w:t>]</w:t>
        </w:r>
      </w:ins>
    </w:p>
    <w:p w:rsidR="00EF5416" w:rsidP="0631D60E" w:rsidRDefault="00EF5416" w14:paraId="55DD6358" w14:textId="584180A4">
      <w:pPr>
        <w:pStyle w:val="Normal"/>
        <w:spacing w:line="240" w:lineRule="auto"/>
      </w:pPr>
    </w:p>
    <w:sectPr w:rsidR="00EF5416" w:rsidSect="00B86A4C">
      <w:footerReference w:type="even" r:id="rId8"/>
      <w:footerReference w:type="default" r:id="rId9"/>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dp" w:author="david pollard" w:date="2020-09-17T14:51:47" w:id="214214182">
    <w:p w:rsidR="0631D60E" w:rsidRDefault="0631D60E" w14:paraId="23688B9A" w14:textId="6C0AC99F">
      <w:pPr>
        <w:pStyle w:val="CommentText"/>
      </w:pPr>
      <w:r w:rsidR="0631D60E">
        <w:rPr/>
        <w:t>jon,  I wrote this Sustinability text - we can decide how to integrate this into the text This is a rough draft at this point</w:t>
      </w:r>
      <w:r>
        <w:rPr>
          <w:rStyle w:val="CommentReference"/>
        </w:rPr>
        <w:annotationRef/>
      </w:r>
    </w:p>
  </w:comment>
  <w:comment w:initials="dp" w:author="david pollard" w:date="2020-09-17T18:26:46" w:id="1290391504">
    <w:p w:rsidR="2C6537A7" w:rsidRDefault="2C6537A7" w14:paraId="527C9BB3" w14:textId="3EEDB56C">
      <w:pPr>
        <w:pStyle w:val="CommentText"/>
      </w:pPr>
      <w:r w:rsidR="2C6537A7">
        <w:rPr/>
        <w:t xml:space="preserve">the intent of the these two paragraphs have been incorporated into the main introduction paragraph above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23688B9A"/>
  <w15:commentEx w15:done="0" w15:paraId="527C9BB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1B25B66" w16cex:dateUtc="2020-09-17T18:51:47.305Z"/>
  <w16cex:commentExtensible w16cex:durableId="794B46F4" w16cex:dateUtc="2020-09-17T22:26:46.283Z"/>
</w16cex:commentsExtensible>
</file>

<file path=word/commentsIds.xml><?xml version="1.0" encoding="utf-8"?>
<w16cid:commentsIds xmlns:mc="http://schemas.openxmlformats.org/markup-compatibility/2006" xmlns:w16cid="http://schemas.microsoft.com/office/word/2016/wordml/cid" mc:Ignorable="w16cid">
  <w16cid:commentId w16cid:paraId="23688B9A" w16cid:durableId="41B25B66"/>
  <w16cid:commentId w16cid:paraId="527C9BB3" w16cid:durableId="794B46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5628F" w:rsidP="00370DE2" w:rsidRDefault="0065628F" w14:paraId="247F915B" w14:textId="77777777">
      <w:pPr>
        <w:spacing w:after="0"/>
      </w:pPr>
      <w:r>
        <w:separator/>
      </w:r>
    </w:p>
  </w:endnote>
  <w:endnote w:type="continuationSeparator" w:id="0">
    <w:p w:rsidR="0065628F" w:rsidP="00370DE2" w:rsidRDefault="0065628F" w14:paraId="62C623C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15589919"/>
      <w:docPartObj>
        <w:docPartGallery w:val="Page Numbers (Bottom of Page)"/>
        <w:docPartUnique/>
      </w:docPartObj>
    </w:sdtPr>
    <w:sdtEndPr>
      <w:rPr>
        <w:rStyle w:val="PageNumber"/>
      </w:rPr>
    </w:sdtEndPr>
    <w:sdtContent>
      <w:p w:rsidR="00F958E0" w:rsidP="00F91ED5" w:rsidRDefault="00F958E0" w14:paraId="7D1307E6" w14:textId="7D1441E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70DE2" w:rsidP="00F958E0" w:rsidRDefault="00370DE2" w14:paraId="7DFB8194"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73176411"/>
      <w:docPartObj>
        <w:docPartGallery w:val="Page Numbers (Bottom of Page)"/>
        <w:docPartUnique/>
      </w:docPartObj>
    </w:sdtPr>
    <w:sdtEndPr>
      <w:rPr>
        <w:rStyle w:val="PageNumber"/>
      </w:rPr>
    </w:sdtEndPr>
    <w:sdtContent>
      <w:p w:rsidR="00F958E0" w:rsidP="00F91ED5" w:rsidRDefault="00F958E0" w14:paraId="113ADD9F" w14:textId="65BD4F7B">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rsidR="00370DE2" w:rsidP="00F958E0" w:rsidRDefault="00370DE2" w14:paraId="0645CA77"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5628F" w:rsidP="00370DE2" w:rsidRDefault="0065628F" w14:paraId="5D62EE57" w14:textId="77777777">
      <w:pPr>
        <w:spacing w:after="0"/>
      </w:pPr>
      <w:r>
        <w:separator/>
      </w:r>
    </w:p>
  </w:footnote>
  <w:footnote w:type="continuationSeparator" w:id="0">
    <w:p w:rsidR="0065628F" w:rsidP="00370DE2" w:rsidRDefault="0065628F" w14:paraId="3BBC6384"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bering>
</file>

<file path=word/people.xml><?xml version="1.0" encoding="utf-8"?>
<w15:people xmlns:mc="http://schemas.openxmlformats.org/markup-compatibility/2006" xmlns:w15="http://schemas.microsoft.com/office/word/2012/wordml" mc:Ignorable="w15">
  <w15:person w15:author="Coffman, Jon">
    <w15:presenceInfo w15:providerId="AD" w15:userId="S::klqj388@astrazeneca.net::8aef971a-c79f-40b6-92ad-bf1239c9e5e8"/>
  </w15:person>
  <w15:person w15:author="david pollard">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50"/>
  <w:doNotDisplayPageBoundaries/>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22BC"/>
    <w:rsid w:val="000058AF"/>
    <w:rsid w:val="000072E6"/>
    <w:rsid w:val="00010E24"/>
    <w:rsid w:val="00012CB3"/>
    <w:rsid w:val="00012D10"/>
    <w:rsid w:val="00017C70"/>
    <w:rsid w:val="000208C4"/>
    <w:rsid w:val="00026752"/>
    <w:rsid w:val="000277EA"/>
    <w:rsid w:val="00034EA7"/>
    <w:rsid w:val="00045812"/>
    <w:rsid w:val="00054D84"/>
    <w:rsid w:val="0006145F"/>
    <w:rsid w:val="0006624C"/>
    <w:rsid w:val="00067703"/>
    <w:rsid w:val="0006775C"/>
    <w:rsid w:val="00071E4F"/>
    <w:rsid w:val="0007765C"/>
    <w:rsid w:val="00080CA4"/>
    <w:rsid w:val="000810BE"/>
    <w:rsid w:val="000837A9"/>
    <w:rsid w:val="000842A4"/>
    <w:rsid w:val="00085EB2"/>
    <w:rsid w:val="00086A43"/>
    <w:rsid w:val="00091F71"/>
    <w:rsid w:val="0009437C"/>
    <w:rsid w:val="00094D84"/>
    <w:rsid w:val="00096911"/>
    <w:rsid w:val="00097E72"/>
    <w:rsid w:val="000A0048"/>
    <w:rsid w:val="000A04C7"/>
    <w:rsid w:val="000A0C75"/>
    <w:rsid w:val="000A1D8F"/>
    <w:rsid w:val="000B13B4"/>
    <w:rsid w:val="000B20E2"/>
    <w:rsid w:val="000B42EF"/>
    <w:rsid w:val="000B64EE"/>
    <w:rsid w:val="000B6852"/>
    <w:rsid w:val="000C012E"/>
    <w:rsid w:val="000C198C"/>
    <w:rsid w:val="000C5F98"/>
    <w:rsid w:val="000C6159"/>
    <w:rsid w:val="000C765C"/>
    <w:rsid w:val="000F00AC"/>
    <w:rsid w:val="000F7EB4"/>
    <w:rsid w:val="00103FD6"/>
    <w:rsid w:val="00105E2A"/>
    <w:rsid w:val="001109E8"/>
    <w:rsid w:val="001231CE"/>
    <w:rsid w:val="00125DA4"/>
    <w:rsid w:val="001262C7"/>
    <w:rsid w:val="00131F05"/>
    <w:rsid w:val="00136682"/>
    <w:rsid w:val="00140D3F"/>
    <w:rsid w:val="00143246"/>
    <w:rsid w:val="001433AB"/>
    <w:rsid w:val="00144ADD"/>
    <w:rsid w:val="00153BBA"/>
    <w:rsid w:val="00155730"/>
    <w:rsid w:val="00155902"/>
    <w:rsid w:val="001573D6"/>
    <w:rsid w:val="00160233"/>
    <w:rsid w:val="00160544"/>
    <w:rsid w:val="0016638C"/>
    <w:rsid w:val="00173F83"/>
    <w:rsid w:val="00174A70"/>
    <w:rsid w:val="00177100"/>
    <w:rsid w:val="001814F8"/>
    <w:rsid w:val="00185949"/>
    <w:rsid w:val="00195B89"/>
    <w:rsid w:val="001A336C"/>
    <w:rsid w:val="001A5131"/>
    <w:rsid w:val="001A63A2"/>
    <w:rsid w:val="001B0EF3"/>
    <w:rsid w:val="001B33F7"/>
    <w:rsid w:val="001B3B3F"/>
    <w:rsid w:val="001B783A"/>
    <w:rsid w:val="001C0B46"/>
    <w:rsid w:val="001C3995"/>
    <w:rsid w:val="001C4E24"/>
    <w:rsid w:val="001D052B"/>
    <w:rsid w:val="001D25F4"/>
    <w:rsid w:val="001D2E6C"/>
    <w:rsid w:val="001D2ED0"/>
    <w:rsid w:val="001D5041"/>
    <w:rsid w:val="001D70E3"/>
    <w:rsid w:val="001D7DE1"/>
    <w:rsid w:val="001E3FBC"/>
    <w:rsid w:val="001E464B"/>
    <w:rsid w:val="001E6470"/>
    <w:rsid w:val="001E6AA2"/>
    <w:rsid w:val="001F039A"/>
    <w:rsid w:val="001F2C63"/>
    <w:rsid w:val="001F5183"/>
    <w:rsid w:val="001F56E4"/>
    <w:rsid w:val="001F6798"/>
    <w:rsid w:val="00204A09"/>
    <w:rsid w:val="00204FE4"/>
    <w:rsid w:val="002053F9"/>
    <w:rsid w:val="00212C4B"/>
    <w:rsid w:val="00215132"/>
    <w:rsid w:val="002162E9"/>
    <w:rsid w:val="00221854"/>
    <w:rsid w:val="00223381"/>
    <w:rsid w:val="002245B2"/>
    <w:rsid w:val="00227AE6"/>
    <w:rsid w:val="00232214"/>
    <w:rsid w:val="00246B66"/>
    <w:rsid w:val="00253828"/>
    <w:rsid w:val="00254D37"/>
    <w:rsid w:val="002552B1"/>
    <w:rsid w:val="002646F3"/>
    <w:rsid w:val="00265402"/>
    <w:rsid w:val="00265513"/>
    <w:rsid w:val="002702D2"/>
    <w:rsid w:val="002735EF"/>
    <w:rsid w:val="0029075D"/>
    <w:rsid w:val="002923A0"/>
    <w:rsid w:val="00292501"/>
    <w:rsid w:val="00297050"/>
    <w:rsid w:val="0029705E"/>
    <w:rsid w:val="00297CD6"/>
    <w:rsid w:val="002A139D"/>
    <w:rsid w:val="002A3957"/>
    <w:rsid w:val="002A6B55"/>
    <w:rsid w:val="002A7A96"/>
    <w:rsid w:val="002A7F19"/>
    <w:rsid w:val="002B2841"/>
    <w:rsid w:val="002B347D"/>
    <w:rsid w:val="002B4D99"/>
    <w:rsid w:val="002B4F7C"/>
    <w:rsid w:val="002B57F5"/>
    <w:rsid w:val="002B7ADD"/>
    <w:rsid w:val="002C0821"/>
    <w:rsid w:val="002C096A"/>
    <w:rsid w:val="002C4D50"/>
    <w:rsid w:val="002C52D1"/>
    <w:rsid w:val="002D0690"/>
    <w:rsid w:val="002D19B9"/>
    <w:rsid w:val="002E410C"/>
    <w:rsid w:val="002E4BDF"/>
    <w:rsid w:val="002E4FB4"/>
    <w:rsid w:val="002E6CDF"/>
    <w:rsid w:val="002E76B3"/>
    <w:rsid w:val="002E78A9"/>
    <w:rsid w:val="002E7E0E"/>
    <w:rsid w:val="002F258D"/>
    <w:rsid w:val="002F4DCA"/>
    <w:rsid w:val="002F6A44"/>
    <w:rsid w:val="002F7DCA"/>
    <w:rsid w:val="00306914"/>
    <w:rsid w:val="00310B6A"/>
    <w:rsid w:val="003135A1"/>
    <w:rsid w:val="00320ACC"/>
    <w:rsid w:val="003223E2"/>
    <w:rsid w:val="00322929"/>
    <w:rsid w:val="00322AB2"/>
    <w:rsid w:val="00322DB1"/>
    <w:rsid w:val="0033381A"/>
    <w:rsid w:val="00334150"/>
    <w:rsid w:val="003447EB"/>
    <w:rsid w:val="00350D44"/>
    <w:rsid w:val="00356CDD"/>
    <w:rsid w:val="003610EF"/>
    <w:rsid w:val="003623CC"/>
    <w:rsid w:val="0036342E"/>
    <w:rsid w:val="003634AB"/>
    <w:rsid w:val="00365C4E"/>
    <w:rsid w:val="003669AC"/>
    <w:rsid w:val="00370DE2"/>
    <w:rsid w:val="00372DCE"/>
    <w:rsid w:val="00374990"/>
    <w:rsid w:val="0037720D"/>
    <w:rsid w:val="00390EE1"/>
    <w:rsid w:val="00395EE9"/>
    <w:rsid w:val="003A0970"/>
    <w:rsid w:val="003A1A27"/>
    <w:rsid w:val="003A1F35"/>
    <w:rsid w:val="003A6A46"/>
    <w:rsid w:val="003B469C"/>
    <w:rsid w:val="003B7DF7"/>
    <w:rsid w:val="003C1E87"/>
    <w:rsid w:val="003C2C0D"/>
    <w:rsid w:val="003C47CE"/>
    <w:rsid w:val="003C4F3C"/>
    <w:rsid w:val="003C6982"/>
    <w:rsid w:val="003C69D4"/>
    <w:rsid w:val="003D1C80"/>
    <w:rsid w:val="003D3E58"/>
    <w:rsid w:val="003D40A4"/>
    <w:rsid w:val="003D7AE6"/>
    <w:rsid w:val="003E2182"/>
    <w:rsid w:val="003E24EB"/>
    <w:rsid w:val="003E3DB9"/>
    <w:rsid w:val="003F2235"/>
    <w:rsid w:val="003F4574"/>
    <w:rsid w:val="00402E2E"/>
    <w:rsid w:val="004039A4"/>
    <w:rsid w:val="004050BB"/>
    <w:rsid w:val="0040593D"/>
    <w:rsid w:val="0041023B"/>
    <w:rsid w:val="00416725"/>
    <w:rsid w:val="004315B2"/>
    <w:rsid w:val="004321C8"/>
    <w:rsid w:val="00434601"/>
    <w:rsid w:val="00434D7F"/>
    <w:rsid w:val="0043703E"/>
    <w:rsid w:val="0044159F"/>
    <w:rsid w:val="0046157F"/>
    <w:rsid w:val="00470597"/>
    <w:rsid w:val="004723EF"/>
    <w:rsid w:val="00472D1F"/>
    <w:rsid w:val="00474359"/>
    <w:rsid w:val="004771A7"/>
    <w:rsid w:val="00487716"/>
    <w:rsid w:val="004918F7"/>
    <w:rsid w:val="004929D8"/>
    <w:rsid w:val="00496C5B"/>
    <w:rsid w:val="004A31D3"/>
    <w:rsid w:val="004B1722"/>
    <w:rsid w:val="004B599F"/>
    <w:rsid w:val="004C6925"/>
    <w:rsid w:val="004D3490"/>
    <w:rsid w:val="004E16AD"/>
    <w:rsid w:val="004E2CC9"/>
    <w:rsid w:val="004E6CA5"/>
    <w:rsid w:val="004F37CD"/>
    <w:rsid w:val="00504D4D"/>
    <w:rsid w:val="005055ED"/>
    <w:rsid w:val="00506C45"/>
    <w:rsid w:val="00511332"/>
    <w:rsid w:val="00515D62"/>
    <w:rsid w:val="00516749"/>
    <w:rsid w:val="00516838"/>
    <w:rsid w:val="00527D91"/>
    <w:rsid w:val="0053035C"/>
    <w:rsid w:val="00530B55"/>
    <w:rsid w:val="005316F7"/>
    <w:rsid w:val="005371C9"/>
    <w:rsid w:val="0054142A"/>
    <w:rsid w:val="00546F8F"/>
    <w:rsid w:val="00547481"/>
    <w:rsid w:val="00550092"/>
    <w:rsid w:val="005517AF"/>
    <w:rsid w:val="0055300A"/>
    <w:rsid w:val="00553997"/>
    <w:rsid w:val="00554E63"/>
    <w:rsid w:val="005550ED"/>
    <w:rsid w:val="00555DA4"/>
    <w:rsid w:val="00562088"/>
    <w:rsid w:val="005627FA"/>
    <w:rsid w:val="00564439"/>
    <w:rsid w:val="00565227"/>
    <w:rsid w:val="00571626"/>
    <w:rsid w:val="005746D0"/>
    <w:rsid w:val="00574E5A"/>
    <w:rsid w:val="005755F4"/>
    <w:rsid w:val="005868AA"/>
    <w:rsid w:val="0059006C"/>
    <w:rsid w:val="00590127"/>
    <w:rsid w:val="005901ED"/>
    <w:rsid w:val="00592716"/>
    <w:rsid w:val="0059432F"/>
    <w:rsid w:val="00595652"/>
    <w:rsid w:val="00595E2E"/>
    <w:rsid w:val="0059639F"/>
    <w:rsid w:val="005A1CD5"/>
    <w:rsid w:val="005A3C68"/>
    <w:rsid w:val="005A4C79"/>
    <w:rsid w:val="005A6E2E"/>
    <w:rsid w:val="005B790A"/>
    <w:rsid w:val="005C568C"/>
    <w:rsid w:val="005C5B42"/>
    <w:rsid w:val="005D0885"/>
    <w:rsid w:val="005D0A40"/>
    <w:rsid w:val="005D222D"/>
    <w:rsid w:val="005E2C16"/>
    <w:rsid w:val="005E52EF"/>
    <w:rsid w:val="0060435F"/>
    <w:rsid w:val="006118AC"/>
    <w:rsid w:val="00615C13"/>
    <w:rsid w:val="0062760A"/>
    <w:rsid w:val="00632F47"/>
    <w:rsid w:val="0063490A"/>
    <w:rsid w:val="00634B17"/>
    <w:rsid w:val="006370B3"/>
    <w:rsid w:val="00643F3B"/>
    <w:rsid w:val="00650571"/>
    <w:rsid w:val="006505B4"/>
    <w:rsid w:val="00652F93"/>
    <w:rsid w:val="00655F8A"/>
    <w:rsid w:val="0065628F"/>
    <w:rsid w:val="006630B3"/>
    <w:rsid w:val="006661B4"/>
    <w:rsid w:val="006707CD"/>
    <w:rsid w:val="00671BE5"/>
    <w:rsid w:val="0067559B"/>
    <w:rsid w:val="00677502"/>
    <w:rsid w:val="006812C9"/>
    <w:rsid w:val="0069064B"/>
    <w:rsid w:val="00691C2F"/>
    <w:rsid w:val="00696DDE"/>
    <w:rsid w:val="006A1372"/>
    <w:rsid w:val="006A13D5"/>
    <w:rsid w:val="006A6811"/>
    <w:rsid w:val="006B1147"/>
    <w:rsid w:val="006B2852"/>
    <w:rsid w:val="006B76F4"/>
    <w:rsid w:val="006C1551"/>
    <w:rsid w:val="006C2621"/>
    <w:rsid w:val="006D2097"/>
    <w:rsid w:val="006D4CF2"/>
    <w:rsid w:val="006F1D25"/>
    <w:rsid w:val="006F2F42"/>
    <w:rsid w:val="006F4184"/>
    <w:rsid w:val="00703C7B"/>
    <w:rsid w:val="00704F98"/>
    <w:rsid w:val="007070C6"/>
    <w:rsid w:val="00727DC5"/>
    <w:rsid w:val="00732447"/>
    <w:rsid w:val="00736313"/>
    <w:rsid w:val="00740F05"/>
    <w:rsid w:val="00745CB2"/>
    <w:rsid w:val="00752910"/>
    <w:rsid w:val="00756EC1"/>
    <w:rsid w:val="00763ADB"/>
    <w:rsid w:val="007642A8"/>
    <w:rsid w:val="00766758"/>
    <w:rsid w:val="00770565"/>
    <w:rsid w:val="0077596E"/>
    <w:rsid w:val="0078561C"/>
    <w:rsid w:val="00787D16"/>
    <w:rsid w:val="007964A0"/>
    <w:rsid w:val="007A1419"/>
    <w:rsid w:val="007B5C00"/>
    <w:rsid w:val="007B5FAE"/>
    <w:rsid w:val="007C632B"/>
    <w:rsid w:val="007D2786"/>
    <w:rsid w:val="007E1D1C"/>
    <w:rsid w:val="007E5062"/>
    <w:rsid w:val="007E5CE5"/>
    <w:rsid w:val="007E621F"/>
    <w:rsid w:val="007E7586"/>
    <w:rsid w:val="007F4A83"/>
    <w:rsid w:val="007F5CAB"/>
    <w:rsid w:val="0080431D"/>
    <w:rsid w:val="00805718"/>
    <w:rsid w:val="008057E5"/>
    <w:rsid w:val="008108E5"/>
    <w:rsid w:val="00811010"/>
    <w:rsid w:val="008136BE"/>
    <w:rsid w:val="00813DE6"/>
    <w:rsid w:val="00814B24"/>
    <w:rsid w:val="008200B2"/>
    <w:rsid w:val="00820327"/>
    <w:rsid w:val="00825438"/>
    <w:rsid w:val="00825DF8"/>
    <w:rsid w:val="00826B4F"/>
    <w:rsid w:val="00831D04"/>
    <w:rsid w:val="00834291"/>
    <w:rsid w:val="00835099"/>
    <w:rsid w:val="00836D65"/>
    <w:rsid w:val="00842D97"/>
    <w:rsid w:val="00843185"/>
    <w:rsid w:val="00845FA3"/>
    <w:rsid w:val="0084725F"/>
    <w:rsid w:val="00857858"/>
    <w:rsid w:val="00863F40"/>
    <w:rsid w:val="0086403C"/>
    <w:rsid w:val="00866442"/>
    <w:rsid w:val="00870E9D"/>
    <w:rsid w:val="00873177"/>
    <w:rsid w:val="00873F56"/>
    <w:rsid w:val="00874006"/>
    <w:rsid w:val="008742F8"/>
    <w:rsid w:val="0087443E"/>
    <w:rsid w:val="00880178"/>
    <w:rsid w:val="008839A5"/>
    <w:rsid w:val="00886161"/>
    <w:rsid w:val="00893594"/>
    <w:rsid w:val="00895477"/>
    <w:rsid w:val="0089575B"/>
    <w:rsid w:val="008A7CFF"/>
    <w:rsid w:val="008A7F5C"/>
    <w:rsid w:val="008B22EA"/>
    <w:rsid w:val="008B368D"/>
    <w:rsid w:val="008B49F3"/>
    <w:rsid w:val="008C246C"/>
    <w:rsid w:val="008C2976"/>
    <w:rsid w:val="008D5909"/>
    <w:rsid w:val="008D5C2C"/>
    <w:rsid w:val="008E1012"/>
    <w:rsid w:val="008E43DB"/>
    <w:rsid w:val="008E6E36"/>
    <w:rsid w:val="00903475"/>
    <w:rsid w:val="009132A5"/>
    <w:rsid w:val="009132E4"/>
    <w:rsid w:val="00920795"/>
    <w:rsid w:val="00923D7D"/>
    <w:rsid w:val="009241A6"/>
    <w:rsid w:val="00924EE6"/>
    <w:rsid w:val="0092630C"/>
    <w:rsid w:val="0092789C"/>
    <w:rsid w:val="009355F8"/>
    <w:rsid w:val="00940ACE"/>
    <w:rsid w:val="00940FAE"/>
    <w:rsid w:val="009470ED"/>
    <w:rsid w:val="009553A1"/>
    <w:rsid w:val="00955B4B"/>
    <w:rsid w:val="0096127E"/>
    <w:rsid w:val="009672AB"/>
    <w:rsid w:val="00971259"/>
    <w:rsid w:val="00974EE3"/>
    <w:rsid w:val="00985396"/>
    <w:rsid w:val="00991D3F"/>
    <w:rsid w:val="00993C44"/>
    <w:rsid w:val="009953F4"/>
    <w:rsid w:val="009966B7"/>
    <w:rsid w:val="00997E56"/>
    <w:rsid w:val="009A15D0"/>
    <w:rsid w:val="009A3563"/>
    <w:rsid w:val="009A4E38"/>
    <w:rsid w:val="009A6049"/>
    <w:rsid w:val="009A71CB"/>
    <w:rsid w:val="009A75AB"/>
    <w:rsid w:val="009B1A50"/>
    <w:rsid w:val="009B3131"/>
    <w:rsid w:val="009B48BE"/>
    <w:rsid w:val="009C09BB"/>
    <w:rsid w:val="009C67CA"/>
    <w:rsid w:val="009C6A46"/>
    <w:rsid w:val="009D0086"/>
    <w:rsid w:val="009D41DC"/>
    <w:rsid w:val="009E08FD"/>
    <w:rsid w:val="009E47B3"/>
    <w:rsid w:val="009E675D"/>
    <w:rsid w:val="009E67AA"/>
    <w:rsid w:val="009F07E1"/>
    <w:rsid w:val="009F1353"/>
    <w:rsid w:val="009F1E2D"/>
    <w:rsid w:val="009F3C10"/>
    <w:rsid w:val="009F589D"/>
    <w:rsid w:val="009F63B0"/>
    <w:rsid w:val="00A01097"/>
    <w:rsid w:val="00A029EE"/>
    <w:rsid w:val="00A02F54"/>
    <w:rsid w:val="00A032F5"/>
    <w:rsid w:val="00A13C16"/>
    <w:rsid w:val="00A1639A"/>
    <w:rsid w:val="00A17648"/>
    <w:rsid w:val="00A21D2E"/>
    <w:rsid w:val="00A22994"/>
    <w:rsid w:val="00A26E73"/>
    <w:rsid w:val="00A34317"/>
    <w:rsid w:val="00A415FA"/>
    <w:rsid w:val="00A45B56"/>
    <w:rsid w:val="00A50C1A"/>
    <w:rsid w:val="00A54DD3"/>
    <w:rsid w:val="00A56A7F"/>
    <w:rsid w:val="00A576DF"/>
    <w:rsid w:val="00A57C06"/>
    <w:rsid w:val="00A60E84"/>
    <w:rsid w:val="00A64398"/>
    <w:rsid w:val="00A64A3E"/>
    <w:rsid w:val="00A64FE0"/>
    <w:rsid w:val="00A71AA8"/>
    <w:rsid w:val="00A7396B"/>
    <w:rsid w:val="00A7406A"/>
    <w:rsid w:val="00A81E59"/>
    <w:rsid w:val="00A82C5F"/>
    <w:rsid w:val="00A8461B"/>
    <w:rsid w:val="00A84F52"/>
    <w:rsid w:val="00A91F3F"/>
    <w:rsid w:val="00A97AF1"/>
    <w:rsid w:val="00AA2F81"/>
    <w:rsid w:val="00AA47EC"/>
    <w:rsid w:val="00AA499C"/>
    <w:rsid w:val="00AA5616"/>
    <w:rsid w:val="00AA7CAE"/>
    <w:rsid w:val="00AB4E3F"/>
    <w:rsid w:val="00AB6BA2"/>
    <w:rsid w:val="00AD0B01"/>
    <w:rsid w:val="00AD1F8A"/>
    <w:rsid w:val="00AD7238"/>
    <w:rsid w:val="00AE2B46"/>
    <w:rsid w:val="00AE5911"/>
    <w:rsid w:val="00AE65F1"/>
    <w:rsid w:val="00AE797C"/>
    <w:rsid w:val="00AE7DC1"/>
    <w:rsid w:val="00AF1631"/>
    <w:rsid w:val="00AF2B48"/>
    <w:rsid w:val="00AF5CF5"/>
    <w:rsid w:val="00AF6045"/>
    <w:rsid w:val="00AF7F9E"/>
    <w:rsid w:val="00B02ECC"/>
    <w:rsid w:val="00B055BD"/>
    <w:rsid w:val="00B07506"/>
    <w:rsid w:val="00B1294E"/>
    <w:rsid w:val="00B12C70"/>
    <w:rsid w:val="00B15421"/>
    <w:rsid w:val="00B17D70"/>
    <w:rsid w:val="00B23039"/>
    <w:rsid w:val="00B31939"/>
    <w:rsid w:val="00B4001F"/>
    <w:rsid w:val="00B461BB"/>
    <w:rsid w:val="00B51208"/>
    <w:rsid w:val="00B51517"/>
    <w:rsid w:val="00B54898"/>
    <w:rsid w:val="00B560AA"/>
    <w:rsid w:val="00B57DDB"/>
    <w:rsid w:val="00B62C34"/>
    <w:rsid w:val="00B678A7"/>
    <w:rsid w:val="00B749A7"/>
    <w:rsid w:val="00B749D6"/>
    <w:rsid w:val="00B82CAD"/>
    <w:rsid w:val="00B86A4C"/>
    <w:rsid w:val="00B91E6E"/>
    <w:rsid w:val="00B95F61"/>
    <w:rsid w:val="00B961D3"/>
    <w:rsid w:val="00B9674E"/>
    <w:rsid w:val="00B96B20"/>
    <w:rsid w:val="00BA103C"/>
    <w:rsid w:val="00BA14A4"/>
    <w:rsid w:val="00BB4338"/>
    <w:rsid w:val="00BB779E"/>
    <w:rsid w:val="00BC137B"/>
    <w:rsid w:val="00BC290E"/>
    <w:rsid w:val="00BC29C2"/>
    <w:rsid w:val="00BC3F65"/>
    <w:rsid w:val="00BC6E78"/>
    <w:rsid w:val="00BD5939"/>
    <w:rsid w:val="00BD6820"/>
    <w:rsid w:val="00BE122C"/>
    <w:rsid w:val="00BE19FF"/>
    <w:rsid w:val="00BE2A44"/>
    <w:rsid w:val="00BE6237"/>
    <w:rsid w:val="00BE7086"/>
    <w:rsid w:val="00BE7784"/>
    <w:rsid w:val="00BE7ED8"/>
    <w:rsid w:val="00BF6BC7"/>
    <w:rsid w:val="00C036B8"/>
    <w:rsid w:val="00C06B54"/>
    <w:rsid w:val="00C0799E"/>
    <w:rsid w:val="00C10F70"/>
    <w:rsid w:val="00C13471"/>
    <w:rsid w:val="00C151B5"/>
    <w:rsid w:val="00C220D4"/>
    <w:rsid w:val="00C26A83"/>
    <w:rsid w:val="00C2707E"/>
    <w:rsid w:val="00C27DD7"/>
    <w:rsid w:val="00C30F19"/>
    <w:rsid w:val="00C3356E"/>
    <w:rsid w:val="00C337FE"/>
    <w:rsid w:val="00C33DE1"/>
    <w:rsid w:val="00C34E54"/>
    <w:rsid w:val="00C4415D"/>
    <w:rsid w:val="00C44A97"/>
    <w:rsid w:val="00C479D2"/>
    <w:rsid w:val="00C47CE8"/>
    <w:rsid w:val="00C52D6B"/>
    <w:rsid w:val="00C603C3"/>
    <w:rsid w:val="00C61D38"/>
    <w:rsid w:val="00C630F0"/>
    <w:rsid w:val="00C64508"/>
    <w:rsid w:val="00C64A83"/>
    <w:rsid w:val="00C72820"/>
    <w:rsid w:val="00C743CE"/>
    <w:rsid w:val="00C80C4A"/>
    <w:rsid w:val="00C81FBD"/>
    <w:rsid w:val="00C83C4D"/>
    <w:rsid w:val="00C856E7"/>
    <w:rsid w:val="00C862AF"/>
    <w:rsid w:val="00C92F82"/>
    <w:rsid w:val="00C9340F"/>
    <w:rsid w:val="00C94563"/>
    <w:rsid w:val="00CA253C"/>
    <w:rsid w:val="00CA3183"/>
    <w:rsid w:val="00CB0317"/>
    <w:rsid w:val="00CB0CF7"/>
    <w:rsid w:val="00CB15D3"/>
    <w:rsid w:val="00CB4697"/>
    <w:rsid w:val="00CC0671"/>
    <w:rsid w:val="00CC22F2"/>
    <w:rsid w:val="00CC31B7"/>
    <w:rsid w:val="00CC4FBF"/>
    <w:rsid w:val="00CC6305"/>
    <w:rsid w:val="00CC65E2"/>
    <w:rsid w:val="00CC6FE3"/>
    <w:rsid w:val="00CD1879"/>
    <w:rsid w:val="00CD1C78"/>
    <w:rsid w:val="00CF3C52"/>
    <w:rsid w:val="00CF545C"/>
    <w:rsid w:val="00CF6DC7"/>
    <w:rsid w:val="00D02C6A"/>
    <w:rsid w:val="00D03E28"/>
    <w:rsid w:val="00D053A9"/>
    <w:rsid w:val="00D10C4C"/>
    <w:rsid w:val="00D126DD"/>
    <w:rsid w:val="00D30B4D"/>
    <w:rsid w:val="00D31732"/>
    <w:rsid w:val="00D423F4"/>
    <w:rsid w:val="00D43D98"/>
    <w:rsid w:val="00D45736"/>
    <w:rsid w:val="00D46E46"/>
    <w:rsid w:val="00D51089"/>
    <w:rsid w:val="00D52551"/>
    <w:rsid w:val="00D56D0F"/>
    <w:rsid w:val="00D63AF3"/>
    <w:rsid w:val="00D660BD"/>
    <w:rsid w:val="00D66306"/>
    <w:rsid w:val="00D71059"/>
    <w:rsid w:val="00D72EBB"/>
    <w:rsid w:val="00D73F3C"/>
    <w:rsid w:val="00D849D4"/>
    <w:rsid w:val="00D8548C"/>
    <w:rsid w:val="00D858A9"/>
    <w:rsid w:val="00D92D37"/>
    <w:rsid w:val="00D94071"/>
    <w:rsid w:val="00DA2B59"/>
    <w:rsid w:val="00DA36C9"/>
    <w:rsid w:val="00DA458D"/>
    <w:rsid w:val="00DA5F7B"/>
    <w:rsid w:val="00DA68C5"/>
    <w:rsid w:val="00DA7DD2"/>
    <w:rsid w:val="00DB07F2"/>
    <w:rsid w:val="00DB105D"/>
    <w:rsid w:val="00DB25B3"/>
    <w:rsid w:val="00DB40D0"/>
    <w:rsid w:val="00DB5E13"/>
    <w:rsid w:val="00DB703D"/>
    <w:rsid w:val="00DC4A97"/>
    <w:rsid w:val="00DC5570"/>
    <w:rsid w:val="00DC731E"/>
    <w:rsid w:val="00DD12EF"/>
    <w:rsid w:val="00DD59ED"/>
    <w:rsid w:val="00DE59C4"/>
    <w:rsid w:val="00DF124F"/>
    <w:rsid w:val="00DF1963"/>
    <w:rsid w:val="00DF2992"/>
    <w:rsid w:val="00E016BD"/>
    <w:rsid w:val="00E01F11"/>
    <w:rsid w:val="00E0533A"/>
    <w:rsid w:val="00E05F5E"/>
    <w:rsid w:val="00E07A21"/>
    <w:rsid w:val="00E10A04"/>
    <w:rsid w:val="00E11C85"/>
    <w:rsid w:val="00E1777B"/>
    <w:rsid w:val="00E17AAF"/>
    <w:rsid w:val="00E20427"/>
    <w:rsid w:val="00E20D48"/>
    <w:rsid w:val="00E3498E"/>
    <w:rsid w:val="00E34E77"/>
    <w:rsid w:val="00E37B54"/>
    <w:rsid w:val="00E401C5"/>
    <w:rsid w:val="00E43986"/>
    <w:rsid w:val="00E43DBF"/>
    <w:rsid w:val="00E43E75"/>
    <w:rsid w:val="00E47449"/>
    <w:rsid w:val="00E5303E"/>
    <w:rsid w:val="00E56A39"/>
    <w:rsid w:val="00E57122"/>
    <w:rsid w:val="00E62146"/>
    <w:rsid w:val="00E62CEE"/>
    <w:rsid w:val="00E66C81"/>
    <w:rsid w:val="00E66DFF"/>
    <w:rsid w:val="00E718F2"/>
    <w:rsid w:val="00E731A4"/>
    <w:rsid w:val="00E74D61"/>
    <w:rsid w:val="00E757F8"/>
    <w:rsid w:val="00E75F13"/>
    <w:rsid w:val="00E76BB0"/>
    <w:rsid w:val="00E80E98"/>
    <w:rsid w:val="00E837C9"/>
    <w:rsid w:val="00E916B8"/>
    <w:rsid w:val="00E91969"/>
    <w:rsid w:val="00E949DC"/>
    <w:rsid w:val="00EA26D5"/>
    <w:rsid w:val="00EA41DC"/>
    <w:rsid w:val="00EC0EBB"/>
    <w:rsid w:val="00EC129A"/>
    <w:rsid w:val="00EC36AB"/>
    <w:rsid w:val="00ED0530"/>
    <w:rsid w:val="00ED3BFD"/>
    <w:rsid w:val="00ED4B10"/>
    <w:rsid w:val="00ED74F9"/>
    <w:rsid w:val="00EE203E"/>
    <w:rsid w:val="00EF2BC5"/>
    <w:rsid w:val="00EF36FD"/>
    <w:rsid w:val="00EF5416"/>
    <w:rsid w:val="00EF549E"/>
    <w:rsid w:val="00EF78FD"/>
    <w:rsid w:val="00F034BF"/>
    <w:rsid w:val="00F03B70"/>
    <w:rsid w:val="00F1376B"/>
    <w:rsid w:val="00F16520"/>
    <w:rsid w:val="00F21627"/>
    <w:rsid w:val="00F225BC"/>
    <w:rsid w:val="00F24989"/>
    <w:rsid w:val="00F32259"/>
    <w:rsid w:val="00F4420A"/>
    <w:rsid w:val="00F45F00"/>
    <w:rsid w:val="00F51C3A"/>
    <w:rsid w:val="00F536E5"/>
    <w:rsid w:val="00F60A6E"/>
    <w:rsid w:val="00F61775"/>
    <w:rsid w:val="00F642BD"/>
    <w:rsid w:val="00F668A8"/>
    <w:rsid w:val="00F77B87"/>
    <w:rsid w:val="00F82348"/>
    <w:rsid w:val="00F83B38"/>
    <w:rsid w:val="00F849E9"/>
    <w:rsid w:val="00F86CCA"/>
    <w:rsid w:val="00F92EB5"/>
    <w:rsid w:val="00F958E0"/>
    <w:rsid w:val="00F95B0E"/>
    <w:rsid w:val="00F9745C"/>
    <w:rsid w:val="00F97B88"/>
    <w:rsid w:val="00FA37F5"/>
    <w:rsid w:val="00FA3A5D"/>
    <w:rsid w:val="00FA4CBF"/>
    <w:rsid w:val="00FA7AC6"/>
    <w:rsid w:val="00FB09D9"/>
    <w:rsid w:val="00FB37C4"/>
    <w:rsid w:val="00FB7E8C"/>
    <w:rsid w:val="00FC19E5"/>
    <w:rsid w:val="00FC648D"/>
    <w:rsid w:val="00FC6945"/>
    <w:rsid w:val="00FD02D0"/>
    <w:rsid w:val="00FD038A"/>
    <w:rsid w:val="00FD03EB"/>
    <w:rsid w:val="00FD33CF"/>
    <w:rsid w:val="00FD379D"/>
    <w:rsid w:val="00FD6676"/>
    <w:rsid w:val="00FD6FFD"/>
    <w:rsid w:val="00FD7ED5"/>
    <w:rsid w:val="00FE34C7"/>
    <w:rsid w:val="00FF45E0"/>
    <w:rsid w:val="00FF6C85"/>
    <w:rsid w:val="0631D60E"/>
    <w:rsid w:val="16B1401E"/>
    <w:rsid w:val="1872F496"/>
    <w:rsid w:val="1AD3A749"/>
    <w:rsid w:val="230116A9"/>
    <w:rsid w:val="2AFDEB36"/>
    <w:rsid w:val="2C6537A7"/>
    <w:rsid w:val="5CDC8D04"/>
    <w:rsid w:val="60ADBA91"/>
    <w:rsid w:val="6E434CCD"/>
    <w:rsid w:val="76A8AF8C"/>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EastAsia"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7CAE"/>
    <w:pPr>
      <w:ind w:left="0"/>
    </w:pPr>
    <w:rPr>
      <w:color w:val="000000" w:themeColor="text1"/>
      <w:sz w:val="24"/>
    </w:rPr>
  </w:style>
  <w:style w:type="paragraph" w:styleId="Heading1">
    <w:name w:val="heading 1"/>
    <w:basedOn w:val="Normal"/>
    <w:next w:val="Normal"/>
    <w:link w:val="Heading1Char"/>
    <w:uiPriority w:val="9"/>
    <w:qFormat/>
    <w:rsid w:val="00B86A4C"/>
    <w:pPr>
      <w:spacing w:before="400" w:after="60" w:line="240" w:lineRule="auto"/>
      <w:contextualSpacing/>
      <w:outlineLvl w:val="0"/>
    </w:pPr>
    <w:rPr>
      <w:rFonts w:asciiTheme="majorHAnsi" w:hAnsiTheme="majorHAnsi" w:eastAsiaTheme="majorEastAsia" w:cstheme="majorBidi"/>
      <w:smallCaps/>
      <w:color w:val="212934" w:themeColor="text2" w:themeShade="7F"/>
      <w:spacing w:val="20"/>
      <w:sz w:val="32"/>
      <w:szCs w:val="32"/>
    </w:rPr>
  </w:style>
  <w:style w:type="paragraph" w:styleId="Heading2">
    <w:name w:val="heading 2"/>
    <w:basedOn w:val="Normal"/>
    <w:next w:val="Normal"/>
    <w:link w:val="Heading2Char"/>
    <w:uiPriority w:val="9"/>
    <w:unhideWhenUsed/>
    <w:qFormat/>
    <w:rsid w:val="00B86A4C"/>
    <w:pPr>
      <w:spacing w:before="120" w:after="60" w:line="240" w:lineRule="auto"/>
      <w:contextualSpacing/>
      <w:outlineLvl w:val="1"/>
    </w:pPr>
    <w:rPr>
      <w:rFonts w:asciiTheme="majorHAnsi" w:hAnsiTheme="majorHAnsi" w:eastAsiaTheme="majorEastAsia" w:cstheme="majorBidi"/>
      <w:smallCaps/>
      <w:color w:val="323E4F" w:themeColor="text2" w:themeShade="BF"/>
      <w:spacing w:val="20"/>
      <w:sz w:val="28"/>
      <w:szCs w:val="28"/>
    </w:rPr>
  </w:style>
  <w:style w:type="paragraph" w:styleId="Heading3">
    <w:name w:val="heading 3"/>
    <w:basedOn w:val="Normal"/>
    <w:next w:val="Normal"/>
    <w:link w:val="Heading3Char"/>
    <w:uiPriority w:val="9"/>
    <w:semiHidden/>
    <w:unhideWhenUsed/>
    <w:qFormat/>
    <w:rsid w:val="00B86A4C"/>
    <w:pPr>
      <w:spacing w:before="120" w:after="60" w:line="240" w:lineRule="auto"/>
      <w:contextualSpacing/>
      <w:outlineLvl w:val="2"/>
    </w:pPr>
    <w:rPr>
      <w:rFonts w:asciiTheme="majorHAnsi" w:hAnsiTheme="majorHAnsi" w:eastAsiaTheme="majorEastAsia" w:cstheme="majorBidi"/>
      <w:smallCaps/>
      <w:color w:val="44546A" w:themeColor="text2"/>
      <w:spacing w:val="20"/>
      <w:szCs w:val="24"/>
    </w:rPr>
  </w:style>
  <w:style w:type="paragraph" w:styleId="Heading4">
    <w:name w:val="heading 4"/>
    <w:basedOn w:val="Normal"/>
    <w:next w:val="Normal"/>
    <w:link w:val="Heading4Char"/>
    <w:uiPriority w:val="9"/>
    <w:semiHidden/>
    <w:unhideWhenUsed/>
    <w:qFormat/>
    <w:rsid w:val="00B86A4C"/>
    <w:pPr>
      <w:pBdr>
        <w:bottom w:val="single" w:color="98A8BD" w:themeColor="text2" w:themeTint="7F" w:sz="4" w:space="1"/>
      </w:pBdr>
      <w:spacing w:before="200" w:after="100" w:line="240" w:lineRule="auto"/>
      <w:contextualSpacing/>
      <w:outlineLvl w:val="3"/>
    </w:pPr>
    <w:rPr>
      <w:rFonts w:asciiTheme="majorHAnsi" w:hAnsiTheme="majorHAnsi" w:eastAsiaTheme="majorEastAsia"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B86A4C"/>
    <w:pPr>
      <w:pBdr>
        <w:bottom w:val="single" w:color="8496B0" w:themeColor="text2" w:themeTint="99" w:sz="4" w:space="1"/>
      </w:pBdr>
      <w:spacing w:before="200" w:after="100" w:line="240" w:lineRule="auto"/>
      <w:contextualSpacing/>
      <w:outlineLvl w:val="4"/>
    </w:pPr>
    <w:rPr>
      <w:rFonts w:asciiTheme="majorHAnsi" w:hAnsiTheme="majorHAnsi" w:eastAsiaTheme="majorEastAsia"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B86A4C"/>
    <w:pPr>
      <w:pBdr>
        <w:bottom w:val="dotted" w:color="747070" w:themeColor="background2" w:themeShade="7F" w:sz="8" w:space="1"/>
      </w:pBdr>
      <w:spacing w:before="200" w:after="100"/>
      <w:contextualSpacing/>
      <w:outlineLvl w:val="5"/>
    </w:pPr>
    <w:rPr>
      <w:rFonts w:asciiTheme="majorHAnsi" w:hAnsiTheme="majorHAnsi" w:eastAsiaTheme="majorEastAsia"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B86A4C"/>
    <w:pPr>
      <w:pBdr>
        <w:bottom w:val="dotted" w:color="747070" w:themeColor="background2" w:themeShade="7F" w:sz="8" w:space="1"/>
      </w:pBdr>
      <w:spacing w:before="200" w:after="100" w:line="240" w:lineRule="auto"/>
      <w:contextualSpacing/>
      <w:outlineLvl w:val="6"/>
    </w:pPr>
    <w:rPr>
      <w:rFonts w:asciiTheme="majorHAnsi" w:hAnsiTheme="majorHAnsi" w:eastAsiaTheme="majorEastAsia"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B86A4C"/>
    <w:pPr>
      <w:spacing w:before="200" w:after="60" w:line="240" w:lineRule="auto"/>
      <w:contextualSpacing/>
      <w:outlineLvl w:val="7"/>
    </w:pPr>
    <w:rPr>
      <w:rFonts w:asciiTheme="majorHAnsi" w:hAnsiTheme="majorHAnsi" w:eastAsiaTheme="majorEastAsia"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B86A4C"/>
    <w:pPr>
      <w:spacing w:before="200" w:after="60" w:line="240" w:lineRule="auto"/>
      <w:contextualSpacing/>
      <w:outlineLvl w:val="8"/>
    </w:pPr>
    <w:rPr>
      <w:rFonts w:asciiTheme="majorHAnsi" w:hAnsiTheme="majorHAnsi" w:eastAsiaTheme="majorEastAsia" w:cstheme="majorBidi"/>
      <w:smallCaps/>
      <w:color w:val="747070" w:themeColor="background2" w:themeShade="7F"/>
      <w:spacing w:val="20"/>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ndNoteBibliographyTitle" w:customStyle="1">
    <w:name w:val="EndNote Bibliography Title"/>
    <w:basedOn w:val="Normal"/>
    <w:link w:val="EndNoteBibliographyTitleChar"/>
    <w:rsid w:val="00BC6E78"/>
    <w:pPr>
      <w:jc w:val="center"/>
    </w:pPr>
    <w:rPr>
      <w:rFonts w:ascii="Calibri" w:hAnsi="Calibri" w:cs="Calibri"/>
    </w:rPr>
  </w:style>
  <w:style w:type="character" w:styleId="EndNoteBibliographyTitleChar" w:customStyle="1">
    <w:name w:val="EndNote Bibliography Title Char"/>
    <w:basedOn w:val="DefaultParagraphFont"/>
    <w:link w:val="EndNoteBibliographyTitle"/>
    <w:rsid w:val="00BC6E78"/>
    <w:rPr>
      <w:rFonts w:ascii="Calibri" w:hAnsi="Calibri" w:cs="Calibri"/>
    </w:rPr>
  </w:style>
  <w:style w:type="paragraph" w:styleId="EndNoteBibliography" w:customStyle="1">
    <w:name w:val="EndNote Bibliography"/>
    <w:basedOn w:val="Normal"/>
    <w:link w:val="EndNoteBibliographyChar"/>
    <w:rsid w:val="00BC6E78"/>
    <w:rPr>
      <w:rFonts w:ascii="Calibri" w:hAnsi="Calibri" w:cs="Calibri"/>
    </w:rPr>
  </w:style>
  <w:style w:type="character" w:styleId="EndNoteBibliographyChar" w:customStyle="1">
    <w:name w:val="EndNote Bibliography Char"/>
    <w:basedOn w:val="DefaultParagraphFont"/>
    <w:link w:val="EndNoteBibliography"/>
    <w:rsid w:val="00BC6E78"/>
    <w:rPr>
      <w:rFonts w:ascii="Calibri" w:hAnsi="Calibri" w:cs="Calibri"/>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07765C"/>
  </w:style>
  <w:style w:type="character" w:styleId="Heading1Char" w:customStyle="1">
    <w:name w:val="Heading 1 Char"/>
    <w:basedOn w:val="DefaultParagraphFont"/>
    <w:link w:val="Heading1"/>
    <w:uiPriority w:val="9"/>
    <w:rsid w:val="00B86A4C"/>
    <w:rPr>
      <w:rFonts w:asciiTheme="majorHAnsi" w:hAnsiTheme="majorHAnsi" w:eastAsiaTheme="majorEastAsia" w:cstheme="majorBidi"/>
      <w:smallCaps/>
      <w:color w:val="212934" w:themeColor="text2" w:themeShade="7F"/>
      <w:spacing w:val="20"/>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
    <w:name w:val="Unresolved Mention"/>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styleId="identity-handle" w:customStyle="1">
    <w:name w:val="identity-handle"/>
    <w:basedOn w:val="DefaultParagraphFont"/>
    <w:rsid w:val="00AD0B01"/>
  </w:style>
  <w:style w:type="paragraph" w:styleId="Title">
    <w:name w:val="Title"/>
    <w:next w:val="Normal"/>
    <w:link w:val="TitleChar"/>
    <w:uiPriority w:val="10"/>
    <w:qFormat/>
    <w:rsid w:val="00B86A4C"/>
    <w:pPr>
      <w:spacing w:line="240" w:lineRule="auto"/>
      <w:ind w:left="0"/>
      <w:contextualSpacing/>
    </w:pPr>
    <w:rPr>
      <w:rFonts w:asciiTheme="majorHAnsi" w:hAnsiTheme="majorHAnsi" w:eastAsiaTheme="majorEastAsia" w:cstheme="majorBidi"/>
      <w:smallCaps/>
      <w:color w:val="323E4F" w:themeColor="text2" w:themeShade="BF"/>
      <w:spacing w:val="5"/>
      <w:sz w:val="72"/>
      <w:szCs w:val="72"/>
    </w:rPr>
  </w:style>
  <w:style w:type="character" w:styleId="TitleChar" w:customStyle="1">
    <w:name w:val="Title Char"/>
    <w:basedOn w:val="DefaultParagraphFont"/>
    <w:link w:val="Title"/>
    <w:uiPriority w:val="10"/>
    <w:rsid w:val="00B86A4C"/>
    <w:rPr>
      <w:rFonts w:asciiTheme="majorHAnsi" w:hAnsiTheme="majorHAnsi" w:eastAsiaTheme="majorEastAsia" w:cstheme="majorBidi"/>
      <w:smallCaps/>
      <w:color w:val="323E4F" w:themeColor="text2" w:themeShade="BF"/>
      <w:spacing w:val="5"/>
      <w:sz w:val="72"/>
      <w:szCs w:val="72"/>
    </w:rPr>
  </w:style>
  <w:style w:type="paragraph" w:styleId="ListParagraph">
    <w:name w:val="List Paragraph"/>
    <w:basedOn w:val="Normal"/>
    <w:uiPriority w:val="34"/>
    <w:qFormat/>
    <w:rsid w:val="00B86A4C"/>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character" w:styleId="Heading2Char" w:customStyle="1">
    <w:name w:val="Heading 2 Char"/>
    <w:basedOn w:val="DefaultParagraphFont"/>
    <w:link w:val="Heading2"/>
    <w:uiPriority w:val="9"/>
    <w:rsid w:val="00B86A4C"/>
    <w:rPr>
      <w:rFonts w:asciiTheme="majorHAnsi" w:hAnsiTheme="majorHAnsi" w:eastAsiaTheme="majorEastAsia" w:cstheme="majorBidi"/>
      <w:smallCaps/>
      <w:color w:val="323E4F" w:themeColor="text2" w:themeShade="BF"/>
      <w:spacing w:val="20"/>
      <w:sz w:val="28"/>
      <w:szCs w:val="28"/>
    </w:rPr>
  </w:style>
  <w:style w:type="paragraph" w:styleId="CommentText">
    <w:name w:val="annotation text"/>
    <w:basedOn w:val="Normal"/>
    <w:link w:val="CommentTextChar"/>
    <w:uiPriority w:val="99"/>
    <w:semiHidden/>
    <w:unhideWhenUsed/>
    <w:rsid w:val="001A5131"/>
  </w:style>
  <w:style w:type="character" w:styleId="CommentTextChar" w:customStyle="1">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Header">
    <w:name w:val="header"/>
    <w:basedOn w:val="Normal"/>
    <w:link w:val="HeaderChar"/>
    <w:uiPriority w:val="99"/>
    <w:unhideWhenUsed/>
    <w:rsid w:val="00370DE2"/>
    <w:pPr>
      <w:tabs>
        <w:tab w:val="center" w:pos="4680"/>
        <w:tab w:val="right" w:pos="9360"/>
      </w:tabs>
    </w:pPr>
  </w:style>
  <w:style w:type="character" w:styleId="HeaderChar" w:customStyle="1">
    <w:name w:val="Header Char"/>
    <w:basedOn w:val="DefaultParagraphFont"/>
    <w:link w:val="Header"/>
    <w:uiPriority w:val="99"/>
    <w:rsid w:val="00370DE2"/>
  </w:style>
  <w:style w:type="paragraph" w:styleId="Footer">
    <w:name w:val="footer"/>
    <w:basedOn w:val="Normal"/>
    <w:link w:val="FooterChar"/>
    <w:uiPriority w:val="99"/>
    <w:unhideWhenUsed/>
    <w:rsid w:val="00370DE2"/>
    <w:pPr>
      <w:tabs>
        <w:tab w:val="center" w:pos="4680"/>
        <w:tab w:val="right" w:pos="9360"/>
      </w:tabs>
    </w:pPr>
  </w:style>
  <w:style w:type="character" w:styleId="FooterChar" w:customStyle="1">
    <w:name w:val="Footer Char"/>
    <w:basedOn w:val="DefaultParagraphFont"/>
    <w:link w:val="Footer"/>
    <w:uiPriority w:val="99"/>
    <w:rsid w:val="00370DE2"/>
  </w:style>
  <w:style w:type="character" w:styleId="PageNumber">
    <w:name w:val="page number"/>
    <w:basedOn w:val="DefaultParagraphFont"/>
    <w:uiPriority w:val="99"/>
    <w:semiHidden/>
    <w:unhideWhenUsed/>
    <w:rsid w:val="00F958E0"/>
  </w:style>
  <w:style w:type="character" w:styleId="Heading3Char" w:customStyle="1">
    <w:name w:val="Heading 3 Char"/>
    <w:basedOn w:val="DefaultParagraphFont"/>
    <w:link w:val="Heading3"/>
    <w:uiPriority w:val="9"/>
    <w:semiHidden/>
    <w:rsid w:val="00B86A4C"/>
    <w:rPr>
      <w:rFonts w:asciiTheme="majorHAnsi" w:hAnsiTheme="majorHAnsi" w:eastAsiaTheme="majorEastAsia" w:cstheme="majorBidi"/>
      <w:smallCaps/>
      <w:color w:val="44546A" w:themeColor="text2"/>
      <w:spacing w:val="20"/>
      <w:sz w:val="24"/>
      <w:szCs w:val="24"/>
    </w:rPr>
  </w:style>
  <w:style w:type="character" w:styleId="Heading4Char" w:customStyle="1">
    <w:name w:val="Heading 4 Char"/>
    <w:basedOn w:val="DefaultParagraphFont"/>
    <w:link w:val="Heading4"/>
    <w:uiPriority w:val="9"/>
    <w:semiHidden/>
    <w:rsid w:val="00B86A4C"/>
    <w:rPr>
      <w:rFonts w:asciiTheme="majorHAnsi" w:hAnsiTheme="majorHAnsi" w:eastAsiaTheme="majorEastAsia" w:cstheme="majorBidi"/>
      <w:b/>
      <w:bCs/>
      <w:smallCaps/>
      <w:color w:val="657C9C" w:themeColor="text2" w:themeTint="BF"/>
      <w:spacing w:val="20"/>
    </w:rPr>
  </w:style>
  <w:style w:type="character" w:styleId="Heading5Char" w:customStyle="1">
    <w:name w:val="Heading 5 Char"/>
    <w:basedOn w:val="DefaultParagraphFont"/>
    <w:link w:val="Heading5"/>
    <w:uiPriority w:val="9"/>
    <w:semiHidden/>
    <w:rsid w:val="00B86A4C"/>
    <w:rPr>
      <w:rFonts w:asciiTheme="majorHAnsi" w:hAnsiTheme="majorHAnsi" w:eastAsiaTheme="majorEastAsia" w:cstheme="majorBidi"/>
      <w:smallCaps/>
      <w:color w:val="657C9C" w:themeColor="text2" w:themeTint="BF"/>
      <w:spacing w:val="20"/>
    </w:rPr>
  </w:style>
  <w:style w:type="character" w:styleId="Heading6Char" w:customStyle="1">
    <w:name w:val="Heading 6 Char"/>
    <w:basedOn w:val="DefaultParagraphFont"/>
    <w:link w:val="Heading6"/>
    <w:uiPriority w:val="9"/>
    <w:semiHidden/>
    <w:rsid w:val="00B86A4C"/>
    <w:rPr>
      <w:rFonts w:asciiTheme="majorHAnsi" w:hAnsiTheme="majorHAnsi" w:eastAsiaTheme="majorEastAsia" w:cstheme="majorBidi"/>
      <w:smallCaps/>
      <w:color w:val="747070" w:themeColor="background2" w:themeShade="7F"/>
      <w:spacing w:val="20"/>
    </w:rPr>
  </w:style>
  <w:style w:type="character" w:styleId="Heading7Char" w:customStyle="1">
    <w:name w:val="Heading 7 Char"/>
    <w:basedOn w:val="DefaultParagraphFont"/>
    <w:link w:val="Heading7"/>
    <w:uiPriority w:val="9"/>
    <w:semiHidden/>
    <w:rsid w:val="00B86A4C"/>
    <w:rPr>
      <w:rFonts w:asciiTheme="majorHAnsi" w:hAnsiTheme="majorHAnsi" w:eastAsiaTheme="majorEastAsia" w:cstheme="majorBidi"/>
      <w:b/>
      <w:bCs/>
      <w:smallCaps/>
      <w:color w:val="747070" w:themeColor="background2" w:themeShade="7F"/>
      <w:spacing w:val="20"/>
      <w:sz w:val="16"/>
      <w:szCs w:val="16"/>
    </w:rPr>
  </w:style>
  <w:style w:type="character" w:styleId="Heading8Char" w:customStyle="1">
    <w:name w:val="Heading 8 Char"/>
    <w:basedOn w:val="DefaultParagraphFont"/>
    <w:link w:val="Heading8"/>
    <w:uiPriority w:val="9"/>
    <w:semiHidden/>
    <w:rsid w:val="00B86A4C"/>
    <w:rPr>
      <w:rFonts w:asciiTheme="majorHAnsi" w:hAnsiTheme="majorHAnsi" w:eastAsiaTheme="majorEastAsia" w:cstheme="majorBidi"/>
      <w:b/>
      <w:smallCaps/>
      <w:color w:val="747070" w:themeColor="background2" w:themeShade="7F"/>
      <w:spacing w:val="20"/>
      <w:sz w:val="16"/>
      <w:szCs w:val="16"/>
    </w:rPr>
  </w:style>
  <w:style w:type="character" w:styleId="Heading9Char" w:customStyle="1">
    <w:name w:val="Heading 9 Char"/>
    <w:basedOn w:val="DefaultParagraphFont"/>
    <w:link w:val="Heading9"/>
    <w:uiPriority w:val="9"/>
    <w:semiHidden/>
    <w:rsid w:val="00B86A4C"/>
    <w:rPr>
      <w:rFonts w:asciiTheme="majorHAnsi" w:hAnsiTheme="majorHAnsi" w:eastAsiaTheme="majorEastAsia"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B86A4C"/>
    <w:rPr>
      <w:b/>
      <w:bCs/>
      <w:smallCaps/>
      <w:color w:val="44546A" w:themeColor="text2"/>
      <w:spacing w:val="10"/>
      <w:sz w:val="18"/>
      <w:szCs w:val="18"/>
    </w:rPr>
  </w:style>
  <w:style w:type="paragraph" w:styleId="Subtitle">
    <w:name w:val="Subtitle"/>
    <w:next w:val="Normal"/>
    <w:link w:val="SubtitleChar"/>
    <w:uiPriority w:val="11"/>
    <w:qFormat/>
    <w:rsid w:val="00B86A4C"/>
    <w:pPr>
      <w:spacing w:after="600" w:line="240" w:lineRule="auto"/>
      <w:ind w:left="0"/>
    </w:pPr>
    <w:rPr>
      <w:smallCaps/>
      <w:color w:val="747070" w:themeColor="background2" w:themeShade="7F"/>
      <w:spacing w:val="5"/>
      <w:sz w:val="28"/>
      <w:szCs w:val="28"/>
    </w:rPr>
  </w:style>
  <w:style w:type="character" w:styleId="SubtitleChar" w:customStyle="1">
    <w:name w:val="Subtitle Char"/>
    <w:basedOn w:val="DefaultParagraphFont"/>
    <w:link w:val="Subtitle"/>
    <w:uiPriority w:val="11"/>
    <w:rsid w:val="00B86A4C"/>
    <w:rPr>
      <w:smallCaps/>
      <w:color w:val="747070" w:themeColor="background2" w:themeShade="7F"/>
      <w:spacing w:val="5"/>
      <w:sz w:val="28"/>
      <w:szCs w:val="28"/>
    </w:rPr>
  </w:style>
  <w:style w:type="character" w:styleId="Strong">
    <w:name w:val="Strong"/>
    <w:uiPriority w:val="22"/>
    <w:qFormat/>
    <w:rsid w:val="00B86A4C"/>
    <w:rPr>
      <w:b/>
      <w:bCs/>
      <w:spacing w:val="0"/>
    </w:rPr>
  </w:style>
  <w:style w:type="character" w:styleId="Emphasis">
    <w:name w:val="Emphasis"/>
    <w:uiPriority w:val="20"/>
    <w:qFormat/>
    <w:rsid w:val="00B86A4C"/>
    <w:rPr>
      <w:b/>
      <w:bCs/>
      <w:smallCaps/>
      <w:dstrike w:val="0"/>
      <w:color w:val="5A5A5A" w:themeColor="text1" w:themeTint="A5"/>
      <w:spacing w:val="20"/>
      <w:kern w:val="0"/>
      <w:vertAlign w:val="baseline"/>
    </w:rPr>
  </w:style>
  <w:style w:type="paragraph" w:styleId="NoSpacing">
    <w:name w:val="No Spacing"/>
    <w:basedOn w:val="Normal"/>
    <w:uiPriority w:val="1"/>
    <w:qFormat/>
    <w:rsid w:val="00B86A4C"/>
    <w:pPr>
      <w:spacing w:after="0" w:line="240" w:lineRule="auto"/>
    </w:pPr>
  </w:style>
  <w:style w:type="paragraph" w:styleId="Quote">
    <w:name w:val="Quote"/>
    <w:basedOn w:val="Normal"/>
    <w:next w:val="Normal"/>
    <w:link w:val="QuoteChar"/>
    <w:uiPriority w:val="29"/>
    <w:qFormat/>
    <w:rsid w:val="00B86A4C"/>
    <w:rPr>
      <w:i/>
      <w:iCs/>
    </w:rPr>
  </w:style>
  <w:style w:type="character" w:styleId="QuoteChar" w:customStyle="1">
    <w:name w:val="Quote Char"/>
    <w:basedOn w:val="DefaultParagraphFont"/>
    <w:link w:val="Quote"/>
    <w:uiPriority w:val="29"/>
    <w:rsid w:val="00B86A4C"/>
    <w:rPr>
      <w:i/>
      <w:iCs/>
      <w:color w:val="5A5A5A" w:themeColor="text1" w:themeTint="A5"/>
    </w:rPr>
  </w:style>
  <w:style w:type="paragraph" w:styleId="IntenseQuote">
    <w:name w:val="Intense Quote"/>
    <w:basedOn w:val="Normal"/>
    <w:next w:val="Normal"/>
    <w:link w:val="IntenseQuoteChar"/>
    <w:uiPriority w:val="30"/>
    <w:qFormat/>
    <w:rsid w:val="00B86A4C"/>
    <w:pPr>
      <w:pBdr>
        <w:top w:val="single" w:color="7295D2" w:themeColor="accent1" w:themeTint="BF" w:sz="4" w:space="12"/>
        <w:left w:val="single" w:color="7295D2" w:themeColor="accent1" w:themeTint="BF" w:sz="4" w:space="15"/>
        <w:bottom w:val="single" w:color="2F5496" w:themeColor="accent1" w:themeShade="BF" w:sz="12" w:space="10"/>
        <w:right w:val="single" w:color="2F5496" w:themeColor="accent1" w:themeShade="BF" w:sz="12" w:space="15"/>
        <w:between w:val="single" w:color="7295D2" w:themeColor="accent1" w:themeTint="BF" w:sz="4" w:space="12"/>
        <w:bar w:val="single" w:color="7295D2" w:themeColor="accent1" w:themeTint="BF" w:sz="4"/>
      </w:pBdr>
      <w:spacing w:line="300" w:lineRule="auto"/>
      <w:ind w:left="2506" w:right="432"/>
    </w:pPr>
    <w:rPr>
      <w:rFonts w:asciiTheme="majorHAnsi" w:hAnsiTheme="majorHAnsi" w:eastAsiaTheme="majorEastAsia" w:cstheme="majorBidi"/>
      <w:smallCaps/>
      <w:color w:val="2F5496" w:themeColor="accent1" w:themeShade="BF"/>
    </w:rPr>
  </w:style>
  <w:style w:type="character" w:styleId="IntenseQuoteChar" w:customStyle="1">
    <w:name w:val="Intense Quote Char"/>
    <w:basedOn w:val="DefaultParagraphFont"/>
    <w:link w:val="IntenseQuote"/>
    <w:uiPriority w:val="30"/>
    <w:rsid w:val="00B86A4C"/>
    <w:rPr>
      <w:rFonts w:asciiTheme="majorHAnsi" w:hAnsiTheme="majorHAnsi" w:eastAsiaTheme="majorEastAsia" w:cstheme="majorBidi"/>
      <w:smallCaps/>
      <w:color w:val="2F5496" w:themeColor="accent1" w:themeShade="BF"/>
    </w:rPr>
  </w:style>
  <w:style w:type="character" w:styleId="SubtleEmphasis">
    <w:name w:val="Subtle Emphasis"/>
    <w:uiPriority w:val="19"/>
    <w:qFormat/>
    <w:rsid w:val="00B86A4C"/>
    <w:rPr>
      <w:smallCaps/>
      <w:dstrike w:val="0"/>
      <w:color w:val="5A5A5A" w:themeColor="text1" w:themeTint="A5"/>
      <w:vertAlign w:val="baseline"/>
    </w:rPr>
  </w:style>
  <w:style w:type="character" w:styleId="IntenseEmphasis">
    <w:name w:val="Intense Emphasis"/>
    <w:uiPriority w:val="21"/>
    <w:qFormat/>
    <w:rsid w:val="00B86A4C"/>
    <w:rPr>
      <w:b/>
      <w:bCs/>
      <w:smallCaps/>
      <w:color w:val="4472C4" w:themeColor="accent1"/>
      <w:spacing w:val="40"/>
    </w:rPr>
  </w:style>
  <w:style w:type="character" w:styleId="SubtleReference">
    <w:name w:val="Subtle Reference"/>
    <w:uiPriority w:val="31"/>
    <w:qFormat/>
    <w:rsid w:val="00B86A4C"/>
    <w:rPr>
      <w:rFonts w:asciiTheme="majorHAnsi" w:hAnsiTheme="majorHAnsi" w:eastAsiaTheme="majorEastAsia" w:cstheme="majorBidi"/>
      <w:i/>
      <w:iCs/>
      <w:smallCaps/>
      <w:color w:val="5A5A5A" w:themeColor="text1" w:themeTint="A5"/>
      <w:spacing w:val="20"/>
    </w:rPr>
  </w:style>
  <w:style w:type="character" w:styleId="IntenseReference">
    <w:name w:val="Intense Reference"/>
    <w:uiPriority w:val="32"/>
    <w:qFormat/>
    <w:rsid w:val="00B86A4C"/>
    <w:rPr>
      <w:rFonts w:asciiTheme="majorHAnsi" w:hAnsiTheme="majorHAnsi" w:eastAsiaTheme="majorEastAsia" w:cstheme="majorBidi"/>
      <w:b/>
      <w:bCs/>
      <w:i/>
      <w:iCs/>
      <w:smallCaps/>
      <w:color w:val="323E4F" w:themeColor="text2" w:themeShade="BF"/>
      <w:spacing w:val="20"/>
    </w:rPr>
  </w:style>
  <w:style w:type="character" w:styleId="BookTitle">
    <w:name w:val="Book Title"/>
    <w:uiPriority w:val="33"/>
    <w:qFormat/>
    <w:rsid w:val="00B86A4C"/>
    <w:rPr>
      <w:rFonts w:asciiTheme="majorHAnsi" w:hAnsiTheme="majorHAnsi" w:eastAsiaTheme="majorEastAsia"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B86A4C"/>
    <w:pPr>
      <w:outlineLvl w:val="9"/>
    </w:pPr>
  </w:style>
  <w:style w:type="paragraph" w:styleId="Revision">
    <w:name w:val="Revision"/>
    <w:hidden/>
    <w:uiPriority w:val="99"/>
    <w:semiHidden/>
    <w:rsid w:val="00873177"/>
    <w:pPr>
      <w:spacing w:after="0" w:line="240" w:lineRule="auto"/>
      <w:ind w:left="0"/>
    </w:pPr>
    <w:rPr>
      <w:color w:val="000000" w:themeColor="text1"/>
      <w:sz w:val="24"/>
    </w:rPr>
  </w:style>
  <w:style w:type="character" w:styleId="m965989127425829990eop" w:customStyle="1">
    <w:name w:val="m_965989127425829990eop"/>
    <w:basedOn w:val="DefaultParagraphFont"/>
    <w:rsid w:val="00C86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12323687">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4652641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 w:id="1794860590">
      <w:bodyDiv w:val="1"/>
      <w:marLeft w:val="0"/>
      <w:marRight w:val="0"/>
      <w:marTop w:val="0"/>
      <w:marBottom w:val="0"/>
      <w:divBdr>
        <w:top w:val="none" w:sz="0" w:space="0" w:color="auto"/>
        <w:left w:val="none" w:sz="0" w:space="0" w:color="auto"/>
        <w:bottom w:val="none" w:sz="0" w:space="0" w:color="auto"/>
        <w:right w:val="none" w:sz="0" w:space="0" w:color="auto"/>
      </w:divBdr>
    </w:div>
    <w:div w:id="191046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1/relationships/people" Target="people.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comments" Target="/word/comments.xml" Id="R158e30ec89c94dd1" /><Relationship Type="http://schemas.microsoft.com/office/2011/relationships/commentsExtended" Target="/word/commentsExtended.xml" Id="R99e0d4571e20472c" /><Relationship Type="http://schemas.microsoft.com/office/2016/09/relationships/commentsIds" Target="/word/commentsIds.xml" Id="Ra87b7762fcb241f8" /><Relationship Type="http://schemas.microsoft.com/office/2018/08/relationships/commentsExtensible" Target="/word/commentsExtensible.xml" Id="R50e85b06a2004317" /><Relationship Type="http://schemas.openxmlformats.org/officeDocument/2006/relationships/glossaryDocument" Target="/word/glossary/document.xml" Id="R22307625b95a4c81"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3a058d-ab75-411c-b6c4-c5545759965c}"/>
      </w:docPartPr>
      <w:docPartBody>
        <w:p w14:paraId="034D16E4">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803C8-76CC-7448-B50C-542BA6FD7BA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Coffman, Jon</dc:creator>
  <keywords/>
  <dc:description/>
  <lastModifiedBy>Jon Coffman</lastModifiedBy>
  <revision>132</revision>
  <lastPrinted>2020-09-15T21:57:00.0000000Z</lastPrinted>
  <dcterms:created xsi:type="dcterms:W3CDTF">2020-08-15T20:37:00.0000000Z</dcterms:created>
  <dcterms:modified xsi:type="dcterms:W3CDTF">2020-09-18T15:16:13.2193944Z</dcterms:modified>
</coreProperties>
</file>