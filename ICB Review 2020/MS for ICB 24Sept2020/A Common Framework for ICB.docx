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28E27A96" w:rsidR="00C94563" w:rsidRDefault="00C94563" w:rsidP="00CB0317">
      <w:pPr>
        <w:pStyle w:val="Title"/>
      </w:pPr>
      <w:r>
        <w:t xml:space="preserve">A </w:t>
      </w:r>
      <w:r w:rsidR="00B4001F">
        <w:t xml:space="preserve">Common </w:t>
      </w:r>
      <w:r>
        <w:t>Framework for Integrated and Continuous Processing</w:t>
      </w:r>
    </w:p>
    <w:p w14:paraId="7A8A92BB" w14:textId="65DC999B" w:rsidR="00C94563" w:rsidRDefault="00C94563" w:rsidP="00BA5AB8">
      <w:pPr>
        <w:spacing w:line="480" w:lineRule="auto"/>
        <w:pPrChange w:id="0" w:author="Coffman, Jon" w:date="2020-09-24T16:31:00Z">
          <w:pPr/>
        </w:pPrChange>
      </w:pPr>
      <w:r>
        <w:t>© 2020 AstraZeneca</w:t>
      </w:r>
    </w:p>
    <w:p w14:paraId="533CE9A7" w14:textId="77777777" w:rsidR="00A84F52" w:rsidRDefault="00A84F52" w:rsidP="00BA5AB8">
      <w:pPr>
        <w:spacing w:line="480" w:lineRule="auto"/>
        <w:rPr>
          <w:color w:val="auto"/>
          <w:sz w:val="22"/>
        </w:rPr>
        <w:pPrChange w:id="1" w:author="Coffman, Jon" w:date="2020-09-24T16:31:00Z">
          <w:pPr/>
        </w:pPrChange>
      </w:pPr>
      <w:r>
        <w:t>Authors</w:t>
      </w:r>
    </w:p>
    <w:p w14:paraId="434DAE98" w14:textId="318DF071" w:rsidR="00A84F52" w:rsidRDefault="622C5669" w:rsidP="00A84F52">
      <w:pPr>
        <w:pStyle w:val="NoSpacing"/>
      </w:pPr>
      <w:r>
        <w:t xml:space="preserve">Jonathan </w:t>
      </w:r>
      <w:proofErr w:type="gramStart"/>
      <w:r>
        <w:t>Coffman,  Mark</w:t>
      </w:r>
      <w:proofErr w:type="gramEnd"/>
      <w:r>
        <w:t xml:space="preserve"> Brower, Lisa Connell-Crowley, </w:t>
      </w:r>
      <w:proofErr w:type="spellStart"/>
      <w:r>
        <w:t>Sevda</w:t>
      </w:r>
      <w:proofErr w:type="spellEnd"/>
      <w:r>
        <w:t xml:space="preserve"> </w:t>
      </w:r>
      <w:proofErr w:type="spellStart"/>
      <w:r>
        <w:t>Deldari</w:t>
      </w:r>
      <w:proofErr w:type="spellEnd"/>
      <w:r>
        <w:t xml:space="preserve">, Suzy Farid, </w:t>
      </w:r>
      <w:proofErr w:type="spellStart"/>
      <w:r>
        <w:t>Ujwal</w:t>
      </w:r>
      <w:proofErr w:type="spellEnd"/>
      <w:r>
        <w:t xml:space="preserve"> Patil, , David Pollard, </w:t>
      </w:r>
      <w:proofErr w:type="spellStart"/>
      <w:r>
        <w:t>Maen</w:t>
      </w:r>
      <w:proofErr w:type="spellEnd"/>
      <w:r>
        <w:t xml:space="preserve"> </w:t>
      </w:r>
      <w:proofErr w:type="spellStart"/>
      <w:r>
        <w:t>Qadan</w:t>
      </w:r>
      <w:proofErr w:type="spellEnd"/>
      <w:r>
        <w:t>, Steve Rose, Eugene Schaefer, Joseph Shultz</w:t>
      </w:r>
    </w:p>
    <w:p w14:paraId="03D1D902" w14:textId="77777777" w:rsidR="00593606" w:rsidRDefault="00593606" w:rsidP="00A84F52">
      <w:pPr>
        <w:pStyle w:val="NoSpacing"/>
      </w:pPr>
    </w:p>
    <w:p w14:paraId="00473CC3" w14:textId="77777777" w:rsidR="002E4FB4" w:rsidRPr="00FB1D2E" w:rsidRDefault="002E4FB4" w:rsidP="00592AFB">
      <w:pPr>
        <w:pStyle w:val="NoSpacing"/>
      </w:pPr>
    </w:p>
    <w:p w14:paraId="01A2E201" w14:textId="171A4145" w:rsidR="009F1E2D" w:rsidRDefault="009F1E2D" w:rsidP="00CF3C52">
      <w:pPr>
        <w:pStyle w:val="Heading1"/>
      </w:pPr>
      <w:r>
        <w:t>Abstract</w:t>
      </w:r>
    </w:p>
    <w:p w14:paraId="063DD892" w14:textId="21D5C4A4" w:rsidR="00AA47EC" w:rsidRPr="00EF36FD" w:rsidRDefault="00AA47EC" w:rsidP="1872F496">
      <w:pPr>
        <w:pStyle w:val="NormalWeb"/>
        <w:spacing w:beforeAutospacing="0" w:after="0" w:afterAutospacing="0"/>
        <w:ind w:left="540"/>
      </w:pPr>
      <w:r>
        <w:rPr>
          <w:color w:val="000000"/>
        </w:rPr>
        <w:t xml:space="preserve">There is a growing </w:t>
      </w:r>
      <w:r w:rsidR="003669AC">
        <w:rPr>
          <w:color w:val="000000"/>
        </w:rPr>
        <w:t xml:space="preserve">application of </w:t>
      </w:r>
      <w:r>
        <w:rPr>
          <w:color w:val="000000"/>
        </w:rPr>
        <w:t xml:space="preserve">integrated </w:t>
      </w:r>
      <w:r w:rsidR="003669AC">
        <w:rPr>
          <w:color w:val="000000"/>
        </w:rPr>
        <w:t xml:space="preserve">and continuous </w:t>
      </w:r>
      <w:r>
        <w:rPr>
          <w:color w:val="000000"/>
        </w:rPr>
        <w:t xml:space="preserve">bioprocessing (ICB) as a manufacturing platform for the production of recombinant protein therapeutics produced from mammalian cells. </w:t>
      </w:r>
      <w:r w:rsidR="1872F496" w:rsidRPr="1872F496">
        <w:t>At first glance, the newly evolved ICB has created a vast diversity of platforms. A closer inspection reveals convergent evolution: nearly all of the major ICB methods have a common framework that could allow manufacturing across a global ecosystem of manufacturers using simple, yet effective, equipment designs. The framework is</w:t>
      </w:r>
      <w:r w:rsidR="0029075D">
        <w:t xml:space="preserve"> </w:t>
      </w:r>
      <w:r w:rsidR="1872F496" w:rsidRPr="1872F496">
        <w:t>capable of supporting the manufacturing of most major biopharmaceutical ICB</w:t>
      </w:r>
      <w:r w:rsidR="0029075D">
        <w:t xml:space="preserve"> and legacy </w:t>
      </w:r>
      <w:r w:rsidR="00A1639A">
        <w:t>processes</w:t>
      </w:r>
      <w:r w:rsidR="1872F496" w:rsidRPr="1872F496">
        <w:t xml:space="preserve"> without major changes in the regulatory </w:t>
      </w:r>
      <w:r w:rsidR="000022BC" w:rsidRPr="1872F496">
        <w:t>license</w:t>
      </w:r>
      <w:r w:rsidR="0029075D">
        <w:t>.</w:t>
      </w:r>
    </w:p>
    <w:p w14:paraId="5F4C9E8B" w14:textId="3311E49D" w:rsidR="00F86CCA" w:rsidRDefault="00AA47EC" w:rsidP="00880178">
      <w:pPr>
        <w:pStyle w:val="NormalWeb"/>
        <w:ind w:left="540"/>
        <w:rPr>
          <w:color w:val="000000"/>
        </w:rPr>
      </w:pPr>
      <w:r>
        <w:rPr>
          <w:color w:val="000000"/>
        </w:rPr>
        <w:t>This paper reviews the ICB that are being used, or are soon to be used, in a GMP manufacturing setting for recombinant protein production</w:t>
      </w:r>
      <w:r w:rsidR="003669AC">
        <w:rPr>
          <w:color w:val="000000"/>
        </w:rPr>
        <w:t xml:space="preserve"> from mammalian cells</w:t>
      </w:r>
      <w:r>
        <w:rPr>
          <w:color w:val="000000"/>
        </w:rPr>
        <w:t xml:space="preserve">. </w:t>
      </w:r>
      <w:r w:rsidR="00C603C3">
        <w:rPr>
          <w:color w:val="000000"/>
        </w:rPr>
        <w:t xml:space="preserve">The adaptation of the various ICB modes to the common ICB framework will be discussed, along with the pros and cons of such adaptation. The equipment used in the common framework is generally described. </w:t>
      </w:r>
    </w:p>
    <w:p w14:paraId="28E55EBD" w14:textId="2F0DDC21" w:rsidR="000022BC" w:rsidRDefault="0029075D" w:rsidP="00880178">
      <w:pPr>
        <w:pStyle w:val="NormalWeb"/>
        <w:ind w:left="540"/>
        <w:rPr>
          <w:color w:val="000000"/>
        </w:rPr>
      </w:pPr>
      <w:r>
        <w:rPr>
          <w:color w:val="000000"/>
        </w:rPr>
        <w:t xml:space="preserve">An example plant built on the common framework will be discussed. The flexibility of the plant is demonstrated with batches as small as 6kg or as large as 500kg. The yearly output of the plant is as much as 8 tons. </w:t>
      </w:r>
    </w:p>
    <w:p w14:paraId="56D52EBE" w14:textId="72B4AB98" w:rsidR="003F4574" w:rsidRPr="00C337FE" w:rsidRDefault="00CF3C52" w:rsidP="00CF3C52">
      <w:pPr>
        <w:pStyle w:val="Heading1"/>
        <w:rPr>
          <w:rFonts w:eastAsia="Times New Roman"/>
          <w:b/>
          <w:bCs/>
        </w:rPr>
      </w:pPr>
      <w:r>
        <w:rPr>
          <w:rFonts w:eastAsia="Times New Roman"/>
        </w:rPr>
        <w:t>Introduction</w:t>
      </w:r>
    </w:p>
    <w:p w14:paraId="7B98A02C" w14:textId="787456CD" w:rsidR="00E62CEE" w:rsidRDefault="60ADBA91" w:rsidP="00BA5AB8">
      <w:pPr>
        <w:spacing w:line="480" w:lineRule="auto"/>
        <w:pPrChange w:id="2" w:author="Coffman, Jon" w:date="2020-09-24T16:31:00Z">
          <w:pPr/>
        </w:pPrChange>
      </w:pPr>
      <w:r>
        <w:lastRenderedPageBreak/>
        <w:t>Many biopharmaceutical companies are considering switching from fed-batch bioreactors and independent, batch downstream unit operations to integrated and continuous bioprocessing (ICB), which uses</w:t>
      </w:r>
      <w:r w:rsidR="00105E2A">
        <w:t xml:space="preserve"> a mammalian host in</w:t>
      </w:r>
      <w:r>
        <w:t xml:space="preserve"> continuous perfusion bioreactors and a linked and continuous downstream. ICB has well-reviewed cost advantages for clinical and, for some scales, commercial</w:t>
      </w:r>
      <w:r w:rsidR="00F2089A">
        <w:t xml:space="preserve"> </w:t>
      </w:r>
      <w:r>
        <w:t>manufacturing</w:t>
      </w:r>
      <w:r w:rsidR="00F2089A">
        <w:t xml:space="preserve"> </w:t>
      </w:r>
      <w:r w:rsidR="00F2089A">
        <w:fldChar w:fldCharType="begin">
          <w:fldData xml:space="preserve">PEVuZE5vdGU+PENpdGU+PEF1dGhvcj5MZXZpbmU8L0F1dGhvcj48WWVhcj4yMDEzPC9ZZWFyPjxJ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</w:fldData>
        </w:fldChar>
      </w:r>
      <w:r w:rsidR="00F2089A">
        <w:instrText xml:space="preserve"> ADDIN EN.CITE </w:instrText>
      </w:r>
      <w:r w:rsidR="00F2089A">
        <w:fldChar w:fldCharType="begin">
          <w:fldData xml:space="preserve">PEVuZE5vdGU+PENpdGU+PEF1dGhvcj5MZXZpbmU8L0F1dGhvcj48WWVhcj4yMDEzPC9ZZWFyPjxJ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</w:fldData>
        </w:fldChar>
      </w:r>
      <w:r w:rsidR="00F2089A">
        <w:instrText xml:space="preserve"> ADDIN EN.CITE.DATA </w:instrText>
      </w:r>
      <w:r w:rsidR="00F2089A">
        <w:fldChar w:fldCharType="end"/>
      </w:r>
      <w:r w:rsidR="00F2089A">
        <w:fldChar w:fldCharType="separate"/>
      </w:r>
      <w:r w:rsidR="00F2089A">
        <w:rPr>
          <w:noProof/>
        </w:rPr>
        <w:t>(Levine, Stock et al. 2013, Pollock, Bolton et al. 2013, Pollock, Ho et al. 2013, Walther, Godawat et al. 2015, Klutz, Holtmann et al. 2016, Arnold, Lee et al. 2019, Hummel, Pagkaliwangan et al. 2019)</w:t>
      </w:r>
      <w:r w:rsidR="00F2089A">
        <w:fldChar w:fldCharType="end"/>
      </w:r>
      <w:r>
        <w:t>.</w:t>
      </w:r>
    </w:p>
    <w:p w14:paraId="5A9B0351" w14:textId="22B9EC1F" w:rsidR="00E62CEE" w:rsidRDefault="0029075D" w:rsidP="00BA5AB8">
      <w:pPr>
        <w:spacing w:line="480" w:lineRule="auto"/>
        <w:pPrChange w:id="3" w:author="Coffman, Jon" w:date="2020-09-24T16:31:00Z">
          <w:pPr/>
        </w:pPrChange>
      </w:pPr>
      <w:r>
        <w:t>The literature describes</w:t>
      </w:r>
      <w:r w:rsidR="6E434CCD">
        <w:t xml:space="preserve"> a dizzying array of options for ICB, so much so that </w:t>
      </w:r>
      <w:r>
        <w:t xml:space="preserve">one might think that </w:t>
      </w:r>
      <w:r w:rsidR="6E434CCD">
        <w:t xml:space="preserve">biopharmaceutical companies </w:t>
      </w:r>
      <w:r>
        <w:t>would</w:t>
      </w:r>
      <w:r w:rsidR="6E434CCD">
        <w:t xml:space="preserve"> choose different and incompatible implementations.  Here we report and review several of the largest biopharmaceutical companies implementing ICB</w:t>
      </w:r>
      <w:r w:rsidR="00A1639A">
        <w:t xml:space="preserve"> </w:t>
      </w:r>
      <w:r w:rsidR="6E434CCD">
        <w:t xml:space="preserve">to show there exists a common denominator in the industry. We further demonstrate that the </w:t>
      </w:r>
      <w:r>
        <w:t xml:space="preserve">common </w:t>
      </w:r>
      <w:r w:rsidR="6E434CCD">
        <w:t xml:space="preserve">framework uses many of the familiar batch processing </w:t>
      </w:r>
      <w:proofErr w:type="gramStart"/>
      <w:r w:rsidR="6E434CCD">
        <w:t>operations, and</w:t>
      </w:r>
      <w:proofErr w:type="gramEnd"/>
      <w:r w:rsidR="6E434CCD">
        <w:t xml:space="preserve"> allows backward compatibility with legacy batch processes. </w:t>
      </w:r>
    </w:p>
    <w:p w14:paraId="5F1300A3" w14:textId="1B92F86A" w:rsidR="00E62CEE" w:rsidRDefault="60ADBA91" w:rsidP="00BA5AB8">
      <w:pPr>
        <w:spacing w:line="480" w:lineRule="auto"/>
        <w:pPrChange w:id="4" w:author="Coffman, Jon" w:date="2020-09-24T16:31:00Z">
          <w:pPr/>
        </w:pPrChange>
      </w:pPr>
      <w:r>
        <w:t>The specific choices made for implementing ICB in</w:t>
      </w:r>
      <w:r w:rsidR="009F3CB7">
        <w:t xml:space="preserve"> GMP</w:t>
      </w:r>
      <w:r>
        <w:t xml:space="preserve"> manufacturing are not often well described in the literature. </w:t>
      </w:r>
      <w:r w:rsidR="009355F8">
        <w:t>Only a fraction of p</w:t>
      </w:r>
      <w:r w:rsidR="003447EB">
        <w:t>ublished and presented</w:t>
      </w:r>
      <w:r w:rsidR="009355F8">
        <w:t xml:space="preserve"> work</w:t>
      </w:r>
      <w:r w:rsidR="003447EB">
        <w:t xml:space="preserve"> is implemented. The </w:t>
      </w:r>
      <w:r w:rsidR="009355F8">
        <w:t>common</w:t>
      </w:r>
      <w:r w:rsidR="003447EB">
        <w:t xml:space="preserve"> framework process is based on the authors’ </w:t>
      </w:r>
      <w:r w:rsidR="009355F8">
        <w:t xml:space="preserve">knowledge of </w:t>
      </w:r>
      <w:r w:rsidR="003447EB">
        <w:t>what is being implemented</w:t>
      </w:r>
      <w:r w:rsidR="009355F8">
        <w:t xml:space="preserve"> in their company,</w:t>
      </w:r>
      <w:r w:rsidR="003447EB">
        <w:t xml:space="preserve"> as well as interviews with other bioprocess engineers across the industry. </w:t>
      </w:r>
      <w:r>
        <w:t xml:space="preserve">This article will not disclose the details of individual companies’ platforms except where a citation exists, or disclosure permission is given.  Some features that build on top of the framework will remain proprietary and will not be described.  All of the integrated and continuous bioprocesses will fit into a plant built on the common framework without significant regulatory changes and without large capital investments. The framework will not require new </w:t>
      </w:r>
      <w:r>
        <w:lastRenderedPageBreak/>
        <w:t>process characterization studies, nor will it require new virus removal or inactivation studies. Regulatory filings and technology transfer would, however</w:t>
      </w:r>
      <w:r w:rsidR="009355F8">
        <w:t>,</w:t>
      </w:r>
      <w:r>
        <w:t xml:space="preserve"> benefit from some foreknowledge of this framework process. </w:t>
      </w:r>
    </w:p>
    <w:p w14:paraId="7050C057" w14:textId="795A9425" w:rsidR="009F3CB7" w:rsidRDefault="009F3CB7" w:rsidP="00BA5AB8">
      <w:pPr>
        <w:spacing w:line="480" w:lineRule="auto"/>
        <w:pPrChange w:id="5" w:author="Coffman, Jon" w:date="2020-09-24T16:31:00Z">
          <w:pPr/>
        </w:pPrChange>
      </w:pPr>
      <w:r>
        <w:t xml:space="preserve">These considerations are important. Due to the global COVID-19 pandemic, </w:t>
      </w:r>
      <w:r w:rsidR="004F48CE">
        <w:t>many companies have reserved space in CMOs with &gt;12,000L bioreactor capacity to make clinical and commercial material for possible antibody therapies</w:t>
      </w:r>
      <w:r w:rsidR="002A179D">
        <w:fldChar w:fldCharType="begin"/>
      </w:r>
      <w:r w:rsidR="002A179D">
        <w:instrText xml:space="preserve"> ADDIN EN.CITE &lt;EndNote&gt;&lt;Cite&gt;&lt;Author&gt;Kelley&lt;/Author&gt;&lt;Year&gt;2020&lt;/Year&gt;&lt;IDText&gt;Developing therapeutic monoclonal antibodies at pandemic pace&lt;/IDText&gt;&lt;DisplayText&gt;(Kelley 2020)&lt;/DisplayText&gt;&lt;record&gt;&lt;dates&gt;&lt;pub-dates&gt;&lt;date&gt;May&lt;/date&gt;&lt;/pub-dates&gt;&lt;year&gt;2020&lt;/year&gt;&lt;/dates&gt;&lt;keywords&gt;&lt;keyword&gt;Antibodies, Monoclonal/*therapeutic use&lt;/keyword&gt;&lt;keyword&gt;Antibodies, Viral/*therapeutic use&lt;/keyword&gt;&lt;keyword&gt;Clinical Trials as Topic&lt;/keyword&gt;&lt;keyword&gt;Drug Development/*methods/standards&lt;/keyword&gt;&lt;keyword&gt;Humans&lt;/keyword&gt;&lt;keyword&gt;Pandemics&lt;/keyword&gt;&lt;keyword&gt;Technology, Pharmaceutical&lt;/keyword&gt;&lt;keyword&gt;Time Factors&lt;/keyword&gt;&lt;keyword&gt;Virus Diseases/*drug therapy/epidemiology&lt;/keyword&gt;&lt;/keywords&gt;&lt;urls&gt;&lt;related-urls&gt;&lt;url&gt;https://www.ncbi.nlm.nih.gov/pubmed/32317764&lt;/url&gt;&lt;/related-urls&gt;&lt;/urls&gt;&lt;isbn&gt;1546-1696 (Electronic)&amp;#xD;1087-0156 (Linking)&lt;/isbn&gt;&lt;custom2&gt;PMC7173776&lt;/custom2&gt;&lt;titles&gt;&lt;title&gt;Developing therapeutic monoclonal antibodies at pandemic pace&lt;/title&gt;&lt;secondary-title&gt;Nat Biotechnol&lt;/secondary-title&gt;&lt;/titles&gt;&lt;pages&gt;540-545&lt;/pages&gt;&lt;number&gt;5&lt;/number&gt;&lt;contributors&gt;&lt;authors&gt;&lt;author&gt;Kelley, B.&lt;/author&gt;&lt;/authors&gt;&lt;/contributors&gt;&lt;edition&gt;2020/04/23&lt;/edition&gt;&lt;added-date format="utc"&gt;1598378672&lt;/added-date&gt;&lt;ref-type name="Journal Article"&gt;17&lt;/ref-type&gt;&lt;auth-address&gt;Vir Biotechnology, San Francisco, CA, USA. bkelley@vir.bio.&lt;/auth-address&gt;&lt;rec-number&gt;206&lt;/rec-number&gt;&lt;last-updated-date format="utc"&gt;1600276869&lt;/last-updated-date&gt;&lt;accession-num&gt;32317764&lt;/accession-num&gt;&lt;electronic-resource-num&gt;10.1038/s41587-020-0512-5&lt;/electronic-resource-num&gt;&lt;volume&gt;38&lt;/volume&gt;&lt;/record&gt;&lt;/Cite&gt;&lt;/EndNote&gt;</w:instrText>
      </w:r>
      <w:r w:rsidR="002A179D">
        <w:fldChar w:fldCharType="separate"/>
      </w:r>
      <w:r w:rsidR="002A179D">
        <w:rPr>
          <w:noProof/>
        </w:rPr>
        <w:t>(Kelley 2020)</w:t>
      </w:r>
      <w:r w:rsidR="002A179D">
        <w:fldChar w:fldCharType="end"/>
      </w:r>
      <w:r w:rsidR="004F48CE">
        <w:t xml:space="preserve">, leading to capacity limitations for fed-batch processes. </w:t>
      </w:r>
      <w:r w:rsidR="000F3877">
        <w:t>These plants cannot quickly be expanded. S</w:t>
      </w:r>
      <w:r w:rsidR="004F48CE">
        <w:t>tainless-steel plants take 5 years or more to design and buil</w:t>
      </w:r>
      <w:r w:rsidR="000F3877">
        <w:t>d. S</w:t>
      </w:r>
      <w:r w:rsidR="004F48CE">
        <w:t>maller single use plants can be built in as little as 12 months</w:t>
      </w:r>
      <w:r w:rsidR="000F3877">
        <w:t>, but t</w:t>
      </w:r>
      <w:r w:rsidR="004F48CE">
        <w:t>hese smaller plants simply will not have the capacity</w:t>
      </w:r>
      <w:r w:rsidR="000F3877">
        <w:t xml:space="preserve"> or the cost structure</w:t>
      </w:r>
      <w:r w:rsidR="004F48CE">
        <w:t xml:space="preserve"> to make sufficient material to prevent and treat COVID 19 if they use conventional batch operations. Using the common framework for ICB described in this article would allow quickly built-single use facilities to produce as much as 9 tons of material per year. </w:t>
      </w:r>
    </w:p>
    <w:p w14:paraId="2CC1B2F6" w14:textId="6AEDD62C" w:rsidR="00EF63C4" w:rsidRDefault="00EF63C4" w:rsidP="00BA5AB8">
      <w:pPr>
        <w:spacing w:line="480" w:lineRule="auto"/>
        <w:pPrChange w:id="6" w:author="Coffman, Jon" w:date="2020-09-24T16:31:00Z">
          <w:pPr/>
        </w:pPrChange>
      </w:pPr>
      <w:r>
        <w:t>We report in a separate article</w:t>
      </w:r>
      <w:r w:rsidR="000F3877">
        <w:t xml:space="preserve"> [Coffman 2020]</w:t>
      </w:r>
      <w:r>
        <w:t xml:space="preserve"> the design basis for the framework integrated and continuous bioprocess which is sufficiently detailed to allow CMOs and bioprocessing vendors to design plants and equipment that would enable a global ecosystem high productivity manufacturing sufficient to supply </w:t>
      </w:r>
      <w:proofErr w:type="spellStart"/>
      <w:r>
        <w:t>mAbs</w:t>
      </w:r>
      <w:proofErr w:type="spellEnd"/>
      <w:r>
        <w:t xml:space="preserve"> for treating and preventing COVID19 and other diseases. This framework ICB is being used as the basis for the </w:t>
      </w:r>
      <w:r w:rsidR="000F3877">
        <w:t>“</w:t>
      </w:r>
      <w:r>
        <w:t>first generation</w:t>
      </w:r>
      <w:r w:rsidR="000F3877">
        <w:t>” of ICB</w:t>
      </w:r>
      <w:r>
        <w:t xml:space="preserve"> </w:t>
      </w:r>
      <w:r w:rsidR="000F3877">
        <w:t>manufacturing</w:t>
      </w:r>
      <w:r>
        <w:t xml:space="preserve"> for NIIMBL</w:t>
      </w:r>
      <w:r w:rsidR="000F3877">
        <w:t xml:space="preserve"> co-published in this volume [Erikson et al 2020]</w:t>
      </w:r>
      <w:r>
        <w:t xml:space="preserve">. </w:t>
      </w:r>
    </w:p>
    <w:p w14:paraId="12E4C733" w14:textId="41747760" w:rsidR="60ADBA91" w:rsidRDefault="60ADBA91" w:rsidP="60ADBA91">
      <w:pPr>
        <w:pStyle w:val="Heading1"/>
      </w:pPr>
      <w:r>
        <w:t>The Common Framework for Integrated and Continuous Manufacturing</w:t>
      </w:r>
    </w:p>
    <w:p w14:paraId="7C9360E2" w14:textId="0AD0A359" w:rsidR="6E434CCD" w:rsidRDefault="60ADBA91" w:rsidP="00BA5AB8">
      <w:pPr>
        <w:spacing w:line="480" w:lineRule="auto"/>
        <w:pPrChange w:id="7" w:author="Coffman, Jon" w:date="2020-09-24T16:31:00Z">
          <w:pPr/>
        </w:pPrChange>
      </w:pPr>
      <w:r>
        <w:lastRenderedPageBreak/>
        <w:t xml:space="preserve">The </w:t>
      </w:r>
      <w:r w:rsidR="009355F8">
        <w:t xml:space="preserve">known </w:t>
      </w:r>
      <w:r>
        <w:t>ICB being implemented in clinical or commercial manufacturing are shown in Table 1</w:t>
      </w:r>
      <w:r w:rsidR="00886C30">
        <w:t xml:space="preserve"> </w:t>
      </w:r>
      <w:r w:rsidR="00886C30">
        <w:fldChar w:fldCharType="begin"/>
      </w:r>
      <w:r w:rsidR="00886C30">
        <w:instrText xml:space="preserve"> ADDIN EN.CITE &lt;EndNote&gt;&lt;Cite&gt;&lt;Author&gt;Brower&lt;/Author&gt;&lt;Year&gt;2020&lt;/Year&gt;&lt;DisplayText&gt;(Brower, Charlebois et al. 2020)&lt;/DisplayText&gt;&lt;record&gt;&lt;contributors&gt;&lt;authors&gt;&lt;author&gt;&lt;style font="default" size="100%"&gt;Brower, Mark, (Merck MSD)&lt;/style&gt;&lt;/author&gt;&lt;author&gt;&lt;style font="default" size="100%"&gt;Charlebois, Timothy (Pfizer)&lt;/style&gt;&lt;/author&gt;&lt;author&gt;&lt;style font="default" size="100%"&gt;Connell-Crowley, Lisa (Just Therapeutics)&lt;/style&gt;&lt;/author&gt;&lt;author&gt;&lt;style font="default" size="100%"&gt;Erikson, John (GSK, NIIMBL)&lt;/style&gt;&lt;/author&gt;&lt;author&gt;&lt;style font="default" size="100%"&gt;Hart, Roger (Amgen)&lt;/style&gt;&lt;/author&gt;&lt;author&gt;&lt;style font="default" size="100%"&gt;Jagshies, Guenter (Cytiva, f.k.a GE Healthcare)&lt;/style&gt;&lt;/author&gt;&lt;author&gt;&lt;style font="default" size="100%"&gt;Paolella, David (GSK) &lt;/style&gt;&lt;/author&gt;&lt;author&gt;&lt;style face="bold" font="default" size="100%"&gt;Pollard, David (Sanofi)&lt;/style&gt;&lt;/author&gt;&lt;author&gt;&lt;style font="default" size="100%"&gt;Schaefer, Eugene (J&amp;amp;J)&lt;/style&gt;&lt;/author&gt;&lt;author&gt;&lt;style font="default" size="100%"&gt;Schultz, Joseph (Novartis)&lt;/style&gt;&lt;/author&gt;&lt;author&gt;&lt;style font="default" size="100%"&gt;Tugcu, Nihal (Sanofi)&lt;/style&gt;&lt;/author&gt;&lt;author&gt;&lt;style font="default" size="100%"&gt;Walther, Jason (Sanofi)&lt;/style&gt;&lt;/author&gt;&lt;/authors&gt;&lt;/contributors&gt;&lt;added-date format="utc"&gt;1600546796&lt;/added-date&gt;&lt;ref-type name="Personal Communication"&gt;26&lt;/ref-type&gt;&lt;dates&gt;&lt;year&gt;2020&lt;/year&gt;&lt;/dates&gt;&lt;rec-number&gt;261&lt;/rec-number&gt;&lt;last-updated-date format="utc"&gt;1600882678&lt;/last-updated-date&gt;&lt;/record&gt;&lt;/Cite&gt;&lt;/EndNote&gt;</w:instrText>
      </w:r>
      <w:r w:rsidR="00886C30">
        <w:fldChar w:fldCharType="separate"/>
      </w:r>
      <w:r w:rsidR="00886C30">
        <w:rPr>
          <w:noProof/>
        </w:rPr>
        <w:t>(Brower, Charlebois et al. 2020)</w:t>
      </w:r>
      <w:r w:rsidR="00886C30">
        <w:fldChar w:fldCharType="end"/>
      </w:r>
      <w:r>
        <w:t xml:space="preserve">. These processes use a mixture of N-stage perfusion, and some form of multicolumn chromatography with linked processes. </w:t>
      </w:r>
      <w:r w:rsidR="00402E2E">
        <w:t xml:space="preserve"> Some processes are integrated end-to-end, from the bioreactor though to the final concentration step. Others pool the product in-process to define a lot</w:t>
      </w:r>
      <w:r w:rsidR="00FD02D0">
        <w:t xml:space="preserve">. </w:t>
      </w:r>
      <w:r w:rsidR="00402E2E">
        <w:t xml:space="preserve"> Some processes run for 14 days, many run for 20-30 days. </w:t>
      </w:r>
    </w:p>
    <w:p w14:paraId="100AE5BC" w14:textId="517414B5" w:rsidR="00A1639A" w:rsidRDefault="60ADBA91" w:rsidP="00BA5AB8">
      <w:pPr>
        <w:spacing w:line="480" w:lineRule="auto"/>
        <w:pPrChange w:id="8" w:author="Coffman, Jon" w:date="2020-09-24T16:31:00Z">
          <w:pPr/>
        </w:pPrChange>
      </w:pPr>
      <w:r>
        <w:t xml:space="preserve">The common ICB framework that fits these processes is shown in Figure </w:t>
      </w:r>
      <w:r w:rsidR="00DF1963">
        <w:t>1</w:t>
      </w:r>
      <w:r>
        <w:t xml:space="preserve">. </w:t>
      </w:r>
      <w:r w:rsidR="00402E2E">
        <w:t>A common framework is possible because each ICB was derived from a common</w:t>
      </w:r>
      <w:r w:rsidR="00FD02D0">
        <w:t xml:space="preserve"> </w:t>
      </w:r>
      <w:r>
        <w:t xml:space="preserve">batch </w:t>
      </w:r>
      <w:proofErr w:type="spellStart"/>
      <w:r>
        <w:t>mAb</w:t>
      </w:r>
      <w:proofErr w:type="spellEnd"/>
      <w:r>
        <w:t xml:space="preserve"> platform processes</w:t>
      </w:r>
      <w:r w:rsidR="00105E2A">
        <w:t xml:space="preserve"> for monoclonal antibodies</w:t>
      </w:r>
      <w:r w:rsidR="002A179D">
        <w:t xml:space="preserve"> </w:t>
      </w:r>
      <w:r w:rsidR="002A179D">
        <w:fldChar w:fldCharType="begin"/>
      </w:r>
      <w:r w:rsidR="002A179D">
        <w:instrText xml:space="preserve"> ADDIN EN.CITE &lt;EndNote&gt;&lt;Cite&gt;&lt;Author&gt;Kelley&lt;/Author&gt;&lt;Year&gt;2009&lt;/Year&gt;&lt;IDText&gt;Industrialization of mAb production technology: the bioprocessing industry at a crossroads&lt;/IDText&gt;&lt;DisplayText&gt;(Kelley 2009)&lt;/DisplayText&gt;&lt;record&gt;&lt;dates&gt;&lt;pub-dates&gt;&lt;date&gt;Sep-Oct&lt;/date&gt;&lt;/pub-dates&gt;&lt;year&gt;2009&lt;/year&gt;&lt;/dates&gt;&lt;keywords&gt;&lt;keyword&gt;Animals&lt;/keyword&gt;&lt;keyword&gt;Antibodies, Monoclonal/*biosynthesis/economics/therapeutic use&lt;/keyword&gt;&lt;keyword&gt;Biological Products/*biosynthesis/economics&lt;/keyword&gt;&lt;keyword&gt;*Biotechnology/economics/instrumentation/methods&lt;/keyword&gt;&lt;keyword&gt;CHO Cells&lt;/keyword&gt;&lt;keyword&gt;Cell Culture Techniques&lt;/keyword&gt;&lt;keyword&gt;Cricetinae&lt;/keyword&gt;&lt;keyword&gt;Cricetulus&lt;/keyword&gt;&lt;keyword&gt;*Drug Industry/economics/instrumentation/methods&lt;/keyword&gt;&lt;keyword&gt;Equipment Design&lt;/keyword&gt;&lt;keyword&gt;Facility Design and Construction&lt;/keyword&gt;&lt;keyword&gt;Humans&lt;/keyword&gt;&lt;/keywords&gt;&lt;urls&gt;&lt;related-urls&gt;&lt;url&gt;https://www.ncbi.nlm.nih.gov/pubmed/20065641&lt;/url&gt;&lt;/related-urls&gt;&lt;/urls&gt;&lt;isbn&gt;1942-0870 (Electronic)&amp;#xD;1942-0862 (Linking)&lt;/isbn&gt;&lt;custom2&gt;PMC2759494&lt;/custom2&gt;&lt;titles&gt;&lt;title&gt;Industrialization of mAb production technology: the bioprocessing industry at a crossroads&lt;/title&gt;&lt;secondary-title&gt;MAbs&lt;/secondary-title&gt;&lt;/titles&gt;&lt;pages&gt;443-52&lt;/pages&gt;&lt;number&gt;5&lt;/number&gt;&lt;contributors&gt;&lt;authors&gt;&lt;author&gt;Kelley, B.&lt;/author&gt;&lt;/authors&gt;&lt;/contributors&gt;&lt;edition&gt;2010/01/13&lt;/edition&gt;&lt;added-date format="utc"&gt;1600276869&lt;/added-date&gt;&lt;ref-type name="Journal Article"&gt;17&lt;/ref-type&gt;&lt;auth-address&gt;Bioprocess Development, Genentech, South San Francisco, CA, USA. Kelley.brian@gene.com&lt;/auth-address&gt;&lt;rec-number&gt;258&lt;/rec-number&gt;&lt;last-updated-date format="utc"&gt;1600276875&lt;/last-updated-date&gt;&lt;accession-num&gt;20065641&lt;/accession-num&gt;&lt;electronic-resource-num&gt;10.4161/mabs.1.5.9448&lt;/electronic-resource-num&gt;&lt;volume&gt;1&lt;/volume&gt;&lt;/record&gt;&lt;/Cite&gt;&lt;/EndNote&gt;</w:instrText>
      </w:r>
      <w:r w:rsidR="002A179D">
        <w:fldChar w:fldCharType="separate"/>
      </w:r>
      <w:r w:rsidR="002A179D">
        <w:rPr>
          <w:noProof/>
        </w:rPr>
        <w:t>(Kelley 2009)</w:t>
      </w:r>
      <w:r w:rsidR="002A179D">
        <w:fldChar w:fldCharType="end"/>
      </w:r>
      <w:r w:rsidR="002A179D">
        <w:t>.</w:t>
      </w:r>
      <w:r>
        <w:t xml:space="preserve"> </w:t>
      </w:r>
    </w:p>
    <w:p w14:paraId="73FD9957" w14:textId="4FDC4046" w:rsidR="003E24EB" w:rsidRDefault="60ADBA91" w:rsidP="00BA5AB8">
      <w:pPr>
        <w:spacing w:line="480" w:lineRule="auto"/>
        <w:pPrChange w:id="9" w:author="Coffman, Jon" w:date="2020-09-24T16:31:00Z">
          <w:pPr/>
        </w:pPrChange>
      </w:pPr>
      <w:r>
        <w:t xml:space="preserve">The bioreactor in the ICB framework is run continuously, harvesting the product through a </w:t>
      </w:r>
      <w:r w:rsidR="006505B4">
        <w:t>filtration s</w:t>
      </w:r>
      <w:r>
        <w:t xml:space="preserve">tep. </w:t>
      </w:r>
      <w:r w:rsidR="00FD02D0">
        <w:t>The</w:t>
      </w:r>
      <w:r>
        <w:t xml:space="preserve"> bioreactor </w:t>
      </w:r>
      <w:r w:rsidR="00FD02D0">
        <w:t xml:space="preserve">links </w:t>
      </w:r>
      <w:r>
        <w:t xml:space="preserve">to an integrated downstream that is based on batch chromatography processes. Instead of </w:t>
      </w:r>
      <w:r w:rsidR="00BE19FF">
        <w:t>simulated moving bed</w:t>
      </w:r>
      <w:r w:rsidR="00402E2E">
        <w:t xml:space="preserve"> chromatography</w:t>
      </w:r>
      <w:r>
        <w:t xml:space="preserve">, the framework uses dual column chromatography. In many cases, the chemistry (resins, buffer composition, and membrane composition) is identical to the historical platform. Product pools are </w:t>
      </w:r>
      <w:r w:rsidR="00BE19FF">
        <w:t>replaced with surge tanks</w:t>
      </w:r>
      <w:r>
        <w:t>. The low pH virus inactivation step is flexible</w:t>
      </w:r>
      <w:r w:rsidR="00105E2A">
        <w:t>, allowing</w:t>
      </w:r>
      <w:r>
        <w:t xml:space="preserve"> batch or continuous inactivation. </w:t>
      </w:r>
      <w:r w:rsidR="00BE19FF">
        <w:t>The common framework uses m</w:t>
      </w:r>
      <w:r>
        <w:t>edia and buffer concentrates</w:t>
      </w:r>
      <w:r w:rsidR="00DF1963">
        <w:t xml:space="preserve"> </w:t>
      </w:r>
      <w:r w:rsidR="00BE19FF">
        <w:t>to enable</w:t>
      </w:r>
      <w:r w:rsidR="00FD02D0">
        <w:t xml:space="preserve"> high productivity processes</w:t>
      </w:r>
      <w:r>
        <w:t xml:space="preserve">. In-line titration is also required for many linked unit operations. Process Analytical Technologies (PAT) are used, but in this common framework, they are not more complex than those used in batch processes. </w:t>
      </w:r>
      <w:r w:rsidR="00BE19FF">
        <w:t>The common framework also supports f</w:t>
      </w:r>
      <w:r w:rsidR="003447EB">
        <w:t>ed-batch bioreactor</w:t>
      </w:r>
      <w:r w:rsidR="006505B4">
        <w:t xml:space="preserve"> process</w:t>
      </w:r>
      <w:r w:rsidR="00BE19FF">
        <w:t>es</w:t>
      </w:r>
      <w:r w:rsidR="006505B4">
        <w:t xml:space="preserve"> with a filtration harvest step.</w:t>
      </w:r>
    </w:p>
    <w:p w14:paraId="34F1464E" w14:textId="0420A24B" w:rsidR="00177100" w:rsidRPr="005A1CD5" w:rsidRDefault="2C6537A7" w:rsidP="003C2C0D">
      <w:pPr>
        <w:pStyle w:val="Heading1"/>
        <w:rPr>
          <w:rFonts w:eastAsia="Times New Roman"/>
        </w:rPr>
      </w:pPr>
      <w:r w:rsidRPr="2C6537A7">
        <w:rPr>
          <w:rFonts w:eastAsia="Times New Roman"/>
        </w:rPr>
        <w:t>N-stage Bioreactor</w:t>
      </w:r>
    </w:p>
    <w:p w14:paraId="00F12BF4" w14:textId="2D4DDAD8" w:rsidR="00655F8A" w:rsidRDefault="1DE46545" w:rsidP="00BA5AB8">
      <w:pPr>
        <w:spacing w:line="480" w:lineRule="auto"/>
        <w:pPrChange w:id="10" w:author="Coffman, Jon" w:date="2020-09-24T16:31:00Z">
          <w:pPr/>
        </w:pPrChange>
      </w:pPr>
      <w:r w:rsidRPr="1DE46545">
        <w:rPr>
          <w:rFonts w:eastAsia="Calibri"/>
        </w:rPr>
        <w:lastRenderedPageBreak/>
        <w:t>The framework us</w:t>
      </w:r>
      <w:r w:rsidR="00BD2953">
        <w:rPr>
          <w:rFonts w:eastAsia="Calibri"/>
        </w:rPr>
        <w:t>es</w:t>
      </w:r>
      <w:r w:rsidRPr="1DE46545">
        <w:rPr>
          <w:rFonts w:eastAsia="Calibri"/>
        </w:rPr>
        <w:t xml:space="preserve"> perfusion</w:t>
      </w:r>
      <w:r w:rsidR="00BD2953">
        <w:rPr>
          <w:rFonts w:eastAsia="Calibri"/>
        </w:rPr>
        <w:t xml:space="preserve"> bioreactors</w:t>
      </w:r>
      <w:r w:rsidRPr="1DE46545">
        <w:rPr>
          <w:rFonts w:eastAsia="Calibri"/>
        </w:rPr>
        <w:t xml:space="preserve"> to achieve high specific productivity in either a steady state or dynamic perfusion</w:t>
      </w:r>
      <w:r w:rsidR="00450F11">
        <w:rPr>
          <w:rFonts w:eastAsia="Calibri"/>
        </w:rPr>
        <w:t xml:space="preserve"> </w:t>
      </w:r>
      <w:r w:rsidR="00450F11">
        <w:rPr>
          <w:rFonts w:eastAsia="Calibri"/>
        </w:rPr>
        <w:fldChar w:fldCharType="begin"/>
      </w:r>
      <w:r w:rsidR="00450F11">
        <w:rPr>
          <w:rFonts w:eastAsia="Calibri"/>
        </w:rPr>
        <w:instrText xml:space="preserve"> ADDIN EN.CITE &lt;EndNote&gt;&lt;Cite&gt;&lt;Author&gt;Wolf&lt;/Author&gt;&lt;Year&gt;2020&lt;/Year&gt;&lt;IDText&gt;Perfuson Cell Culture Process for Biopharmaceuticals&lt;/IDText&gt;&lt;DisplayText&gt;(Wolf, Bielser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450F11">
        <w:rPr>
          <w:rFonts w:eastAsia="Calibri"/>
        </w:rPr>
        <w:fldChar w:fldCharType="separate"/>
      </w:r>
      <w:r w:rsidR="00450F11">
        <w:rPr>
          <w:rFonts w:eastAsia="Calibri"/>
          <w:noProof/>
        </w:rPr>
        <w:t>(Wolf, Bielser et al. 2020)</w:t>
      </w:r>
      <w:r w:rsidR="00450F11">
        <w:rPr>
          <w:rFonts w:eastAsia="Calibri"/>
        </w:rPr>
        <w:fldChar w:fldCharType="end"/>
      </w:r>
      <w:r w:rsidRPr="1DE46545">
        <w:rPr>
          <w:rFonts w:eastAsia="Calibri"/>
        </w:rPr>
        <w:t xml:space="preserve">.  The industry has many years of commercial perfusion manufacturing scale experience at large scale up to </w:t>
      </w:r>
      <w:r w:rsidR="001D0157">
        <w:rPr>
          <w:rFonts w:eastAsia="Calibri"/>
        </w:rPr>
        <w:t>4</w:t>
      </w:r>
      <w:r w:rsidRPr="1DE46545">
        <w:rPr>
          <w:rFonts w:eastAsia="Calibri"/>
        </w:rPr>
        <w:t>000 L</w:t>
      </w:r>
      <w:r w:rsidR="001D0157">
        <w:rPr>
          <w:rFonts w:eastAsia="Calibri"/>
        </w:rPr>
        <w:t xml:space="preserve"> </w:t>
      </w:r>
      <w:r w:rsidR="001D0157">
        <w:rPr>
          <w:rFonts w:eastAsia="Calibri"/>
        </w:rPr>
        <w:fldChar w:fldCharType="begin"/>
      </w:r>
      <w:r w:rsidR="001D0157">
        <w:rPr>
          <w:rFonts w:eastAsia="Calibri"/>
        </w:rPr>
        <w:instrText xml:space="preserve"> ADDIN EN.CITE &lt;EndNote&gt;&lt;Cite&gt;&lt;Author&gt;Pollock&lt;/Author&gt;&lt;Year&gt;2013&lt;/Year&gt;&lt;IDText&gt;Fed‐batch and perfusion culture processes: economic, environmental, and operational feasibility under uncertainty&lt;/IDText&gt;&lt;DisplayText&gt;(Pollock, Ho et al. 2013)&lt;/DisplayText&gt;&lt;record&gt;&lt;isbn&gt;0006-3592&lt;/isbn&gt;&lt;titles&gt;&lt;title&gt;Fed‐batch and perfusion culture processes: economic, environmental, and operational feasibility under uncertainty&lt;/title&gt;&lt;/titles&gt;&lt;pages&gt;206-219&lt;/pages&gt;&lt;number&gt;1&lt;/number&gt;&lt;contributors&gt;&lt;authors&gt;&lt;author&gt;Pollock, James&lt;/author&gt;&lt;author&gt;Ho, Sa V&lt;/author&gt;&lt;author&gt;Farid, Suzanne S %J Biotechnology&lt;/author&gt;&lt;author&gt;bioengineering&lt;/author&gt;&lt;/authors&gt;&lt;/contributors&gt;&lt;added-date format="utc"&gt;1599654611&lt;/added-date&gt;&lt;ref-type name="Journal Article"&gt;17&lt;/ref-type&gt;&lt;dates&gt;&lt;year&gt;2013&lt;/year&gt;&lt;/dates&gt;&lt;rec-number&gt;224&lt;/rec-number&gt;&lt;last-updated-date format="utc"&gt;1599749422&lt;/last-updated-date&gt;&lt;volume&gt;110&lt;/volume&gt;&lt;/record&gt;&lt;/Cite&gt;&lt;/EndNote&gt;</w:instrText>
      </w:r>
      <w:r w:rsidR="001D0157">
        <w:rPr>
          <w:rFonts w:eastAsia="Calibri"/>
        </w:rPr>
        <w:fldChar w:fldCharType="separate"/>
      </w:r>
      <w:r w:rsidR="001D0157">
        <w:rPr>
          <w:rFonts w:eastAsia="Calibri"/>
          <w:noProof/>
        </w:rPr>
        <w:t>(Pollock, Ho et al. 2013)</w:t>
      </w:r>
      <w:r w:rsidR="001D0157">
        <w:rPr>
          <w:rFonts w:eastAsia="Calibri"/>
        </w:rPr>
        <w:fldChar w:fldCharType="end"/>
      </w:r>
      <w:r w:rsidRPr="1DE46545">
        <w:rPr>
          <w:rFonts w:eastAsia="Calibri"/>
        </w:rPr>
        <w:t xml:space="preserve">.   Over 17 commercially launched biologics have used perfusion over the last 25 years using a range of cell retention devices including gravitational settlers, ATF and </w:t>
      </w:r>
      <w:proofErr w:type="gramStart"/>
      <w:r w:rsidRPr="1DE46545">
        <w:rPr>
          <w:rFonts w:eastAsia="Calibri"/>
        </w:rPr>
        <w:t>TFF</w:t>
      </w:r>
      <w:r w:rsidR="00450F11">
        <w:rPr>
          <w:rFonts w:eastAsia="Calibri"/>
        </w:rPr>
        <w:t xml:space="preserve"> </w:t>
      </w:r>
      <w:r w:rsidRPr="1DE46545">
        <w:rPr>
          <w:rFonts w:eastAsia="Calibri"/>
        </w:rPr>
        <w:t xml:space="preserve"> [</w:t>
      </w:r>
      <w:proofErr w:type="spellStart"/>
      <w:proofErr w:type="gramEnd"/>
      <w:r w:rsidRPr="1DE46545">
        <w:rPr>
          <w:rFonts w:eastAsia="Calibri"/>
        </w:rPr>
        <w:t>lindskog</w:t>
      </w:r>
      <w:proofErr w:type="spellEnd"/>
      <w:r w:rsidRPr="1DE46545">
        <w:rPr>
          <w:rFonts w:eastAsia="Calibri"/>
        </w:rPr>
        <w:t xml:space="preserve">]. The industry has seen cell specific productivities in the range of 20 to 90 </w:t>
      </w:r>
      <w:proofErr w:type="spellStart"/>
      <w:r w:rsidRPr="1DE46545">
        <w:rPr>
          <w:rFonts w:eastAsia="Calibri"/>
        </w:rPr>
        <w:t>pg</w:t>
      </w:r>
      <w:proofErr w:type="spellEnd"/>
      <w:r w:rsidRPr="1DE46545">
        <w:rPr>
          <w:rFonts w:eastAsia="Calibri"/>
        </w:rPr>
        <w:t xml:space="preserve">/cell/day range </w:t>
      </w:r>
      <w:r w:rsidR="00450F11">
        <w:rPr>
          <w:rFonts w:eastAsia="Calibri"/>
        </w:rPr>
        <w:fldChar w:fldCharType="begin">
          <w:fldData xml:space="preserve">PEVuZE5vdGU+PENpdGU+PEF1dGhvcj5BbGxkcmVhZDwvQXV0aG9yPjxZZWFyPjIwMTQ8L1llYXI+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</w:fldData>
        </w:fldChar>
      </w:r>
      <w:r w:rsidR="00450F11">
        <w:rPr>
          <w:rFonts w:eastAsia="Calibri"/>
        </w:rPr>
        <w:instrText xml:space="preserve"> ADDIN EN.CITE </w:instrText>
      </w:r>
      <w:r w:rsidR="00450F11">
        <w:rPr>
          <w:rFonts w:eastAsia="Calibri"/>
        </w:rPr>
        <w:fldChar w:fldCharType="begin">
          <w:fldData xml:space="preserve">PEVuZE5vdGU+PENpdGU+PEF1dGhvcj5BbGxkcmVhZDwvQXV0aG9yPjxZZWFyPjIwMTQ8L1llYXI+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</w:fldData>
        </w:fldChar>
      </w:r>
      <w:r w:rsidR="00450F11">
        <w:rPr>
          <w:rFonts w:eastAsia="Calibri"/>
        </w:rPr>
        <w:instrText xml:space="preserve"> ADDIN EN.CITE.DATA </w:instrText>
      </w:r>
      <w:r w:rsidR="00450F11">
        <w:rPr>
          <w:rFonts w:eastAsia="Calibri"/>
        </w:rPr>
      </w:r>
      <w:r w:rsidR="00450F11">
        <w:rPr>
          <w:rFonts w:eastAsia="Calibri"/>
        </w:rPr>
        <w:fldChar w:fldCharType="end"/>
      </w:r>
      <w:r w:rsidR="00450F11">
        <w:rPr>
          <w:rFonts w:eastAsia="Calibri"/>
        </w:rPr>
      </w:r>
      <w:r w:rsidR="00450F11">
        <w:rPr>
          <w:rFonts w:eastAsia="Calibri"/>
        </w:rPr>
        <w:fldChar w:fldCharType="separate"/>
      </w:r>
      <w:r w:rsidR="00450F11">
        <w:rPr>
          <w:rFonts w:eastAsia="Calibri"/>
          <w:noProof/>
        </w:rPr>
        <w:t>(Li, Vijayasankaran et al. 2010, Alldread, Birch et al. 2014)</w:t>
      </w:r>
      <w:r w:rsidR="00450F11">
        <w:rPr>
          <w:rFonts w:eastAsia="Calibri"/>
        </w:rPr>
        <w:fldChar w:fldCharType="end"/>
      </w:r>
      <w:r w:rsidRPr="1DE46545">
        <w:rPr>
          <w:rFonts w:eastAsia="Calibri"/>
        </w:rPr>
        <w:t xml:space="preserve"> with cell densities in the 30-70 Million cells/</w:t>
      </w:r>
      <w:proofErr w:type="spellStart"/>
      <w:r w:rsidRPr="1DE46545">
        <w:rPr>
          <w:rFonts w:eastAsia="Calibri"/>
        </w:rPr>
        <w:t>mL.</w:t>
      </w:r>
      <w:proofErr w:type="spellEnd"/>
      <w:r w:rsidRPr="1DE46545">
        <w:rPr>
          <w:rFonts w:eastAsia="Calibri"/>
        </w:rPr>
        <w:t xml:space="preserve"> </w:t>
      </w:r>
      <w:proofErr w:type="gramStart"/>
      <w:r w:rsidRPr="1DE46545">
        <w:rPr>
          <w:rFonts w:eastAsia="Calibri"/>
        </w:rPr>
        <w:t>Typically</w:t>
      </w:r>
      <w:proofErr w:type="gramEnd"/>
      <w:r w:rsidRPr="1DE46545">
        <w:rPr>
          <w:rFonts w:eastAsia="Calibri"/>
        </w:rPr>
        <w:t xml:space="preserve"> steady state perfusions has been</w:t>
      </w:r>
      <w:del w:id="11" w:author="Coffman, Jon" w:date="2020-09-24T16:32:00Z">
        <w:r w:rsidRPr="1DE46545" w:rsidDel="0024570F">
          <w:rPr>
            <w:rFonts w:eastAsia="Calibri"/>
          </w:rPr>
          <w:delText xml:space="preserve"> </w:delText>
        </w:r>
      </w:del>
      <w:r w:rsidRPr="1DE46545">
        <w:rPr>
          <w:rFonts w:eastAsia="Calibri"/>
        </w:rPr>
        <w:t xml:space="preserve"> achieved at 2- -4 g/L day at 70 </w:t>
      </w:r>
      <w:r w:rsidR="000F68A0">
        <w:rPr>
          <w:rFonts w:eastAsia="Calibri"/>
        </w:rPr>
        <w:t xml:space="preserve">M </w:t>
      </w:r>
      <w:r w:rsidRPr="1DE46545">
        <w:rPr>
          <w:rFonts w:eastAsia="Calibri"/>
        </w:rPr>
        <w:t>cells/mL for up to 60-80 days [Brower], [</w:t>
      </w:r>
      <w:proofErr w:type="spellStart"/>
      <w:r w:rsidRPr="1DE46545">
        <w:rPr>
          <w:rFonts w:eastAsia="Calibri"/>
        </w:rPr>
        <w:t>Warikoo</w:t>
      </w:r>
      <w:proofErr w:type="spellEnd"/>
      <w:r w:rsidRPr="1DE46545">
        <w:rPr>
          <w:rFonts w:eastAsia="Calibri"/>
        </w:rPr>
        <w:t>], [Ozturk</w:t>
      </w:r>
      <w:r w:rsidR="00316DB0">
        <w:rPr>
          <w:rFonts w:eastAsia="Calibri"/>
        </w:rPr>
        <w:t>]</w:t>
      </w:r>
      <w:r w:rsidRPr="1DE46545">
        <w:rPr>
          <w:rFonts w:eastAsia="Calibri"/>
        </w:rPr>
        <w:t xml:space="preserve">. </w:t>
      </w:r>
      <w:r w:rsidR="000F68A0">
        <w:rPr>
          <w:rFonts w:eastAsia="Calibri"/>
        </w:rPr>
        <w:t>Dynamic perfusion has seen cell densities between 100 and 200 M cells/</w:t>
      </w:r>
      <w:proofErr w:type="spellStart"/>
      <w:r w:rsidR="000F68A0">
        <w:rPr>
          <w:rFonts w:eastAsia="Calibri"/>
        </w:rPr>
        <w:t>mL.</w:t>
      </w:r>
      <w:proofErr w:type="spellEnd"/>
      <w:r w:rsidR="000F68A0">
        <w:rPr>
          <w:rFonts w:eastAsia="Calibri"/>
        </w:rPr>
        <w:t xml:space="preserve"> </w:t>
      </w:r>
      <w:r w:rsidRPr="1DE46545">
        <w:rPr>
          <w:rFonts w:eastAsia="Calibri"/>
        </w:rPr>
        <w:t xml:space="preserve">Given this industry experience and that this framework is designed to be compatible with the future productivities, </w:t>
      </w:r>
      <w:r w:rsidR="002A179D">
        <w:rPr>
          <w:rFonts w:eastAsia="Calibri"/>
        </w:rPr>
        <w:t xml:space="preserve">a relatively high </w:t>
      </w:r>
      <w:r w:rsidRPr="1DE46545">
        <w:rPr>
          <w:rFonts w:eastAsia="Calibri"/>
        </w:rPr>
        <w:t>bioreactor productivity</w:t>
      </w:r>
      <w:r w:rsidR="004F48CE">
        <w:rPr>
          <w:rFonts w:eastAsia="Calibri"/>
        </w:rPr>
        <w:t xml:space="preserve"> </w:t>
      </w:r>
      <w:r w:rsidR="002A179D">
        <w:rPr>
          <w:rFonts w:eastAsia="Calibri"/>
        </w:rPr>
        <w:t>of</w:t>
      </w:r>
      <w:r w:rsidRPr="1DE46545">
        <w:rPr>
          <w:rFonts w:eastAsia="Calibri"/>
        </w:rPr>
        <w:t xml:space="preserve"> 4.</w:t>
      </w:r>
      <w:r w:rsidR="006F0A00">
        <w:rPr>
          <w:rFonts w:eastAsia="Calibri"/>
        </w:rPr>
        <w:t>8</w:t>
      </w:r>
      <w:r w:rsidRPr="1DE46545">
        <w:rPr>
          <w:rFonts w:eastAsia="Calibri"/>
        </w:rPr>
        <w:t xml:space="preserve"> g/L/day (Table</w:t>
      </w:r>
      <w:r w:rsidR="006F0A00">
        <w:rPr>
          <w:rFonts w:eastAsia="Calibri"/>
        </w:rPr>
        <w:t>s</w:t>
      </w:r>
      <w:r w:rsidRPr="1DE46545">
        <w:rPr>
          <w:rFonts w:eastAsia="Calibri"/>
        </w:rPr>
        <w:t xml:space="preserve"> 2</w:t>
      </w:r>
      <w:r w:rsidR="006F0A00">
        <w:rPr>
          <w:rFonts w:eastAsia="Calibri"/>
        </w:rPr>
        <w:t xml:space="preserve"> and 3</w:t>
      </w:r>
      <w:r w:rsidRPr="1DE46545">
        <w:rPr>
          <w:rFonts w:eastAsia="Calibri"/>
        </w:rPr>
        <w:t>)</w:t>
      </w:r>
      <w:r w:rsidR="000F68A0">
        <w:rPr>
          <w:rFonts w:eastAsia="Calibri"/>
        </w:rPr>
        <w:t xml:space="preserve"> was chosen.</w:t>
      </w:r>
      <w:r w:rsidR="004F48CE">
        <w:rPr>
          <w:rFonts w:eastAsia="Calibri"/>
        </w:rPr>
        <w:t xml:space="preserve"> </w:t>
      </w:r>
      <w:r w:rsidR="000F68A0">
        <w:rPr>
          <w:rFonts w:eastAsia="Calibri"/>
        </w:rPr>
        <w:t xml:space="preserve">This </w:t>
      </w:r>
      <w:r w:rsidR="004F48CE">
        <w:rPr>
          <w:rFonts w:eastAsia="Calibri"/>
        </w:rPr>
        <w:t>assumes</w:t>
      </w:r>
      <w:r w:rsidRPr="1DE46545">
        <w:rPr>
          <w:rFonts w:eastAsia="Calibri"/>
        </w:rPr>
        <w:t xml:space="preserve"> the relatively high cell specific productivity, 40pg/cell/day</w:t>
      </w:r>
      <w:r w:rsidR="000F68A0">
        <w:rPr>
          <w:rFonts w:eastAsia="Calibri"/>
        </w:rPr>
        <w:t xml:space="preserve"> and</w:t>
      </w:r>
      <w:r w:rsidRPr="1DE46545">
        <w:rPr>
          <w:rFonts w:eastAsia="Calibri"/>
        </w:rPr>
        <w:t xml:space="preserve"> a high average cell density of 120Mcells/mL which has been achieved at lab scale and we expect to be rout</w:t>
      </w:r>
      <w:r w:rsidR="000F68A0">
        <w:rPr>
          <w:rFonts w:eastAsia="Calibri"/>
        </w:rPr>
        <w:t>ine</w:t>
      </w:r>
      <w:r w:rsidRPr="1DE46545">
        <w:rPr>
          <w:rFonts w:eastAsia="Calibri"/>
        </w:rPr>
        <w:t xml:space="preserve"> during the next five years.  Indeed, as discussed below, the only upper limit to the framework process with respect to bioreactor productivity is solution preparation and storage, and the maximum flow rate on the Protein A skid.</w:t>
      </w:r>
    </w:p>
    <w:p w14:paraId="4512B034" w14:textId="28BDFC9B" w:rsidR="6E434CCD" w:rsidRDefault="76A8AF8C" w:rsidP="00BA5AB8">
      <w:pPr>
        <w:spacing w:line="480" w:lineRule="auto"/>
        <w:pPrChange w:id="12" w:author="Coffman, Jon" w:date="2020-09-24T16:31:00Z">
          <w:pPr/>
        </w:pPrChange>
      </w:pPr>
      <w:commentRangeStart w:id="13"/>
      <w:commentRangeEnd w:id="13"/>
      <w:r>
        <w:rPr>
          <w:rStyle w:val="CommentReference"/>
        </w:rPr>
        <w:commentReference w:id="13"/>
      </w:r>
      <w:r w:rsidR="300F2E8F">
        <w:t xml:space="preserve">We have found that cell lines that have been selected for fed batch adapt easily to perfusion cell culture. The amount of media required for perfusion bioreactors is many-fold higher than that of fed-batch. Perfusion media must be developed that minimizes the volume of media required. Perfusion media can be adapted directly from fed-batch media by mixing a portion of the basal media with the concentrated feed media, removing components unneeded for </w:t>
      </w:r>
      <w:r w:rsidR="300F2E8F">
        <w:lastRenderedPageBreak/>
        <w:t xml:space="preserve">perfusion, and separating acid, base, and neutral soluble components </w:t>
      </w:r>
      <w:r>
        <w:fldChar w:fldCharType="begin"/>
      </w:r>
      <w:r>
        <w:instrText xml:space="preserve"> ADDIN EN.CITE &lt;EndNote&gt;&lt;Cite&gt;&lt;Author&gt;Dennis M. DiSorbo&lt;/Author&gt;&lt;Year&gt;1995&lt;/Year&gt;&lt;IDText&gt;Media Concentrate Technology&lt;/IDText&gt;&lt;DisplayText&gt;(Dennis M. DiSorbo 1995)&lt;/DisplayText&gt;&lt;record&gt;&lt;titles&gt;&lt;title&gt;Media Concentrate Technology&lt;/title&gt;&lt;/titles&gt;&lt;contributors&gt;&lt;authors&gt;&lt;author&gt;Dennis M. DiSorbo, David W. Jayme&lt;/author&gt;&lt;/authors&gt;&lt;/contributors&gt;&lt;added-date format="utc"&gt;1600546796&lt;/added-date&gt;&lt;ref-type name="Patent"&gt;25&lt;/ref-type&gt;&lt;dates&gt;&lt;year&gt;1995&lt;/year&gt;&lt;/dates&gt;&lt;rec-number&gt;262&lt;/rec-number&gt;&lt;last-updated-date format="utc"&gt;1600547710&lt;/last-updated-date&gt;&lt;contributors&gt;&lt;secondary-authors&gt;&lt;author&gt;USPO&lt;/author&gt;&lt;/secondary-authors&gt;&lt;/contributors&gt;&lt;volume&gt;5,474,931&lt;/volume&gt;&lt;/record&gt;&lt;/Cite&gt;&lt;/EndNote&gt;</w:instrText>
      </w:r>
      <w:r>
        <w:fldChar w:fldCharType="separate"/>
      </w:r>
      <w:r w:rsidR="300F2E8F" w:rsidRPr="300F2E8F">
        <w:rPr>
          <w:noProof/>
        </w:rPr>
        <w:t>(Dennis M. DiSorbo 1995)</w:t>
      </w:r>
      <w:r>
        <w:fldChar w:fldCharType="end"/>
      </w:r>
      <w:r w:rsidR="300F2E8F">
        <w:t xml:space="preserve">. This media can be from three to five-fold more concentrated than the original fed-batch media. The example below assumes that three-fold media concentrates are used. Expensive media components such as insulin, di-peptides, or hydrolysates should be avoided. </w:t>
      </w:r>
    </w:p>
    <w:p w14:paraId="23BF5D26" w14:textId="0F81C1CD" w:rsidR="6E434CCD" w:rsidRDefault="6E434CCD" w:rsidP="00BA5AB8">
      <w:pPr>
        <w:spacing w:line="480" w:lineRule="auto"/>
        <w:pPrChange w:id="14" w:author="Coffman, Jon" w:date="2020-09-24T16:31:00Z">
          <w:pPr/>
        </w:pPrChange>
      </w:pPr>
      <w:r>
        <w:t xml:space="preserve">Some ICB will not have </w:t>
      </w:r>
      <w:r w:rsidR="00BE19FF">
        <w:t xml:space="preserve">three-fold </w:t>
      </w:r>
      <w:r>
        <w:t xml:space="preserve">media concentrates. The framework process would require </w:t>
      </w:r>
      <w:r w:rsidR="0033381A">
        <w:t xml:space="preserve">either </w:t>
      </w:r>
      <w:r>
        <w:t>more frequent media preparation during the batch</w:t>
      </w:r>
      <w:r w:rsidR="0033381A">
        <w:t xml:space="preserve"> or the use of fewer bioreactors. </w:t>
      </w:r>
    </w:p>
    <w:p w14:paraId="578E7455" w14:textId="0D5C642B" w:rsidR="0041023B" w:rsidRPr="0087443E" w:rsidRDefault="7C17E016" w:rsidP="003C2C0D">
      <w:pPr>
        <w:pStyle w:val="Heading1"/>
        <w:rPr>
          <w:rFonts w:eastAsia="Times New Roman"/>
        </w:rPr>
      </w:pPr>
      <w:r w:rsidRPr="7C17E016">
        <w:rPr>
          <w:rFonts w:eastAsia="Times New Roman"/>
        </w:rPr>
        <w:t xml:space="preserve">Cell Retention </w:t>
      </w:r>
    </w:p>
    <w:p w14:paraId="04D0C9C7" w14:textId="127ED467" w:rsidR="00ED3BFD" w:rsidRDefault="63F794D4" w:rsidP="00BA5AB8">
      <w:pPr>
        <w:spacing w:line="480" w:lineRule="auto"/>
        <w:pPrChange w:id="15" w:author="Coffman, Jon" w:date="2020-09-24T16:31:00Z">
          <w:pPr/>
        </w:pPrChange>
      </w:pPr>
      <w:r w:rsidRPr="63F794D4">
        <w:rPr>
          <w:rFonts w:eastAsia="Calibri"/>
        </w:rPr>
        <w:t>Cells are retained in the bioreactor with tangential flow filtration, operated in one of two modes</w:t>
      </w:r>
      <w:r w:rsidR="00755C61">
        <w:rPr>
          <w:rFonts w:eastAsia="Calibri"/>
        </w:rPr>
        <w:t>:</w:t>
      </w:r>
      <w:r w:rsidRPr="63F794D4">
        <w:rPr>
          <w:rFonts w:eastAsia="Calibri"/>
        </w:rPr>
        <w:t xml:space="preserve"> alternating tangential flow filtration (ATF) system, or tangential flow filtration (TFF).  This approach has enabled high cell concentrations up to 100 million cells /mL and established up to 2000L scale.  Nevertheless the cell densities increased the fouling of filtration membranes continues to be a </w:t>
      </w:r>
      <w:proofErr w:type="gramStart"/>
      <w:r w:rsidRPr="63F794D4">
        <w:rPr>
          <w:rFonts w:eastAsia="Calibri"/>
        </w:rPr>
        <w:t>concern  [</w:t>
      </w:r>
      <w:proofErr w:type="gramEnd"/>
      <w:r w:rsidRPr="63F794D4">
        <w:rPr>
          <w:rFonts w:eastAsia="Calibri"/>
        </w:rPr>
        <w:t xml:space="preserve">Pinto, Wang]. These can lead to shortening of manufacturing campaigns [van reis </w:t>
      </w:r>
      <w:proofErr w:type="spellStart"/>
      <w:r w:rsidRPr="63F794D4">
        <w:rPr>
          <w:rFonts w:eastAsia="Calibri"/>
        </w:rPr>
        <w:t>Zyntdy</w:t>
      </w:r>
      <w:proofErr w:type="spellEnd"/>
      <w:r w:rsidRPr="63F794D4">
        <w:rPr>
          <w:rFonts w:eastAsia="Calibri"/>
        </w:rPr>
        <w:t xml:space="preserve"> 2007] and to the routine cumbersome switching of filtration systems during manufacturing operations.  The fundamental mechanistic understanding of membrane fouling with undesired product retention (product sieving) and eventually membrane plugging remains poorly understood. Mechanistic studies propose biological material deposits onto the microfiltration membrane forming a cake that blocks the pores [Kelly] causes product sieving [Wang 2015, Bolton </w:t>
      </w:r>
      <w:proofErr w:type="spellStart"/>
      <w:r w:rsidRPr="63F794D4">
        <w:rPr>
          <w:rFonts w:eastAsia="Calibri"/>
        </w:rPr>
        <w:t>apostoldis</w:t>
      </w:r>
      <w:proofErr w:type="spellEnd"/>
      <w:r w:rsidRPr="63F794D4">
        <w:rPr>
          <w:rFonts w:eastAsia="Calibri"/>
        </w:rPr>
        <w:t xml:space="preserve"> 2017]. Performance comparison of ATF to TFF show a lower sieving decay for ATF, potentially due to the bidirectional flow, minimizing the biomaterial deposit on the hollow fiber membrane. </w:t>
      </w:r>
      <w:proofErr w:type="gramStart"/>
      <w:r w:rsidRPr="63F794D4">
        <w:rPr>
          <w:rFonts w:eastAsia="Calibri"/>
        </w:rPr>
        <w:t>However</w:t>
      </w:r>
      <w:proofErr w:type="gramEnd"/>
      <w:r w:rsidRPr="63F794D4">
        <w:rPr>
          <w:rFonts w:eastAsia="Calibri"/>
        </w:rPr>
        <w:t xml:space="preserve"> the ATF has been associated with operational instability at higher cell densities [PINTO].    Backflushing of the ATF </w:t>
      </w:r>
      <w:r w:rsidRPr="63F794D4">
        <w:rPr>
          <w:rFonts w:eastAsia="Calibri"/>
        </w:rPr>
        <w:lastRenderedPageBreak/>
        <w:t xml:space="preserve">and TFF filters with perfusate or fresh media has shown potential to extend filtration life during a manufacturing campaign [Wang]. Researchers have evaluated different membranes chemistries and pore size structures as opportunities to reduce product sieving that typically can reach as low as 50-60% transmission after only 20 days of operation. Recently the product sieving &amp; fouling has been successfully </w:t>
      </w:r>
      <w:r w:rsidR="00755C61">
        <w:rPr>
          <w:rFonts w:eastAsia="Calibri"/>
        </w:rPr>
        <w:t>mitigated</w:t>
      </w:r>
      <w:r w:rsidRPr="63F794D4">
        <w:rPr>
          <w:rFonts w:eastAsia="Calibri"/>
        </w:rPr>
        <w:t xml:space="preserve"> to</w:t>
      </w:r>
      <w:r w:rsidR="00755C61">
        <w:rPr>
          <w:rFonts w:eastAsia="Calibri"/>
        </w:rPr>
        <w:t xml:space="preserve"> allow</w:t>
      </w:r>
      <w:r w:rsidRPr="63F794D4">
        <w:rPr>
          <w:rFonts w:eastAsia="Calibri"/>
        </w:rPr>
        <w:t xml:space="preserve"> &gt; 85% transmission for 40</w:t>
      </w:r>
      <w:r w:rsidR="00755C61">
        <w:rPr>
          <w:rFonts w:eastAsia="Calibri"/>
        </w:rPr>
        <w:t xml:space="preserve"> </w:t>
      </w:r>
      <w:r w:rsidRPr="63F794D4">
        <w:rPr>
          <w:rFonts w:eastAsia="Calibri"/>
        </w:rPr>
        <w:t>days by the use of wide pore</w:t>
      </w:r>
      <w:r w:rsidR="00755C61">
        <w:rPr>
          <w:rFonts w:eastAsia="Calibri"/>
        </w:rPr>
        <w:t xml:space="preserve"> filters</w:t>
      </w:r>
      <w:r w:rsidR="00112ED2">
        <w:rPr>
          <w:rFonts w:eastAsia="Calibri"/>
        </w:rPr>
        <w:t xml:space="preserve">. </w:t>
      </w:r>
      <w:r w:rsidR="00755C61">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c2lvbiBCaW9yZWFjdG9yczwvSURUZXh0PjxEaXNwbGF5VGV4dD4oV2FuZywgR29kZnJleSBldCBh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</w:fldData>
        </w:fldChar>
      </w:r>
      <w:r w:rsidR="00755C61">
        <w:rPr>
          <w:rFonts w:eastAsia="Calibri"/>
        </w:rPr>
        <w:instrText xml:space="preserve"> ADDIN EN.CITE </w:instrText>
      </w:r>
      <w:r w:rsidR="00755C61">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c2lvbiBCaW9yZWFjdG9yczwvSURUZXh0PjxEaXNwbGF5VGV4dD4oV2FuZywgR29kZnJleSBldCBh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</w:fldData>
        </w:fldChar>
      </w:r>
      <w:r w:rsidR="00755C61">
        <w:rPr>
          <w:rFonts w:eastAsia="Calibri"/>
        </w:rPr>
        <w:instrText xml:space="preserve"> ADDIN EN.CITE.DATA </w:instrText>
      </w:r>
      <w:r w:rsidR="00755C61">
        <w:rPr>
          <w:rFonts w:eastAsia="Calibri"/>
        </w:rPr>
      </w:r>
      <w:r w:rsidR="00755C61">
        <w:rPr>
          <w:rFonts w:eastAsia="Calibri"/>
        </w:rPr>
        <w:fldChar w:fldCharType="end"/>
      </w:r>
      <w:r w:rsidR="00755C61">
        <w:rPr>
          <w:rFonts w:eastAsia="Calibri"/>
        </w:rPr>
      </w:r>
      <w:r w:rsidR="00755C61">
        <w:rPr>
          <w:rFonts w:eastAsia="Calibri"/>
        </w:rPr>
        <w:fldChar w:fldCharType="separate"/>
      </w:r>
      <w:r w:rsidR="00755C61">
        <w:rPr>
          <w:rFonts w:eastAsia="Calibri"/>
          <w:noProof/>
        </w:rPr>
        <w:t>(Wang, Godfrey et al. 2019, Pinto, Napoli et al. 2020)</w:t>
      </w:r>
      <w:r w:rsidR="00755C61">
        <w:rPr>
          <w:rFonts w:eastAsia="Calibri"/>
        </w:rPr>
        <w:fldChar w:fldCharType="end"/>
      </w:r>
      <w:r w:rsidR="00755C61">
        <w:rPr>
          <w:rFonts w:eastAsia="Calibri"/>
        </w:rPr>
        <w:t>.</w:t>
      </w:r>
      <w:r w:rsidRPr="63F794D4">
        <w:rPr>
          <w:rFonts w:eastAsia="Calibri"/>
        </w:rPr>
        <w:t xml:space="preserve"> Despite these improvements</w:t>
      </w:r>
      <w:r w:rsidR="00112ED2">
        <w:rPr>
          <w:rFonts w:eastAsia="Calibri"/>
        </w:rPr>
        <w:t>,</w:t>
      </w:r>
      <w:r w:rsidRPr="63F794D4">
        <w:rPr>
          <w:rFonts w:eastAsia="Calibri"/>
        </w:rPr>
        <w:t xml:space="preserve"> it is clear that opportunities remain to improve the understanding of fouling and the potential for pursuit of </w:t>
      </w:r>
      <w:proofErr w:type="spellStart"/>
      <w:r w:rsidRPr="63F794D4">
        <w:rPr>
          <w:rFonts w:eastAsia="Calibri"/>
        </w:rPr>
        <w:t>non membrane</w:t>
      </w:r>
      <w:proofErr w:type="spellEnd"/>
      <w:r w:rsidRPr="63F794D4">
        <w:rPr>
          <w:rFonts w:eastAsia="Calibri"/>
        </w:rPr>
        <w:t xml:space="preserve"> approaches [Kwon]. </w:t>
      </w:r>
    </w:p>
    <w:p w14:paraId="3DF1B209" w14:textId="2CF4EFC4" w:rsidR="00ED3BFD" w:rsidRDefault="7C17E016" w:rsidP="00BA5AB8">
      <w:pPr>
        <w:spacing w:line="480" w:lineRule="auto"/>
        <w:pPrChange w:id="16" w:author="Coffman, Jon" w:date="2020-09-24T16:31:00Z">
          <w:pPr/>
        </w:pPrChange>
      </w:pPr>
      <w:r w:rsidRPr="7C17E016">
        <w:rPr>
          <w:rFonts w:eastAsia="Calibri"/>
        </w:rPr>
        <w:t xml:space="preserve">ATF systems are </w:t>
      </w:r>
      <w:r w:rsidR="00E47B14">
        <w:rPr>
          <w:rFonts w:eastAsia="Calibri"/>
        </w:rPr>
        <w:t xml:space="preserve">often </w:t>
      </w:r>
      <w:r w:rsidRPr="7C17E016">
        <w:rPr>
          <w:rFonts w:eastAsia="Calibri"/>
        </w:rPr>
        <w:t>used for 500L bioreactors and below; Two or more ATF systems may be used to support a 1000L perfusion bioreactor</w:t>
      </w:r>
      <w:r w:rsidR="00112ED2">
        <w:rPr>
          <w:rFonts w:eastAsia="Calibri"/>
        </w:rPr>
        <w:t>, but TFF is the preferred choice</w:t>
      </w:r>
      <w:r w:rsidRPr="7C17E016">
        <w:rPr>
          <w:rFonts w:eastAsia="Calibri"/>
        </w:rPr>
        <w:t xml:space="preserve">. Some authors have developed processes that use as many as four ATFs to support a 2000L perfusion bioreactor. They take up considerably more floor space than the TFF </w:t>
      </w:r>
      <w:proofErr w:type="gramStart"/>
      <w:r w:rsidRPr="7C17E016">
        <w:rPr>
          <w:rFonts w:eastAsia="Calibri"/>
        </w:rPr>
        <w:t>systems, and</w:t>
      </w:r>
      <w:proofErr w:type="gramEnd"/>
      <w:r w:rsidRPr="7C17E016">
        <w:rPr>
          <w:rFonts w:eastAsia="Calibri"/>
        </w:rPr>
        <w:t xml:space="preserve"> must be immediately adjacent to the bioreactor. ATFs require less development time than TFF systems, and thus may be used in early phase clinical trials or commercial products that do not have high material needs. </w:t>
      </w:r>
      <w:r w:rsidR="00E47B14">
        <w:rPr>
          <w:rFonts w:eastAsia="Calibri"/>
        </w:rPr>
        <w:t>Many, but not all, of the authors agree that TFF systems are preferred.</w:t>
      </w:r>
    </w:p>
    <w:p w14:paraId="256B2E49" w14:textId="38E399FE" w:rsidR="001F039A" w:rsidRDefault="6E434CCD" w:rsidP="00BA5AB8">
      <w:pPr>
        <w:spacing w:line="480" w:lineRule="auto"/>
        <w:pPrChange w:id="17" w:author="Coffman, Jon" w:date="2020-09-24T16:31:00Z">
          <w:pPr/>
        </w:pPrChange>
      </w:pPr>
      <w:r>
        <w:t xml:space="preserve">The common framework would use the same permeate pumps for both the ATF and TFF set up.  The retentate pumps and associated controllers would be unique to either the ATF or TFF set up. </w:t>
      </w:r>
    </w:p>
    <w:p w14:paraId="7D82C7C7" w14:textId="0E36AD66" w:rsidR="1872F496" w:rsidRDefault="6E434CCD" w:rsidP="1872F496">
      <w:pPr>
        <w:pStyle w:val="Heading1"/>
        <w:spacing w:line="259" w:lineRule="auto"/>
      </w:pPr>
      <w:r w:rsidRPr="6E434CCD">
        <w:rPr>
          <w:rFonts w:eastAsia="Times New Roman"/>
        </w:rPr>
        <w:t>Dual-column chromatography</w:t>
      </w:r>
    </w:p>
    <w:p w14:paraId="7A0AB8F4" w14:textId="0E7F09B7" w:rsidR="00C4415D" w:rsidRDefault="0033381A" w:rsidP="00BA5AB8">
      <w:pPr>
        <w:spacing w:line="480" w:lineRule="auto"/>
        <w:pPrChange w:id="18" w:author="Coffman, Jon" w:date="2020-09-24T16:31:00Z">
          <w:pPr/>
        </w:pPrChange>
      </w:pPr>
      <w:r>
        <w:t>Multicolumn chromatography has been used in many of the authors’ downstream processes</w:t>
      </w:r>
      <w:r w:rsidR="00C862AF" w:rsidRPr="00C862AF">
        <w:rPr>
          <w:rStyle w:val="FooterChar"/>
          <w:rFonts w:ascii="Arial" w:hAnsi="Arial" w:cs="Arial"/>
          <w:noProof/>
          <w:color w:val="000000"/>
          <w:szCs w:val="24"/>
        </w:rPr>
        <w:t xml:space="preserve"> </w:t>
      </w:r>
      <w:r w:rsidR="00C862AF">
        <w:rPr>
          <w:rStyle w:val="FooterChar"/>
          <w:rFonts w:ascii="Arial" w:hAnsi="Arial" w:cs="Arial"/>
          <w:noProof/>
          <w:color w:val="000000"/>
          <w:szCs w:val="24"/>
        </w:rPr>
        <w:t>(Zy</w:t>
      </w:r>
      <w:r w:rsidR="00C862AF" w:rsidRPr="006B5891">
        <w:rPr>
          <w:rStyle w:val="m965989127425829990eop"/>
          <w:rFonts w:ascii="Arial" w:hAnsi="Arial" w:cs="Arial"/>
          <w:noProof/>
          <w:color w:val="000000"/>
          <w:szCs w:val="24"/>
        </w:rPr>
        <w:t>dney</w:t>
      </w:r>
      <w:r w:rsidR="00C862AF" w:rsidRPr="00660E73">
        <w:rPr>
          <w:rStyle w:val="m965989127425829990eop"/>
          <w:rFonts w:ascii="Arial" w:hAnsi="Arial" w:cs="Arial"/>
          <w:noProof/>
          <w:color w:val="000000"/>
          <w:szCs w:val="24"/>
        </w:rPr>
        <w:t xml:space="preserve"> 2016)</w:t>
      </w:r>
      <w:r>
        <w:t xml:space="preserve">. The simplest common framework for these chromatography systems is two </w:t>
      </w:r>
      <w:r>
        <w:lastRenderedPageBreak/>
        <w:t>columns. Although many processes use more than two columns, the multicolumn nature is not used in any step but the load step: The systems use two columns during the load step to overload one column while capturing the product in the flow through onto the second column</w:t>
      </w:r>
      <w:r w:rsidR="00A64F98">
        <w:t xml:space="preserve"> </w:t>
      </w:r>
      <w:r w:rsidR="00A64F98">
        <w:fldChar w:fldCharType="begin"/>
      </w:r>
      <w:r w:rsidR="00A64F98">
        <w:instrText xml:space="preserve"> ADDIN EN.CITE &lt;EndNote&gt;&lt;Cite&gt;&lt;Author&gt;Angarita&lt;/Author&gt;&lt;Year&gt;2015&lt;/Year&gt;&lt;IDText&gt;Twin-column CaptureSMB: a novel cyclic process for protein A affinity chromatography&lt;/IDText&gt;&lt;DisplayText&gt;(Angarita, Müller-Späth et al. 2015)&lt;/DisplayText&gt;&lt;record&gt;&lt;urls&gt;&lt;related-urls&gt;&lt;url&gt;https://www.sciencedirect.com/science/article/abs/pii/S0021967315003039?via%3Dihub&lt;/url&gt;&lt;/related-urls&gt;&lt;/urls&gt;&lt;isbn&gt;0021-9673&lt;/isbn&gt;&lt;titles&gt;&lt;title&gt;Twin-column CaptureSMB: a novel cyclic process for protein A affinity chromatography&lt;/title&gt;&lt;/titles&gt;&lt;pages&gt;85-95&lt;/pages&gt;&lt;contributors&gt;&lt;authors&gt;&lt;author&gt;Angarita, Monica&lt;/author&gt;&lt;author&gt;Müller-Späth, Thomas&lt;/author&gt;&lt;author&gt;Baur, Daniel&lt;/author&gt;&lt;author&gt;Lievrouw, Roel&lt;/author&gt;&lt;author&gt;Lissens, Geert&lt;/author&gt;&lt;author&gt;Morbidelli, Massimo %J Journal of Chromatography A&lt;/author&gt;&lt;/authors&gt;&lt;/contributors&gt;&lt;added-date format="utc"&gt;1597775526&lt;/added-date&gt;&lt;ref-type name="Journal Article"&gt;17&lt;/ref-type&gt;&lt;dates&gt;&lt;year&gt;2015&lt;/year&gt;&lt;/dates&gt;&lt;rec-number&gt;192&lt;/rec-number&gt;&lt;last-updated-date format="utc"&gt;1599748666&lt;/last-updated-date&gt;&lt;volume&gt;1389&lt;/volume&gt;&lt;/record&gt;&lt;/Cite&gt;&lt;/EndNote&gt;</w:instrText>
      </w:r>
      <w:r w:rsidR="00A64F98">
        <w:fldChar w:fldCharType="separate"/>
      </w:r>
      <w:r w:rsidR="00A64F98">
        <w:rPr>
          <w:noProof/>
        </w:rPr>
        <w:t>(Angarita, Müller-Späth et al. 2015)</w:t>
      </w:r>
      <w:r w:rsidR="00A64F98">
        <w:fldChar w:fldCharType="end"/>
      </w:r>
      <w:r>
        <w:t xml:space="preserve">.  All other steps are effectively single-column operations. Thus, the simplest embodiment of the multicolumn chromatography skid is a two-column system. A two-column system has about 1/4 fewer valves and ½ the number of pumps as a three-column system. This simplicity reduces the cost of the </w:t>
      </w:r>
      <w:r w:rsidR="00BE19FF">
        <w:t>system and</w:t>
      </w:r>
      <w:r>
        <w:t xml:space="preserve"> allows operators familiar with batch chromatography to easily operate the system.</w:t>
      </w:r>
      <w:r w:rsidR="00BE19FF">
        <w:t xml:space="preserve"> </w:t>
      </w:r>
    </w:p>
    <w:p w14:paraId="41AFCA88" w14:textId="4F90FEE0" w:rsidR="0033381A" w:rsidRDefault="300F2E8F" w:rsidP="00BA5AB8">
      <w:pPr>
        <w:spacing w:line="480" w:lineRule="auto"/>
        <w:pPrChange w:id="19" w:author="Coffman, Jon" w:date="2020-09-24T16:31:00Z">
          <w:pPr/>
        </w:pPrChange>
      </w:pPr>
      <w:r>
        <w:t xml:space="preserve">Rather than use a dual-column system, it may be possible to link two standard single-column systems side-by-side. Many single-column systems are less than half the cost of a multicolumn system. Each single column system could, in addition, be used separately for more conventional processes, increasing the flexibility of the plant.  </w:t>
      </w:r>
    </w:p>
    <w:p w14:paraId="62ED6CD0" w14:textId="642048F0" w:rsidR="1872F496" w:rsidRDefault="300F2E8F" w:rsidP="00BA5AB8">
      <w:pPr>
        <w:spacing w:line="480" w:lineRule="auto"/>
        <w:rPr>
          <w:rFonts w:eastAsia="Times New Roman"/>
        </w:rPr>
        <w:pPrChange w:id="20" w:author="Coffman, Jon" w:date="2020-09-24T16:31:00Z">
          <w:pPr/>
        </w:pPrChange>
      </w:pPr>
      <w:r>
        <w:t xml:space="preserve">The dual-column system can be used as a replacement for one or more columns without impacting the regulatory process description. More columns do, however, increase the apparent continuity of the product flow into and out of the step. Also, above a certain titer, the two-column process cannot be continuous because the load step is completed faster than the subsequent wash, elution, regeneration steps. A dual-column process therefore requires a surge tank for the load when the titer exceeds a threshold. </w:t>
      </w:r>
    </w:p>
    <w:p w14:paraId="50222222" w14:textId="2926957E" w:rsidR="1AD3A749" w:rsidRDefault="1872F496" w:rsidP="00BA5AB8">
      <w:pPr>
        <w:spacing w:line="480" w:lineRule="auto"/>
        <w:pPrChange w:id="21" w:author="Coffman, Jon" w:date="2020-09-24T16:31:00Z">
          <w:pPr/>
        </w:pPrChange>
      </w:pPr>
      <w:r w:rsidRPr="1872F496">
        <w:t xml:space="preserve">In-process pool stability is a key consideration for integrated processes. The process should be integrated and continuous at least up until a stable process intermediate is obtained. At this </w:t>
      </w:r>
      <w:r w:rsidRPr="1872F496">
        <w:lastRenderedPageBreak/>
        <w:t xml:space="preserve">stable intermediate, a pool of the entire bioreactor run can be made and held. This pool can be defined as the lot. </w:t>
      </w:r>
    </w:p>
    <w:p w14:paraId="682D2415" w14:textId="0F75F887" w:rsidR="1AD3A749" w:rsidRDefault="6E434CCD" w:rsidP="00BA5AB8">
      <w:pPr>
        <w:spacing w:line="480" w:lineRule="auto"/>
        <w:pPrChange w:id="22" w:author="Coffman, Jon" w:date="2020-09-24T16:31:00Z">
          <w:pPr/>
        </w:pPrChange>
      </w:pPr>
      <w:r>
        <w:t xml:space="preserve">The solution and water utilization of the </w:t>
      </w:r>
      <w:r w:rsidR="009470ED">
        <w:t>downstream</w:t>
      </w:r>
      <w:r>
        <w:t xml:space="preserve"> is a major consideration, and in many cases the main bottle neck in the ICB downstream. The standard productivity measure used in the literature for this step, mass product per volume resin per unit time</w:t>
      </w:r>
      <w:r w:rsidR="002F5DF2">
        <w:t xml:space="preserve"> </w:t>
      </w:r>
      <w:r w:rsidR="002F5DF2">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2F5DF2">
        <w:instrText xml:space="preserve"> ADDIN EN.CITE </w:instrText>
      </w:r>
      <w:r w:rsidR="002F5DF2">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2F5DF2">
        <w:instrText xml:space="preserve"> ADDIN EN.CITE.DATA </w:instrText>
      </w:r>
      <w:r w:rsidR="002F5DF2">
        <w:fldChar w:fldCharType="end"/>
      </w:r>
      <w:r w:rsidR="002F5DF2">
        <w:fldChar w:fldCharType="separate"/>
      </w:r>
      <w:r w:rsidR="002F5DF2">
        <w:rPr>
          <w:noProof/>
        </w:rPr>
        <w:t>(Cataldo, Burgstaller et al. 2020)</w:t>
      </w:r>
      <w:r w:rsidR="002F5DF2">
        <w:fldChar w:fldCharType="end"/>
      </w:r>
      <w:r>
        <w:t xml:space="preserve">, is not the most relevant to manufacturing because the resin is almost never the limiting factor. Instead, one should consider a product mass index, or the solution mass per mass of product produced. This measure is the nearly same as the measure used to compare the environmental efficiency of processes, the Product Mass Index (PMI), which would include all raw materials and consumables in the numerator. </w:t>
      </w:r>
    </w:p>
    <w:p w14:paraId="34DCBB1F" w14:textId="77777777" w:rsidR="00124B49" w:rsidRDefault="6E434CCD" w:rsidP="00BA5AB8">
      <w:pPr>
        <w:spacing w:line="480" w:lineRule="auto"/>
        <w:pPrChange w:id="23" w:author="Coffman, Jon" w:date="2020-09-24T16:31:00Z">
          <w:pPr/>
        </w:pPrChange>
      </w:pPr>
      <w:r>
        <w:t xml:space="preserve">The use of solution concentrates is essential to maximizing the productivity of ICB. Floor space for production would be mostly solution preparation and solution storage without buffer concentrates. </w:t>
      </w:r>
      <w:r w:rsidR="00C4415D">
        <w:t>Even w</w:t>
      </w:r>
      <w:r>
        <w:t xml:space="preserve">ith five-fold concentrates, many authors have seen that the solution preparation and storge area is </w:t>
      </w:r>
      <w:r w:rsidR="00C4415D">
        <w:t>larger than</w:t>
      </w:r>
      <w:r>
        <w:t xml:space="preserve"> the </w:t>
      </w:r>
      <w:r w:rsidR="00C4415D">
        <w:t xml:space="preserve">main </w:t>
      </w:r>
      <w:r>
        <w:t>production area. The volume and number of solutions drives the size, cost, complexity, and throughput of high-capacity ICB manufacturing facilities.</w:t>
      </w:r>
    </w:p>
    <w:p w14:paraId="190D4454" w14:textId="5C24C1F0" w:rsidR="00124B49" w:rsidRDefault="00124B49" w:rsidP="00BA5AB8">
      <w:pPr>
        <w:spacing w:line="480" w:lineRule="auto"/>
        <w:pPrChange w:id="24" w:author="Coffman, Jon" w:date="2020-09-24T16:31:00Z">
          <w:pPr/>
        </w:pPrChange>
      </w:pPr>
      <w:r>
        <w:t>In-line conditioning (ILC)</w:t>
      </w:r>
      <w:r w:rsidR="00E61EFF">
        <w:t xml:space="preserve"> may provide a better solution management option</w:t>
      </w:r>
      <w:r w:rsidR="007D1547">
        <w:t xml:space="preserve">, providing over 20x solution concentrates </w:t>
      </w:r>
      <w:r w:rsidR="00886C30">
        <w:fldChar w:fldCharType="begin"/>
      </w:r>
      <w:r w:rsidR="00886C30">
        <w:instrText xml:space="preserve"> ADDIN EN.CITE &lt;EndNote&gt;&lt;Cite&gt;&lt;Author&gt;Carredano&lt;/Author&gt;&lt;Year&gt;2018&lt;/Year&gt;&lt;IDText&gt;Chapter 27 - Simplification of Buffer Formulation and Improvement of Buffer Control with In-Line Conditioning (IC)&lt;/IDText&gt;&lt;DisplayText&gt;(Carredano, Nordberg et al. 2018)&lt;/DisplayText&gt;&lt;record&gt;&lt;dates&gt;&lt;pub-dates&gt;&lt;date&gt;2018/01/01/&lt;/date&gt;&lt;/pub-dates&gt;&lt;year&gt;2018&lt;/year&gt;&lt;/dates&gt;&lt;keywords&gt;&lt;keyword&gt;Buffer&lt;/keyword&gt;&lt;keyword&gt;Bioprocessing&lt;/keyword&gt;&lt;keyword&gt;Conditioning&lt;/keyword&gt;&lt;keyword&gt;Dilution&lt;/keyword&gt;&lt;keyword&gt;Chromatography&lt;/keyword&gt;&lt;keyword&gt;Control&lt;/keyword&gt;&lt;keyword&gt;Formulation&lt;/keyword&gt;&lt;/keywords&gt;&lt;urls&gt;&lt;related-urls&gt;&lt;url&gt;http://www.sciencedirect.com/science/article/pii/B978008100623800027X&lt;/url&gt;&lt;/related-urls&gt;&lt;/urls&gt;&lt;isbn&gt;978-0-08-100623-8&lt;/isbn&gt;&lt;titles&gt;&lt;title&gt;Chapter 27 - Simplification of Buffer Formulation and Improvement of Buffer Control with In-Line Conditioning (IC)&lt;/title&gt;&lt;secondary-title&gt;Biopharmaceutical Processing&lt;/secondary-title&gt;&lt;/titles&gt;&lt;pages&gt;513-525&lt;/pages&gt;&lt;contributors&gt;&lt;authors&gt;&lt;author&gt;Carredano, Enrique N.&lt;/author&gt;&lt;author&gt;Nordberg, Roger&lt;/author&gt;&lt;author&gt;Westin, Susanne&lt;/author&gt;&lt;author&gt;Busson, Karolina&lt;/author&gt;&lt;author&gt;Karlsson, Tomas M.&lt;/author&gt;&lt;author&gt;Blank, Torbjörn S.&lt;/author&gt;&lt;author&gt;Sandegren, Henrik&lt;/author&gt;&lt;author&gt;Jagschies, Günter&lt;/author&gt;&lt;/authors&gt;&lt;/contributors&gt;&lt;added-date format="utc"&gt;1600881574&lt;/added-date&gt;&lt;ref-type name="Book Section"&gt;5&lt;/ref-type&gt;&lt;rec-number&gt;339&lt;/rec-number&gt;&lt;publisher&gt;Elsevier&lt;/publisher&gt;&lt;last-updated-date format="utc"&gt;1600881574&lt;/last-updated-date&gt;&lt;contributors&gt;&lt;secondary-authors&gt;&lt;author&gt;Jagschies, Günter&lt;/author&gt;&lt;author&gt;Lindskog, Eva&lt;/author&gt;&lt;author&gt;Łącki, Karol&lt;/author&gt;&lt;author&gt;Galliher, Parrish&lt;/author&gt;&lt;/secondary-authors&gt;&lt;/contributors&gt;&lt;electronic-resource-num&gt;https://doi.org/10.1016/B978-0-08-100623-8.00027-X&lt;/electronic-resource-num&gt;&lt;/record&gt;&lt;/Cite&gt;&lt;/EndNote&gt;</w:instrText>
      </w:r>
      <w:r w:rsidR="00886C30">
        <w:fldChar w:fldCharType="separate"/>
      </w:r>
      <w:r w:rsidR="00886C30">
        <w:rPr>
          <w:noProof/>
        </w:rPr>
        <w:t>(Carredano, Nordberg et al. 2018)</w:t>
      </w:r>
      <w:r w:rsidR="00886C30">
        <w:fldChar w:fldCharType="end"/>
      </w:r>
      <w:r w:rsidR="00E61EFF">
        <w:t>. ILC</w:t>
      </w:r>
      <w:r>
        <w:t xml:space="preserve"> does not simply dilute a solution with water, but mixes acid, base, concentrated </w:t>
      </w:r>
      <w:proofErr w:type="spellStart"/>
      <w:r>
        <w:t>untitrated</w:t>
      </w:r>
      <w:proofErr w:type="spellEnd"/>
      <w:r>
        <w:t xml:space="preserve"> buffer, concentrated salt with water to achieve the correct solution composition. ILC has the capacity to impact manufacturing more than multicolumn chromatography in terms of solution management reduction. </w:t>
      </w:r>
      <w:r w:rsidR="00E61EFF">
        <w:t xml:space="preserve">ILC systems </w:t>
      </w:r>
      <w:r w:rsidR="00E61EFF">
        <w:lastRenderedPageBreak/>
        <w:t>could be attached directly to each chromatography step, which might be expensive.</w:t>
      </w:r>
      <w:r w:rsidR="003208A4">
        <w:t xml:space="preserve"> </w:t>
      </w:r>
      <w:r w:rsidR="005F2B63">
        <w:t xml:space="preserve">A full cost analysis for the common framework process has not been done. </w:t>
      </w:r>
      <w:r w:rsidR="00E61EFF">
        <w:t xml:space="preserve"> </w:t>
      </w:r>
      <w:r w:rsidR="00B072E5">
        <w:t>O</w:t>
      </w:r>
      <w:r w:rsidR="00E61EFF">
        <w:t xml:space="preserve">ne ILC system could supply </w:t>
      </w:r>
      <w:r w:rsidR="005F2B63">
        <w:t xml:space="preserve">concentrated </w:t>
      </w:r>
      <w:r w:rsidR="00E61EFF">
        <w:t>downstream solutions</w:t>
      </w:r>
      <w:r w:rsidR="005F2B63">
        <w:t xml:space="preserve"> that are then diluted by the skids, as above.</w:t>
      </w:r>
      <w:r w:rsidR="00C0015F">
        <w:t xml:space="preserve"> Since the process uses over 14 different buffers, this method of solution management uses nearly the same amount of floor space as the in-line dilution alone</w:t>
      </w:r>
      <w:r w:rsidR="00B072E5">
        <w:t>.</w:t>
      </w:r>
      <w:r w:rsidR="006252DC">
        <w:t xml:space="preserve"> </w:t>
      </w:r>
    </w:p>
    <w:p w14:paraId="67807C03" w14:textId="5EC079CB" w:rsidR="1AD3A749" w:rsidRDefault="6E434CCD" w:rsidP="00BA5AB8">
      <w:pPr>
        <w:spacing w:line="480" w:lineRule="auto"/>
        <w:pPrChange w:id="25" w:author="Coffman, Jon" w:date="2020-09-24T16:31:00Z">
          <w:pPr/>
        </w:pPrChange>
      </w:pPr>
      <w:r>
        <w:t xml:space="preserve"> These considerations also benefit classic batch processing, though not to the same degree. </w:t>
      </w:r>
    </w:p>
    <w:p w14:paraId="47053EF0" w14:textId="5E4CABEE" w:rsidR="00E43E75" w:rsidRDefault="6E434CCD" w:rsidP="00BA5AB8">
      <w:pPr>
        <w:spacing w:line="480" w:lineRule="auto"/>
        <w:pPrChange w:id="26" w:author="Coffman, Jon" w:date="2020-09-24T16:31:00Z">
          <w:pPr/>
        </w:pPrChange>
      </w:pPr>
      <w:r>
        <w:t>The volume of solutions required scales inversely with the capacity of each column.</w:t>
      </w:r>
      <w:r w:rsidR="00E20D48">
        <w:t xml:space="preserve"> An example based on common operational parameters is shown in Table</w:t>
      </w:r>
      <w:r w:rsidR="006F0A00">
        <w:t xml:space="preserve"> 3 </w:t>
      </w:r>
      <w:r>
        <w:t xml:space="preserve">The example provided uses </w:t>
      </w:r>
      <w:r w:rsidR="00C4415D">
        <w:t xml:space="preserve">standard resin capacities and wash strategies, including </w:t>
      </w:r>
      <w:r>
        <w:t>14 solutions for the entire downstream, with the exception of titration. Thus, the plant requires at least 14 large solution hold tanks. For each kg of drug substance produced, about 29L of each 5x buffer concentrate is required, or a total of 400L of buffer concentrates per kg of material produced</w:t>
      </w:r>
      <w:r w:rsidR="00E20D48">
        <w:t xml:space="preserve"> (Table </w:t>
      </w:r>
      <w:r w:rsidR="006F0A00">
        <w:t>3</w:t>
      </w:r>
      <w:r w:rsidR="00E20D48">
        <w:t>)</w:t>
      </w:r>
      <w:r>
        <w:t>. This PMI compares well with 2000 L of 1x buffer per kg for the two-column platform process (Kelley 200</w:t>
      </w:r>
      <w:r w:rsidR="002F5DF2">
        <w:t>9</w:t>
      </w:r>
      <w:r>
        <w:t xml:space="preserve">). </w:t>
      </w:r>
    </w:p>
    <w:p w14:paraId="649850C1" w14:textId="2AE24578" w:rsidR="006F0A00" w:rsidRDefault="006F0A00" w:rsidP="00BA5AB8">
      <w:pPr>
        <w:spacing w:line="480" w:lineRule="auto"/>
        <w:pPrChange w:id="27" w:author="Coffman, Jon" w:date="2020-09-24T16:31:00Z">
          <w:pPr/>
        </w:pPrChange>
      </w:pPr>
      <w:r w:rsidRPr="300F2E8F">
        <w:rPr>
          <w:rFonts w:eastAsia="Arial"/>
        </w:rPr>
        <w:t xml:space="preserve">In addition to protein A chromatography, the common framework employs one or two polishing chromatography operations to remove aggregates, host cell protein, and DNA and provide some viral clearance. Flowthrough chromatography is preferred because it is easy to integrate with other steps, requires less than one-half the solution volume (Table </w:t>
      </w:r>
      <w:r>
        <w:rPr>
          <w:rFonts w:eastAsia="Arial"/>
        </w:rPr>
        <w:t>3</w:t>
      </w:r>
      <w:proofErr w:type="gramStart"/>
      <w:r w:rsidRPr="300F2E8F">
        <w:rPr>
          <w:rFonts w:eastAsia="Arial"/>
        </w:rPr>
        <w:t>)  than</w:t>
      </w:r>
      <w:proofErr w:type="gramEnd"/>
      <w:r w:rsidRPr="300F2E8F">
        <w:rPr>
          <w:rFonts w:eastAsia="Arial"/>
        </w:rPr>
        <w:t xml:space="preserve"> bind/elute chromatography, and allows for a more continuous product flow through the process. Typical flowthrough polishing steps include AEX or mixed mode resins with loadings of &gt;100 g/L resin that capture impurities and aggregates as the product flows </w:t>
      </w:r>
      <w:proofErr w:type="gramStart"/>
      <w:r w:rsidRPr="300F2E8F">
        <w:rPr>
          <w:rFonts w:eastAsia="Arial"/>
        </w:rPr>
        <w:t>through</w:t>
      </w:r>
      <w:r>
        <w:rPr>
          <w:rFonts w:eastAsia="Arial"/>
        </w:rPr>
        <w:t xml:space="preserve"> .</w:t>
      </w:r>
      <w:proofErr w:type="gramEnd"/>
      <w:r>
        <w:rPr>
          <w:rFonts w:eastAsia="Arial"/>
        </w:rPr>
        <w:t xml:space="preserve"> </w:t>
      </w:r>
      <w:r w:rsidRPr="300F2E8F">
        <w:rPr>
          <w:rFonts w:eastAsia="Arial"/>
        </w:rPr>
        <w:t xml:space="preserve">Another option is frontal CEX chromatography, in which the product binds to the resin but is displaced </w:t>
      </w:r>
      <w:r w:rsidRPr="300F2E8F">
        <w:rPr>
          <w:rFonts w:eastAsia="Arial"/>
        </w:rPr>
        <w:lastRenderedPageBreak/>
        <w:t>by aggregates and impurities that bind more tightly</w:t>
      </w:r>
      <w:r>
        <w:rPr>
          <w:rFonts w:eastAsia="Arial"/>
        </w:rPr>
        <w:t xml:space="preserve"> </w:t>
      </w:r>
      <w:r>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PihCcm93biwgQmlsbCBldCBhbC4gMjAxMCwgTGl1LCBNY0Nvb2V5IGV0IGFsLiAyMDExLCBSZWNr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</w:fldData>
        </w:fldChar>
      </w:r>
      <w:r>
        <w:rPr>
          <w:rFonts w:eastAsia="Arial"/>
        </w:rPr>
        <w:instrText xml:space="preserve"> ADDIN EN.CITE </w:instrText>
      </w:r>
      <w:r>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PihCcm93biwgQmlsbCBldCBhbC4gMjAxMCwgTGl1LCBNY0Nvb2V5IGV0IGFsLiAyMDExLCBSZWNr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</w:fldData>
        </w:fldChar>
      </w:r>
      <w:r>
        <w:rPr>
          <w:rFonts w:eastAsia="Arial"/>
        </w:rPr>
        <w:instrText xml:space="preserve"> ADDIN EN.CITE.DATA </w:instrText>
      </w:r>
      <w:r>
        <w:rPr>
          <w:rFonts w:eastAsia="Arial"/>
        </w:rPr>
      </w:r>
      <w:r>
        <w:rPr>
          <w:rFonts w:eastAsia="Arial"/>
        </w:rPr>
        <w:fldChar w:fldCharType="end"/>
      </w:r>
      <w:r>
        <w:rPr>
          <w:rFonts w:eastAsia="Arial"/>
        </w:rPr>
      </w:r>
      <w:r>
        <w:rPr>
          <w:rFonts w:eastAsia="Arial"/>
        </w:rPr>
        <w:fldChar w:fldCharType="separate"/>
      </w:r>
      <w:r>
        <w:rPr>
          <w:rFonts w:eastAsia="Arial"/>
          <w:noProof/>
        </w:rPr>
        <w:t>(Brown, Bill et al. 2010, Liu, McCooey et al. 2011, Reck, Pabst et al. 2017, Ichihara, Ito et al. 2018, Ichihara, Ito et al. 2019, Vogg, Pfeifer et al. 2020)</w:t>
      </w:r>
      <w:r>
        <w:rPr>
          <w:rFonts w:eastAsia="Arial"/>
        </w:rPr>
        <w:fldChar w:fldCharType="end"/>
      </w:r>
      <w:r w:rsidRPr="300F2E8F">
        <w:rPr>
          <w:rFonts w:eastAsia="Arial"/>
        </w:rPr>
        <w:t>. This format has achieved loadings exceeding 1000g/L resin. The polishing steps can be performed with either a dual column system or a single system with a surge tank upstream that allows for load to be collected while the column periodically cycles through the non-load steps. Load conditioning occurs inline via pH titration, salt solution addition or WFI dilution, depending on the requirements of the step.</w:t>
      </w:r>
    </w:p>
    <w:p w14:paraId="3D05B52B" w14:textId="44737536" w:rsidR="00177100" w:rsidRPr="00C856E7" w:rsidRDefault="1AD3A749" w:rsidP="003C2C0D">
      <w:pPr>
        <w:pStyle w:val="Heading1"/>
        <w:rPr>
          <w:rFonts w:eastAsia="Times New Roman"/>
          <w:color w:val="000000"/>
        </w:rPr>
      </w:pPr>
      <w:r w:rsidRPr="1AD3A749">
        <w:rPr>
          <w:rFonts w:eastAsia="Times New Roman"/>
        </w:rPr>
        <w:t>Low pH virus inactivation</w:t>
      </w:r>
    </w:p>
    <w:p w14:paraId="11E96CA7" w14:textId="388DF592" w:rsidR="1AD3A749" w:rsidRDefault="1AD3A749" w:rsidP="00BA5AB8">
      <w:pPr>
        <w:spacing w:line="480" w:lineRule="auto"/>
        <w:pPrChange w:id="28" w:author="Coffman, Jon" w:date="2020-09-24T16:31:00Z">
          <w:pPr/>
        </w:pPrChange>
      </w:pPr>
      <w:r w:rsidRPr="1AD3A749">
        <w:t xml:space="preserve">The low pH inactivation step typically follows the Protein A step. The step can be operated in either periodic batch mode or with a continuous plug flow reactor. </w:t>
      </w:r>
      <w:r w:rsidR="00B749D6">
        <w:t xml:space="preserve">The framework process can satisfy both modes with in-line titration of </w:t>
      </w:r>
      <w:r w:rsidRPr="1AD3A749">
        <w:t xml:space="preserve">the product stream. </w:t>
      </w:r>
      <w:r w:rsidR="00E5303E">
        <w:t>For typical product concentrations</w:t>
      </w:r>
      <w:r w:rsidR="00434D7F">
        <w:t>, the acid solution flow rate is proportional to the product concentration [ref Pfizer/BI patent application].</w:t>
      </w:r>
      <w:r w:rsidR="00F83B38">
        <w:t xml:space="preserve"> </w:t>
      </w:r>
    </w:p>
    <w:p w14:paraId="12A9BE7B" w14:textId="5BB2A937" w:rsidR="1AD3A749" w:rsidRDefault="1AD3A749" w:rsidP="00BA5AB8">
      <w:pPr>
        <w:spacing w:line="480" w:lineRule="auto"/>
        <w:pPrChange w:id="29" w:author="Coffman, Jon" w:date="2020-09-24T16:31:00Z">
          <w:pPr/>
        </w:pPrChange>
      </w:pPr>
      <w:r w:rsidRPr="1AD3A749">
        <w:t>For the systems that use continuous inactivation, a plug-flow reactor (PFR) is required</w:t>
      </w:r>
      <w:r w:rsidR="00821ACE">
        <w:t xml:space="preserve"> </w:t>
      </w:r>
      <w:r w:rsidR="00821ACE">
        <w:fldChar w:fldCharType="begin"/>
      </w:r>
      <w:r w:rsidR="00821ACE">
        <w:instrText xml:space="preserve"> ADDIN EN.CITE &lt;EndNote&gt;&lt;Cite&gt;&lt;Author&gt;Parker&lt;/Author&gt;&lt;Year&gt;2018&lt;/Year&gt;&lt;IDText&gt;Design of a novel continuous flow reactor for low pH viral inactivation&lt;/IDText&gt;&lt;DisplayText&gt;(Parker, Amarikwa et al. 2018)&lt;/DisplayText&gt;&lt;record&gt;&lt;dates&gt;&lt;pub-dates&gt;&lt;date&gt;Mar&lt;/date&gt;&lt;/pub-dates&gt;&lt;year&gt;2018&lt;/year&gt;&lt;/dates&gt;&lt;keywords&gt;&lt;keyword&gt;*Bioreactors&lt;/keyword&gt;&lt;keyword&gt;Hydrogen-Ion Concentration&lt;/keyword&gt;&lt;keyword&gt;*Models, Theoretical&lt;/keyword&gt;&lt;keyword&gt;*Virus Inactivation&lt;/keyword&gt;&lt;keyword&gt;*Viruses&lt;/keyword&gt;&lt;keyword&gt;*axial dispersion&lt;/keyword&gt;&lt;keyword&gt;*computational fluid dynamics&lt;/keyword&gt;&lt;keyword&gt;*continuous processing&lt;/keyword&gt;&lt;keyword&gt;*low pH viral inactivation&lt;/keyword&gt;&lt;keyword&gt;*residence time distribution&lt;/keyword&gt;&lt;/keywords&gt;&lt;urls&gt;&lt;related-urls&gt;&lt;url&gt;https://www.ncbi.nlm.nih.gov/pubmed/29150933&lt;/url&gt;&lt;/related-urls&gt;&lt;/urls&gt;&lt;isbn&gt;1097-0290 (Electronic)&amp;#xD;0006-3592 (Linking)&lt;/isbn&gt;&lt;titles&gt;&lt;title&gt;Design of a novel continuous flow reactor for low pH viral inactivation&lt;/title&gt;&lt;secondary-title&gt;Biotechnol Bioeng&lt;/secondary-title&gt;&lt;/titles&gt;&lt;pages&gt;606-616&lt;/pages&gt;&lt;number&gt;3&lt;/number&gt;&lt;contributors&gt;&lt;authors&gt;&lt;author&gt;Parker, S. A.&lt;/author&gt;&lt;author&gt;Amarikwa, L.&lt;/author&gt;&lt;author&gt;Vehar, K.&lt;/author&gt;&lt;author&gt;Orozco, R.&lt;/author&gt;&lt;author&gt;Godfrey, S.&lt;/author&gt;&lt;author&gt;Coffman, J.&lt;/author&gt;&lt;author&gt;Shamlou, P.&lt;/author&gt;&lt;author&gt;Bardliving, C. L.&lt;/author&gt;&lt;/authors&gt;&lt;/contributors&gt;&lt;edition&gt;2017/11/19&lt;/edition&gt;&lt;added-date format="utc"&gt;1600662773&lt;/added-date&gt;&lt;ref-type name="Journal Article"&gt;17&lt;/ref-type&gt;&lt;auth-address&gt;Keck Graduate Institute, Amgen Bioprocessing Center, Claremont, California.&amp;#xD;Boehringer Ingelheim, Department of Process Science, Fremont, California.&amp;#xD;Boehringer Ingelheim, Department of Global Innovation and Technology, Fremont, California.&lt;/auth-address&gt;&lt;rec-number&gt;287&lt;/rec-number&gt;&lt;last-updated-date format="utc"&gt;1600662851&lt;/last-updated-date&gt;&lt;accession-num&gt;29150933&lt;/accession-num&gt;&lt;electronic-resource-num&gt;10.1002/bit.26497&lt;/electronic-resource-num&gt;&lt;volume&gt;115&lt;/volume&gt;&lt;/record&gt;&lt;/Cite&gt;&lt;/EndNote&gt;</w:instrText>
      </w:r>
      <w:r w:rsidR="00821ACE">
        <w:fldChar w:fldCharType="separate"/>
      </w:r>
      <w:r w:rsidR="00821ACE">
        <w:rPr>
          <w:noProof/>
        </w:rPr>
        <w:t>(Parker, Amarikwa et al. 2018)</w:t>
      </w:r>
      <w:r w:rsidR="00821ACE">
        <w:fldChar w:fldCharType="end"/>
      </w:r>
      <w:r w:rsidRPr="1AD3A749">
        <w:t xml:space="preserve">. Many PFG designs have been published for low pH virus inactivation. </w:t>
      </w:r>
      <w:r w:rsidR="002E78A9">
        <w:t xml:space="preserve">Since the amount of acid and base changes with </w:t>
      </w:r>
      <w:r w:rsidR="00B749D6">
        <w:t>product concentration</w:t>
      </w:r>
      <w:r w:rsidR="002E78A9">
        <w:t>, the stream might require dilution with water to maintain constant ionic strength. The subsequent chromatography step must be developed accounting for variable load flow rates.</w:t>
      </w:r>
    </w:p>
    <w:p w14:paraId="30FE8342" w14:textId="71FB472C" w:rsidR="00DB07F2" w:rsidRDefault="00DB07F2" w:rsidP="00BA5AB8">
      <w:pPr>
        <w:spacing w:line="480" w:lineRule="auto"/>
        <w:pPrChange w:id="30" w:author="Coffman, Jon" w:date="2020-09-24T16:31:00Z">
          <w:pPr/>
        </w:pPrChange>
      </w:pPr>
      <w:r>
        <w:t xml:space="preserve">Better pH measurements would be beneficial for this step. pH probes that do not require daily calibration, or can be calibrated automatically in closed systems, would be beneficial. pH probes that can withstand gamma irradiation would also be beneficial. </w:t>
      </w:r>
    </w:p>
    <w:p w14:paraId="33B31B20" w14:textId="0275706D" w:rsidR="00297050" w:rsidRDefault="00297050" w:rsidP="003C2C0D">
      <w:pPr>
        <w:pStyle w:val="Heading1"/>
        <w:rPr>
          <w:rFonts w:eastAsia="Times New Roman"/>
        </w:rPr>
      </w:pPr>
      <w:r>
        <w:rPr>
          <w:rFonts w:eastAsia="Times New Roman"/>
        </w:rPr>
        <w:lastRenderedPageBreak/>
        <w:t>Virus Reduction Filter</w:t>
      </w:r>
    </w:p>
    <w:p w14:paraId="41BBAE10" w14:textId="49FB51C9" w:rsidR="001B783A" w:rsidRDefault="001B783A" w:rsidP="00BA5AB8">
      <w:pPr>
        <w:spacing w:line="480" w:lineRule="auto"/>
        <w:pPrChange w:id="31" w:author="Coffman, Jon" w:date="2020-09-24T16:31:00Z">
          <w:pPr/>
        </w:pPrChange>
      </w:pPr>
      <w:r>
        <w:t xml:space="preserve">Earlier investigations about mechanistic understanding of virus filtration have reported the impact of factors such as variability in product concentration, pH, ionic strength of the feed and fluctuations in operating </w:t>
      </w:r>
      <w:r w:rsidRPr="00EA1FCF">
        <w:t>pressure</w:t>
      </w:r>
      <w:r>
        <w:t xml:space="preserve"> </w:t>
      </w:r>
      <w:r>
        <w:fldChar w:fldCharType="begin" w:fldLock="1"/>
      </w:r>
      <w:r>
        <w:instrText>ADDIN CSL_CITATION {"citationItems":[{"id":"ITEM-1","itemData":{"author":[{"dropping-particle":"","family":"Ireland","given":"Todd","non-dropping-particle":"","parse-names":false,"suffix":""},{"dropping-particle":"","family":"Bolton","given":"Glen","non-dropping-particle":"","parse-names":false,"suffix":""},{"dropping-particle":"","family":"Noguchi","given":"Megumi","non-dropping-particle":"","parse-names":false,"suffix":""}],"container-title":"Bioprocess International (Supplement)","id":"ITEM-1","issue":"January 2005","issued":{"date-parts":[["2005"]]},"page":"44-7","title":"Optimizing Virus Filter Performance  with Prefiltration","type":"article-journal","volume":"3"},"uris":["http://www.mendeley.com/documents/?uuid=c9af41d0-c9aa-4ce1-85b1-fb34a645ff3b"]},{"id":"ITEM-2","itemData":{"DOI":"10.1002/btpr.2506","ISSN":"87567938","PMID":"28556575","abstract":"Virus filtration provides robust removal of potential viral contaminants and is a critical step during the manufacture of biotherapeutic products. However, recent studies have shown that small virus removal can be impacted by low operating pressure and depressurization. To better understand the impact of these conditions and to define robust virus filtration design spaces, we conducted multivariate analyses to evaluate parvovirus removal over wide ranges of operating pressure, solution pH, and conductivity for three mAb products on Planova™ BioEX and 20N filters. Pressure ranges from 0.69 to 3.43 bar (10.0–49.7 psi) for Planova BioEX filters and from 0.50 to 1.10 bar (7.3 to 16.0 psi) for Planova 20N filters were identified as ranges over which effective removal of parvovirus is achieved for different products over wide ranges of pH and conductivity. Viral clearance at operating pressure below the robust pressure range suggests that effective parvovirus removal can be achieved at low pressure but that Minute virus of mice (MVM) logarithmic reduction value (LRV) results may be impacted by product and solution conditions. These results establish robust design spaces for Planova BioEX and 20N filters where high parvovirus clearance can be expected for most antibody products and provide further understanding of viral clearance mechanisms. © 2017 American Institute of Chemical Engineers Biotechnol. Prog., 33:1294–1302, 2017.","author":[{"dropping-particle":"","family":"Strauss","given":"Daniel","non-dropping-particle":"","parse-names":false,"suffix":""},{"dropping-particle":"","family":"Goldstein","given":"Joshua","non-dropping-particle":"","parse-names":false,"suffix":""},{"dropping-particle":"","family":"Hongo-Hirasaki","given":"Tomoko","non-dropping-particle":"","parse-names":false,"suffix":""},{"dropping-particle":"","family":"Yokoyama","given":"Yoshiro","non-dropping-particle":"","parse-names":false,"suffix":""},{"dropping-particle":"","family":"Hirotomi","given":"Naokatsu","non-dropping-particle":"","parse-names":false,"suffix":""},{"dropping-particle":"","family":"Miyabayashi","given":"Tomoyuki","non-dropping-particle":"","parse-names":false,"suffix":""},{"dropping-particle":"","family":"Vacante","given":"Dominick","non-dropping-particle":"","parse-names":false,"suffix":""}],"container-title":"Biotechnology Progress","id":"ITEM-2","issue":"5","issued":{"date-parts":[["2017","9"]]},"page":"1294-1302","title":"Characterizing the impact of pressure on virus filtration processes and establishing design spaces to ensure effective parvovirus removal","type":"article-journal","volume":"33"},"uris":["http://www.mendeley.com/documents/?uuid=1863dd77-a6aa-4db9-b591-3fba588f4d39"]},{"id":"ITEM-3","itemData":{"DOI":"10.1006/biol.2001.0269","ISSN":"10451056","PMID":"11482889","abstract":"As a possible method for reducing the risk of transmissible spongiform encephalopathy (TSE) infection, Planova® virus removal filters were tested for their ability to remove scrapie agent ME7. Albumin solution was spiked with high-titre ME7 and filtered through three different pore sizes of Planova® filters. Infectivity of the pre- and post-filtration samples was assayed in log dilutions by intracerebral inoculation into C57B1/6 mice. Filtration of albumin solution in the absence or presence of a detergent (Sarkosyl) with Planova® 35N (35±2 nm mean pore size) removed the contaminating scrapie agent with reduction factors of 4.93 log10 and 1.61 log10, respectively. Filtration, both in the absence and presence of detergent with Planova® 15N (15±2 nm mean pore size), and in the presence of detergent with Planova® 10N (9±2 nm mean pore size), showed high levels of scrapie reduction of &gt;5.87 log10, &gt;4.21 log10, and &gt;3.80 log10, respectively, with no residual infectively detected in any of the filtrate samples. The effectiveness of Planova® 35N filtration for the removal of infectivity of this TSE agent is greatly reduced in the presence of a strong detergent, but Planova® filters with 15 nm or smaller pore size membranes can remove such infectivity at high reduction rates. © 2001 The International Association for Biologicals.","author":[{"dropping-particle":"","family":"Tateishi","given":"Jun","non-dropping-particle":"","parse-names":false,"suffix":""},{"dropping-particle":"","family":"Kitamoto","given":"Tetsuyuki","non-dropping-particle":"","parse-names":false,"suffix":""},{"dropping-particle":"","family":"Mohri","given":"Shirou","non-dropping-particle":"","parse-names":false,"suffix":""},{"dropping-particle":"","family":"Satoh","given":"Sakae","non-dropping-particle":"","parse-names":false,"suffix":""},{"dropping-particle":"","family":"Sato","given":"Tetsuo","non-dropping-particle":"","parse-names":false,"suffix":""},{"dropping-particle":"","family":"Shepherd","given":"Ailsa","non-dropping-particle":"","parse-names":false,"suffix":""},{"dropping-particle":"","family":"Macnaughton","given":"Malcolm R.","non-dropping-particle":"","parse-names":false,"suffix":""}],"container-title":"Biologicals","id":"ITEM-3","issue":"1","issued":{"date-parts":[["2001","3"]]},"page":"17-25","title":"Scrapie Removal using Planova®Virus Removal Filters","type":"article-journal","volume":"29"},"uris":["http://www.mendeley.com/documents/?uuid=d0dcebb2-90f1-4dfe-94ba-81aff7477173"]},{"id":"ITEM-4","itemData":{"DOI":"10.1016/j.memsci.2004.12.035","author":[{"dropping-particle":"","family":"Bohonak","given":"David M","non-dropping-particle":"","parse-names":false,"suffix":""},{"dropping-particle":"","family":"Zydney","given":"Andrew L","non-dropping-particle":"","parse-names":false,"suffix":""}],"container-title":"Journal of membrane science","id":"ITEM-4","issue":"1-2","issued":{"date-parts":[["2005"]]},"page":"71-79","publisher":"Elsevier","title":"Compaction and permeability effects with virus filtration membranes","type":"article-journal","volume":"254"},"uris":["http://www.mendeley.com/documents/?uuid=2f4c97ac-aeaf-4a9f-9bc9-67f7553c07ae"]},{"id":"ITEM-5","itemData":{"DOI":"10.1021/bp050350v","ISBN":"8148637113","ISSN":"8756-7938","PMID":"16889394","abstract":"The capacity of virus filters used in the purification of therapeutic proteins is determined by the rate and extent of membrane fouling. Current virus filtration membranes have a complex multilayer structure that can be used with either the skin-side up or with the skin-side facing away from the feed, but there is currently no quantitative understanding of the effects of membrane orientation or operating conditions on the filtration performance. Experiments were performed using Millipore's Viresolve 180 membrane under both constant pressure and constant flux operation with sulfhydryl-modified BSA used as a model protein. The capacity with the skin-side up was greater during operation with constant flux and at low transmembrane pressures, with the flux decline or pressure rise due primarily to osmotic pressure effects. In contrast, data obtained with the skin-side down showed a slower, steady increase in total resistance with the cumulative filtrate volume, with minimal contribution from osmotic pressure. The capacity with the skin-side down was significantly greater than that with the skin-side up, reflecting the different fouling mechanisms in the different membrane orientations. These results provide important insights for the design and operation of virus filtration membranes. © 2006 American Chemical Society and American Institute of Chemical Engineers.","author":[{"dropping-particle":"","family":"Syedain","given":"Z.H.","non-dropping-particle":"","parse-names":false,"suffix":""},{"dropping-particle":"","family":"Bohonak","given":"D.M.","non-dropping-particle":"","parse-names":false,"suffix":""},{"dropping-particle":"","family":"Zydney","given":"A.L.","non-dropping-particle":"","parse-names":false,"suffix":""}],"container-title":"Biotechnology Progress","id":"ITEM-5","issue":"4","issued":{"date-parts":[["2006","8","4"]]},"page":"1163-1169","title":"Protein Fouling of Virus Filtration Membranes: Effects of Membrane Orientation and Operating Conditions","type":"article-journal","volume":"22"},"uris":["http://www.mendeley.com/documents/?uuid=fa070346-b657-4687-b89f-a4531b03b2ab"]},{"id":"ITEM-6","itemData":{"DOI":"10.1042/BA20050056","ISSN":"08854513","PMID":"15901236","abstract":"The breakthrough of a model virus, bacteriophage PhiX-174, through normal-flow virus filters was studied using both commercial process fluids and model feed streams. The results indicate that (i) PhiX-174 is a reasonable model for a mammalian parvovirus [MMV (murine minute virus)] in virus filtration studies; (ii) PhiX-174 LRV [log(reduction value)] shows a better correlation with percentage flow decline compared with volume processed under a variety of conditions; (iii) although the extent of decline in virus LRV is dependent on the mechanism of filter fouling, the fouling mechanisms operative in a viral validation study are representative of those likely to be found under actual production conditions. The mechanism of LRV decline by many process streams was proposed to be due to selective plugging of small pores. A theoretical model as well as a predictive equation for LRV decline versus flow decay was derived; experimental results from filtration studies using pore-plugging feed stocks were consistent with the equation. As protein solutions may vary in their adsorptive versus plugging behaviour during filtration, an evaluation of the LRV-versus-flow-decay relationship on a biopharmaceutical-product-specific basis may be warranted.","author":[{"dropping-particle":"","family":"Bolton","given":"Glen","non-dropping-particle":"","parse-names":false,"suffix":""},{"dropping-particle":"","family":"Cabatingan","given":"Mark","non-dropping-particle":"","parse-names":false,"suffix":""},{"dropping-particle":"","family":"Rubino","given":"Mike","non-dropping-particle":"","parse-names":false,"suffix":""},{"dropping-particle":"","family":"Lute","given":"Scott","non-dropping-particle":"","parse-names":false,"suffix":""},{"dropping-particle":"","family":"Brorson","given":"Kurt","non-dropping-particle":"","parse-names":false,"suffix":""},{"dropping-particle":"","family":"Bailey","given":"Mark","non-dropping-particle":"","parse-names":false,"suffix":""}],"container-title":"Biotechnology and Applied Biochemistry","id":"ITEM-6","issue":"2","issued":{"date-parts":[["2005","10","1"]]},"page":"133","title":"Normal-flow virus filtration: detection and assessment of the endpoint in bioprocessing","type":"article-journal","volume":"42"},"uris":["http://www.mendeley.com/documents/?uuid=a390b634-b179-4a40-830b-8b1445df1249"]},{"id":"ITEM-7","itemData":{"DOI":"10.1016/j.memsci.2014.01.037","ISSN":"03767388","abstract":"A simple model based on changes in filter resistance and active area of the membrane has been used to model viral filtration. Viral particles have been modeled as colloidal particles disregarding any specific interaction and considering only passive transport in the system. The model is based on the assumption that purely steric interactions determine the ratio of concentration of viral particles inside the pore to concentration in solution at the pore mouth. Viral particles rejected by the membrane form a layer of high concentration near the membrane and this layer offers additional resistance to filtration. The membrane flux has been calculated by applying Darcy[U+05F3]s law. The overall model involves use of six unknown parameters to account for cake formation, nature of virus, interaction between the virus and the membrane, and pore size. The breakthrough of the model virus, bacteriophage φX-174, through normal-flow virus filters using commercial process fluids has been chosen as the system used for model validation. The model has been fitted to the time profile of flux and the log reduction value (LRV) of viral particles across the different types of commercially available filters. The model will be useful when performing studies using scale down models for correlating LRV to flux decline. The model also provides us insights into the underlying mechanisms behind viral clearance achieved from the various commercially available viral filters. © 2014 Elsevier B.V.","author":[{"dropping-particle":"","family":"Rathore","given":"Anurag S.","non-dropping-particle":"","parse-names":false,"suffix":""},{"dropping-particle":"","family":"Kumar","given":"Vijesh","non-dropping-particle":"","parse-names":false,"suffix":""},{"dropping-particle":"","family":"Arora","given":"Arushi","non-dropping-particle":"","parse-names":false,"suffix":""},{"dropping-particle":"","family":"Lute","given":"Scott","non-dropping-particle":"","parse-names":false,"suffix":""},{"dropping-particle":"","family":"Brorson","given":"Kurt","non-dropping-particle":"","parse-names":false,"suffix":""},{"dropping-particle":"","family":"Shukla","given":"Anupam","non-dropping-particle":"","parse-names":false,"suffix":""}],"container-title":"Journal of Membrane Science","id":"ITEM-7","issued":{"date-parts":[["2014","5"]]},"page":"96-103","publisher":"Elsevier","title":"Mechanistic modeling of viral filtration","type":"article-journal","volume":"458"},"uris":["http://www.mendeley.com/documents/?uuid=91621306-1449-4d5d-b03f-6054ed7b7ec5"]},{"id":"ITEM-8","itemData":{"DOI":"10.1016/j.memsci.2010.09.002","ISSN":"03767388","abstract":"Virus filtration membranes are used to obtain virus clearance during the purification of biopharmaceutical products. These direct flow (also referred to as dead end or normal flow) filtration membranes are designed to reject virus particles and yield &gt;98% product recovery for proteins less than 170. kDa. Virus filtration feed streams generally have high purity and high product concentrations. Decrease in permeate flux during virus filtration, which reduces filter capacity, is most likely due to fouling by small aggregates of the product species present in the feed stream.Retrovirus and parvovirus filtration membranes, as well as two ultrafiltration membranes with NMWCOs of 300 and 10kDa (kgmol-1), were tested using feed streams consisting of minute virus of mice (MVM) in the presence and absence of 1% (w/v) BSA. A novelty of our work comes from the fact that we directly compare the performance of these membranes using realistic model feed streams consisting of MVM (an FDA recommended model virus) and BSA. This approach provides an industrially relevant benchmark of the engineering performance of virus filters with respect to a limited set of structural and operational variants. All asymmetric membranes were operated in direct flow, constant pressure mode with the filtration surface (i.e. skin surface) facing away from the feed stream as is industrial practice for virus filtration. In addition, the 10kDa ultrafiltration membrane was also operated with the skin surface facing the feed stream as is industrial practice for ultrafiltration. While little rejection of virus particles was observed for the 10kDa membrane when the skin surface faced away from the feed stream, significant (in excess of 3 log) virus rejection was observed when the skin surface faced the feed stream.Changes in permeate flux with filtrate volume were determined along with parvovirus rejection. Decreases in permeate flux were shown to result from fouling in the presence of BSA. No decrease in permeate flux was observed in the absence of BSA. The decrease in permeate flux has been analyzed in terms of classical pore blockage models. The results of this work, which compare the performance of virus filtration and similar ultrafiltration membranes, provide insights into designing virus filtration membranes. © 2010 Elsevier B.V.","author":[{"dropping-particle":"","family":"Wickramasinghe","given":"S. Ranil","non-dropping-particle":"","parse-names":false,"suffix":""},{"dropping-particle":"","family":"Stump","given":"Emily D.","non-dropping-particle":"","parse-names":false,"suffix":""},{"dropping-particle":"","family":"Grzenia","given":"David L.","non-dropping-particle":"","parse-names":false,"suffix":""},{"dropping-particle":"","family":"Husson","given":"Scott M.","non-dropping-particle":"","parse-names":false,"suffix":""},{"dropping-particle":"","family":"Pellegrino","given":"John","non-dropping-particle":"","parse-names":false,"suffix":""}],"container-title":"Journal of Membrane Science","id":"ITEM-8","issue":"1-2","issued":{"date-parts":[["2010","12"]]},"page":"160-169","publisher":"Elsevier B.V.","title":"Understanding virus filtration membrane performance","type":"article-journal","volume":"365"},"uris":["http://www.mendeley.com/documents/?uuid=951b3894-dd29-4f57-bae1-76e0b0bf5c22"]},{"id":"ITEM-9","itemData":{"DOI":"10.1002/bit.21735","ISBN":"8148637113","ISSN":"00063592","PMID":"18080342","abstract":"Although virus filtration is now an integral part of the overall viral clearance strategy for the purification of many commercial therapeutic proteins, there is currently little understanding of the factors controlling the performance of the virus filters. The objective of this study was to examine the effects of solution pH on protein transmission and capacity during virus filtration. Data were obtained using bovine serum albumin as a model protein with Viresolve 180 membranes oriented with both the skin-side up and skin-side down. Membranes were also characterized using dextran sieving measurements both before and after protein filtration. Membrane capacity and protein yield were minimal at the protein isoelectric point, which was due to the greater degree of concentration polarization associated with the smaller protein diffusion coefficient at this pH. In contrast, the actual protein sieving coefficient was maximum at the protein isoelectric point due to the absence of any strong electrostatic exclusion under these conditions. The yield and capacity were both significantly greater when the membrane was oriented with the skin-side down. These results provide important insights into the effects of solution conditions on the performance of virus filtration membranes for protein purification. © 2007 Wiley Periodicals, Inc.","author":[{"dropping-particle":"","family":"Bakhshayeshi","given":"Meisam","non-dropping-particle":"","parse-names":false,"suffix":""},{"dropping-particle":"","family":"Zydney","given":"Andrew L.","non-dropping-particle":"","parse-names":false,"suffix":""}],"container-title":"Biotechnology and Bioengineering","id":"ITEM-9","issue":"1","issued":{"date-parts":[["2008","5","1"]]},"page":"108-117","title":"Effect of solution pH on protein transmission and membrane capacity during virus filtration","type":"article-journal","volume":"100"},"uris":["http://www.mendeley.com/documents/?uuid=8e663a90-8a45-4532-ab22-f72327560e0b"]}],"mendeley":{"formattedCitation":"(Bakhshayeshi and Zydney, 2008; Bohonak and Zydney, 2005; Bolton et al., 2005; Ireland et al., 2005; Rathore et al., 2014; Strauss et al., 2017; Syedain et al., 2006; Tateishi et al., 2001; Wickramasinghe et al., 2010)","plainTextFormattedCitation":"(Bakhshayeshi and Zydney, 2008; Bohonak and Zydney, 2005; Bolton et al., 2005; Ireland et al., 2005; Rathore et al., 2014; Strauss et al., 2017; Syedain et al., 2006; Tateishi et al., 2001; Wickramasinghe et al., 2010)","previouslyFormattedCitation":"(Bakhshayeshi and Zydney, 2008; Bohonak and Zydney, 2005; Bolton et al., 2005; Ireland et al., 2005; Rathore et al., 2014; Strauss et al., 2017; Syedain et al., 2006; Tateishi et al., 2001; Wickramasinghe et al., 2010)"},"properties":{"noteIndex":0},"schema":"https://github.com/citation-style-language/schema/raw/master/csl-citation.json"}</w:instrText>
      </w:r>
      <w:r>
        <w:fldChar w:fldCharType="separate"/>
      </w:r>
      <w:r w:rsidRPr="00C749D1">
        <w:rPr>
          <w:noProof/>
        </w:rPr>
        <w:t>(Bakhshayeshi and Zydney, 2008; Bohonak and Zydney, 2005; Bolton et al., 2005; Ireland et al., 2005; Rathore et al., 2014; Strauss et al., 2017; Syedain et al., 2006; Tateishi et al., 2001; Wickramasinghe et al., 2010)</w:t>
      </w:r>
      <w:r>
        <w:fldChar w:fldCharType="end"/>
      </w:r>
      <w:r w:rsidRPr="00EA1FCF">
        <w:t xml:space="preserve">. </w:t>
      </w:r>
      <w:r>
        <w:t xml:space="preserve">A complex interplay between these factors can impact the overall performance of the VRF process by eventual flux decay and accidental virus breakthrough in the filtrate.  Some processes are able to avoid this flux decay and operate essentially continuously for long periods, enabling end-to-end processing.  Other processes require operation for less than a day, essentially in batch-wise operation. </w:t>
      </w:r>
    </w:p>
    <w:p w14:paraId="4CDD97C9" w14:textId="6B57937A" w:rsidR="006707CD" w:rsidRDefault="5CDC8D04" w:rsidP="00BA5AB8">
      <w:pPr>
        <w:spacing w:line="480" w:lineRule="auto"/>
        <w:pPrChange w:id="32" w:author="Coffman, Jon" w:date="2020-09-24T16:31:00Z">
          <w:pPr/>
        </w:pPrChange>
      </w:pPr>
      <w:r>
        <w:t>The filter capacity is often based on the volume passing through the filter. Therefore, the filter area used is the same independent of where the lot is pooled. The flow rates for each mode are quite different. The continuous end-to-end process has about 1/20</w:t>
      </w:r>
      <w:r w:rsidRPr="5CDC8D04">
        <w:rPr>
          <w:vertAlign w:val="superscript"/>
        </w:rPr>
        <w:t>th</w:t>
      </w:r>
      <w:r>
        <w:t xml:space="preserve"> to 1/60</w:t>
      </w:r>
      <w:r w:rsidRPr="5CDC8D04">
        <w:rPr>
          <w:vertAlign w:val="superscript"/>
        </w:rPr>
        <w:t>th</w:t>
      </w:r>
      <w:r>
        <w:t xml:space="preserve"> the flow rate of the</w:t>
      </w:r>
      <w:r w:rsidR="00FF6C85">
        <w:t xml:space="preserve"> entire lot of material at once on the </w:t>
      </w:r>
      <w:r>
        <w:t>VRF.</w:t>
      </w:r>
      <w:r w:rsidR="00FF6C85">
        <w:t xml:space="preserve"> The framework process pools material before the VRF for small lot sizes (such as those needed in early phase clinical trials</w:t>
      </w:r>
      <w:proofErr w:type="gramStart"/>
      <w:r w:rsidR="00FF6C85">
        <w:t>), or</w:t>
      </w:r>
      <w:proofErr w:type="gramEnd"/>
      <w:r w:rsidR="00FF6C85">
        <w:t xml:space="preserve"> changes the virus filter daily for large material requirements. </w:t>
      </w:r>
      <w:r>
        <w:t xml:space="preserve">A single use skid with a high-flow and low-flow tubing set and pumps would allow the processing of both modes of VRF. </w:t>
      </w:r>
    </w:p>
    <w:p w14:paraId="6E66C642" w14:textId="00ADA0B9" w:rsidR="00297050" w:rsidRPr="00297050" w:rsidRDefault="00FD038A" w:rsidP="00BA5AB8">
      <w:pPr>
        <w:spacing w:line="480" w:lineRule="auto"/>
        <w:pPrChange w:id="33" w:author="Coffman, Jon" w:date="2020-09-24T16:31:00Z">
          <w:pPr/>
        </w:pPrChange>
      </w:pPr>
      <w:r>
        <w:t xml:space="preserve">The continuous process may suffer from decreased virus removal factors due to transport mechanisms that act over days </w:t>
      </w:r>
      <w:r w:rsidR="00873177" w:rsidRPr="00873177">
        <w:rPr>
          <w:b/>
          <w:u w:val="double" w:color="FFFF00"/>
        </w:rPr>
        <w:t>[ref]</w:t>
      </w:r>
      <w:r>
        <w:t>, or by periodic flow pauses. The choice of filter is critical to the successful operation of the continuous VRF.</w:t>
      </w:r>
      <w:r w:rsidR="00A21D2E">
        <w:t xml:space="preserve"> </w:t>
      </w:r>
    </w:p>
    <w:p w14:paraId="76EA202B" w14:textId="46097567" w:rsidR="00177100" w:rsidRDefault="006707CD" w:rsidP="003C2C0D">
      <w:pPr>
        <w:pStyle w:val="Heading1"/>
        <w:rPr>
          <w:rFonts w:eastAsia="Times New Roman"/>
        </w:rPr>
      </w:pPr>
      <w:r>
        <w:rPr>
          <w:rFonts w:eastAsia="Times New Roman"/>
        </w:rPr>
        <w:t>Concentration and diafiltration</w:t>
      </w:r>
      <w:r w:rsidR="00297050">
        <w:rPr>
          <w:rFonts w:eastAsia="Times New Roman"/>
        </w:rPr>
        <w:t xml:space="preserve"> Step</w:t>
      </w:r>
      <w:r w:rsidR="00A21D2E">
        <w:rPr>
          <w:rFonts w:eastAsia="Times New Roman"/>
        </w:rPr>
        <w:t>s</w:t>
      </w:r>
    </w:p>
    <w:p w14:paraId="1E317F71" w14:textId="0DCEC713" w:rsidR="00AF6045" w:rsidRDefault="00A21D2E" w:rsidP="00BA5AB8">
      <w:pPr>
        <w:spacing w:line="480" w:lineRule="auto"/>
        <w:pPrChange w:id="34" w:author="Coffman, Jon" w:date="2020-09-24T16:31:00Z">
          <w:pPr/>
        </w:pPrChange>
      </w:pPr>
      <w:r>
        <w:lastRenderedPageBreak/>
        <w:t>Many processes use the same ultrafiltration and diafiltration (UFDF) set up as for batch</w:t>
      </w:r>
      <w:r w:rsidR="00AF6045">
        <w:t xml:space="preserve">. Processes that </w:t>
      </w:r>
      <w:proofErr w:type="spellStart"/>
      <w:r w:rsidR="00AF6045">
        <w:t>diafilter</w:t>
      </w:r>
      <w:proofErr w:type="spellEnd"/>
      <w:r w:rsidR="00AF6045">
        <w:t xml:space="preserve"> the entire lot of material at once will suffer from the need for very large pumps and filters. This strategy is not recommended.</w:t>
      </w:r>
    </w:p>
    <w:p w14:paraId="2F29B47E" w14:textId="6509815B" w:rsidR="00155730" w:rsidRDefault="00155730" w:rsidP="00BA5AB8">
      <w:pPr>
        <w:spacing w:line="480" w:lineRule="auto"/>
        <w:pPrChange w:id="35" w:author="Coffman, Jon" w:date="2020-09-24T16:31:00Z">
          <w:pPr/>
        </w:pPrChange>
      </w:pPr>
      <w:r>
        <w:t xml:space="preserve">The framework process can be configured to allow batch-wise UFDF or single-pass, continuous UFDF. The step uses the same pumps and similar filter areas, while the flow path is redefined to allow both modes of operation. </w:t>
      </w:r>
    </w:p>
    <w:p w14:paraId="098DB10A" w14:textId="1E276ABA" w:rsidR="00297050" w:rsidRPr="003D40A4" w:rsidRDefault="00155730" w:rsidP="00BA5AB8">
      <w:pPr>
        <w:spacing w:line="480" w:lineRule="auto"/>
        <w:pPrChange w:id="36" w:author="Coffman, Jon" w:date="2020-09-24T16:31:00Z">
          <w:pPr/>
        </w:pPrChange>
      </w:pPr>
      <w:r>
        <w:t xml:space="preserve">The batch-wise process is shown in Figure </w:t>
      </w:r>
      <w:r w:rsidR="00D71059">
        <w:t>5A</w:t>
      </w:r>
      <w:r>
        <w:t xml:space="preserve">. </w:t>
      </w:r>
      <w:r w:rsidR="00AF6045">
        <w:t>First, a small</w:t>
      </w:r>
      <w:r w:rsidR="00A21D2E">
        <w:t xml:space="preserve"> </w:t>
      </w:r>
      <w:r w:rsidR="00AF6045">
        <w:t xml:space="preserve">UF system concentrates the VRF stream to a desired level. Periodically, the concentrated material is moved to a small diafiltration system. After diafiltration, the sub-lot is pooled with other sub-lots. The larger pool is concentrated with a small UF system over the course of the run, allowing fine control of the final pool concentration. </w:t>
      </w:r>
    </w:p>
    <w:p w14:paraId="02E61DF0" w14:textId="62F92398" w:rsidR="00CA3183" w:rsidRDefault="00155730" w:rsidP="00BA5AB8">
      <w:pPr>
        <w:spacing w:line="480" w:lineRule="auto"/>
        <w:pPrChange w:id="37" w:author="Coffman, Jon" w:date="2020-09-24T16:31:00Z">
          <w:pPr/>
        </w:pPrChange>
      </w:pPr>
      <w:r>
        <w:t xml:space="preserve">The single-pass, continuous UFDF process uses </w:t>
      </w:r>
      <w:r w:rsidR="00A21D2E">
        <w:t>SPTFF</w:t>
      </w:r>
      <w:r w:rsidR="00B560AA">
        <w:t xml:space="preserve"> </w:t>
      </w:r>
      <w:r w:rsidR="00B560AA">
        <w:fldChar w:fldCharType="begin" w:fldLock="1"/>
      </w:r>
      <w:r w:rsidR="00B560AA">
        <w:instrText>ADDIN CSL_CITATION {"citationItems":[{"id":"ITEM-1","itemData":{"DOI":"10.1016/j.tibtech.2013.05.011","ISSN":"01677799","abstract":"Continuous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future.","author":[{"dropping-particle":"","family":"Jungbauer","given":"Alois","non-dropping-particle":"","parse-names":false,"suffix":""}],"container-title":"Trends in Biotechnology","id":"ITEM-1","issue":"8","issued":{"date-parts":[["2013","8","1"]]},"page":"479-492","publisher":"Elsevier Current Trends","title":"Continuous downstream processing of biopharmaceuticals","type":"article-journal","volume":"31"},"uris":["http://www.mendeley.com/documents/?uuid=045620d1-52e0-32ae-9c08-0a0dfceeb83c"]}],"mendeley":{"formattedCitation":"(Jungbauer, 2013)","plainTextFormattedCitation":"(Jungbauer, 2013)","previouslyFormattedCitation":"(Jungbauer, 2013)"},"properties":{"noteIndex":0},"schema":"https://github.com/citation-style-language/schema/raw/master/csl-citation.json"}</w:instrText>
      </w:r>
      <w:r w:rsidR="00B560AA">
        <w:fldChar w:fldCharType="separate"/>
      </w:r>
      <w:r w:rsidR="00B560AA" w:rsidRPr="002A5F8F">
        <w:rPr>
          <w:noProof/>
        </w:rPr>
        <w:t>(Jungbauer, 2013)</w:t>
      </w:r>
      <w:r w:rsidR="00B560AA">
        <w:fldChar w:fldCharType="end"/>
      </w:r>
      <w:r w:rsidR="00B560AA" w:rsidRPr="002F271B">
        <w:t>.</w:t>
      </w:r>
      <w:r w:rsidR="00A21D2E">
        <w:t xml:space="preserve"> to continuously concentrate the product. The product then passes through an in-line diafiltration </w:t>
      </w:r>
      <w:r w:rsidR="00085EB2">
        <w:t xml:space="preserve">(ILDF) </w:t>
      </w:r>
      <w:r w:rsidR="00A21D2E">
        <w:t xml:space="preserve">step made up of several stages of dilution and SPTFF modules. These modules are most efficient when operated in a counter-current mode </w:t>
      </w:r>
      <w:r w:rsidR="00B560AA" w:rsidRPr="002A5F8F">
        <w:rPr>
          <w:noProof/>
        </w:rPr>
        <w:t>(Arnold et al., 2019; Huter and Strube, 2019; Jabra et al., 2019; Nambiar et al., 2018; Rucker-Pezzini et al., 201</w:t>
      </w:r>
      <w:r w:rsidR="00B560AA">
        <w:rPr>
          <w:b/>
          <w:u w:val="double" w:color="FFFF00"/>
        </w:rPr>
        <w:t>)</w:t>
      </w:r>
      <w:r w:rsidR="00A21D2E">
        <w:t xml:space="preserve">. The final drug substance concentration is achieved through a final SPTFF step. </w:t>
      </w:r>
      <w:r w:rsidR="00D71059">
        <w:t xml:space="preserve">A schematic of such a process is shown in Figure 5B. </w:t>
      </w:r>
      <w:r w:rsidR="003D40A4">
        <w:t xml:space="preserve"> Using counter current DF can reduce the diafiltration buffer volume by roughly a factor of two, mostly by allowing a higher concentration of product during the diafiltration operation.</w:t>
      </w:r>
    </w:p>
    <w:p w14:paraId="5FE58493" w14:textId="3895BB2F" w:rsidR="003D40A4" w:rsidRPr="003D40A4" w:rsidRDefault="003D40A4" w:rsidP="00BA5AB8">
      <w:pPr>
        <w:spacing w:line="480" w:lineRule="auto"/>
        <w:pPrChange w:id="38" w:author="Coffman, Jon" w:date="2020-09-24T16:31:00Z">
          <w:pPr/>
        </w:pPrChange>
      </w:pPr>
      <w:r>
        <w:lastRenderedPageBreak/>
        <w:t>The membrane sizes for the batch-wise and continuous modes of operation are similar, on the order of 1m</w:t>
      </w:r>
      <w:r>
        <w:rPr>
          <w:vertAlign w:val="superscript"/>
        </w:rPr>
        <w:t>2</w:t>
      </w:r>
      <w:r>
        <w:t>. Smaller lots are accommodated by doing fewer sub-batches.</w:t>
      </w:r>
    </w:p>
    <w:p w14:paraId="147873EC" w14:textId="7DF07189" w:rsidR="76A8AF8C" w:rsidRDefault="76A8AF8C" w:rsidP="00BA5AB8">
      <w:pPr>
        <w:spacing w:line="480" w:lineRule="auto"/>
        <w:pPrChange w:id="39" w:author="Coffman, Jon" w:date="2020-09-24T16:31:00Z">
          <w:pPr/>
        </w:pPrChange>
      </w:pPr>
      <w:r>
        <w:t xml:space="preserve">Material is pooled during the entire lot. As with fed-batch processes, the product quality from the bioreactor may vary with time. The control of the product quality requires a sophisticated GMP and regulatory strategy.  </w:t>
      </w:r>
    </w:p>
    <w:p w14:paraId="1237343C" w14:textId="0B6A6B31" w:rsidR="6E434CCD" w:rsidRDefault="00C862AF" w:rsidP="6E434CCD">
      <w:pPr>
        <w:pStyle w:val="Heading1"/>
      </w:pPr>
      <w:r>
        <w:t xml:space="preserve">Implementation of clinical and a commercial </w:t>
      </w:r>
      <w:r w:rsidR="6E434CCD">
        <w:t xml:space="preserve">8-ton per year ICB </w:t>
      </w:r>
    </w:p>
    <w:p w14:paraId="090F514A" w14:textId="0C407DF9" w:rsidR="00DF1963" w:rsidRDefault="00DF1963" w:rsidP="00BA5AB8">
      <w:pPr>
        <w:spacing w:line="480" w:lineRule="auto"/>
        <w:pPrChange w:id="40" w:author="Coffman, Jon" w:date="2020-09-24T16:31:00Z">
          <w:pPr/>
        </w:pPrChange>
      </w:pPr>
      <w:r>
        <w:t xml:space="preserve">A large-scale staged implementation of the framework is shown in Figure </w:t>
      </w:r>
      <w:r w:rsidR="005A3C68">
        <w:t>4</w:t>
      </w:r>
      <w:r>
        <w:t xml:space="preserve">. Stage one of the </w:t>
      </w:r>
      <w:proofErr w:type="gramStart"/>
      <w:r>
        <w:t>implementation</w:t>
      </w:r>
      <w:proofErr w:type="gramEnd"/>
      <w:r>
        <w:t xml:space="preserve"> uses a 500L SUB. </w:t>
      </w:r>
      <w:r w:rsidR="00C862AF">
        <w:t xml:space="preserve">It is capable of producing as small as a 0.5kg </w:t>
      </w:r>
      <w:proofErr w:type="gramStart"/>
      <w:r w:rsidR="00C862AF">
        <w:t>batch, and</w:t>
      </w:r>
      <w:proofErr w:type="gramEnd"/>
      <w:r w:rsidR="00C862AF">
        <w:t xml:space="preserve"> may be considered representative of a clinical trial manufacturing facility. </w:t>
      </w:r>
      <w:r>
        <w:t xml:space="preserve">For many products, 500L </w:t>
      </w:r>
      <w:r w:rsidR="002F5DF2">
        <w:t>could be</w:t>
      </w:r>
      <w:r>
        <w:t xml:space="preserve"> the commercial scale ICB. The plant is capable of producing up to 30kg batches or about 0.5 tons per year. </w:t>
      </w:r>
    </w:p>
    <w:p w14:paraId="2BAE46A5" w14:textId="6B1D377C" w:rsidR="00DF1963" w:rsidRDefault="00DF1963" w:rsidP="00BA5AB8">
      <w:pPr>
        <w:spacing w:line="480" w:lineRule="auto"/>
        <w:pPrChange w:id="41" w:author="Coffman, Jon" w:date="2020-09-24T16:31:00Z">
          <w:pPr/>
        </w:pPrChange>
      </w:pPr>
      <w:r>
        <w:t xml:space="preserve">Some products, however, need higher levels of production. The framework plant can expand by adding three 500L bioreactors in Stage Two, as well as more media and solution preparation and storage containers shown in Figure </w:t>
      </w:r>
      <w:r w:rsidR="005A3C68">
        <w:t>4B</w:t>
      </w:r>
      <w:r>
        <w:t xml:space="preserve">. </w:t>
      </w:r>
      <w:r w:rsidR="00E20D48">
        <w:t>One remarkable feature of the common ICB framework is that t</w:t>
      </w:r>
      <w:r>
        <w:t>he downstream remains unchanged</w:t>
      </w:r>
      <w:r w:rsidR="00CD1879">
        <w:t>, as discussed in the accompanying article (Coffman 2021)</w:t>
      </w:r>
      <w:r>
        <w:t>.</w:t>
      </w:r>
      <w:r w:rsidR="00E20D48">
        <w:t xml:space="preserve"> </w:t>
      </w:r>
      <w:r>
        <w:t>Th</w:t>
      </w:r>
      <w:r w:rsidR="00E20D48">
        <w:t>e</w:t>
      </w:r>
      <w:r>
        <w:t xml:space="preserve"> “numbering up” of bioreactors does not change the regulatory filing. This Stage Two plant can produce up to 130kg batches and 2 tons per year (</w:t>
      </w:r>
      <w:r w:rsidR="006F0A00">
        <w:t>Figure 2</w:t>
      </w:r>
      <w:r>
        <w:t xml:space="preserve">). </w:t>
      </w:r>
    </w:p>
    <w:p w14:paraId="61881ABB" w14:textId="5590E406" w:rsidR="006505B4" w:rsidRDefault="00DF1963" w:rsidP="00BA5AB8">
      <w:pPr>
        <w:spacing w:line="480" w:lineRule="auto"/>
        <w:pPrChange w:id="42" w:author="Coffman, Jon" w:date="2020-09-24T16:31:00Z">
          <w:pPr/>
        </w:pPrChange>
      </w:pPr>
      <w:r>
        <w:t xml:space="preserve">The plant can expand further in Stage Three by adding more 500L </w:t>
      </w:r>
      <w:proofErr w:type="gramStart"/>
      <w:r>
        <w:t>bioreactors, or</w:t>
      </w:r>
      <w:proofErr w:type="gramEnd"/>
      <w:r>
        <w:t xml:space="preserve"> using the existing 500L as N-1 perfusion seed bioreactors to inoculate between one and four 2000L SUBs</w:t>
      </w:r>
      <w:r w:rsidR="005A3C68">
        <w:t>, as shown in Figure 4C</w:t>
      </w:r>
      <w:r>
        <w:t xml:space="preserve">. </w:t>
      </w:r>
    </w:p>
    <w:p w14:paraId="3CE3BC73" w14:textId="18249F89" w:rsidR="76A8AF8C" w:rsidRDefault="76A8AF8C" w:rsidP="00BA5AB8">
      <w:pPr>
        <w:spacing w:line="480" w:lineRule="auto"/>
        <w:pPrChange w:id="43" w:author="Coffman, Jon" w:date="2020-09-24T16:31:00Z">
          <w:pPr/>
        </w:pPrChange>
      </w:pPr>
      <w:r>
        <w:lastRenderedPageBreak/>
        <w:t>More media and solution preparation and storage are also added. Remarkably, the downstream equipment remains the same [Coffman 2021]. Moving a product from 500L to 2000L bioreactors has a moderate regulatory impact and requires agency notification and comparability studies</w:t>
      </w:r>
      <w:r w:rsidR="002F5DF2">
        <w:t xml:space="preserve"> but should require no new clinical studies</w:t>
      </w:r>
      <w:r>
        <w:t xml:space="preserve">. This plant can produce 500kg batches in 20 days and up to 8 tons per year. The capacity is limited by the solution and media preparation and storage, and, to a lesser extent, the maximum flow rate of the capture step [see Coffman 2021]. The plant can operate either the 500L or the 2000L SUB as the N-stage production bioreactor to allow legacy production. The plant also supports legacy fed-batch production as well, with some restrictions on the harvest step. </w:t>
      </w:r>
    </w:p>
    <w:p w14:paraId="774F0321" w14:textId="0930EB68" w:rsidR="6E434CCD" w:rsidRDefault="005A3C68" w:rsidP="00BA5AB8">
      <w:pPr>
        <w:spacing w:line="480" w:lineRule="auto"/>
        <w:pPrChange w:id="44" w:author="Coffman, Jon" w:date="2020-09-24T16:31:00Z">
          <w:pPr/>
        </w:pPrChange>
      </w:pPr>
      <w:r>
        <w:t>As shown in Figure 4C, t</w:t>
      </w:r>
      <w:r w:rsidR="6E434CCD">
        <w:t xml:space="preserve">he 500kg batch requires only 80,000L of media concentrates, which can easily fit into 16 x 5,000L tanks. This tank size is suggested because it is the largest single-use container available today. </w:t>
      </w:r>
      <w:r>
        <w:t xml:space="preserve">The 500kg lot would require about 24 x 5000L tanks for the downstream, which is a manageable number.  </w:t>
      </w:r>
      <w:r w:rsidR="00B07CE0">
        <w:t xml:space="preserve">The downstream solution tanks require refilling once during the run. </w:t>
      </w:r>
      <w:r w:rsidR="6E434CCD">
        <w:t>Media</w:t>
      </w:r>
      <w:r>
        <w:t xml:space="preserve"> and solution</w:t>
      </w:r>
      <w:r w:rsidR="6E434CCD">
        <w:t xml:space="preserve"> preparation and storage is therefore not a major consideration for the framework process in new facilities.  It is a major consideration for retrofitting legacy facilities. </w:t>
      </w:r>
    </w:p>
    <w:p w14:paraId="34C3B8BE" w14:textId="3CCCB186" w:rsidR="00B072E5" w:rsidRDefault="00B072E5" w:rsidP="00BA5AB8">
      <w:pPr>
        <w:spacing w:line="480" w:lineRule="auto"/>
        <w:pPrChange w:id="45" w:author="Coffman, Jon" w:date="2020-09-24T16:31:00Z">
          <w:pPr/>
        </w:pPrChange>
      </w:pPr>
      <w:r>
        <w:t>If ILC is used on the chromatography and DF steps, the floor plan is much simpler. The solution PMI for downstream goes from 400 to 88 (Table 2). The 8-ton plant with ILC could look like Figure 2D. The media is contained in 16x5000L SU tanks; the concentrates for ILC are in 5x5000L SU tanks, which require a refill once during the run. The solution management is much simpler with ILC than with ILD.</w:t>
      </w:r>
    </w:p>
    <w:p w14:paraId="0AF81578" w14:textId="0561B94D" w:rsidR="00DA5F7B" w:rsidRDefault="76A8AF8C" w:rsidP="00BA5AB8">
      <w:pPr>
        <w:spacing w:line="480" w:lineRule="auto"/>
        <w:pPrChange w:id="46" w:author="Coffman, Jon" w:date="2020-09-24T16:31:00Z">
          <w:pPr/>
        </w:pPrChange>
      </w:pPr>
      <w:r>
        <w:lastRenderedPageBreak/>
        <w:t xml:space="preserve">Water production is also a consideration. The total amount of water used to make up and dilute the media and solution concentrates over the course of 20 days is 1 ML, or about 50,000 L per day. This volume is not large for large scale facilities. The largest rate of water production would be required for the initial media and solution preparation, which can easily be spread out over the duration of the run. Thus, the water consumption rate for media preparation is not a major factor in this 4x2000L design for new facilities. It may be for retrofitting facilities. </w:t>
      </w:r>
    </w:p>
    <w:p w14:paraId="51094968" w14:textId="08897E38" w:rsidR="76A8AF8C" w:rsidRDefault="1DE46545" w:rsidP="00BA5AB8">
      <w:pPr>
        <w:spacing w:line="480" w:lineRule="auto"/>
        <w:pPrChange w:id="47" w:author="Coffman, Jon" w:date="2020-09-24T16:31:00Z">
          <w:pPr/>
        </w:pPrChange>
      </w:pPr>
      <w:r>
        <w:t xml:space="preserve">The capital required for such a plant is relatively small. </w:t>
      </w:r>
      <w:proofErr w:type="spellStart"/>
      <w:r>
        <w:t>Jagshies</w:t>
      </w:r>
      <w:proofErr w:type="spellEnd"/>
      <w:r>
        <w:t xml:space="preserve"> </w:t>
      </w:r>
      <w:proofErr w:type="gramStart"/>
      <w:r>
        <w:t>correlation  [</w:t>
      </w:r>
      <w:proofErr w:type="spellStart"/>
      <w:proofErr w:type="gramEnd"/>
      <w:r w:rsidR="00112ED2">
        <w:t>Jagshies</w:t>
      </w:r>
      <w:proofErr w:type="spellEnd"/>
      <w:r w:rsidR="00112ED2">
        <w:t xml:space="preserve">, </w:t>
      </w:r>
      <w:r>
        <w:t>2020], based on installed bioreactor volume, estimates the cost of the plant to be about $100M. Using a t</w:t>
      </w:r>
      <w:r w:rsidR="002F5DF2">
        <w:t>wenty</w:t>
      </w:r>
      <w:r>
        <w:t>-year depreciation schedule, the capital depreciation would contribute about $</w:t>
      </w:r>
      <w:r w:rsidR="002F5DF2">
        <w:t>0.5</w:t>
      </w:r>
      <w:r>
        <w:t>/g to the COGM.</w:t>
      </w:r>
    </w:p>
    <w:p w14:paraId="62D76830" w14:textId="36B8A125" w:rsidR="1DE46545" w:rsidRDefault="300F2E8F" w:rsidP="00BA5AB8">
      <w:pPr>
        <w:spacing w:line="480" w:lineRule="auto"/>
        <w:rPr>
          <w:rFonts w:eastAsia="Calibri"/>
          <w:szCs w:val="24"/>
        </w:rPr>
        <w:pPrChange w:id="48" w:author="Coffman, Jon" w:date="2020-09-24T16:31:00Z">
          <w:pPr/>
        </w:pPrChange>
      </w:pPr>
      <w:r w:rsidRPr="300F2E8F">
        <w:rPr>
          <w:rFonts w:eastAsia="Calibri"/>
        </w:rPr>
        <w:t xml:space="preserve">Sustainability Framework </w:t>
      </w:r>
      <w:commentRangeStart w:id="49"/>
      <w:commentRangeEnd w:id="49"/>
      <w:r w:rsidR="1DE46545">
        <w:rPr>
          <w:rStyle w:val="CommentReference"/>
        </w:rPr>
        <w:commentReference w:id="49"/>
      </w:r>
    </w:p>
    <w:p w14:paraId="50A1F7EA" w14:textId="56F15EC2" w:rsidR="008A026B" w:rsidRDefault="1DE46545" w:rsidP="00BA5AB8">
      <w:pPr>
        <w:spacing w:line="480" w:lineRule="auto"/>
        <w:rPr>
          <w:rFonts w:eastAsia="Calibri"/>
        </w:rPr>
        <w:pPrChange w:id="50" w:author="Coffman, Jon" w:date="2020-09-24T16:31:00Z">
          <w:pPr/>
        </w:pPrChange>
      </w:pPr>
      <w:r w:rsidRPr="1DE46545">
        <w:rPr>
          <w:rFonts w:eastAsia="Calibri"/>
        </w:rPr>
        <w:t xml:space="preserve">The integrated continuous process can take advantage of intensification, single use and multi column chromatography to show the lowest process mass intensity for </w:t>
      </w:r>
      <w:proofErr w:type="spellStart"/>
      <w:r w:rsidRPr="1DE46545">
        <w:rPr>
          <w:rFonts w:eastAsia="Calibri"/>
        </w:rPr>
        <w:t>mAb</w:t>
      </w:r>
      <w:proofErr w:type="spellEnd"/>
      <w:r w:rsidRPr="1DE46545">
        <w:rPr>
          <w:rFonts w:eastAsia="Calibri"/>
        </w:rPr>
        <w:t xml:space="preserve"> production.   </w:t>
      </w:r>
      <w:r w:rsidR="00230A94">
        <w:rPr>
          <w:rFonts w:eastAsia="Calibri"/>
        </w:rPr>
        <w:t>T</w:t>
      </w:r>
      <w:r w:rsidRPr="1DE46545">
        <w:rPr>
          <w:rFonts w:eastAsia="Calibri"/>
        </w:rPr>
        <w:t>he water intensity of biologics production</w:t>
      </w:r>
      <w:r w:rsidR="00230A94">
        <w:rPr>
          <w:rFonts w:eastAsia="Calibri"/>
        </w:rPr>
        <w:t xml:space="preserve"> in stainless steel has </w:t>
      </w:r>
      <w:r w:rsidRPr="1DE46545">
        <w:rPr>
          <w:rFonts w:eastAsia="Calibri"/>
        </w:rPr>
        <w:t xml:space="preserve">PMI ranging between 7000-10000 </w: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8A026B">
        <w:rPr>
          <w:rFonts w:eastAsia="Calibri"/>
        </w:rPr>
        <w:instrText xml:space="preserve"> ADDIN EN.CITE </w:instrTex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8A026B">
        <w:rPr>
          <w:rFonts w:eastAsia="Calibri"/>
        </w:rPr>
        <w:instrText xml:space="preserve"> ADDIN EN.CITE.DATA </w:instrText>
      </w:r>
      <w:r w:rsidR="008A026B">
        <w:rPr>
          <w:rFonts w:eastAsia="Calibri"/>
        </w:rPr>
      </w:r>
      <w:r w:rsidR="008A026B">
        <w:rPr>
          <w:rFonts w:eastAsia="Calibri"/>
        </w:rPr>
        <w:fldChar w:fldCharType="end"/>
      </w:r>
      <w:r w:rsidR="008A026B">
        <w:rPr>
          <w:rFonts w:eastAsia="Calibri"/>
        </w:rPr>
      </w:r>
      <w:r w:rsidR="008A026B">
        <w:rPr>
          <w:rFonts w:eastAsia="Calibri"/>
        </w:rPr>
        <w:fldChar w:fldCharType="separate"/>
      </w:r>
      <w:r w:rsidR="008A026B">
        <w:rPr>
          <w:rFonts w:eastAsia="Calibri"/>
          <w:noProof/>
        </w:rPr>
        <w:t>(Cataldo, Burgstaller et al. 2020)</w:t>
      </w:r>
      <w:r w:rsidR="008A026B">
        <w:rPr>
          <w:rFonts w:eastAsia="Calibri"/>
        </w:rPr>
        <w:fldChar w:fldCharType="end"/>
      </w:r>
      <w:r w:rsidRPr="1DE46545">
        <w:rPr>
          <w:rFonts w:eastAsia="Calibri"/>
        </w:rPr>
        <w:t xml:space="preserve"> [</w:t>
      </w:r>
      <w:proofErr w:type="spellStart"/>
      <w:r w:rsidRPr="1DE46545">
        <w:rPr>
          <w:rFonts w:eastAsia="Calibri"/>
        </w:rPr>
        <w:t>Budzinski</w:t>
      </w:r>
      <w:proofErr w:type="spellEnd"/>
      <w:r w:rsidRPr="1DE46545">
        <w:rPr>
          <w:rFonts w:eastAsia="Calibri"/>
        </w:rPr>
        <w:t xml:space="preserve">, </w:t>
      </w:r>
      <w:proofErr w:type="spellStart"/>
      <w:r w:rsidRPr="1DE46545">
        <w:rPr>
          <w:rFonts w:eastAsia="Calibri"/>
        </w:rPr>
        <w:t>Cataldo</w:t>
      </w:r>
      <w:proofErr w:type="spellEnd"/>
      <w:r w:rsidRPr="1DE46545">
        <w:rPr>
          <w:rFonts w:eastAsia="Calibri"/>
        </w:rPr>
        <w:t>]</w:t>
      </w:r>
      <w:r w:rsidR="00230A94">
        <w:rPr>
          <w:rFonts w:eastAsia="Calibri"/>
        </w:rPr>
        <w:t xml:space="preserve">. </w:t>
      </w:r>
      <w:r w:rsidR="006F0A00">
        <w:rPr>
          <w:rFonts w:eastAsia="Calibri"/>
        </w:rPr>
        <w:t>Replaci</w:t>
      </w:r>
      <w:r w:rsidR="006F0A00" w:rsidRPr="1DE46545">
        <w:rPr>
          <w:rFonts w:eastAsia="Calibri"/>
        </w:rPr>
        <w:t>ng</w:t>
      </w:r>
      <w:r w:rsidRPr="1DE46545">
        <w:rPr>
          <w:rFonts w:eastAsia="Calibri"/>
        </w:rPr>
        <w:t xml:space="preserve"> stainless steel with single use reduces water (used for cleaning) by 70% and lowers the PMI by 60%.  Further PMI reductions, to values around 2000 (Table 3) are achieved by the continuous framework</w:t>
      </w:r>
      <w:r w:rsidR="008A026B">
        <w:rPr>
          <w:rFonts w:eastAsia="Calibri"/>
        </w:rPr>
        <w:t xml:space="preserve">. </w:t>
      </w:r>
    </w:p>
    <w:p w14:paraId="797BBBC9" w14:textId="3786344D" w:rsidR="1DE46545" w:rsidRDefault="1DE46545" w:rsidP="00BA5AB8">
      <w:pPr>
        <w:spacing w:line="480" w:lineRule="auto"/>
        <w:rPr>
          <w:rFonts w:eastAsia="Calibri"/>
        </w:rPr>
        <w:pPrChange w:id="51" w:author="Coffman, Jon" w:date="2020-09-24T16:31:00Z">
          <w:pPr/>
        </w:pPrChange>
      </w:pPr>
      <w:r w:rsidRPr="1DE46545">
        <w:rPr>
          <w:rFonts w:eastAsia="Calibri"/>
        </w:rPr>
        <w:t>T</w:t>
      </w:r>
      <w:r w:rsidR="00230A94">
        <w:rPr>
          <w:rFonts w:eastAsia="Calibri"/>
        </w:rPr>
        <w:t>h</w:t>
      </w:r>
      <w:r w:rsidRPr="1DE46545">
        <w:rPr>
          <w:rFonts w:eastAsia="Calibri"/>
        </w:rPr>
        <w:t>e electrical energy consumption from HVAC is a dominating factor in the life cycle assessment of bioprocesses</w:t>
      </w:r>
      <w:r w:rsidR="00A84BC4">
        <w:rPr>
          <w:rFonts w:eastAsia="Calibri"/>
        </w:rPr>
        <w:t xml:space="preserve">, consuming about 70kW </w:t>
      </w:r>
      <w:proofErr w:type="spellStart"/>
      <w:r w:rsidR="00A84BC4">
        <w:rPr>
          <w:rFonts w:eastAsia="Calibri"/>
        </w:rPr>
        <w:t>hr</w:t>
      </w:r>
      <w:proofErr w:type="spellEnd"/>
      <w:r w:rsidR="00A84BC4">
        <w:rPr>
          <w:rFonts w:eastAsia="Calibri"/>
        </w:rPr>
        <w:t>/kg of product</w:t>
      </w:r>
      <w:r w:rsidR="008A026B">
        <w:rPr>
          <w:rFonts w:eastAsia="Calibri"/>
        </w:rPr>
        <w:t xml:space="preserve"> </w: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8A026B">
        <w:rPr>
          <w:rFonts w:eastAsia="Calibri"/>
        </w:rPr>
        <w:instrText xml:space="preserve"> ADDIN EN.CITE </w:instrTex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8A026B">
        <w:rPr>
          <w:rFonts w:eastAsia="Calibri"/>
        </w:rPr>
        <w:instrText xml:space="preserve"> ADDIN EN.CITE.DATA </w:instrText>
      </w:r>
      <w:r w:rsidR="008A026B">
        <w:rPr>
          <w:rFonts w:eastAsia="Calibri"/>
        </w:rPr>
      </w:r>
      <w:r w:rsidR="008A026B">
        <w:rPr>
          <w:rFonts w:eastAsia="Calibri"/>
        </w:rPr>
        <w:fldChar w:fldCharType="end"/>
      </w:r>
      <w:r w:rsidR="008A026B">
        <w:rPr>
          <w:rFonts w:eastAsia="Calibri"/>
        </w:rPr>
      </w:r>
      <w:r w:rsidR="008A026B">
        <w:rPr>
          <w:rFonts w:eastAsia="Calibri"/>
        </w:rPr>
        <w:fldChar w:fldCharType="separate"/>
      </w:r>
      <w:r w:rsidR="008A026B">
        <w:rPr>
          <w:rFonts w:eastAsia="Calibri"/>
          <w:noProof/>
        </w:rPr>
        <w:t>(Cataldo, Burgstaller et al. 2020)</w:t>
      </w:r>
      <w:r w:rsidR="008A026B">
        <w:rPr>
          <w:rFonts w:eastAsia="Calibri"/>
        </w:rPr>
        <w:fldChar w:fldCharType="end"/>
      </w:r>
      <w:r w:rsidRPr="1DE46545">
        <w:rPr>
          <w:rFonts w:eastAsia="Calibri"/>
        </w:rPr>
        <w:t xml:space="preserve"> [</w:t>
      </w:r>
      <w:proofErr w:type="spellStart"/>
      <w:r w:rsidRPr="1DE46545">
        <w:rPr>
          <w:rFonts w:eastAsia="Calibri"/>
        </w:rPr>
        <w:t>Pietrzykowski</w:t>
      </w:r>
      <w:proofErr w:type="spellEnd"/>
      <w:r w:rsidRPr="1DE46545">
        <w:rPr>
          <w:rFonts w:eastAsia="Calibri"/>
        </w:rPr>
        <w:t>]</w:t>
      </w:r>
      <w:r w:rsidR="00A84BC4">
        <w:rPr>
          <w:rFonts w:eastAsia="Calibri"/>
        </w:rPr>
        <w:t xml:space="preserve">. The energy consumption is </w:t>
      </w:r>
      <w:r w:rsidRPr="1DE46545">
        <w:rPr>
          <w:rFonts w:eastAsia="Calibri"/>
        </w:rPr>
        <w:t>reduced by the continuous framework</w:t>
      </w:r>
      <w:r w:rsidR="00A84BC4">
        <w:rPr>
          <w:rFonts w:eastAsia="Calibri"/>
        </w:rPr>
        <w:t xml:space="preserve"> by shrinking the footprint by</w:t>
      </w:r>
      <w:r w:rsidRPr="1DE46545">
        <w:rPr>
          <w:rFonts w:eastAsia="Calibri"/>
        </w:rPr>
        <w:t xml:space="preserve"> 50%. The use of fully closed single use integrated processing can </w:t>
      </w:r>
      <w:r w:rsidRPr="1DE46545">
        <w:rPr>
          <w:rFonts w:eastAsia="Calibri"/>
        </w:rPr>
        <w:lastRenderedPageBreak/>
        <w:t xml:space="preserve">support the ball room classification grade reduction from C to D and provide an electrical energy reduction by 15-20%. Further </w:t>
      </w:r>
      <w:r w:rsidR="00230A94" w:rsidRPr="1DE46545">
        <w:rPr>
          <w:rFonts w:eastAsia="Calibri"/>
        </w:rPr>
        <w:t>improvements to</w:t>
      </w:r>
      <w:r w:rsidRPr="1DE46545">
        <w:rPr>
          <w:rFonts w:eastAsia="Calibri"/>
        </w:rPr>
        <w:t xml:space="preserve"> the PMI are expected with the reduction in plastics and packaging waste by improved reuse and recycling that will support a circular economy in the coming years [</w:t>
      </w:r>
      <w:proofErr w:type="spellStart"/>
      <w:r w:rsidRPr="1DE46545">
        <w:rPr>
          <w:rFonts w:eastAsia="Calibri"/>
        </w:rPr>
        <w:t>Barbaroux</w:t>
      </w:r>
      <w:proofErr w:type="spellEnd"/>
      <w:r w:rsidRPr="1DE46545">
        <w:rPr>
          <w:rFonts w:eastAsia="Calibri"/>
        </w:rPr>
        <w:t>]</w:t>
      </w:r>
    </w:p>
    <w:p w14:paraId="2A79F4E2" w14:textId="5ED9D0F2" w:rsidR="1DE46545" w:rsidRDefault="1DE46545" w:rsidP="006B5D46">
      <w:pPr>
        <w:pStyle w:val="Heading2"/>
      </w:pPr>
      <w:r>
        <w:t>Conclusions</w:t>
      </w:r>
    </w:p>
    <w:p w14:paraId="5EA345FE" w14:textId="1E5945BC" w:rsidR="002F5DF2" w:rsidRDefault="1DE46545" w:rsidP="00BA5AB8">
      <w:pPr>
        <w:spacing w:line="480" w:lineRule="auto"/>
        <w:pPrChange w:id="52" w:author="Coffman, Jon" w:date="2020-09-24T16:31:00Z">
          <w:pPr/>
        </w:pPrChange>
      </w:pPr>
      <w:r>
        <w:t xml:space="preserve">An 8-ton plant built on ICB and with single use bioreactors is unprecedented. It rivals the largest fed-batch suites. Yet all the equipment necessary can be built from existing components. As an example of the power of ICB, the highest flow rate in this 8-ton plant is an astonishingly small 13 L/min. </w:t>
      </w:r>
      <w:r w:rsidR="002F5DF2">
        <w:t xml:space="preserve">While the plant is backward </w:t>
      </w:r>
      <w:r w:rsidR="00592AFB">
        <w:t>compatible</w:t>
      </w:r>
      <w:r w:rsidR="002F5DF2">
        <w:t xml:space="preserve"> with fed-batch operations, </w:t>
      </w:r>
      <w:r w:rsidR="00592AFB">
        <w:t>a process with 10g/L titer</w:t>
      </w:r>
      <w:r w:rsidR="002F5DF2">
        <w:t xml:space="preserve"> would only produce about 1 ton per yea</w:t>
      </w:r>
      <w:r w:rsidR="00592AFB">
        <w:t>r</w:t>
      </w:r>
      <w:r w:rsidR="00AF49D4">
        <w:t>.</w:t>
      </w:r>
      <w:r w:rsidR="00592AFB">
        <w:t xml:space="preserve"> </w:t>
      </w:r>
    </w:p>
    <w:p w14:paraId="59C0C76C" w14:textId="529C3A93" w:rsidR="00EF5416" w:rsidRDefault="1DE46545" w:rsidP="00BA5AB8">
      <w:pPr>
        <w:spacing w:line="480" w:lineRule="auto"/>
        <w:pPrChange w:id="53" w:author="Coffman, Jon" w:date="2020-09-24T16:31:00Z">
          <w:pPr/>
        </w:pPrChange>
      </w:pPr>
      <w:r>
        <w:t>The volume of bioreactor(s) that the common framework can support is limited by media and solution storage, and the maximum flow rate of the capture step. In these examples, the maximum flow rate was set to 1</w:t>
      </w:r>
      <w:r w:rsidR="00230A94">
        <w:t>3</w:t>
      </w:r>
      <w:r>
        <w:t xml:space="preserve">L/min arbitrarily to yield a 500kg batch. Downstream skids with maximum flow rates of 50 L/min are common in large stainless-steel plants. If such equipment were used, the downstream could support a total bioreactor volume of 48,000L at 1.5vvm, and yield a lot of over 2.5 tons in twenty days. While no product today has such requirements, therapies for wide-spread diseases like Alzheimer’s and COVID-19 may require massive amount of material.  </w:t>
      </w:r>
    </w:p>
    <w:p w14:paraId="718B2699" w14:textId="1AD63D8B" w:rsidR="00AF49D4" w:rsidRDefault="622C5669" w:rsidP="00BA5AB8">
      <w:pPr>
        <w:spacing w:line="480" w:lineRule="auto"/>
        <w:pPrChange w:id="54" w:author="Coffman, Jon" w:date="2020-09-24T16:31:00Z">
          <w:pPr/>
        </w:pPrChange>
      </w:pPr>
      <w:r>
        <w:t xml:space="preserve">The impact of the manufacture of SARS-CoV-2 antibodies has caused a shortage of capacity for many years in the future. We may have to greatly and quickly expand the manufacturing capacity in order to supply the world with lifesaving antibodies to SARS-CoV-2. Or we may not, if the treatment does not work or vaccines provide adequate protection. The common </w:t>
      </w:r>
      <w:r>
        <w:lastRenderedPageBreak/>
        <w:t xml:space="preserve">framework for ICB allows a staged investment in new facilities and can grow with market demands. The framework ICB allows expansion of the global biomanufacturing essentially at will, for very little capital, in nearly any place in the world. </w:t>
      </w:r>
    </w:p>
    <w:p w14:paraId="55DD6358" w14:textId="2CF04747" w:rsidR="00EF5416" w:rsidRDefault="00EF5416" w:rsidP="00BA5AB8">
      <w:pPr>
        <w:spacing w:line="480" w:lineRule="auto"/>
        <w:rPr>
          <w:rFonts w:eastAsia="Calibri"/>
        </w:rPr>
        <w:pPrChange w:id="55" w:author="Coffman, Jon" w:date="2020-09-24T16:31:00Z">
          <w:pPr/>
        </w:pPrChange>
      </w:pPr>
    </w:p>
    <w:p w14:paraId="3BBC4A30" w14:textId="08879FDF" w:rsidR="506D5C23" w:rsidRDefault="506D5C23" w:rsidP="00BA5AB8">
      <w:pPr>
        <w:spacing w:line="480" w:lineRule="auto"/>
        <w:rPr>
          <w:rFonts w:eastAsia="Calibri"/>
        </w:rPr>
        <w:pPrChange w:id="56" w:author="Coffman, Jon" w:date="2020-09-24T16:31:00Z">
          <w:pPr/>
        </w:pPrChange>
      </w:pPr>
      <w:r w:rsidRPr="506D5C23">
        <w:rPr>
          <w:rFonts w:eastAsia="Calibri"/>
        </w:rPr>
        <w:t xml:space="preserve">References </w:t>
      </w:r>
    </w:p>
    <w:p w14:paraId="0E7179AA" w14:textId="6B1C0828" w:rsidR="506D5C23" w:rsidRDefault="506D5C23" w:rsidP="00BA5AB8">
      <w:pPr>
        <w:spacing w:line="480" w:lineRule="auto"/>
        <w:rPr>
          <w:rFonts w:eastAsia="Calibri"/>
        </w:rPr>
        <w:pPrChange w:id="57" w:author="Coffman, Jon" w:date="2020-09-24T16:31:00Z">
          <w:pPr/>
        </w:pPrChange>
      </w:pPr>
    </w:p>
    <w:p w14:paraId="6777600C" w14:textId="3FF9895F" w:rsidR="506D5C23" w:rsidRDefault="506D5C23" w:rsidP="00BA5AB8">
      <w:pPr>
        <w:spacing w:line="480" w:lineRule="auto"/>
        <w:rPr>
          <w:rFonts w:eastAsia="Calibri"/>
        </w:rPr>
        <w:pPrChange w:id="58" w:author="Coffman, Jon" w:date="2020-09-24T16:31:00Z">
          <w:pPr/>
        </w:pPrChange>
      </w:pPr>
      <w:proofErr w:type="spellStart"/>
      <w:r w:rsidRPr="506D5C23">
        <w:rPr>
          <w:rFonts w:eastAsia="Calibri"/>
        </w:rPr>
        <w:t>Barbaroux</w:t>
      </w:r>
      <w:proofErr w:type="spellEnd"/>
      <w:r w:rsidRPr="506D5C23">
        <w:rPr>
          <w:rFonts w:eastAsia="Calibri"/>
        </w:rPr>
        <w:t xml:space="preserve">, M., </w:t>
      </w:r>
      <w:proofErr w:type="spellStart"/>
      <w:r w:rsidRPr="506D5C23">
        <w:rPr>
          <w:rFonts w:eastAsia="Calibri"/>
        </w:rPr>
        <w:t>Horowski</w:t>
      </w:r>
      <w:proofErr w:type="spellEnd"/>
      <w:r w:rsidRPr="506D5C23">
        <w:rPr>
          <w:rFonts w:eastAsia="Calibri"/>
        </w:rPr>
        <w:t xml:space="preserve">, B., </w:t>
      </w:r>
      <w:proofErr w:type="spellStart"/>
      <w:r w:rsidRPr="506D5C23">
        <w:rPr>
          <w:rFonts w:eastAsia="Calibri"/>
        </w:rPr>
        <w:t>Mokuolu</w:t>
      </w:r>
      <w:proofErr w:type="spellEnd"/>
      <w:r w:rsidRPr="506D5C23">
        <w:rPr>
          <w:rFonts w:eastAsia="Calibri"/>
        </w:rPr>
        <w:t xml:space="preserve">, S., Petrich, M., &amp; </w:t>
      </w:r>
      <w:proofErr w:type="spellStart"/>
      <w:r w:rsidRPr="506D5C23">
        <w:rPr>
          <w:rFonts w:eastAsia="Calibri"/>
        </w:rPr>
        <w:t>Whitford</w:t>
      </w:r>
      <w:proofErr w:type="spellEnd"/>
      <w:r w:rsidRPr="506D5C23">
        <w:rPr>
          <w:rFonts w:eastAsia="Calibri"/>
        </w:rPr>
        <w:t xml:space="preserve">, W. (2020). The Green Imperative: Part One Life Cycle Assessment and Sustainability for single use technologies in the biopharmaceutical industry. </w:t>
      </w:r>
      <w:r w:rsidRPr="506D5C23">
        <w:rPr>
          <w:rFonts w:eastAsia="Calibri"/>
          <w:i/>
          <w:iCs/>
        </w:rPr>
        <w:t>Bioprocess Int., 18</w:t>
      </w:r>
      <w:r w:rsidRPr="506D5C23">
        <w:rPr>
          <w:rFonts w:eastAsia="Calibri"/>
        </w:rPr>
        <w:t xml:space="preserve">(3). </w:t>
      </w:r>
    </w:p>
    <w:p w14:paraId="2425330A" w14:textId="619DF0E6" w:rsidR="506D5C23" w:rsidRDefault="506D5C23" w:rsidP="00BA5AB8">
      <w:pPr>
        <w:spacing w:line="480" w:lineRule="auto"/>
        <w:pPrChange w:id="59" w:author="Coffman, Jon" w:date="2020-09-24T16:31:00Z">
          <w:pPr/>
        </w:pPrChange>
      </w:pPr>
      <w:r w:rsidRPr="506D5C23">
        <w:rPr>
          <w:rFonts w:eastAsia="Calibri"/>
        </w:rPr>
        <w:t xml:space="preserve">Bolton, G. R., &amp; </w:t>
      </w:r>
      <w:proofErr w:type="spellStart"/>
      <w:r w:rsidRPr="506D5C23">
        <w:rPr>
          <w:rFonts w:eastAsia="Calibri"/>
        </w:rPr>
        <w:t>Apostolidis</w:t>
      </w:r>
      <w:proofErr w:type="spellEnd"/>
      <w:r w:rsidRPr="506D5C23">
        <w:rPr>
          <w:rFonts w:eastAsia="Calibri"/>
        </w:rPr>
        <w:t xml:space="preserve">, A. J. (2017). Mechanistic modeling of the loss of protein sieving due to internal and external fouling of </w:t>
      </w:r>
      <w:proofErr w:type="spellStart"/>
      <w:proofErr w:type="gramStart"/>
      <w:r w:rsidRPr="506D5C23">
        <w:rPr>
          <w:rFonts w:eastAsia="Calibri"/>
        </w:rPr>
        <w:t>microfilters.</w:t>
      </w:r>
      <w:r w:rsidRPr="506D5C23">
        <w:rPr>
          <w:rFonts w:eastAsia="Calibri"/>
          <w:i/>
          <w:iCs/>
        </w:rPr>
        <w:t>Biotechnology</w:t>
      </w:r>
      <w:proofErr w:type="spellEnd"/>
      <w:proofErr w:type="gramEnd"/>
      <w:r w:rsidRPr="506D5C23">
        <w:rPr>
          <w:rFonts w:eastAsia="Calibri"/>
          <w:i/>
          <w:iCs/>
        </w:rPr>
        <w:t xml:space="preserve"> Progress</w:t>
      </w:r>
      <w:r w:rsidRPr="506D5C23">
        <w:rPr>
          <w:rFonts w:eastAsia="Calibri"/>
        </w:rPr>
        <w:t>, 33, 1323–1333.</w:t>
      </w:r>
    </w:p>
    <w:p w14:paraId="2B7F0754" w14:textId="6266A216" w:rsidR="506D5C23" w:rsidRDefault="506D5C23" w:rsidP="00BA5AB8">
      <w:pPr>
        <w:spacing w:line="480" w:lineRule="auto"/>
        <w:rPr>
          <w:rFonts w:eastAsia="Calibri"/>
        </w:rPr>
        <w:pPrChange w:id="60" w:author="Coffman, Jon" w:date="2020-09-24T16:31:00Z">
          <w:pPr/>
        </w:pPrChange>
      </w:pPr>
      <w:r w:rsidRPr="506D5C23">
        <w:rPr>
          <w:rFonts w:eastAsia="Calibri"/>
        </w:rPr>
        <w:t xml:space="preserve">Brower, M., Hou, Y., &amp; Pollard, D. (2015). Monoclonal antibody continuous processing enabled by single use. </w:t>
      </w:r>
      <w:r w:rsidRPr="506D5C23">
        <w:rPr>
          <w:rFonts w:eastAsia="Calibri"/>
          <w:i/>
          <w:iCs/>
        </w:rPr>
        <w:t>Contin. Process. Pharm. Manuf.</w:t>
      </w:r>
      <w:r w:rsidRPr="506D5C23">
        <w:rPr>
          <w:rFonts w:eastAsia="Calibri"/>
        </w:rPr>
        <w:t>, 255-296. doi:10.1002/9783527673681.ch11</w:t>
      </w:r>
    </w:p>
    <w:p w14:paraId="019EE3D4" w14:textId="3CC32971" w:rsidR="506D5C23" w:rsidRDefault="506D5C23" w:rsidP="00BA5AB8">
      <w:pPr>
        <w:spacing w:line="480" w:lineRule="auto"/>
        <w:rPr>
          <w:rFonts w:eastAsia="Calibri"/>
        </w:rPr>
        <w:pPrChange w:id="61" w:author="Coffman, Jon" w:date="2020-09-24T16:31:00Z">
          <w:pPr/>
        </w:pPrChange>
      </w:pPr>
      <w:proofErr w:type="spellStart"/>
      <w:r w:rsidRPr="506D5C23">
        <w:rPr>
          <w:rFonts w:eastAsia="Calibri"/>
        </w:rPr>
        <w:t>Budzinski</w:t>
      </w:r>
      <w:proofErr w:type="spellEnd"/>
      <w:r w:rsidRPr="506D5C23">
        <w:rPr>
          <w:rFonts w:eastAsia="Calibri"/>
        </w:rPr>
        <w:t xml:space="preserve">, K., </w:t>
      </w:r>
      <w:proofErr w:type="spellStart"/>
      <w:r w:rsidRPr="506D5C23">
        <w:rPr>
          <w:rFonts w:eastAsia="Calibri"/>
        </w:rPr>
        <w:t>Blewis</w:t>
      </w:r>
      <w:proofErr w:type="spellEnd"/>
      <w:r w:rsidRPr="506D5C23">
        <w:rPr>
          <w:rFonts w:eastAsia="Calibri"/>
        </w:rPr>
        <w:t xml:space="preserve">, M., Dahlin, P., </w:t>
      </w:r>
      <w:proofErr w:type="spellStart"/>
      <w:r w:rsidRPr="506D5C23">
        <w:rPr>
          <w:rFonts w:eastAsia="Calibri"/>
        </w:rPr>
        <w:t>D'Aquila</w:t>
      </w:r>
      <w:proofErr w:type="spellEnd"/>
      <w:r w:rsidRPr="506D5C23">
        <w:rPr>
          <w:rFonts w:eastAsia="Calibri"/>
        </w:rPr>
        <w:t xml:space="preserve">, D., Esparza, J., Gavin, J., . . . Sun, L. (2019). Introduction of a process mass intensity metric for biologics. </w:t>
      </w:r>
      <w:r w:rsidRPr="506D5C23">
        <w:rPr>
          <w:rFonts w:eastAsia="Calibri"/>
          <w:i/>
          <w:iCs/>
        </w:rPr>
        <w:t>New Biotechnology, 49</w:t>
      </w:r>
      <w:r w:rsidRPr="506D5C23">
        <w:rPr>
          <w:rFonts w:eastAsia="Calibri"/>
        </w:rPr>
        <w:t xml:space="preserve">, 37-42. </w:t>
      </w:r>
      <w:proofErr w:type="gramStart"/>
      <w:r w:rsidRPr="506D5C23">
        <w:rPr>
          <w:rFonts w:eastAsia="Calibri"/>
        </w:rPr>
        <w:t>doi:10.1016/j.nbt</w:t>
      </w:r>
      <w:proofErr w:type="gramEnd"/>
      <w:r w:rsidRPr="506D5C23">
        <w:rPr>
          <w:rFonts w:eastAsia="Calibri"/>
        </w:rPr>
        <w:t>.2018.07.005</w:t>
      </w:r>
    </w:p>
    <w:p w14:paraId="67096172" w14:textId="513E55DA" w:rsidR="506D5C23" w:rsidRDefault="506D5C23" w:rsidP="00BA5AB8">
      <w:pPr>
        <w:spacing w:line="480" w:lineRule="auto"/>
        <w:pPrChange w:id="62" w:author="Coffman, Jon" w:date="2020-09-24T16:31:00Z">
          <w:pPr/>
        </w:pPrChange>
      </w:pPr>
      <w:r w:rsidRPr="506D5C23">
        <w:rPr>
          <w:rFonts w:eastAsia="Calibri"/>
        </w:rPr>
        <w:t xml:space="preserve">Kelly, W., Scully, J., Zhang, D., Feng, G., </w:t>
      </w:r>
      <w:proofErr w:type="spellStart"/>
      <w:r w:rsidRPr="506D5C23">
        <w:rPr>
          <w:rFonts w:eastAsia="Calibri"/>
        </w:rPr>
        <w:t>Lavengood</w:t>
      </w:r>
      <w:proofErr w:type="spellEnd"/>
      <w:r w:rsidRPr="506D5C23">
        <w:rPr>
          <w:rFonts w:eastAsia="Calibri"/>
        </w:rPr>
        <w:t xml:space="preserve">, M., Condon, </w:t>
      </w:r>
      <w:proofErr w:type="spellStart"/>
      <w:proofErr w:type="gramStart"/>
      <w:r w:rsidRPr="506D5C23">
        <w:rPr>
          <w:rFonts w:eastAsia="Calibri"/>
        </w:rPr>
        <w:t>J.Bhatia</w:t>
      </w:r>
      <w:proofErr w:type="spellEnd"/>
      <w:proofErr w:type="gramEnd"/>
      <w:r w:rsidRPr="506D5C23">
        <w:rPr>
          <w:rFonts w:eastAsia="Calibri"/>
        </w:rPr>
        <w:t>, R. (2014). Understanding and modeling alternating tangential flow filtration for perfusion cell culture. Biotechnology Progress, 30,</w:t>
      </w:r>
    </w:p>
    <w:p w14:paraId="721E9EE7" w14:textId="4187075B" w:rsidR="506D5C23" w:rsidRDefault="506D5C23" w:rsidP="00BA5AB8">
      <w:pPr>
        <w:spacing w:line="480" w:lineRule="auto"/>
        <w:rPr>
          <w:rFonts w:eastAsia="Calibri"/>
        </w:rPr>
        <w:pPrChange w:id="63" w:author="Coffman, Jon" w:date="2020-09-24T16:31:00Z">
          <w:pPr/>
        </w:pPrChange>
      </w:pPr>
      <w:r w:rsidRPr="506D5C23">
        <w:rPr>
          <w:rFonts w:eastAsia="Calibri"/>
        </w:rPr>
        <w:t>1291–1300.</w:t>
      </w:r>
    </w:p>
    <w:p w14:paraId="43F9A55F" w14:textId="67F48033" w:rsidR="506D5C23" w:rsidRDefault="506D5C23" w:rsidP="00BA5AB8">
      <w:pPr>
        <w:spacing w:line="480" w:lineRule="auto"/>
        <w:pPrChange w:id="64" w:author="Coffman, Jon" w:date="2020-09-24T16:31:00Z">
          <w:pPr/>
        </w:pPrChange>
      </w:pPr>
      <w:r w:rsidRPr="506D5C23">
        <w:rPr>
          <w:rFonts w:eastAsia="Calibri"/>
        </w:rPr>
        <w:lastRenderedPageBreak/>
        <w:t xml:space="preserve">Pinto, N. S. D., Napoli, W. N., &amp; Brower, M. (2020). Impact of micro and </w:t>
      </w:r>
      <w:proofErr w:type="spellStart"/>
      <w:r w:rsidRPr="506D5C23">
        <w:rPr>
          <w:rFonts w:eastAsia="Calibri"/>
        </w:rPr>
        <w:t>macroporous</w:t>
      </w:r>
      <w:proofErr w:type="spellEnd"/>
      <w:r w:rsidRPr="506D5C23">
        <w:rPr>
          <w:rFonts w:eastAsia="Calibri"/>
        </w:rPr>
        <w:t xml:space="preserve"> TFF membranes on product sieving and chromatography</w:t>
      </w:r>
    </w:p>
    <w:p w14:paraId="01D57EB5" w14:textId="1B888216" w:rsidR="506D5C23" w:rsidRDefault="506D5C23" w:rsidP="00BA5AB8">
      <w:pPr>
        <w:spacing w:line="480" w:lineRule="auto"/>
        <w:pPrChange w:id="65" w:author="Coffman, Jon" w:date="2020-09-24T16:31:00Z">
          <w:pPr/>
        </w:pPrChange>
      </w:pPr>
      <w:r w:rsidRPr="506D5C23">
        <w:rPr>
          <w:rFonts w:eastAsia="Calibri"/>
        </w:rPr>
        <w:t>loading for perfusion cell culture. Biotechnology and Bioengineering, 117,</w:t>
      </w:r>
    </w:p>
    <w:p w14:paraId="08386B4B" w14:textId="3E323054" w:rsidR="506D5C23" w:rsidRDefault="506D5C23" w:rsidP="00BA5AB8">
      <w:pPr>
        <w:spacing w:line="480" w:lineRule="auto"/>
        <w:rPr>
          <w:rFonts w:eastAsia="Calibri"/>
        </w:rPr>
        <w:pPrChange w:id="66" w:author="Coffman, Jon" w:date="2020-09-24T16:31:00Z">
          <w:pPr/>
        </w:pPrChange>
      </w:pPr>
      <w:r w:rsidRPr="506D5C23">
        <w:rPr>
          <w:rFonts w:eastAsia="Calibri"/>
        </w:rPr>
        <w:t>117–124.</w:t>
      </w:r>
    </w:p>
    <w:p w14:paraId="0E8C4368" w14:textId="7BF71079" w:rsidR="506D5C23" w:rsidRDefault="506D5C23" w:rsidP="00BA5AB8">
      <w:pPr>
        <w:spacing w:line="480" w:lineRule="auto"/>
        <w:rPr>
          <w:rFonts w:eastAsia="Calibri"/>
        </w:rPr>
        <w:pPrChange w:id="67" w:author="Coffman, Jon" w:date="2020-09-24T16:31:00Z">
          <w:pPr/>
        </w:pPrChange>
      </w:pPr>
      <w:r w:rsidRPr="506D5C23">
        <w:rPr>
          <w:rFonts w:eastAsia="Calibri"/>
        </w:rPr>
        <w:t xml:space="preserve">Pinto, N. D. S., &amp; Brower, M. (2020). Wide-surface pore microfiltration membrane drastically improves sieving decay in TFF-based perfusion cell culture and streamline chromatography integration for continuous bioprocessing. </w:t>
      </w:r>
      <w:r w:rsidRPr="506D5C23">
        <w:rPr>
          <w:rFonts w:eastAsia="Calibri"/>
          <w:i/>
          <w:iCs/>
        </w:rPr>
        <w:t>Biotechnology and Bioengineering, n/a</w:t>
      </w:r>
      <w:r w:rsidRPr="506D5C23">
        <w:rPr>
          <w:rFonts w:eastAsia="Calibri"/>
        </w:rPr>
        <w:t>(n/a). doi:10.1002/bit.27504</w:t>
      </w:r>
    </w:p>
    <w:p w14:paraId="28F677C0" w14:textId="65828DA5" w:rsidR="506D5C23" w:rsidRDefault="506D5C23" w:rsidP="00BA5AB8">
      <w:pPr>
        <w:spacing w:line="480" w:lineRule="auto"/>
        <w:rPr>
          <w:rFonts w:eastAsia="Calibri"/>
        </w:rPr>
        <w:pPrChange w:id="68" w:author="Coffman, Jon" w:date="2020-09-24T16:31:00Z">
          <w:pPr/>
        </w:pPrChange>
      </w:pPr>
      <w:proofErr w:type="spellStart"/>
      <w:r w:rsidRPr="506D5C23">
        <w:rPr>
          <w:rFonts w:eastAsia="Calibri"/>
        </w:rPr>
        <w:t>Peitrzykowski</w:t>
      </w:r>
      <w:proofErr w:type="spellEnd"/>
      <w:r w:rsidRPr="506D5C23">
        <w:rPr>
          <w:rFonts w:eastAsia="Calibri"/>
        </w:rPr>
        <w:t xml:space="preserve">, M. (2013). An environmental life cycle assessment comparison of single use and conventional process technology for the production of monoclonal antibodies. </w:t>
      </w:r>
      <w:r w:rsidRPr="506D5C23">
        <w:rPr>
          <w:rFonts w:eastAsia="Calibri"/>
          <w:i/>
          <w:iCs/>
        </w:rPr>
        <w:t>J. Clean. Prod.</w:t>
      </w:r>
      <w:r w:rsidRPr="506D5C23">
        <w:rPr>
          <w:rFonts w:eastAsia="Calibri"/>
        </w:rPr>
        <w:t xml:space="preserve"> 41 150-162; doi10.1016/j.jclepro.2012.09.048</w:t>
      </w:r>
    </w:p>
    <w:p w14:paraId="36DD6F39" w14:textId="627C3F40" w:rsidR="506D5C23" w:rsidRDefault="506D5C23" w:rsidP="00BA5AB8">
      <w:pPr>
        <w:spacing w:line="480" w:lineRule="auto"/>
        <w:pPrChange w:id="69" w:author="Coffman, Jon" w:date="2020-09-24T16:31:00Z">
          <w:pPr/>
        </w:pPrChange>
      </w:pPr>
      <w:r w:rsidRPr="506D5C23">
        <w:rPr>
          <w:rFonts w:eastAsia="Calibri"/>
        </w:rPr>
        <w:t xml:space="preserve">van Reis, R., &amp; </w:t>
      </w:r>
      <w:proofErr w:type="spellStart"/>
      <w:r w:rsidRPr="506D5C23">
        <w:rPr>
          <w:rFonts w:eastAsia="Calibri"/>
        </w:rPr>
        <w:t>Zydney</w:t>
      </w:r>
      <w:proofErr w:type="spellEnd"/>
      <w:r w:rsidRPr="506D5C23">
        <w:rPr>
          <w:rFonts w:eastAsia="Calibri"/>
        </w:rPr>
        <w:t>, A. L. (2007). Bioprocess membrane technology.</w:t>
      </w:r>
    </w:p>
    <w:p w14:paraId="400E2D81" w14:textId="0B1BBE15" w:rsidR="506D5C23" w:rsidRDefault="506D5C23" w:rsidP="00BA5AB8">
      <w:pPr>
        <w:spacing w:line="480" w:lineRule="auto"/>
        <w:rPr>
          <w:rFonts w:eastAsia="Calibri"/>
        </w:rPr>
        <w:pPrChange w:id="70" w:author="Coffman, Jon" w:date="2020-09-24T16:31:00Z">
          <w:pPr/>
        </w:pPrChange>
      </w:pPr>
      <w:r w:rsidRPr="506D5C23">
        <w:rPr>
          <w:rFonts w:eastAsia="Calibri"/>
        </w:rPr>
        <w:t>Journal of Membrane Science, 297, 16–50.</w:t>
      </w:r>
    </w:p>
    <w:p w14:paraId="45B88E52" w14:textId="28AD2E9C" w:rsidR="506D5C23" w:rsidRDefault="4A152AD8" w:rsidP="00BA5AB8">
      <w:pPr>
        <w:spacing w:line="480" w:lineRule="auto"/>
        <w:rPr>
          <w:rFonts w:eastAsia="Calibri"/>
        </w:rPr>
        <w:pPrChange w:id="71" w:author="Coffman, Jon" w:date="2020-09-24T16:31:00Z">
          <w:pPr/>
        </w:pPrChange>
      </w:pPr>
      <w:proofErr w:type="spellStart"/>
      <w:r w:rsidRPr="4A152AD8">
        <w:rPr>
          <w:rFonts w:eastAsia="Calibri"/>
        </w:rPr>
        <w:t>Warikoo</w:t>
      </w:r>
      <w:proofErr w:type="spellEnd"/>
      <w:r w:rsidRPr="4A152AD8">
        <w:rPr>
          <w:rFonts w:eastAsia="Calibri"/>
        </w:rPr>
        <w:t xml:space="preserve">, V., </w:t>
      </w:r>
      <w:proofErr w:type="spellStart"/>
      <w:r w:rsidRPr="4A152AD8">
        <w:rPr>
          <w:rFonts w:eastAsia="Calibri"/>
        </w:rPr>
        <w:t>Godawat</w:t>
      </w:r>
      <w:proofErr w:type="spellEnd"/>
      <w:r w:rsidRPr="4A152AD8">
        <w:rPr>
          <w:rFonts w:eastAsia="Calibri"/>
        </w:rPr>
        <w:t xml:space="preserve">, R., Brower, K., Jain, S., Cummings, D., Simons, E., . . . </w:t>
      </w:r>
      <w:proofErr w:type="spellStart"/>
      <w:r w:rsidRPr="4A152AD8">
        <w:rPr>
          <w:rFonts w:eastAsia="Calibri"/>
        </w:rPr>
        <w:t>Konstantinov</w:t>
      </w:r>
      <w:proofErr w:type="spellEnd"/>
      <w:r w:rsidRPr="4A152AD8">
        <w:rPr>
          <w:rFonts w:eastAsia="Calibri"/>
        </w:rPr>
        <w:t xml:space="preserve">, K. (2012). Integrated continuous production of recombinant therapeutic proteins. </w:t>
      </w:r>
      <w:r w:rsidRPr="4A152AD8">
        <w:rPr>
          <w:rFonts w:eastAsia="Calibri"/>
          <w:i/>
          <w:iCs/>
        </w:rPr>
        <w:t>Biotechnology and Bioengineering, 109</w:t>
      </w:r>
      <w:r w:rsidRPr="4A152AD8">
        <w:rPr>
          <w:rFonts w:eastAsia="Calibri"/>
        </w:rPr>
        <w:t>(12), 3018-3029. doi:10.1002/bit.24584</w:t>
      </w:r>
    </w:p>
    <w:p w14:paraId="3B677592" w14:textId="68DAD575" w:rsidR="506D5C23" w:rsidRDefault="4A152AD8" w:rsidP="00BA5AB8">
      <w:pPr>
        <w:spacing w:line="480" w:lineRule="auto"/>
        <w:pPrChange w:id="72" w:author="Coffman, Jon" w:date="2020-09-24T16:31:00Z">
          <w:pPr/>
        </w:pPrChange>
      </w:pPr>
      <w:r w:rsidRPr="4A152AD8">
        <w:rPr>
          <w:rFonts w:eastAsia="Calibri"/>
        </w:rPr>
        <w:t xml:space="preserve">Kwon, T., Prentice, H., De Oliveira, J., </w:t>
      </w:r>
      <w:proofErr w:type="spellStart"/>
      <w:r w:rsidRPr="4A152AD8">
        <w:rPr>
          <w:rFonts w:eastAsia="Calibri"/>
        </w:rPr>
        <w:t>Madziva</w:t>
      </w:r>
      <w:proofErr w:type="spellEnd"/>
      <w:r w:rsidRPr="4A152AD8">
        <w:rPr>
          <w:rFonts w:eastAsia="Calibri"/>
        </w:rPr>
        <w:t>, N.</w:t>
      </w:r>
      <w:proofErr w:type="gramStart"/>
      <w:r w:rsidRPr="4A152AD8">
        <w:rPr>
          <w:rFonts w:eastAsia="Calibri"/>
        </w:rPr>
        <w:t>, ,</w:t>
      </w:r>
      <w:proofErr w:type="gramEnd"/>
      <w:r w:rsidRPr="4A152AD8">
        <w:rPr>
          <w:rFonts w:eastAsia="Calibri"/>
        </w:rPr>
        <w:t xml:space="preserve"> Ebrahimi, M., Han, J. (2017) Microfluidic Cell Retention Device for Perfusion of Mammalian Suspension Culture. Nature </w:t>
      </w:r>
      <w:r w:rsidRPr="4A152AD8">
        <w:rPr>
          <w:rFonts w:eastAsia="Calibri"/>
          <w:sz w:val="16"/>
          <w:szCs w:val="16"/>
        </w:rPr>
        <w:t xml:space="preserve">SCIENTIFIC Reports </w:t>
      </w:r>
      <w:r w:rsidRPr="4A152AD8">
        <w:rPr>
          <w:rFonts w:ascii="Corbel" w:eastAsia="Corbel" w:hAnsi="Corbel" w:cs="Corbel"/>
          <w:sz w:val="16"/>
          <w:szCs w:val="16"/>
        </w:rPr>
        <w:t xml:space="preserve">| 7: </w:t>
      </w:r>
      <w:r w:rsidRPr="4A152AD8">
        <w:rPr>
          <w:rFonts w:eastAsia="Calibri"/>
          <w:i/>
          <w:iCs/>
          <w:sz w:val="16"/>
          <w:szCs w:val="16"/>
        </w:rPr>
        <w:t xml:space="preserve">6703 </w:t>
      </w:r>
      <w:r w:rsidRPr="4A152AD8">
        <w:rPr>
          <w:rFonts w:ascii="Corbel" w:eastAsia="Corbel" w:hAnsi="Corbel" w:cs="Corbel"/>
          <w:sz w:val="16"/>
          <w:szCs w:val="16"/>
        </w:rPr>
        <w:t>| DOI:10.1038/s41598-017-06949-8</w:t>
      </w:r>
    </w:p>
    <w:p w14:paraId="6F7E4BFF" w14:textId="77777777" w:rsidR="001D0157" w:rsidRDefault="001D0157" w:rsidP="00BA5AB8">
      <w:pPr>
        <w:spacing w:line="480" w:lineRule="auto"/>
        <w:rPr>
          <w:rFonts w:eastAsia="Calibri"/>
        </w:rPr>
        <w:pPrChange w:id="73" w:author="Coffman, Jon" w:date="2020-09-24T16:31:00Z">
          <w:pPr/>
        </w:pPrChange>
      </w:pPr>
    </w:p>
    <w:p w14:paraId="51AFDDBC" w14:textId="77777777" w:rsidR="001D0157" w:rsidRDefault="001D0157" w:rsidP="00BA5AB8">
      <w:pPr>
        <w:spacing w:line="480" w:lineRule="auto"/>
        <w:rPr>
          <w:rFonts w:eastAsia="Calibri"/>
        </w:rPr>
        <w:pPrChange w:id="74" w:author="Coffman, Jon" w:date="2020-09-24T16:31:00Z">
          <w:pPr/>
        </w:pPrChange>
      </w:pPr>
    </w:p>
    <w:p w14:paraId="3F64A0ED" w14:textId="77777777" w:rsidR="00886C30" w:rsidRPr="00886C30" w:rsidRDefault="001D0157" w:rsidP="00BA5AB8">
      <w:pPr>
        <w:pStyle w:val="EndNoteBibliography"/>
        <w:spacing w:line="480" w:lineRule="auto"/>
        <w:rPr>
          <w:noProof/>
        </w:rPr>
        <w:pPrChange w:id="75" w:author="Coffman, Jon" w:date="2020-09-24T16:31:00Z">
          <w:pPr>
            <w:pStyle w:val="EndNoteBibliography"/>
          </w:pPr>
        </w:pPrChange>
      </w:pPr>
      <w:r>
        <w:rPr>
          <w:rFonts w:asciiTheme="minorHAnsi" w:eastAsia="Calibri" w:hAnsiTheme="minorHAnsi" w:cstheme="minorBidi"/>
        </w:rPr>
        <w:fldChar w:fldCharType="begin"/>
      </w:r>
      <w:r>
        <w:rPr>
          <w:rFonts w:eastAsia="Calibri"/>
        </w:rPr>
        <w:instrText xml:space="preserve"> ADDIN EN.REFLIST </w:instrText>
      </w:r>
      <w:r>
        <w:rPr>
          <w:rFonts w:asciiTheme="minorHAnsi" w:eastAsia="Calibri" w:hAnsiTheme="minorHAnsi" w:cstheme="minorBidi"/>
        </w:rPr>
        <w:fldChar w:fldCharType="separate"/>
      </w:r>
      <w:r w:rsidR="00886C30" w:rsidRPr="00886C30">
        <w:rPr>
          <w:noProof/>
        </w:rPr>
        <w:t>1</w:t>
      </w:r>
    </w:p>
    <w:p w14:paraId="17AFA903" w14:textId="77777777" w:rsidR="00886C30" w:rsidRPr="00886C30" w:rsidRDefault="00886C30" w:rsidP="00BA5AB8">
      <w:pPr>
        <w:pStyle w:val="EndNoteBibliography"/>
        <w:spacing w:line="480" w:lineRule="auto"/>
        <w:rPr>
          <w:noProof/>
        </w:rPr>
        <w:pPrChange w:id="76" w:author="Coffman, Jon" w:date="2020-09-24T16:31:00Z">
          <w:pPr>
            <w:pStyle w:val="EndNoteBibliography"/>
          </w:pPr>
        </w:pPrChange>
      </w:pPr>
    </w:p>
    <w:p w14:paraId="437D1CFE" w14:textId="77777777" w:rsidR="00886C30" w:rsidRPr="00886C30" w:rsidRDefault="00886C30" w:rsidP="00BA5AB8">
      <w:pPr>
        <w:pStyle w:val="EndNoteBibliography"/>
        <w:spacing w:line="480" w:lineRule="auto"/>
        <w:rPr>
          <w:noProof/>
        </w:rPr>
        <w:pPrChange w:id="77" w:author="Coffman, Jon" w:date="2020-09-24T16:31:00Z">
          <w:pPr>
            <w:pStyle w:val="EndNoteBibliography"/>
          </w:pPr>
        </w:pPrChange>
      </w:pPr>
      <w:r w:rsidRPr="00886C30">
        <w:rPr>
          <w:b/>
          <w:noProof/>
        </w:rPr>
        <w:t xml:space="preserve">Large scale suspension culture of mammalian cells </w:t>
      </w:r>
    </w:p>
    <w:p w14:paraId="4A9203F0" w14:textId="77777777" w:rsidR="00886C30" w:rsidRPr="00886C30" w:rsidRDefault="00886C30" w:rsidP="00BA5AB8">
      <w:pPr>
        <w:pStyle w:val="EndNoteBibliography"/>
        <w:spacing w:line="480" w:lineRule="auto"/>
        <w:rPr>
          <w:noProof/>
        </w:rPr>
        <w:pPrChange w:id="78" w:author="Coffman, Jon" w:date="2020-09-24T16:31:00Z">
          <w:pPr>
            <w:pStyle w:val="EndNoteBibliography"/>
          </w:pPr>
        </w:pPrChange>
      </w:pPr>
      <w:r w:rsidRPr="00886C30">
        <w:rPr>
          <w:noProof/>
        </w:rPr>
        <w:t xml:space="preserve">Alldread, R. M., J. R. Birch, H. K. Metcalfe, S. Farid, A. J. Racher, R. J. Young,M. J. I. S. S. C. o. L. C. Khan </w:t>
      </w:r>
    </w:p>
    <w:p w14:paraId="5337A8DB" w14:textId="77777777" w:rsidR="00886C30" w:rsidRPr="00886C30" w:rsidRDefault="00886C30" w:rsidP="00BA5AB8">
      <w:pPr>
        <w:pStyle w:val="EndNoteBibliography"/>
        <w:spacing w:line="480" w:lineRule="auto"/>
        <w:rPr>
          <w:noProof/>
        </w:rPr>
        <w:pPrChange w:id="79" w:author="Coffman, Jon" w:date="2020-09-24T16:31:00Z">
          <w:pPr>
            <w:pStyle w:val="EndNoteBibliography"/>
          </w:pPr>
        </w:pPrChange>
      </w:pPr>
      <w:r w:rsidRPr="00886C30">
        <w:rPr>
          <w:noProof/>
        </w:rPr>
        <w:t xml:space="preserve"> 2014: 410-462.</w:t>
      </w:r>
    </w:p>
    <w:p w14:paraId="0B4859C5" w14:textId="77777777" w:rsidR="00886C30" w:rsidRPr="00886C30" w:rsidRDefault="00886C30" w:rsidP="00BA5AB8">
      <w:pPr>
        <w:pStyle w:val="EndNoteBibliography"/>
        <w:spacing w:line="480" w:lineRule="auto"/>
        <w:rPr>
          <w:noProof/>
        </w:rPr>
        <w:pPrChange w:id="80" w:author="Coffman, Jon" w:date="2020-09-24T16:31:00Z">
          <w:pPr>
            <w:pStyle w:val="EndNoteBibliography"/>
          </w:pPr>
        </w:pPrChange>
      </w:pPr>
    </w:p>
    <w:p w14:paraId="69303B3F" w14:textId="77777777" w:rsidR="00886C30" w:rsidRPr="00886C30" w:rsidRDefault="00886C30" w:rsidP="00BA5AB8">
      <w:pPr>
        <w:pStyle w:val="EndNoteBibliography"/>
        <w:spacing w:line="480" w:lineRule="auto"/>
        <w:rPr>
          <w:noProof/>
        </w:rPr>
        <w:pPrChange w:id="81" w:author="Coffman, Jon" w:date="2020-09-24T16:31:00Z">
          <w:pPr>
            <w:pStyle w:val="EndNoteBibliography"/>
          </w:pPr>
        </w:pPrChange>
      </w:pPr>
    </w:p>
    <w:p w14:paraId="7A379464" w14:textId="77777777" w:rsidR="00886C30" w:rsidRPr="00886C30" w:rsidRDefault="00886C30" w:rsidP="00BA5AB8">
      <w:pPr>
        <w:pStyle w:val="EndNoteBibliography"/>
        <w:spacing w:after="0" w:line="480" w:lineRule="auto"/>
        <w:rPr>
          <w:noProof/>
        </w:rPr>
        <w:pPrChange w:id="82" w:author="Coffman, Jon" w:date="2020-09-24T16:31:00Z">
          <w:pPr>
            <w:pStyle w:val="EndNoteBibliography"/>
            <w:spacing w:after="0"/>
          </w:pPr>
        </w:pPrChange>
      </w:pPr>
    </w:p>
    <w:p w14:paraId="068C684B" w14:textId="77777777" w:rsidR="00886C30" w:rsidRPr="00886C30" w:rsidRDefault="00886C30" w:rsidP="00BA5AB8">
      <w:pPr>
        <w:pStyle w:val="EndNoteBibliography"/>
        <w:spacing w:line="480" w:lineRule="auto"/>
        <w:rPr>
          <w:noProof/>
        </w:rPr>
        <w:pPrChange w:id="83" w:author="Coffman, Jon" w:date="2020-09-24T16:31:00Z">
          <w:pPr>
            <w:pStyle w:val="EndNoteBibliography"/>
          </w:pPr>
        </w:pPrChange>
      </w:pPr>
      <w:r w:rsidRPr="00886C30">
        <w:rPr>
          <w:noProof/>
        </w:rPr>
        <w:t>2</w:t>
      </w:r>
    </w:p>
    <w:p w14:paraId="6657F92D" w14:textId="77777777" w:rsidR="00886C30" w:rsidRPr="00886C30" w:rsidRDefault="00886C30" w:rsidP="00BA5AB8">
      <w:pPr>
        <w:pStyle w:val="EndNoteBibliography"/>
        <w:spacing w:line="480" w:lineRule="auto"/>
        <w:rPr>
          <w:noProof/>
        </w:rPr>
        <w:pPrChange w:id="84" w:author="Coffman, Jon" w:date="2020-09-24T16:31:00Z">
          <w:pPr>
            <w:pStyle w:val="EndNoteBibliography"/>
          </w:pPr>
        </w:pPrChange>
      </w:pPr>
    </w:p>
    <w:p w14:paraId="79D5A568" w14:textId="77777777" w:rsidR="00886C30" w:rsidRPr="00886C30" w:rsidRDefault="00886C30" w:rsidP="00BA5AB8">
      <w:pPr>
        <w:pStyle w:val="EndNoteBibliography"/>
        <w:spacing w:line="480" w:lineRule="auto"/>
        <w:rPr>
          <w:noProof/>
        </w:rPr>
        <w:pPrChange w:id="85" w:author="Coffman, Jon" w:date="2020-09-24T16:31:00Z">
          <w:pPr>
            <w:pStyle w:val="EndNoteBibliography"/>
          </w:pPr>
        </w:pPrChange>
      </w:pPr>
      <w:r w:rsidRPr="00886C30">
        <w:rPr>
          <w:b/>
          <w:noProof/>
        </w:rPr>
        <w:t xml:space="preserve">Twin-column CaptureSMB: a novel cyclic process for protein A affinity chromatography </w:t>
      </w:r>
    </w:p>
    <w:p w14:paraId="2D936DB7" w14:textId="77777777" w:rsidR="00886C30" w:rsidRPr="00886C30" w:rsidRDefault="00886C30" w:rsidP="00BA5AB8">
      <w:pPr>
        <w:pStyle w:val="EndNoteBibliography"/>
        <w:spacing w:line="480" w:lineRule="auto"/>
        <w:rPr>
          <w:noProof/>
        </w:rPr>
        <w:pPrChange w:id="86" w:author="Coffman, Jon" w:date="2020-09-24T16:31:00Z">
          <w:pPr>
            <w:pStyle w:val="EndNoteBibliography"/>
          </w:pPr>
        </w:pPrChange>
      </w:pPr>
      <w:r w:rsidRPr="00886C30">
        <w:rPr>
          <w:noProof/>
        </w:rPr>
        <w:t xml:space="preserve">Angarita, M., T. Müller-Späth, D. Baur, R. Lievrouw, G. Lissens,M. J. J. o. C. A. Morbidelli </w:t>
      </w:r>
    </w:p>
    <w:p w14:paraId="62EB65E7" w14:textId="77777777" w:rsidR="00886C30" w:rsidRPr="00886C30" w:rsidRDefault="00886C30" w:rsidP="00BA5AB8">
      <w:pPr>
        <w:pStyle w:val="EndNoteBibliography"/>
        <w:spacing w:line="480" w:lineRule="auto"/>
        <w:rPr>
          <w:noProof/>
        </w:rPr>
        <w:pPrChange w:id="87" w:author="Coffman, Jon" w:date="2020-09-24T16:31:00Z">
          <w:pPr>
            <w:pStyle w:val="EndNoteBibliography"/>
          </w:pPr>
        </w:pPrChange>
      </w:pPr>
      <w:r w:rsidRPr="00886C30">
        <w:rPr>
          <w:noProof/>
        </w:rPr>
        <w:t xml:space="preserve"> 2015 1389: 85-95.</w:t>
      </w:r>
    </w:p>
    <w:p w14:paraId="5AC81A5B" w14:textId="77777777" w:rsidR="00886C30" w:rsidRPr="00886C30" w:rsidRDefault="00886C30" w:rsidP="00BA5AB8">
      <w:pPr>
        <w:pStyle w:val="EndNoteBibliography"/>
        <w:spacing w:line="480" w:lineRule="auto"/>
        <w:rPr>
          <w:noProof/>
        </w:rPr>
        <w:pPrChange w:id="88" w:author="Coffman, Jon" w:date="2020-09-24T16:31:00Z">
          <w:pPr>
            <w:pStyle w:val="EndNoteBibliography"/>
          </w:pPr>
        </w:pPrChange>
      </w:pPr>
    </w:p>
    <w:p w14:paraId="4E281553" w14:textId="4CC13C5B" w:rsidR="00886C30" w:rsidRPr="00886C30" w:rsidRDefault="006F6C88" w:rsidP="00BA5AB8">
      <w:pPr>
        <w:pStyle w:val="EndNoteBibliography"/>
        <w:spacing w:line="480" w:lineRule="auto"/>
        <w:rPr>
          <w:noProof/>
        </w:rPr>
        <w:pPrChange w:id="89" w:author="Coffman, Jon" w:date="2020-09-24T16:31:00Z">
          <w:pPr>
            <w:pStyle w:val="EndNoteBibliography"/>
          </w:pPr>
        </w:pPrChange>
      </w:pPr>
      <w:r>
        <w:fldChar w:fldCharType="begin"/>
      </w:r>
      <w:r>
        <w:instrText xml:space="preserve"> HYPERLINK "https://www.sciencedirect.com/science/article/abs/pii/S0021967315003039?via%3Dihub" </w:instrText>
      </w:r>
      <w:r>
        <w:fldChar w:fldCharType="separate"/>
      </w:r>
      <w:r w:rsidR="00886C30" w:rsidRPr="00886C30">
        <w:rPr>
          <w:rStyle w:val="Hyperlink"/>
          <w:noProof/>
        </w:rPr>
        <w:t>https://www.sciencedirect.com/science/article/abs/pii/S0021967315003039?via%3Dihub</w:t>
      </w:r>
      <w:r>
        <w:rPr>
          <w:rStyle w:val="Hyperlink"/>
          <w:noProof/>
        </w:rPr>
        <w:fldChar w:fldCharType="end"/>
      </w:r>
    </w:p>
    <w:p w14:paraId="554017CA" w14:textId="77777777" w:rsidR="00886C30" w:rsidRPr="00886C30" w:rsidRDefault="00886C30" w:rsidP="00BA5AB8">
      <w:pPr>
        <w:pStyle w:val="EndNoteBibliography"/>
        <w:spacing w:line="480" w:lineRule="auto"/>
        <w:rPr>
          <w:noProof/>
        </w:rPr>
        <w:pPrChange w:id="90" w:author="Coffman, Jon" w:date="2020-09-24T16:31:00Z">
          <w:pPr>
            <w:pStyle w:val="EndNoteBibliography"/>
          </w:pPr>
        </w:pPrChange>
      </w:pPr>
    </w:p>
    <w:p w14:paraId="4905B59F" w14:textId="77777777" w:rsidR="00886C30" w:rsidRPr="00886C30" w:rsidRDefault="00886C30" w:rsidP="00BA5AB8">
      <w:pPr>
        <w:pStyle w:val="EndNoteBibliography"/>
        <w:spacing w:after="0" w:line="480" w:lineRule="auto"/>
        <w:rPr>
          <w:noProof/>
        </w:rPr>
        <w:pPrChange w:id="91" w:author="Coffman, Jon" w:date="2020-09-24T16:31:00Z">
          <w:pPr>
            <w:pStyle w:val="EndNoteBibliography"/>
            <w:spacing w:after="0"/>
          </w:pPr>
        </w:pPrChange>
      </w:pPr>
    </w:p>
    <w:p w14:paraId="00469B5D" w14:textId="77777777" w:rsidR="00886C30" w:rsidRPr="00886C30" w:rsidRDefault="00886C30" w:rsidP="00BA5AB8">
      <w:pPr>
        <w:pStyle w:val="EndNoteBibliography"/>
        <w:spacing w:line="480" w:lineRule="auto"/>
        <w:rPr>
          <w:noProof/>
        </w:rPr>
        <w:pPrChange w:id="92" w:author="Coffman, Jon" w:date="2020-09-24T16:31:00Z">
          <w:pPr>
            <w:pStyle w:val="EndNoteBibliography"/>
          </w:pPr>
        </w:pPrChange>
      </w:pPr>
      <w:r w:rsidRPr="00886C30">
        <w:rPr>
          <w:noProof/>
        </w:rPr>
        <w:t>3</w:t>
      </w:r>
    </w:p>
    <w:p w14:paraId="63875503" w14:textId="77777777" w:rsidR="00886C30" w:rsidRPr="00886C30" w:rsidRDefault="00886C30" w:rsidP="00BA5AB8">
      <w:pPr>
        <w:pStyle w:val="EndNoteBibliography"/>
        <w:spacing w:line="480" w:lineRule="auto"/>
        <w:rPr>
          <w:noProof/>
        </w:rPr>
        <w:pPrChange w:id="93" w:author="Coffman, Jon" w:date="2020-09-24T16:31:00Z">
          <w:pPr>
            <w:pStyle w:val="EndNoteBibliography"/>
          </w:pPr>
        </w:pPrChange>
      </w:pPr>
    </w:p>
    <w:p w14:paraId="73C2E099" w14:textId="77777777" w:rsidR="00886C30" w:rsidRPr="00886C30" w:rsidRDefault="00886C30" w:rsidP="00BA5AB8">
      <w:pPr>
        <w:pStyle w:val="EndNoteBibliography"/>
        <w:spacing w:line="480" w:lineRule="auto"/>
        <w:rPr>
          <w:noProof/>
        </w:rPr>
        <w:pPrChange w:id="94" w:author="Coffman, Jon" w:date="2020-09-24T16:31:00Z">
          <w:pPr>
            <w:pStyle w:val="EndNoteBibliography"/>
          </w:pPr>
        </w:pPrChange>
      </w:pPr>
      <w:r w:rsidRPr="00886C30">
        <w:rPr>
          <w:b/>
          <w:noProof/>
        </w:rPr>
        <w:t xml:space="preserve">Implementation of Fully Integrated Continuous Antibody Processing: Effects on Productivity and COGm </w:t>
      </w:r>
    </w:p>
    <w:p w14:paraId="2EBC95DF" w14:textId="77777777" w:rsidR="00886C30" w:rsidRPr="00886C30" w:rsidRDefault="00886C30" w:rsidP="00BA5AB8">
      <w:pPr>
        <w:pStyle w:val="EndNoteBibliography"/>
        <w:spacing w:line="480" w:lineRule="auto"/>
        <w:rPr>
          <w:noProof/>
        </w:rPr>
        <w:pPrChange w:id="95" w:author="Coffman, Jon" w:date="2020-09-24T16:31:00Z">
          <w:pPr>
            <w:pStyle w:val="EndNoteBibliography"/>
          </w:pPr>
        </w:pPrChange>
      </w:pPr>
      <w:r w:rsidRPr="00886C30">
        <w:rPr>
          <w:noProof/>
        </w:rPr>
        <w:t xml:space="preserve">Arnold, L., K. Lee, J. Rucker-Pezzini,J. H. Lee </w:t>
      </w:r>
    </w:p>
    <w:p w14:paraId="6C5D7973" w14:textId="77777777" w:rsidR="00886C30" w:rsidRPr="00886C30" w:rsidRDefault="00886C30" w:rsidP="00BA5AB8">
      <w:pPr>
        <w:pStyle w:val="EndNoteBibliography"/>
        <w:spacing w:line="480" w:lineRule="auto"/>
        <w:rPr>
          <w:noProof/>
        </w:rPr>
        <w:pPrChange w:id="96" w:author="Coffman, Jon" w:date="2020-09-24T16:31:00Z">
          <w:pPr>
            <w:pStyle w:val="EndNoteBibliography"/>
          </w:pPr>
        </w:pPrChange>
      </w:pPr>
      <w:r w:rsidRPr="00886C30">
        <w:rPr>
          <w:noProof/>
        </w:rPr>
        <w:t>Biotechnology Journal 2019 14(2).</w:t>
      </w:r>
    </w:p>
    <w:p w14:paraId="4BFFF486" w14:textId="77777777" w:rsidR="00886C30" w:rsidRPr="00886C30" w:rsidRDefault="00886C30" w:rsidP="00BA5AB8">
      <w:pPr>
        <w:pStyle w:val="EndNoteBibliography"/>
        <w:spacing w:line="480" w:lineRule="auto"/>
        <w:rPr>
          <w:noProof/>
        </w:rPr>
        <w:pPrChange w:id="97" w:author="Coffman, Jon" w:date="2020-09-24T16:31:00Z">
          <w:pPr>
            <w:pStyle w:val="EndNoteBibliography"/>
          </w:pPr>
        </w:pPrChange>
      </w:pPr>
    </w:p>
    <w:p w14:paraId="69AD267B" w14:textId="43B76C14" w:rsidR="00886C30" w:rsidRPr="00886C30" w:rsidRDefault="006F6C88" w:rsidP="00BA5AB8">
      <w:pPr>
        <w:pStyle w:val="EndNoteBibliography"/>
        <w:spacing w:line="480" w:lineRule="auto"/>
        <w:rPr>
          <w:noProof/>
        </w:rPr>
        <w:pPrChange w:id="98" w:author="Coffman, Jon" w:date="2020-09-24T16:31:00Z">
          <w:pPr>
            <w:pStyle w:val="EndNoteBibliography"/>
          </w:pPr>
        </w:pPrChange>
      </w:pPr>
      <w:r>
        <w:fldChar w:fldCharType="begin"/>
      </w:r>
      <w:r>
        <w:instrText xml:space="preserve"> HYPERLINK "https://www.scopus.com/inward/record.uri?eid=2-s2.0-85047497641&amp;doi=10.1002%2fbiot.201800061&amp;partnerID=40&amp;md5=0ac4b88f9a22ca76521efff20736e00d" </w:instrText>
      </w:r>
      <w:r>
        <w:fldChar w:fldCharType="separate"/>
      </w:r>
      <w:r w:rsidR="00886C30" w:rsidRPr="00886C30">
        <w:rPr>
          <w:rStyle w:val="Hyperlink"/>
          <w:noProof/>
        </w:rPr>
        <w:t>https://www.scopus.com/inward/record.uri?eid=2-s2.0-85047497641&amp;doi=10.1002%2fbiot.201800061&amp;partnerID=40&amp;md5=0ac4b88f9a22ca76521efff20736e00d</w:t>
      </w:r>
      <w:r>
        <w:rPr>
          <w:rStyle w:val="Hyperlink"/>
          <w:noProof/>
        </w:rPr>
        <w:fldChar w:fldCharType="end"/>
      </w:r>
    </w:p>
    <w:p w14:paraId="454840A8" w14:textId="5D44BC28" w:rsidR="00886C30" w:rsidRPr="00886C30" w:rsidRDefault="006F6C88" w:rsidP="00BA5AB8">
      <w:pPr>
        <w:pStyle w:val="EndNoteBibliography"/>
        <w:spacing w:line="480" w:lineRule="auto"/>
        <w:rPr>
          <w:noProof/>
        </w:rPr>
        <w:pPrChange w:id="99" w:author="Coffman, Jon" w:date="2020-09-24T16:31:00Z">
          <w:pPr>
            <w:pStyle w:val="EndNoteBibliography"/>
          </w:pPr>
        </w:pPrChange>
      </w:pPr>
      <w:r>
        <w:fldChar w:fldCharType="begin"/>
      </w:r>
      <w:r>
        <w:instrText xml:space="preserve"> HYPERLINK "https://onlinelibrary.wiley.com/doi/abs/10.1002/biot.201800061" </w:instrText>
      </w:r>
      <w:r>
        <w:fldChar w:fldCharType="separate"/>
      </w:r>
      <w:r w:rsidR="00886C30" w:rsidRPr="00886C30">
        <w:rPr>
          <w:rStyle w:val="Hyperlink"/>
          <w:noProof/>
        </w:rPr>
        <w:t>https://onlinelibrary.wiley.com/doi/abs/10.1002/biot.201800061</w:t>
      </w:r>
      <w:r>
        <w:rPr>
          <w:rStyle w:val="Hyperlink"/>
          <w:noProof/>
        </w:rPr>
        <w:fldChar w:fldCharType="end"/>
      </w:r>
    </w:p>
    <w:p w14:paraId="1BD0D42F" w14:textId="77777777" w:rsidR="00886C30" w:rsidRPr="00886C30" w:rsidRDefault="00886C30" w:rsidP="00BA5AB8">
      <w:pPr>
        <w:pStyle w:val="EndNoteBibliography"/>
        <w:spacing w:line="480" w:lineRule="auto"/>
        <w:rPr>
          <w:noProof/>
        </w:rPr>
        <w:pPrChange w:id="100" w:author="Coffman, Jon" w:date="2020-09-24T16:31:00Z">
          <w:pPr>
            <w:pStyle w:val="EndNoteBibliography"/>
          </w:pPr>
        </w:pPrChange>
      </w:pPr>
    </w:p>
    <w:p w14:paraId="10B1593D" w14:textId="77777777" w:rsidR="00886C30" w:rsidRPr="00886C30" w:rsidRDefault="00886C30" w:rsidP="00BA5AB8">
      <w:pPr>
        <w:pStyle w:val="EndNoteBibliography"/>
        <w:spacing w:after="0" w:line="480" w:lineRule="auto"/>
        <w:rPr>
          <w:noProof/>
        </w:rPr>
        <w:pPrChange w:id="101" w:author="Coffman, Jon" w:date="2020-09-24T16:31:00Z">
          <w:pPr>
            <w:pStyle w:val="EndNoteBibliography"/>
            <w:spacing w:after="0"/>
          </w:pPr>
        </w:pPrChange>
      </w:pPr>
    </w:p>
    <w:p w14:paraId="24BDCF2D" w14:textId="77777777" w:rsidR="00886C30" w:rsidRPr="00886C30" w:rsidRDefault="00886C30" w:rsidP="00BA5AB8">
      <w:pPr>
        <w:pStyle w:val="EndNoteBibliography"/>
        <w:spacing w:line="480" w:lineRule="auto"/>
        <w:rPr>
          <w:noProof/>
        </w:rPr>
        <w:pPrChange w:id="102" w:author="Coffman, Jon" w:date="2020-09-24T16:31:00Z">
          <w:pPr>
            <w:pStyle w:val="EndNoteBibliography"/>
          </w:pPr>
        </w:pPrChange>
      </w:pPr>
      <w:r w:rsidRPr="00886C30">
        <w:rPr>
          <w:noProof/>
        </w:rPr>
        <w:t>4</w:t>
      </w:r>
    </w:p>
    <w:p w14:paraId="43C55752" w14:textId="77777777" w:rsidR="00886C30" w:rsidRPr="00886C30" w:rsidRDefault="00886C30" w:rsidP="00BA5AB8">
      <w:pPr>
        <w:pStyle w:val="EndNoteBibliography"/>
        <w:spacing w:line="480" w:lineRule="auto"/>
        <w:rPr>
          <w:noProof/>
        </w:rPr>
        <w:pPrChange w:id="103" w:author="Coffman, Jon" w:date="2020-09-24T16:31:00Z">
          <w:pPr>
            <w:pStyle w:val="EndNoteBibliography"/>
          </w:pPr>
        </w:pPrChange>
      </w:pPr>
    </w:p>
    <w:p w14:paraId="1641885F" w14:textId="77777777" w:rsidR="00886C30" w:rsidRPr="00886C30" w:rsidRDefault="00886C30" w:rsidP="00BA5AB8">
      <w:pPr>
        <w:pStyle w:val="EndNoteBibliography"/>
        <w:spacing w:line="480" w:lineRule="auto"/>
        <w:rPr>
          <w:noProof/>
        </w:rPr>
        <w:pPrChange w:id="104" w:author="Coffman, Jon" w:date="2020-09-24T16:31:00Z">
          <w:pPr>
            <w:pStyle w:val="EndNoteBibliography"/>
          </w:pPr>
        </w:pPrChange>
      </w:pPr>
      <w:r w:rsidRPr="00886C30">
        <w:rPr>
          <w:noProof/>
        </w:rPr>
        <w:t xml:space="preserve">Brower, M., (Merck MSD), T. P. Charlebois, L. J. T. Connell-Crowley, J. G. Erikson, NIIMBL), R. A. Hart, G. C. Jagshies, f.k.a GE Healthcare), D. G. Paolella, </w:t>
      </w:r>
      <w:r w:rsidRPr="00886C30">
        <w:rPr>
          <w:b/>
          <w:noProof/>
        </w:rPr>
        <w:t>D. S. Pollard</w:t>
      </w:r>
      <w:r w:rsidRPr="00886C30">
        <w:rPr>
          <w:noProof/>
        </w:rPr>
        <w:t xml:space="preserve">, E. J. J. Schaefer, J. N. Schultz, N. S. Tugcu,J. S. Walther </w:t>
      </w:r>
    </w:p>
    <w:p w14:paraId="4A7EA679" w14:textId="77777777" w:rsidR="00886C30" w:rsidRPr="00886C30" w:rsidRDefault="00886C30" w:rsidP="00BA5AB8">
      <w:pPr>
        <w:pStyle w:val="EndNoteBibliography"/>
        <w:spacing w:line="480" w:lineRule="auto"/>
        <w:rPr>
          <w:noProof/>
        </w:rPr>
        <w:pPrChange w:id="105" w:author="Coffman, Jon" w:date="2020-09-24T16:31:00Z">
          <w:pPr>
            <w:pStyle w:val="EndNoteBibliography"/>
          </w:pPr>
        </w:pPrChange>
      </w:pPr>
      <w:r w:rsidRPr="00886C30">
        <w:rPr>
          <w:noProof/>
        </w:rPr>
        <w:lastRenderedPageBreak/>
        <w:t xml:space="preserve"> 2020.</w:t>
      </w:r>
    </w:p>
    <w:p w14:paraId="66DAE6B6" w14:textId="77777777" w:rsidR="00886C30" w:rsidRPr="00886C30" w:rsidRDefault="00886C30" w:rsidP="00BA5AB8">
      <w:pPr>
        <w:pStyle w:val="EndNoteBibliography"/>
        <w:spacing w:line="480" w:lineRule="auto"/>
        <w:rPr>
          <w:noProof/>
        </w:rPr>
        <w:pPrChange w:id="106" w:author="Coffman, Jon" w:date="2020-09-24T16:31:00Z">
          <w:pPr>
            <w:pStyle w:val="EndNoteBibliography"/>
          </w:pPr>
        </w:pPrChange>
      </w:pPr>
    </w:p>
    <w:p w14:paraId="669DCF91" w14:textId="77777777" w:rsidR="00886C30" w:rsidRPr="00886C30" w:rsidRDefault="00886C30" w:rsidP="00BA5AB8">
      <w:pPr>
        <w:pStyle w:val="EndNoteBibliography"/>
        <w:spacing w:line="480" w:lineRule="auto"/>
        <w:rPr>
          <w:noProof/>
        </w:rPr>
        <w:pPrChange w:id="107" w:author="Coffman, Jon" w:date="2020-09-24T16:31:00Z">
          <w:pPr>
            <w:pStyle w:val="EndNoteBibliography"/>
          </w:pPr>
        </w:pPrChange>
      </w:pPr>
    </w:p>
    <w:p w14:paraId="22DDA584" w14:textId="77777777" w:rsidR="00886C30" w:rsidRPr="00886C30" w:rsidRDefault="00886C30" w:rsidP="00BA5AB8">
      <w:pPr>
        <w:pStyle w:val="EndNoteBibliography"/>
        <w:spacing w:after="0" w:line="480" w:lineRule="auto"/>
        <w:rPr>
          <w:noProof/>
        </w:rPr>
        <w:pPrChange w:id="108" w:author="Coffman, Jon" w:date="2020-09-24T16:31:00Z">
          <w:pPr>
            <w:pStyle w:val="EndNoteBibliography"/>
            <w:spacing w:after="0"/>
          </w:pPr>
        </w:pPrChange>
      </w:pPr>
    </w:p>
    <w:p w14:paraId="69452420" w14:textId="77777777" w:rsidR="00886C30" w:rsidRPr="00886C30" w:rsidRDefault="00886C30" w:rsidP="00BA5AB8">
      <w:pPr>
        <w:pStyle w:val="EndNoteBibliography"/>
        <w:spacing w:line="480" w:lineRule="auto"/>
        <w:rPr>
          <w:noProof/>
        </w:rPr>
        <w:pPrChange w:id="109" w:author="Coffman, Jon" w:date="2020-09-24T16:31:00Z">
          <w:pPr>
            <w:pStyle w:val="EndNoteBibliography"/>
          </w:pPr>
        </w:pPrChange>
      </w:pPr>
      <w:r w:rsidRPr="00886C30">
        <w:rPr>
          <w:noProof/>
        </w:rPr>
        <w:t>5</w:t>
      </w:r>
    </w:p>
    <w:p w14:paraId="22B1248E" w14:textId="77777777" w:rsidR="00886C30" w:rsidRPr="00886C30" w:rsidRDefault="00886C30" w:rsidP="00BA5AB8">
      <w:pPr>
        <w:pStyle w:val="EndNoteBibliography"/>
        <w:spacing w:line="480" w:lineRule="auto"/>
        <w:rPr>
          <w:noProof/>
        </w:rPr>
        <w:pPrChange w:id="110" w:author="Coffman, Jon" w:date="2020-09-24T16:31:00Z">
          <w:pPr>
            <w:pStyle w:val="EndNoteBibliography"/>
          </w:pPr>
        </w:pPrChange>
      </w:pPr>
    </w:p>
    <w:p w14:paraId="6263E9B5" w14:textId="77777777" w:rsidR="00886C30" w:rsidRPr="00886C30" w:rsidRDefault="00886C30" w:rsidP="00BA5AB8">
      <w:pPr>
        <w:pStyle w:val="EndNoteBibliography"/>
        <w:spacing w:line="480" w:lineRule="auto"/>
        <w:rPr>
          <w:noProof/>
        </w:rPr>
        <w:pPrChange w:id="111" w:author="Coffman, Jon" w:date="2020-09-24T16:31:00Z">
          <w:pPr>
            <w:pStyle w:val="EndNoteBibliography"/>
          </w:pPr>
        </w:pPrChange>
      </w:pPr>
      <w:r w:rsidRPr="00886C30">
        <w:rPr>
          <w:b/>
          <w:noProof/>
        </w:rPr>
        <w:t xml:space="preserve">Overloading ion-exchange membranes as a purification step for monoclonal antibodies </w:t>
      </w:r>
    </w:p>
    <w:p w14:paraId="440FF398" w14:textId="77777777" w:rsidR="00886C30" w:rsidRPr="00886C30" w:rsidRDefault="00886C30" w:rsidP="00BA5AB8">
      <w:pPr>
        <w:pStyle w:val="EndNoteBibliography"/>
        <w:spacing w:line="480" w:lineRule="auto"/>
        <w:rPr>
          <w:noProof/>
        </w:rPr>
        <w:pPrChange w:id="112" w:author="Coffman, Jon" w:date="2020-09-24T16:31:00Z">
          <w:pPr>
            <w:pStyle w:val="EndNoteBibliography"/>
          </w:pPr>
        </w:pPrChange>
      </w:pPr>
      <w:r w:rsidRPr="00886C30">
        <w:rPr>
          <w:noProof/>
        </w:rPr>
        <w:t xml:space="preserve">Brown, A., J. Bill, T. Tully, A. Radhamohan,C. Dowd </w:t>
      </w:r>
    </w:p>
    <w:p w14:paraId="7B2DF0C1" w14:textId="77777777" w:rsidR="00886C30" w:rsidRPr="00886C30" w:rsidRDefault="00886C30" w:rsidP="00BA5AB8">
      <w:pPr>
        <w:pStyle w:val="EndNoteBibliography"/>
        <w:spacing w:line="480" w:lineRule="auto"/>
        <w:rPr>
          <w:noProof/>
        </w:rPr>
        <w:pPrChange w:id="113" w:author="Coffman, Jon" w:date="2020-09-24T16:31:00Z">
          <w:pPr>
            <w:pStyle w:val="EndNoteBibliography"/>
          </w:pPr>
        </w:pPrChange>
      </w:pPr>
      <w:r w:rsidRPr="00886C30">
        <w:rPr>
          <w:noProof/>
        </w:rPr>
        <w:t>Biotechnol Appl Biochem 2010 56(2): 59-70.</w:t>
      </w:r>
    </w:p>
    <w:p w14:paraId="63F91D08" w14:textId="77777777" w:rsidR="00886C30" w:rsidRPr="00886C30" w:rsidRDefault="00886C30" w:rsidP="00BA5AB8">
      <w:pPr>
        <w:pStyle w:val="EndNoteBibliography"/>
        <w:spacing w:line="480" w:lineRule="auto"/>
        <w:rPr>
          <w:noProof/>
        </w:rPr>
        <w:pPrChange w:id="114" w:author="Coffman, Jon" w:date="2020-09-24T16:31:00Z">
          <w:pPr>
            <w:pStyle w:val="EndNoteBibliography"/>
          </w:pPr>
        </w:pPrChange>
      </w:pPr>
    </w:p>
    <w:p w14:paraId="15428190" w14:textId="680866AD" w:rsidR="00886C30" w:rsidRPr="00886C30" w:rsidRDefault="006F6C88" w:rsidP="00BA5AB8">
      <w:pPr>
        <w:pStyle w:val="EndNoteBibliography"/>
        <w:spacing w:line="480" w:lineRule="auto"/>
        <w:rPr>
          <w:noProof/>
        </w:rPr>
        <w:pPrChange w:id="115" w:author="Coffman, Jon" w:date="2020-09-24T16:31:00Z">
          <w:pPr>
            <w:pStyle w:val="EndNoteBibliography"/>
          </w:pPr>
        </w:pPrChange>
      </w:pPr>
      <w:r>
        <w:fldChar w:fldCharType="begin"/>
      </w:r>
      <w:r>
        <w:instrText xml:space="preserve"> HYPERLINK "https://www.ncbi.nlm.nih.gov/pubmed/20497123" </w:instrText>
      </w:r>
      <w:r>
        <w:fldChar w:fldCharType="separate"/>
      </w:r>
      <w:r w:rsidR="00886C30" w:rsidRPr="00886C30">
        <w:rPr>
          <w:rStyle w:val="Hyperlink"/>
          <w:noProof/>
        </w:rPr>
        <w:t>https://www.ncbi.nlm.nih.gov/pubmed/20497123</w:t>
      </w:r>
      <w:r>
        <w:rPr>
          <w:rStyle w:val="Hyperlink"/>
          <w:noProof/>
        </w:rPr>
        <w:fldChar w:fldCharType="end"/>
      </w:r>
    </w:p>
    <w:p w14:paraId="1AAADC5F" w14:textId="77777777" w:rsidR="00886C30" w:rsidRPr="00886C30" w:rsidRDefault="00886C30" w:rsidP="00BA5AB8">
      <w:pPr>
        <w:pStyle w:val="EndNoteBibliography"/>
        <w:spacing w:line="480" w:lineRule="auto"/>
        <w:rPr>
          <w:noProof/>
        </w:rPr>
        <w:pPrChange w:id="116" w:author="Coffman, Jon" w:date="2020-09-24T16:31:00Z">
          <w:pPr>
            <w:pStyle w:val="EndNoteBibliography"/>
          </w:pPr>
        </w:pPrChange>
      </w:pPr>
    </w:p>
    <w:p w14:paraId="2D3BDCBF" w14:textId="77777777" w:rsidR="00886C30" w:rsidRPr="00886C30" w:rsidRDefault="00886C30" w:rsidP="00BA5AB8">
      <w:pPr>
        <w:pStyle w:val="EndNoteBibliography"/>
        <w:spacing w:after="0" w:line="480" w:lineRule="auto"/>
        <w:rPr>
          <w:noProof/>
        </w:rPr>
        <w:pPrChange w:id="117" w:author="Coffman, Jon" w:date="2020-09-24T16:31:00Z">
          <w:pPr>
            <w:pStyle w:val="EndNoteBibliography"/>
            <w:spacing w:after="0"/>
          </w:pPr>
        </w:pPrChange>
      </w:pPr>
    </w:p>
    <w:p w14:paraId="779FB53C" w14:textId="77777777" w:rsidR="00886C30" w:rsidRPr="00886C30" w:rsidRDefault="00886C30" w:rsidP="00BA5AB8">
      <w:pPr>
        <w:pStyle w:val="EndNoteBibliography"/>
        <w:spacing w:line="480" w:lineRule="auto"/>
        <w:rPr>
          <w:noProof/>
        </w:rPr>
        <w:pPrChange w:id="118" w:author="Coffman, Jon" w:date="2020-09-24T16:31:00Z">
          <w:pPr>
            <w:pStyle w:val="EndNoteBibliography"/>
          </w:pPr>
        </w:pPrChange>
      </w:pPr>
      <w:r w:rsidRPr="00886C30">
        <w:rPr>
          <w:noProof/>
        </w:rPr>
        <w:t>6</w:t>
      </w:r>
    </w:p>
    <w:p w14:paraId="14B0412A" w14:textId="77777777" w:rsidR="00886C30" w:rsidRPr="00886C30" w:rsidRDefault="00886C30" w:rsidP="00BA5AB8">
      <w:pPr>
        <w:pStyle w:val="EndNoteBibliography"/>
        <w:spacing w:line="480" w:lineRule="auto"/>
        <w:rPr>
          <w:noProof/>
        </w:rPr>
        <w:pPrChange w:id="119" w:author="Coffman, Jon" w:date="2020-09-24T16:31:00Z">
          <w:pPr>
            <w:pStyle w:val="EndNoteBibliography"/>
          </w:pPr>
        </w:pPrChange>
      </w:pPr>
    </w:p>
    <w:p w14:paraId="6B3CCA7A" w14:textId="77777777" w:rsidR="00886C30" w:rsidRPr="00886C30" w:rsidRDefault="00886C30" w:rsidP="00BA5AB8">
      <w:pPr>
        <w:pStyle w:val="EndNoteBibliography"/>
        <w:spacing w:after="0" w:line="480" w:lineRule="auto"/>
        <w:rPr>
          <w:noProof/>
        </w:rPr>
        <w:pPrChange w:id="120" w:author="Coffman, Jon" w:date="2020-09-24T16:31:00Z">
          <w:pPr>
            <w:pStyle w:val="EndNoteBibliography"/>
            <w:spacing w:after="0"/>
          </w:pPr>
        </w:pPrChange>
      </w:pPr>
      <w:r w:rsidRPr="00886C30">
        <w:rPr>
          <w:noProof/>
        </w:rPr>
        <w:t xml:space="preserve">Carredano, E. N., R. Nordberg, S. Westin, K. Busson, T. M. Karlsson, T. S. Blank, H. Sandegren,G. Jagschies (2018). Chapter 27 - Simplification of Buffer Formulation and Improvement of Buffer Control with In-Line Conditioning (IC). </w:t>
      </w:r>
      <w:r w:rsidRPr="00886C30">
        <w:rPr>
          <w:noProof/>
          <w:u w:val="single"/>
        </w:rPr>
        <w:t>Biopharmaceutical Processing</w:t>
      </w:r>
      <w:r w:rsidRPr="00886C30">
        <w:rPr>
          <w:noProof/>
        </w:rPr>
        <w:t>. G. Jagschies, E. Lindskog, K. Łącki and P. Galliher, Elsevier</w:t>
      </w:r>
      <w:r w:rsidRPr="00886C30">
        <w:rPr>
          <w:b/>
          <w:noProof/>
        </w:rPr>
        <w:t xml:space="preserve">: </w:t>
      </w:r>
      <w:r w:rsidRPr="00886C30">
        <w:rPr>
          <w:noProof/>
        </w:rPr>
        <w:t>513-525.</w:t>
      </w:r>
    </w:p>
    <w:p w14:paraId="5EEBE366" w14:textId="77777777" w:rsidR="00886C30" w:rsidRPr="00886C30" w:rsidRDefault="00886C30" w:rsidP="00BA5AB8">
      <w:pPr>
        <w:pStyle w:val="EndNoteBibliography"/>
        <w:spacing w:line="480" w:lineRule="auto"/>
        <w:rPr>
          <w:noProof/>
        </w:rPr>
        <w:pPrChange w:id="121" w:author="Coffman, Jon" w:date="2020-09-24T16:31:00Z">
          <w:pPr>
            <w:pStyle w:val="EndNoteBibliography"/>
          </w:pPr>
        </w:pPrChange>
      </w:pPr>
      <w:r w:rsidRPr="00886C30">
        <w:rPr>
          <w:noProof/>
        </w:rPr>
        <w:lastRenderedPageBreak/>
        <w:t>7</w:t>
      </w:r>
    </w:p>
    <w:p w14:paraId="2D22CDA6" w14:textId="77777777" w:rsidR="00886C30" w:rsidRPr="00886C30" w:rsidRDefault="00886C30" w:rsidP="00BA5AB8">
      <w:pPr>
        <w:pStyle w:val="EndNoteBibliography"/>
        <w:spacing w:line="480" w:lineRule="auto"/>
        <w:rPr>
          <w:noProof/>
        </w:rPr>
        <w:pPrChange w:id="122" w:author="Coffman, Jon" w:date="2020-09-24T16:31:00Z">
          <w:pPr>
            <w:pStyle w:val="EndNoteBibliography"/>
          </w:pPr>
        </w:pPrChange>
      </w:pPr>
    </w:p>
    <w:p w14:paraId="4C2E8BCE" w14:textId="77777777" w:rsidR="00886C30" w:rsidRPr="00886C30" w:rsidRDefault="00886C30" w:rsidP="00BA5AB8">
      <w:pPr>
        <w:pStyle w:val="EndNoteBibliography"/>
        <w:spacing w:line="480" w:lineRule="auto"/>
        <w:rPr>
          <w:noProof/>
        </w:rPr>
        <w:pPrChange w:id="123" w:author="Coffman, Jon" w:date="2020-09-24T16:31:00Z">
          <w:pPr>
            <w:pStyle w:val="EndNoteBibliography"/>
          </w:pPr>
        </w:pPrChange>
      </w:pPr>
      <w:r w:rsidRPr="00886C30">
        <w:rPr>
          <w:b/>
          <w:noProof/>
        </w:rPr>
        <w:t xml:space="preserve">Economics and ecology: Modelling of continuous primary recovery and capture scenarios for recombinant antibody production </w:t>
      </w:r>
    </w:p>
    <w:p w14:paraId="5AB36BCF" w14:textId="77777777" w:rsidR="00886C30" w:rsidRPr="00886C30" w:rsidRDefault="00886C30" w:rsidP="00BA5AB8">
      <w:pPr>
        <w:pStyle w:val="EndNoteBibliography"/>
        <w:spacing w:line="480" w:lineRule="auto"/>
        <w:rPr>
          <w:noProof/>
        </w:rPr>
        <w:pPrChange w:id="124" w:author="Coffman, Jon" w:date="2020-09-24T16:31:00Z">
          <w:pPr>
            <w:pStyle w:val="EndNoteBibliography"/>
          </w:pPr>
        </w:pPrChange>
      </w:pPr>
      <w:r w:rsidRPr="00886C30">
        <w:rPr>
          <w:noProof/>
        </w:rPr>
        <w:t xml:space="preserve">Cataldo, A. L., D. Burgstaller, G. Hribar, A. Jungbauer,P. Satzer </w:t>
      </w:r>
    </w:p>
    <w:p w14:paraId="026BAF7A" w14:textId="77777777" w:rsidR="00886C30" w:rsidRPr="00886C30" w:rsidRDefault="00886C30" w:rsidP="00BA5AB8">
      <w:pPr>
        <w:pStyle w:val="EndNoteBibliography"/>
        <w:spacing w:line="480" w:lineRule="auto"/>
        <w:rPr>
          <w:noProof/>
        </w:rPr>
        <w:pPrChange w:id="125" w:author="Coffman, Jon" w:date="2020-09-24T16:31:00Z">
          <w:pPr>
            <w:pStyle w:val="EndNoteBibliography"/>
          </w:pPr>
        </w:pPrChange>
      </w:pPr>
      <w:r w:rsidRPr="00886C30">
        <w:rPr>
          <w:noProof/>
        </w:rPr>
        <w:t>J Biotechnol 2020 308: 87-95.</w:t>
      </w:r>
    </w:p>
    <w:p w14:paraId="05DE4041" w14:textId="77777777" w:rsidR="00886C30" w:rsidRPr="00886C30" w:rsidRDefault="00886C30" w:rsidP="00BA5AB8">
      <w:pPr>
        <w:pStyle w:val="EndNoteBibliography"/>
        <w:spacing w:line="480" w:lineRule="auto"/>
        <w:rPr>
          <w:noProof/>
        </w:rPr>
        <w:pPrChange w:id="126" w:author="Coffman, Jon" w:date="2020-09-24T16:31:00Z">
          <w:pPr>
            <w:pStyle w:val="EndNoteBibliography"/>
          </w:pPr>
        </w:pPrChange>
      </w:pPr>
    </w:p>
    <w:p w14:paraId="3784139D" w14:textId="3124D8B3" w:rsidR="00886C30" w:rsidRPr="00886C30" w:rsidRDefault="006F6C88" w:rsidP="00BA5AB8">
      <w:pPr>
        <w:pStyle w:val="EndNoteBibliography"/>
        <w:spacing w:line="480" w:lineRule="auto"/>
        <w:rPr>
          <w:noProof/>
        </w:rPr>
        <w:pPrChange w:id="127" w:author="Coffman, Jon" w:date="2020-09-24T16:31:00Z">
          <w:pPr>
            <w:pStyle w:val="EndNoteBibliography"/>
          </w:pPr>
        </w:pPrChange>
      </w:pPr>
      <w:r>
        <w:fldChar w:fldCharType="begin"/>
      </w:r>
      <w:r>
        <w:instrText xml:space="preserve"> HYPERLINK "https://www.ncbi.nlm.nih.gov/pubmed/31809781" </w:instrText>
      </w:r>
      <w:r>
        <w:fldChar w:fldCharType="separate"/>
      </w:r>
      <w:r w:rsidR="00886C30" w:rsidRPr="00886C30">
        <w:rPr>
          <w:rStyle w:val="Hyperlink"/>
          <w:noProof/>
        </w:rPr>
        <w:t>https://www.ncbi.nlm.nih.gov/pubmed/31809781</w:t>
      </w:r>
      <w:r>
        <w:rPr>
          <w:rStyle w:val="Hyperlink"/>
          <w:noProof/>
        </w:rPr>
        <w:fldChar w:fldCharType="end"/>
      </w:r>
    </w:p>
    <w:p w14:paraId="242864FF" w14:textId="77777777" w:rsidR="00886C30" w:rsidRPr="00886C30" w:rsidRDefault="00886C30" w:rsidP="00BA5AB8">
      <w:pPr>
        <w:pStyle w:val="EndNoteBibliography"/>
        <w:spacing w:line="480" w:lineRule="auto"/>
        <w:rPr>
          <w:noProof/>
        </w:rPr>
        <w:pPrChange w:id="128" w:author="Coffman, Jon" w:date="2020-09-24T16:31:00Z">
          <w:pPr>
            <w:pStyle w:val="EndNoteBibliography"/>
          </w:pPr>
        </w:pPrChange>
      </w:pPr>
    </w:p>
    <w:p w14:paraId="5F88912B" w14:textId="77777777" w:rsidR="00886C30" w:rsidRPr="00886C30" w:rsidRDefault="00886C30" w:rsidP="00BA5AB8">
      <w:pPr>
        <w:pStyle w:val="EndNoteBibliography"/>
        <w:spacing w:after="0" w:line="480" w:lineRule="auto"/>
        <w:rPr>
          <w:noProof/>
        </w:rPr>
        <w:pPrChange w:id="129" w:author="Coffman, Jon" w:date="2020-09-24T16:31:00Z">
          <w:pPr>
            <w:pStyle w:val="EndNoteBibliography"/>
            <w:spacing w:after="0"/>
          </w:pPr>
        </w:pPrChange>
      </w:pPr>
    </w:p>
    <w:p w14:paraId="53BA4AD4" w14:textId="77777777" w:rsidR="00886C30" w:rsidRPr="00886C30" w:rsidRDefault="00886C30" w:rsidP="00BA5AB8">
      <w:pPr>
        <w:pStyle w:val="EndNoteBibliography"/>
        <w:spacing w:line="480" w:lineRule="auto"/>
        <w:rPr>
          <w:noProof/>
        </w:rPr>
        <w:pPrChange w:id="130" w:author="Coffman, Jon" w:date="2020-09-24T16:31:00Z">
          <w:pPr>
            <w:pStyle w:val="EndNoteBibliography"/>
          </w:pPr>
        </w:pPrChange>
      </w:pPr>
      <w:r w:rsidRPr="00886C30">
        <w:rPr>
          <w:noProof/>
        </w:rPr>
        <w:t>8</w:t>
      </w:r>
    </w:p>
    <w:p w14:paraId="19327B67" w14:textId="77777777" w:rsidR="00886C30" w:rsidRPr="00886C30" w:rsidRDefault="00886C30" w:rsidP="00BA5AB8">
      <w:pPr>
        <w:pStyle w:val="EndNoteBibliography"/>
        <w:spacing w:line="480" w:lineRule="auto"/>
        <w:rPr>
          <w:noProof/>
        </w:rPr>
        <w:pPrChange w:id="131" w:author="Coffman, Jon" w:date="2020-09-24T16:31:00Z">
          <w:pPr>
            <w:pStyle w:val="EndNoteBibliography"/>
          </w:pPr>
        </w:pPrChange>
      </w:pPr>
    </w:p>
    <w:p w14:paraId="73555654" w14:textId="77777777" w:rsidR="00886C30" w:rsidRPr="00886C30" w:rsidRDefault="00886C30" w:rsidP="00BA5AB8">
      <w:pPr>
        <w:pStyle w:val="EndNoteBibliography"/>
        <w:spacing w:line="480" w:lineRule="auto"/>
        <w:rPr>
          <w:noProof/>
        </w:rPr>
        <w:pPrChange w:id="132" w:author="Coffman, Jon" w:date="2020-09-24T16:31:00Z">
          <w:pPr>
            <w:pStyle w:val="EndNoteBibliography"/>
          </w:pPr>
        </w:pPrChange>
      </w:pPr>
      <w:r w:rsidRPr="00886C30">
        <w:rPr>
          <w:noProof/>
        </w:rPr>
        <w:t xml:space="preserve">Dennis M. DiSorbo, D. W. J. </w:t>
      </w:r>
    </w:p>
    <w:p w14:paraId="74879302" w14:textId="77777777" w:rsidR="00886C30" w:rsidRPr="00886C30" w:rsidRDefault="00886C30" w:rsidP="00BA5AB8">
      <w:pPr>
        <w:pStyle w:val="EndNoteBibliography"/>
        <w:spacing w:line="480" w:lineRule="auto"/>
        <w:rPr>
          <w:noProof/>
        </w:rPr>
        <w:pPrChange w:id="133" w:author="Coffman, Jon" w:date="2020-09-24T16:31:00Z">
          <w:pPr>
            <w:pStyle w:val="EndNoteBibliography"/>
          </w:pPr>
        </w:pPrChange>
      </w:pPr>
      <w:r w:rsidRPr="00886C30">
        <w:rPr>
          <w:noProof/>
        </w:rPr>
        <w:t xml:space="preserve"> 1995 5,474,931.</w:t>
      </w:r>
    </w:p>
    <w:p w14:paraId="27D9CABB" w14:textId="77777777" w:rsidR="00886C30" w:rsidRPr="00886C30" w:rsidRDefault="00886C30" w:rsidP="00BA5AB8">
      <w:pPr>
        <w:pStyle w:val="EndNoteBibliography"/>
        <w:spacing w:line="480" w:lineRule="auto"/>
        <w:rPr>
          <w:noProof/>
        </w:rPr>
        <w:pPrChange w:id="134" w:author="Coffman, Jon" w:date="2020-09-24T16:31:00Z">
          <w:pPr>
            <w:pStyle w:val="EndNoteBibliography"/>
          </w:pPr>
        </w:pPrChange>
      </w:pPr>
    </w:p>
    <w:p w14:paraId="4F28F52F" w14:textId="77777777" w:rsidR="00886C30" w:rsidRPr="00886C30" w:rsidRDefault="00886C30" w:rsidP="00BA5AB8">
      <w:pPr>
        <w:pStyle w:val="EndNoteBibliography"/>
        <w:spacing w:line="480" w:lineRule="auto"/>
        <w:rPr>
          <w:noProof/>
        </w:rPr>
        <w:pPrChange w:id="135" w:author="Coffman, Jon" w:date="2020-09-24T16:31:00Z">
          <w:pPr>
            <w:pStyle w:val="EndNoteBibliography"/>
          </w:pPr>
        </w:pPrChange>
      </w:pPr>
    </w:p>
    <w:p w14:paraId="1808489E" w14:textId="77777777" w:rsidR="00886C30" w:rsidRPr="00886C30" w:rsidRDefault="00886C30" w:rsidP="00BA5AB8">
      <w:pPr>
        <w:pStyle w:val="EndNoteBibliography"/>
        <w:spacing w:after="0" w:line="480" w:lineRule="auto"/>
        <w:rPr>
          <w:noProof/>
        </w:rPr>
        <w:pPrChange w:id="136" w:author="Coffman, Jon" w:date="2020-09-24T16:31:00Z">
          <w:pPr>
            <w:pStyle w:val="EndNoteBibliography"/>
            <w:spacing w:after="0"/>
          </w:pPr>
        </w:pPrChange>
      </w:pPr>
    </w:p>
    <w:p w14:paraId="128FBC91" w14:textId="77777777" w:rsidR="00886C30" w:rsidRPr="00886C30" w:rsidRDefault="00886C30" w:rsidP="00BA5AB8">
      <w:pPr>
        <w:pStyle w:val="EndNoteBibliography"/>
        <w:spacing w:line="480" w:lineRule="auto"/>
        <w:rPr>
          <w:noProof/>
        </w:rPr>
        <w:pPrChange w:id="137" w:author="Coffman, Jon" w:date="2020-09-24T16:31:00Z">
          <w:pPr>
            <w:pStyle w:val="EndNoteBibliography"/>
          </w:pPr>
        </w:pPrChange>
      </w:pPr>
      <w:r w:rsidRPr="00886C30">
        <w:rPr>
          <w:noProof/>
        </w:rPr>
        <w:t>9</w:t>
      </w:r>
    </w:p>
    <w:p w14:paraId="074FFEB0" w14:textId="77777777" w:rsidR="00886C30" w:rsidRPr="00886C30" w:rsidRDefault="00886C30" w:rsidP="00BA5AB8">
      <w:pPr>
        <w:pStyle w:val="EndNoteBibliography"/>
        <w:spacing w:line="480" w:lineRule="auto"/>
        <w:rPr>
          <w:noProof/>
        </w:rPr>
        <w:pPrChange w:id="138" w:author="Coffman, Jon" w:date="2020-09-24T16:31:00Z">
          <w:pPr>
            <w:pStyle w:val="EndNoteBibliography"/>
          </w:pPr>
        </w:pPrChange>
      </w:pPr>
    </w:p>
    <w:p w14:paraId="1570776C" w14:textId="77777777" w:rsidR="00886C30" w:rsidRPr="00886C30" w:rsidRDefault="00886C30" w:rsidP="00BA5AB8">
      <w:pPr>
        <w:pStyle w:val="EndNoteBibliography"/>
        <w:spacing w:line="480" w:lineRule="auto"/>
        <w:rPr>
          <w:noProof/>
        </w:rPr>
        <w:pPrChange w:id="139" w:author="Coffman, Jon" w:date="2020-09-24T16:31:00Z">
          <w:pPr>
            <w:pStyle w:val="EndNoteBibliography"/>
          </w:pPr>
        </w:pPrChange>
      </w:pPr>
      <w:r w:rsidRPr="00886C30">
        <w:rPr>
          <w:b/>
          <w:noProof/>
        </w:rPr>
        <w:t xml:space="preserve">Modeling the downstream processing of monoclonal antibodies reveals cost advantages for continuous methods for a broad range of manufacturing scales </w:t>
      </w:r>
    </w:p>
    <w:p w14:paraId="66F862A7" w14:textId="77777777" w:rsidR="00886C30" w:rsidRPr="00886C30" w:rsidRDefault="00886C30" w:rsidP="00BA5AB8">
      <w:pPr>
        <w:pStyle w:val="EndNoteBibliography"/>
        <w:spacing w:line="480" w:lineRule="auto"/>
        <w:rPr>
          <w:noProof/>
        </w:rPr>
        <w:pPrChange w:id="140" w:author="Coffman, Jon" w:date="2020-09-24T16:31:00Z">
          <w:pPr>
            <w:pStyle w:val="EndNoteBibliography"/>
          </w:pPr>
        </w:pPrChange>
      </w:pPr>
      <w:r w:rsidRPr="00886C30">
        <w:rPr>
          <w:noProof/>
        </w:rPr>
        <w:t xml:space="preserve">Hummel, J., M. Pagkaliwangan, X. Gjoka, T. Davidovits, R. Stock, T. Ransohoff, R. Gantier,M. J. B. j. Schofield </w:t>
      </w:r>
    </w:p>
    <w:p w14:paraId="7EC6CF42" w14:textId="77777777" w:rsidR="00886C30" w:rsidRPr="00886C30" w:rsidRDefault="00886C30" w:rsidP="00BA5AB8">
      <w:pPr>
        <w:pStyle w:val="EndNoteBibliography"/>
        <w:spacing w:line="480" w:lineRule="auto"/>
        <w:rPr>
          <w:noProof/>
        </w:rPr>
        <w:pPrChange w:id="141" w:author="Coffman, Jon" w:date="2020-09-24T16:31:00Z">
          <w:pPr>
            <w:pStyle w:val="EndNoteBibliography"/>
          </w:pPr>
        </w:pPrChange>
      </w:pPr>
      <w:r w:rsidRPr="00886C30">
        <w:rPr>
          <w:noProof/>
        </w:rPr>
        <w:t xml:space="preserve"> 2019 14(2): 1700665.</w:t>
      </w:r>
    </w:p>
    <w:p w14:paraId="173CB316" w14:textId="77777777" w:rsidR="00886C30" w:rsidRPr="00886C30" w:rsidRDefault="00886C30" w:rsidP="00BA5AB8">
      <w:pPr>
        <w:pStyle w:val="EndNoteBibliography"/>
        <w:spacing w:line="480" w:lineRule="auto"/>
        <w:rPr>
          <w:noProof/>
        </w:rPr>
        <w:pPrChange w:id="142" w:author="Coffman, Jon" w:date="2020-09-24T16:31:00Z">
          <w:pPr>
            <w:pStyle w:val="EndNoteBibliography"/>
          </w:pPr>
        </w:pPrChange>
      </w:pPr>
    </w:p>
    <w:p w14:paraId="6C2A94AB" w14:textId="77777777" w:rsidR="00886C30" w:rsidRPr="00886C30" w:rsidRDefault="00886C30" w:rsidP="00BA5AB8">
      <w:pPr>
        <w:pStyle w:val="EndNoteBibliography"/>
        <w:spacing w:line="480" w:lineRule="auto"/>
        <w:rPr>
          <w:noProof/>
        </w:rPr>
        <w:pPrChange w:id="143" w:author="Coffman, Jon" w:date="2020-09-24T16:31:00Z">
          <w:pPr>
            <w:pStyle w:val="EndNoteBibliography"/>
          </w:pPr>
        </w:pPrChange>
      </w:pPr>
    </w:p>
    <w:p w14:paraId="79C21648" w14:textId="77777777" w:rsidR="00886C30" w:rsidRPr="00886C30" w:rsidRDefault="00886C30" w:rsidP="00BA5AB8">
      <w:pPr>
        <w:pStyle w:val="EndNoteBibliography"/>
        <w:spacing w:after="0" w:line="480" w:lineRule="auto"/>
        <w:rPr>
          <w:noProof/>
        </w:rPr>
        <w:pPrChange w:id="144" w:author="Coffman, Jon" w:date="2020-09-24T16:31:00Z">
          <w:pPr>
            <w:pStyle w:val="EndNoteBibliography"/>
            <w:spacing w:after="0"/>
          </w:pPr>
        </w:pPrChange>
      </w:pPr>
    </w:p>
    <w:p w14:paraId="4814667A" w14:textId="77777777" w:rsidR="00886C30" w:rsidRPr="00886C30" w:rsidRDefault="00886C30" w:rsidP="00BA5AB8">
      <w:pPr>
        <w:pStyle w:val="EndNoteBibliography"/>
        <w:spacing w:line="480" w:lineRule="auto"/>
        <w:rPr>
          <w:noProof/>
        </w:rPr>
        <w:pPrChange w:id="145" w:author="Coffman, Jon" w:date="2020-09-24T16:31:00Z">
          <w:pPr>
            <w:pStyle w:val="EndNoteBibliography"/>
          </w:pPr>
        </w:pPrChange>
      </w:pPr>
      <w:r w:rsidRPr="00886C30">
        <w:rPr>
          <w:noProof/>
        </w:rPr>
        <w:t>10</w:t>
      </w:r>
    </w:p>
    <w:p w14:paraId="55F7041C" w14:textId="77777777" w:rsidR="00886C30" w:rsidRPr="00886C30" w:rsidRDefault="00886C30" w:rsidP="00BA5AB8">
      <w:pPr>
        <w:pStyle w:val="EndNoteBibliography"/>
        <w:spacing w:line="480" w:lineRule="auto"/>
        <w:rPr>
          <w:noProof/>
        </w:rPr>
        <w:pPrChange w:id="146" w:author="Coffman, Jon" w:date="2020-09-24T16:31:00Z">
          <w:pPr>
            <w:pStyle w:val="EndNoteBibliography"/>
          </w:pPr>
        </w:pPrChange>
      </w:pPr>
    </w:p>
    <w:p w14:paraId="509F2841" w14:textId="77777777" w:rsidR="00886C30" w:rsidRPr="00886C30" w:rsidRDefault="00886C30" w:rsidP="00BA5AB8">
      <w:pPr>
        <w:pStyle w:val="EndNoteBibliography"/>
        <w:spacing w:line="480" w:lineRule="auto"/>
        <w:rPr>
          <w:noProof/>
        </w:rPr>
        <w:pPrChange w:id="147" w:author="Coffman, Jon" w:date="2020-09-24T16:31:00Z">
          <w:pPr>
            <w:pStyle w:val="EndNoteBibliography"/>
          </w:pPr>
        </w:pPrChange>
      </w:pPr>
      <w:r w:rsidRPr="00886C30">
        <w:rPr>
          <w:b/>
          <w:noProof/>
        </w:rPr>
        <w:t xml:space="preserve">Polishing approach with fully connected flow-through purification for therapeutic monoclonal antibody </w:t>
      </w:r>
    </w:p>
    <w:p w14:paraId="7197AC91" w14:textId="77777777" w:rsidR="00886C30" w:rsidRPr="00886C30" w:rsidRDefault="00886C30" w:rsidP="00BA5AB8">
      <w:pPr>
        <w:pStyle w:val="EndNoteBibliography"/>
        <w:spacing w:line="480" w:lineRule="auto"/>
        <w:rPr>
          <w:noProof/>
        </w:rPr>
        <w:pPrChange w:id="148" w:author="Coffman, Jon" w:date="2020-09-24T16:31:00Z">
          <w:pPr>
            <w:pStyle w:val="EndNoteBibliography"/>
          </w:pPr>
        </w:pPrChange>
      </w:pPr>
      <w:r w:rsidRPr="00886C30">
        <w:rPr>
          <w:noProof/>
        </w:rPr>
        <w:t xml:space="preserve">Ichihara, T., T. Ito,C. Gillespie </w:t>
      </w:r>
    </w:p>
    <w:p w14:paraId="1C660851" w14:textId="77777777" w:rsidR="00886C30" w:rsidRPr="00886C30" w:rsidRDefault="00886C30" w:rsidP="00BA5AB8">
      <w:pPr>
        <w:pStyle w:val="EndNoteBibliography"/>
        <w:spacing w:line="480" w:lineRule="auto"/>
        <w:rPr>
          <w:noProof/>
        </w:rPr>
        <w:pPrChange w:id="149" w:author="Coffman, Jon" w:date="2020-09-24T16:31:00Z">
          <w:pPr>
            <w:pStyle w:val="EndNoteBibliography"/>
          </w:pPr>
        </w:pPrChange>
      </w:pPr>
      <w:r w:rsidRPr="00886C30">
        <w:rPr>
          <w:noProof/>
        </w:rPr>
        <w:t>Eng Life Sci 2019 19(1): 31-36.</w:t>
      </w:r>
    </w:p>
    <w:p w14:paraId="3F3EE493" w14:textId="77777777" w:rsidR="00886C30" w:rsidRPr="00886C30" w:rsidRDefault="00886C30" w:rsidP="00BA5AB8">
      <w:pPr>
        <w:pStyle w:val="EndNoteBibliography"/>
        <w:spacing w:line="480" w:lineRule="auto"/>
        <w:rPr>
          <w:noProof/>
        </w:rPr>
        <w:pPrChange w:id="150" w:author="Coffman, Jon" w:date="2020-09-24T16:31:00Z">
          <w:pPr>
            <w:pStyle w:val="EndNoteBibliography"/>
          </w:pPr>
        </w:pPrChange>
      </w:pPr>
    </w:p>
    <w:p w14:paraId="58722AF6" w14:textId="734F0D27" w:rsidR="00886C30" w:rsidRPr="00886C30" w:rsidRDefault="006F6C88" w:rsidP="00BA5AB8">
      <w:pPr>
        <w:pStyle w:val="EndNoteBibliography"/>
        <w:spacing w:line="480" w:lineRule="auto"/>
        <w:rPr>
          <w:noProof/>
        </w:rPr>
        <w:pPrChange w:id="151" w:author="Coffman, Jon" w:date="2020-09-24T16:31:00Z">
          <w:pPr>
            <w:pStyle w:val="EndNoteBibliography"/>
          </w:pPr>
        </w:pPrChange>
      </w:pPr>
      <w:r>
        <w:fldChar w:fldCharType="begin"/>
      </w:r>
      <w:r>
        <w:instrText xml:space="preserve"> HYPERLINK "https://www.ncbi.nlm.nih.gov/pubmed/32624953" </w:instrText>
      </w:r>
      <w:r>
        <w:fldChar w:fldCharType="separate"/>
      </w:r>
      <w:r w:rsidR="00886C30" w:rsidRPr="00886C30">
        <w:rPr>
          <w:rStyle w:val="Hyperlink"/>
          <w:noProof/>
        </w:rPr>
        <w:t>https://www.ncbi.nlm.nih.gov/pubmed/32624953</w:t>
      </w:r>
      <w:r>
        <w:rPr>
          <w:rStyle w:val="Hyperlink"/>
          <w:noProof/>
        </w:rPr>
        <w:fldChar w:fldCharType="end"/>
      </w:r>
    </w:p>
    <w:p w14:paraId="6D0D4245" w14:textId="77777777" w:rsidR="00886C30" w:rsidRPr="00886C30" w:rsidRDefault="00886C30" w:rsidP="00BA5AB8">
      <w:pPr>
        <w:pStyle w:val="EndNoteBibliography"/>
        <w:spacing w:line="480" w:lineRule="auto"/>
        <w:rPr>
          <w:noProof/>
        </w:rPr>
        <w:pPrChange w:id="152" w:author="Coffman, Jon" w:date="2020-09-24T16:31:00Z">
          <w:pPr>
            <w:pStyle w:val="EndNoteBibliography"/>
          </w:pPr>
        </w:pPrChange>
      </w:pPr>
    </w:p>
    <w:p w14:paraId="0E37717E" w14:textId="77777777" w:rsidR="00886C30" w:rsidRPr="00886C30" w:rsidRDefault="00886C30" w:rsidP="00BA5AB8">
      <w:pPr>
        <w:pStyle w:val="EndNoteBibliography"/>
        <w:spacing w:after="0" w:line="480" w:lineRule="auto"/>
        <w:rPr>
          <w:noProof/>
        </w:rPr>
        <w:pPrChange w:id="153" w:author="Coffman, Jon" w:date="2020-09-24T16:31:00Z">
          <w:pPr>
            <w:pStyle w:val="EndNoteBibliography"/>
            <w:spacing w:after="0"/>
          </w:pPr>
        </w:pPrChange>
      </w:pPr>
    </w:p>
    <w:p w14:paraId="0D8B1873" w14:textId="77777777" w:rsidR="00886C30" w:rsidRPr="00886C30" w:rsidRDefault="00886C30" w:rsidP="00BA5AB8">
      <w:pPr>
        <w:pStyle w:val="EndNoteBibliography"/>
        <w:spacing w:line="480" w:lineRule="auto"/>
        <w:rPr>
          <w:noProof/>
        </w:rPr>
        <w:pPrChange w:id="154" w:author="Coffman, Jon" w:date="2020-09-24T16:31:00Z">
          <w:pPr>
            <w:pStyle w:val="EndNoteBibliography"/>
          </w:pPr>
        </w:pPrChange>
      </w:pPr>
      <w:r w:rsidRPr="00886C30">
        <w:rPr>
          <w:noProof/>
        </w:rPr>
        <w:t>11</w:t>
      </w:r>
    </w:p>
    <w:p w14:paraId="2304D4EF" w14:textId="77777777" w:rsidR="00886C30" w:rsidRPr="00886C30" w:rsidRDefault="00886C30" w:rsidP="00BA5AB8">
      <w:pPr>
        <w:pStyle w:val="EndNoteBibliography"/>
        <w:spacing w:line="480" w:lineRule="auto"/>
        <w:rPr>
          <w:noProof/>
        </w:rPr>
        <w:pPrChange w:id="155" w:author="Coffman, Jon" w:date="2020-09-24T16:31:00Z">
          <w:pPr>
            <w:pStyle w:val="EndNoteBibliography"/>
          </w:pPr>
        </w:pPrChange>
      </w:pPr>
    </w:p>
    <w:p w14:paraId="1AEB2B7E" w14:textId="77777777" w:rsidR="00886C30" w:rsidRPr="00886C30" w:rsidRDefault="00886C30" w:rsidP="00BA5AB8">
      <w:pPr>
        <w:pStyle w:val="EndNoteBibliography"/>
        <w:spacing w:line="480" w:lineRule="auto"/>
        <w:rPr>
          <w:noProof/>
        </w:rPr>
        <w:pPrChange w:id="156" w:author="Coffman, Jon" w:date="2020-09-24T16:31:00Z">
          <w:pPr>
            <w:pStyle w:val="EndNoteBibliography"/>
          </w:pPr>
        </w:pPrChange>
      </w:pPr>
      <w:r w:rsidRPr="00886C30">
        <w:rPr>
          <w:b/>
          <w:noProof/>
        </w:rPr>
        <w:t xml:space="preserve">Integrated flow-through purification for therapeutic monoclonal antibodies processing </w:t>
      </w:r>
    </w:p>
    <w:p w14:paraId="7BCC5006" w14:textId="77777777" w:rsidR="00886C30" w:rsidRPr="00886C30" w:rsidRDefault="00886C30" w:rsidP="00BA5AB8">
      <w:pPr>
        <w:pStyle w:val="EndNoteBibliography"/>
        <w:spacing w:line="480" w:lineRule="auto"/>
        <w:rPr>
          <w:noProof/>
        </w:rPr>
        <w:pPrChange w:id="157" w:author="Coffman, Jon" w:date="2020-09-24T16:31:00Z">
          <w:pPr>
            <w:pStyle w:val="EndNoteBibliography"/>
          </w:pPr>
        </w:pPrChange>
      </w:pPr>
      <w:r w:rsidRPr="00886C30">
        <w:rPr>
          <w:noProof/>
        </w:rPr>
        <w:t xml:space="preserve">Ichihara, T., T. Ito, Y. Kurisu, K. Galipeau,C. Gillespie </w:t>
      </w:r>
    </w:p>
    <w:p w14:paraId="3748BC0F" w14:textId="77777777" w:rsidR="00886C30" w:rsidRPr="00886C30" w:rsidRDefault="00886C30" w:rsidP="00BA5AB8">
      <w:pPr>
        <w:pStyle w:val="EndNoteBibliography"/>
        <w:spacing w:line="480" w:lineRule="auto"/>
        <w:rPr>
          <w:noProof/>
        </w:rPr>
        <w:pPrChange w:id="158" w:author="Coffman, Jon" w:date="2020-09-24T16:31:00Z">
          <w:pPr>
            <w:pStyle w:val="EndNoteBibliography"/>
          </w:pPr>
        </w:pPrChange>
      </w:pPr>
      <w:r w:rsidRPr="00886C30">
        <w:rPr>
          <w:noProof/>
        </w:rPr>
        <w:t>MAbs 2018 10(2): 325-334.</w:t>
      </w:r>
    </w:p>
    <w:p w14:paraId="0C4B7865" w14:textId="77777777" w:rsidR="00886C30" w:rsidRPr="00886C30" w:rsidRDefault="00886C30" w:rsidP="00BA5AB8">
      <w:pPr>
        <w:pStyle w:val="EndNoteBibliography"/>
        <w:spacing w:line="480" w:lineRule="auto"/>
        <w:rPr>
          <w:noProof/>
        </w:rPr>
        <w:pPrChange w:id="159" w:author="Coffman, Jon" w:date="2020-09-24T16:31:00Z">
          <w:pPr>
            <w:pStyle w:val="EndNoteBibliography"/>
          </w:pPr>
        </w:pPrChange>
      </w:pPr>
    </w:p>
    <w:p w14:paraId="7CEFB7BD" w14:textId="61BC16A1" w:rsidR="00886C30" w:rsidRPr="00886C30" w:rsidRDefault="006F6C88" w:rsidP="00BA5AB8">
      <w:pPr>
        <w:pStyle w:val="EndNoteBibliography"/>
        <w:spacing w:line="480" w:lineRule="auto"/>
        <w:rPr>
          <w:noProof/>
        </w:rPr>
        <w:pPrChange w:id="160" w:author="Coffman, Jon" w:date="2020-09-24T16:31:00Z">
          <w:pPr>
            <w:pStyle w:val="EndNoteBibliography"/>
          </w:pPr>
        </w:pPrChange>
      </w:pPr>
      <w:r>
        <w:fldChar w:fldCharType="begin"/>
      </w:r>
      <w:r>
        <w:instrText xml:space="preserve"> HYPERLINK "https://www.ncbi.nlm.nih.gov/pubmed/29271693" </w:instrText>
      </w:r>
      <w:r>
        <w:fldChar w:fldCharType="separate"/>
      </w:r>
      <w:r w:rsidR="00886C30" w:rsidRPr="00886C30">
        <w:rPr>
          <w:rStyle w:val="Hyperlink"/>
          <w:noProof/>
        </w:rPr>
        <w:t>https://www.ncbi.nlm.nih.gov/pubmed/29271693</w:t>
      </w:r>
      <w:r>
        <w:rPr>
          <w:rStyle w:val="Hyperlink"/>
          <w:noProof/>
        </w:rPr>
        <w:fldChar w:fldCharType="end"/>
      </w:r>
    </w:p>
    <w:p w14:paraId="34F3BCF3" w14:textId="77777777" w:rsidR="00886C30" w:rsidRPr="00886C30" w:rsidRDefault="00886C30" w:rsidP="00BA5AB8">
      <w:pPr>
        <w:pStyle w:val="EndNoteBibliography"/>
        <w:spacing w:line="480" w:lineRule="auto"/>
        <w:rPr>
          <w:noProof/>
        </w:rPr>
        <w:pPrChange w:id="161" w:author="Coffman, Jon" w:date="2020-09-24T16:31:00Z">
          <w:pPr>
            <w:pStyle w:val="EndNoteBibliography"/>
          </w:pPr>
        </w:pPrChange>
      </w:pPr>
    </w:p>
    <w:p w14:paraId="13931396" w14:textId="77777777" w:rsidR="00886C30" w:rsidRPr="00886C30" w:rsidRDefault="00886C30" w:rsidP="00BA5AB8">
      <w:pPr>
        <w:pStyle w:val="EndNoteBibliography"/>
        <w:spacing w:after="0" w:line="480" w:lineRule="auto"/>
        <w:rPr>
          <w:noProof/>
        </w:rPr>
        <w:pPrChange w:id="162" w:author="Coffman, Jon" w:date="2020-09-24T16:31:00Z">
          <w:pPr>
            <w:pStyle w:val="EndNoteBibliography"/>
            <w:spacing w:after="0"/>
          </w:pPr>
        </w:pPrChange>
      </w:pPr>
    </w:p>
    <w:p w14:paraId="4EE36E61" w14:textId="77777777" w:rsidR="00886C30" w:rsidRPr="00886C30" w:rsidRDefault="00886C30" w:rsidP="00BA5AB8">
      <w:pPr>
        <w:pStyle w:val="EndNoteBibliography"/>
        <w:spacing w:line="480" w:lineRule="auto"/>
        <w:rPr>
          <w:noProof/>
        </w:rPr>
        <w:pPrChange w:id="163" w:author="Coffman, Jon" w:date="2020-09-24T16:31:00Z">
          <w:pPr>
            <w:pStyle w:val="EndNoteBibliography"/>
          </w:pPr>
        </w:pPrChange>
      </w:pPr>
      <w:r w:rsidRPr="00886C30">
        <w:rPr>
          <w:noProof/>
        </w:rPr>
        <w:t>12</w:t>
      </w:r>
    </w:p>
    <w:p w14:paraId="7036FD87" w14:textId="77777777" w:rsidR="00886C30" w:rsidRPr="00886C30" w:rsidRDefault="00886C30" w:rsidP="00BA5AB8">
      <w:pPr>
        <w:pStyle w:val="EndNoteBibliography"/>
        <w:spacing w:line="480" w:lineRule="auto"/>
        <w:rPr>
          <w:noProof/>
        </w:rPr>
        <w:pPrChange w:id="164" w:author="Coffman, Jon" w:date="2020-09-24T16:31:00Z">
          <w:pPr>
            <w:pStyle w:val="EndNoteBibliography"/>
          </w:pPr>
        </w:pPrChange>
      </w:pPr>
    </w:p>
    <w:p w14:paraId="133E82C1" w14:textId="77777777" w:rsidR="00886C30" w:rsidRPr="00886C30" w:rsidRDefault="00886C30" w:rsidP="00BA5AB8">
      <w:pPr>
        <w:pStyle w:val="EndNoteBibliography"/>
        <w:spacing w:line="480" w:lineRule="auto"/>
        <w:rPr>
          <w:noProof/>
        </w:rPr>
        <w:pPrChange w:id="165" w:author="Coffman, Jon" w:date="2020-09-24T16:31:00Z">
          <w:pPr>
            <w:pStyle w:val="EndNoteBibliography"/>
          </w:pPr>
        </w:pPrChange>
      </w:pPr>
      <w:r w:rsidRPr="00886C30">
        <w:rPr>
          <w:b/>
          <w:noProof/>
        </w:rPr>
        <w:t xml:space="preserve">Industrialization of mAb production technology: the bioprocessing industry at a crossroads </w:t>
      </w:r>
    </w:p>
    <w:p w14:paraId="69DB65A4" w14:textId="77777777" w:rsidR="00886C30" w:rsidRPr="00886C30" w:rsidRDefault="00886C30" w:rsidP="00BA5AB8">
      <w:pPr>
        <w:pStyle w:val="EndNoteBibliography"/>
        <w:spacing w:line="480" w:lineRule="auto"/>
        <w:rPr>
          <w:noProof/>
        </w:rPr>
        <w:pPrChange w:id="166" w:author="Coffman, Jon" w:date="2020-09-24T16:31:00Z">
          <w:pPr>
            <w:pStyle w:val="EndNoteBibliography"/>
          </w:pPr>
        </w:pPrChange>
      </w:pPr>
      <w:r w:rsidRPr="00886C30">
        <w:rPr>
          <w:noProof/>
        </w:rPr>
        <w:t xml:space="preserve">Kelley, B. </w:t>
      </w:r>
    </w:p>
    <w:p w14:paraId="7C9088AC" w14:textId="77777777" w:rsidR="00886C30" w:rsidRPr="00886C30" w:rsidRDefault="00886C30" w:rsidP="00BA5AB8">
      <w:pPr>
        <w:pStyle w:val="EndNoteBibliography"/>
        <w:spacing w:line="480" w:lineRule="auto"/>
        <w:rPr>
          <w:noProof/>
        </w:rPr>
        <w:pPrChange w:id="167" w:author="Coffman, Jon" w:date="2020-09-24T16:31:00Z">
          <w:pPr>
            <w:pStyle w:val="EndNoteBibliography"/>
          </w:pPr>
        </w:pPrChange>
      </w:pPr>
      <w:r w:rsidRPr="00886C30">
        <w:rPr>
          <w:noProof/>
        </w:rPr>
        <w:t>MAbs 2009 1(5): 443-452.</w:t>
      </w:r>
    </w:p>
    <w:p w14:paraId="311CC35C" w14:textId="77777777" w:rsidR="00886C30" w:rsidRPr="00886C30" w:rsidRDefault="00886C30" w:rsidP="00BA5AB8">
      <w:pPr>
        <w:pStyle w:val="EndNoteBibliography"/>
        <w:spacing w:line="480" w:lineRule="auto"/>
        <w:rPr>
          <w:noProof/>
        </w:rPr>
        <w:pPrChange w:id="168" w:author="Coffman, Jon" w:date="2020-09-24T16:31:00Z">
          <w:pPr>
            <w:pStyle w:val="EndNoteBibliography"/>
          </w:pPr>
        </w:pPrChange>
      </w:pPr>
    </w:p>
    <w:p w14:paraId="316B038A" w14:textId="495F68FE" w:rsidR="00886C30" w:rsidRPr="00886C30" w:rsidRDefault="006F6C88" w:rsidP="00BA5AB8">
      <w:pPr>
        <w:pStyle w:val="EndNoteBibliography"/>
        <w:spacing w:line="480" w:lineRule="auto"/>
        <w:rPr>
          <w:noProof/>
        </w:rPr>
        <w:pPrChange w:id="169" w:author="Coffman, Jon" w:date="2020-09-24T16:31:00Z">
          <w:pPr>
            <w:pStyle w:val="EndNoteBibliography"/>
          </w:pPr>
        </w:pPrChange>
      </w:pPr>
      <w:r>
        <w:fldChar w:fldCharType="begin"/>
      </w:r>
      <w:r>
        <w:instrText xml:space="preserve"> HYPERLINK "https://www.ncbi.nlm.nih.gov/pubmed/20065641" </w:instrText>
      </w:r>
      <w:r>
        <w:fldChar w:fldCharType="separate"/>
      </w:r>
      <w:r w:rsidR="00886C30" w:rsidRPr="00886C30">
        <w:rPr>
          <w:rStyle w:val="Hyperlink"/>
          <w:noProof/>
        </w:rPr>
        <w:t>https://www.ncbi.nlm.nih.gov/pubmed/20065641</w:t>
      </w:r>
      <w:r>
        <w:rPr>
          <w:rStyle w:val="Hyperlink"/>
          <w:noProof/>
        </w:rPr>
        <w:fldChar w:fldCharType="end"/>
      </w:r>
    </w:p>
    <w:p w14:paraId="778D5754" w14:textId="77777777" w:rsidR="00886C30" w:rsidRPr="00886C30" w:rsidRDefault="00886C30" w:rsidP="00BA5AB8">
      <w:pPr>
        <w:pStyle w:val="EndNoteBibliography"/>
        <w:spacing w:line="480" w:lineRule="auto"/>
        <w:rPr>
          <w:noProof/>
        </w:rPr>
        <w:pPrChange w:id="170" w:author="Coffman, Jon" w:date="2020-09-24T16:31:00Z">
          <w:pPr>
            <w:pStyle w:val="EndNoteBibliography"/>
          </w:pPr>
        </w:pPrChange>
      </w:pPr>
    </w:p>
    <w:p w14:paraId="61116466" w14:textId="77777777" w:rsidR="00886C30" w:rsidRPr="00886C30" w:rsidRDefault="00886C30" w:rsidP="00BA5AB8">
      <w:pPr>
        <w:pStyle w:val="EndNoteBibliography"/>
        <w:spacing w:after="0" w:line="480" w:lineRule="auto"/>
        <w:rPr>
          <w:noProof/>
        </w:rPr>
        <w:pPrChange w:id="171" w:author="Coffman, Jon" w:date="2020-09-24T16:31:00Z">
          <w:pPr>
            <w:pStyle w:val="EndNoteBibliography"/>
            <w:spacing w:after="0"/>
          </w:pPr>
        </w:pPrChange>
      </w:pPr>
    </w:p>
    <w:p w14:paraId="4C2852C4" w14:textId="77777777" w:rsidR="00886C30" w:rsidRPr="00886C30" w:rsidRDefault="00886C30" w:rsidP="00BA5AB8">
      <w:pPr>
        <w:pStyle w:val="EndNoteBibliography"/>
        <w:spacing w:line="480" w:lineRule="auto"/>
        <w:rPr>
          <w:noProof/>
        </w:rPr>
        <w:pPrChange w:id="172" w:author="Coffman, Jon" w:date="2020-09-24T16:31:00Z">
          <w:pPr>
            <w:pStyle w:val="EndNoteBibliography"/>
          </w:pPr>
        </w:pPrChange>
      </w:pPr>
      <w:r w:rsidRPr="00886C30">
        <w:rPr>
          <w:noProof/>
        </w:rPr>
        <w:t>13</w:t>
      </w:r>
    </w:p>
    <w:p w14:paraId="7DAB7C0B" w14:textId="77777777" w:rsidR="00886C30" w:rsidRPr="00886C30" w:rsidRDefault="00886C30" w:rsidP="00BA5AB8">
      <w:pPr>
        <w:pStyle w:val="EndNoteBibliography"/>
        <w:spacing w:line="480" w:lineRule="auto"/>
        <w:rPr>
          <w:noProof/>
        </w:rPr>
        <w:pPrChange w:id="173" w:author="Coffman, Jon" w:date="2020-09-24T16:31:00Z">
          <w:pPr>
            <w:pStyle w:val="EndNoteBibliography"/>
          </w:pPr>
        </w:pPrChange>
      </w:pPr>
    </w:p>
    <w:p w14:paraId="63780016" w14:textId="77777777" w:rsidR="00886C30" w:rsidRPr="00886C30" w:rsidRDefault="00886C30" w:rsidP="00BA5AB8">
      <w:pPr>
        <w:pStyle w:val="EndNoteBibliography"/>
        <w:spacing w:line="480" w:lineRule="auto"/>
        <w:rPr>
          <w:noProof/>
        </w:rPr>
        <w:pPrChange w:id="174" w:author="Coffman, Jon" w:date="2020-09-24T16:31:00Z">
          <w:pPr>
            <w:pStyle w:val="EndNoteBibliography"/>
          </w:pPr>
        </w:pPrChange>
      </w:pPr>
      <w:r w:rsidRPr="00886C30">
        <w:rPr>
          <w:b/>
          <w:noProof/>
        </w:rPr>
        <w:t xml:space="preserve">Developing therapeutic monoclonal antibodies at pandemic pace </w:t>
      </w:r>
    </w:p>
    <w:p w14:paraId="0A2CE69C" w14:textId="77777777" w:rsidR="00886C30" w:rsidRPr="00886C30" w:rsidRDefault="00886C30" w:rsidP="00BA5AB8">
      <w:pPr>
        <w:pStyle w:val="EndNoteBibliography"/>
        <w:spacing w:line="480" w:lineRule="auto"/>
        <w:rPr>
          <w:noProof/>
        </w:rPr>
        <w:pPrChange w:id="175" w:author="Coffman, Jon" w:date="2020-09-24T16:31:00Z">
          <w:pPr>
            <w:pStyle w:val="EndNoteBibliography"/>
          </w:pPr>
        </w:pPrChange>
      </w:pPr>
      <w:r w:rsidRPr="00886C30">
        <w:rPr>
          <w:noProof/>
        </w:rPr>
        <w:t xml:space="preserve">Kelley, B. </w:t>
      </w:r>
    </w:p>
    <w:p w14:paraId="107EEE9B" w14:textId="77777777" w:rsidR="00886C30" w:rsidRPr="00886C30" w:rsidRDefault="00886C30" w:rsidP="00BA5AB8">
      <w:pPr>
        <w:pStyle w:val="EndNoteBibliography"/>
        <w:spacing w:line="480" w:lineRule="auto"/>
        <w:rPr>
          <w:noProof/>
        </w:rPr>
        <w:pPrChange w:id="176" w:author="Coffman, Jon" w:date="2020-09-24T16:31:00Z">
          <w:pPr>
            <w:pStyle w:val="EndNoteBibliography"/>
          </w:pPr>
        </w:pPrChange>
      </w:pPr>
      <w:r w:rsidRPr="00886C30">
        <w:rPr>
          <w:noProof/>
        </w:rPr>
        <w:t>Nat Biotechnol 2020 38(5): 540-545.</w:t>
      </w:r>
    </w:p>
    <w:p w14:paraId="0B6DFD89" w14:textId="77777777" w:rsidR="00886C30" w:rsidRPr="00886C30" w:rsidRDefault="00886C30" w:rsidP="00BA5AB8">
      <w:pPr>
        <w:pStyle w:val="EndNoteBibliography"/>
        <w:spacing w:line="480" w:lineRule="auto"/>
        <w:rPr>
          <w:noProof/>
        </w:rPr>
        <w:pPrChange w:id="177" w:author="Coffman, Jon" w:date="2020-09-24T16:31:00Z">
          <w:pPr>
            <w:pStyle w:val="EndNoteBibliography"/>
          </w:pPr>
        </w:pPrChange>
      </w:pPr>
    </w:p>
    <w:p w14:paraId="6411E716" w14:textId="2303E50A" w:rsidR="00886C30" w:rsidRPr="00886C30" w:rsidRDefault="006F6C88" w:rsidP="00BA5AB8">
      <w:pPr>
        <w:pStyle w:val="EndNoteBibliography"/>
        <w:spacing w:line="480" w:lineRule="auto"/>
        <w:rPr>
          <w:noProof/>
        </w:rPr>
        <w:pPrChange w:id="178" w:author="Coffman, Jon" w:date="2020-09-24T16:31:00Z">
          <w:pPr>
            <w:pStyle w:val="EndNoteBibliography"/>
          </w:pPr>
        </w:pPrChange>
      </w:pPr>
      <w:r>
        <w:fldChar w:fldCharType="begin"/>
      </w:r>
      <w:r>
        <w:instrText xml:space="preserve"> HYPERLINK "https://www.ncbi.nlm.nih.gov/pubmed/32317764" </w:instrText>
      </w:r>
      <w:r>
        <w:fldChar w:fldCharType="separate"/>
      </w:r>
      <w:r w:rsidR="00886C30" w:rsidRPr="00886C30">
        <w:rPr>
          <w:rStyle w:val="Hyperlink"/>
          <w:noProof/>
        </w:rPr>
        <w:t>https://www.ncbi.nlm.nih.gov/pubmed/32317764</w:t>
      </w:r>
      <w:r>
        <w:rPr>
          <w:rStyle w:val="Hyperlink"/>
          <w:noProof/>
        </w:rPr>
        <w:fldChar w:fldCharType="end"/>
      </w:r>
    </w:p>
    <w:p w14:paraId="7B3DC939" w14:textId="77777777" w:rsidR="00886C30" w:rsidRPr="00886C30" w:rsidRDefault="00886C30" w:rsidP="00BA5AB8">
      <w:pPr>
        <w:pStyle w:val="EndNoteBibliography"/>
        <w:spacing w:line="480" w:lineRule="auto"/>
        <w:rPr>
          <w:noProof/>
        </w:rPr>
        <w:pPrChange w:id="179" w:author="Coffman, Jon" w:date="2020-09-24T16:31:00Z">
          <w:pPr>
            <w:pStyle w:val="EndNoteBibliography"/>
          </w:pPr>
        </w:pPrChange>
      </w:pPr>
    </w:p>
    <w:p w14:paraId="7DBCC013" w14:textId="77777777" w:rsidR="00886C30" w:rsidRPr="00886C30" w:rsidRDefault="00886C30" w:rsidP="00BA5AB8">
      <w:pPr>
        <w:pStyle w:val="EndNoteBibliography"/>
        <w:spacing w:after="0" w:line="480" w:lineRule="auto"/>
        <w:rPr>
          <w:noProof/>
        </w:rPr>
        <w:pPrChange w:id="180" w:author="Coffman, Jon" w:date="2020-09-24T16:31:00Z">
          <w:pPr>
            <w:pStyle w:val="EndNoteBibliography"/>
            <w:spacing w:after="0"/>
          </w:pPr>
        </w:pPrChange>
      </w:pPr>
    </w:p>
    <w:p w14:paraId="1A802F37" w14:textId="77777777" w:rsidR="00886C30" w:rsidRPr="00886C30" w:rsidRDefault="00886C30" w:rsidP="00BA5AB8">
      <w:pPr>
        <w:pStyle w:val="EndNoteBibliography"/>
        <w:spacing w:line="480" w:lineRule="auto"/>
        <w:rPr>
          <w:noProof/>
        </w:rPr>
        <w:pPrChange w:id="181" w:author="Coffman, Jon" w:date="2020-09-24T16:31:00Z">
          <w:pPr>
            <w:pStyle w:val="EndNoteBibliography"/>
          </w:pPr>
        </w:pPrChange>
      </w:pPr>
      <w:r w:rsidRPr="00886C30">
        <w:rPr>
          <w:noProof/>
        </w:rPr>
        <w:t>14</w:t>
      </w:r>
    </w:p>
    <w:p w14:paraId="105EE81A" w14:textId="77777777" w:rsidR="00886C30" w:rsidRPr="00886C30" w:rsidRDefault="00886C30" w:rsidP="00BA5AB8">
      <w:pPr>
        <w:pStyle w:val="EndNoteBibliography"/>
        <w:spacing w:line="480" w:lineRule="auto"/>
        <w:rPr>
          <w:noProof/>
        </w:rPr>
        <w:pPrChange w:id="182" w:author="Coffman, Jon" w:date="2020-09-24T16:31:00Z">
          <w:pPr>
            <w:pStyle w:val="EndNoteBibliography"/>
          </w:pPr>
        </w:pPrChange>
      </w:pPr>
    </w:p>
    <w:p w14:paraId="6A3A736A" w14:textId="77777777" w:rsidR="00886C30" w:rsidRPr="00886C30" w:rsidRDefault="00886C30" w:rsidP="00BA5AB8">
      <w:pPr>
        <w:pStyle w:val="EndNoteBibliography"/>
        <w:spacing w:line="480" w:lineRule="auto"/>
        <w:rPr>
          <w:noProof/>
        </w:rPr>
        <w:pPrChange w:id="183" w:author="Coffman, Jon" w:date="2020-09-24T16:31:00Z">
          <w:pPr>
            <w:pStyle w:val="EndNoteBibliography"/>
          </w:pPr>
        </w:pPrChange>
      </w:pPr>
      <w:r w:rsidRPr="00886C30">
        <w:rPr>
          <w:b/>
          <w:noProof/>
        </w:rPr>
        <w:t xml:space="preserve">Cost evaluation of antibody production processes in different operation modes </w:t>
      </w:r>
    </w:p>
    <w:p w14:paraId="161249ED" w14:textId="77777777" w:rsidR="00886C30" w:rsidRPr="00886C30" w:rsidRDefault="00886C30" w:rsidP="00BA5AB8">
      <w:pPr>
        <w:pStyle w:val="EndNoteBibliography"/>
        <w:spacing w:line="480" w:lineRule="auto"/>
        <w:rPr>
          <w:noProof/>
        </w:rPr>
        <w:pPrChange w:id="184" w:author="Coffman, Jon" w:date="2020-09-24T16:31:00Z">
          <w:pPr>
            <w:pStyle w:val="EndNoteBibliography"/>
          </w:pPr>
        </w:pPrChange>
      </w:pPr>
      <w:r w:rsidRPr="00886C30">
        <w:rPr>
          <w:noProof/>
        </w:rPr>
        <w:t xml:space="preserve">Klutz, S., L. Holtmann, M. Lobedann,G. J. C. E. S. Schembecker </w:t>
      </w:r>
    </w:p>
    <w:p w14:paraId="71D16563" w14:textId="77777777" w:rsidR="00886C30" w:rsidRPr="00886C30" w:rsidRDefault="00886C30" w:rsidP="00BA5AB8">
      <w:pPr>
        <w:pStyle w:val="EndNoteBibliography"/>
        <w:spacing w:line="480" w:lineRule="auto"/>
        <w:rPr>
          <w:noProof/>
        </w:rPr>
        <w:pPrChange w:id="185" w:author="Coffman, Jon" w:date="2020-09-24T16:31:00Z">
          <w:pPr>
            <w:pStyle w:val="EndNoteBibliography"/>
          </w:pPr>
        </w:pPrChange>
      </w:pPr>
      <w:r w:rsidRPr="00886C30">
        <w:rPr>
          <w:noProof/>
        </w:rPr>
        <w:t xml:space="preserve"> 2016 141: 63-74.</w:t>
      </w:r>
    </w:p>
    <w:p w14:paraId="6407844C" w14:textId="77777777" w:rsidR="00886C30" w:rsidRPr="00886C30" w:rsidRDefault="00886C30" w:rsidP="00BA5AB8">
      <w:pPr>
        <w:pStyle w:val="EndNoteBibliography"/>
        <w:spacing w:line="480" w:lineRule="auto"/>
        <w:rPr>
          <w:noProof/>
        </w:rPr>
        <w:pPrChange w:id="186" w:author="Coffman, Jon" w:date="2020-09-24T16:31:00Z">
          <w:pPr>
            <w:pStyle w:val="EndNoteBibliography"/>
          </w:pPr>
        </w:pPrChange>
      </w:pPr>
    </w:p>
    <w:p w14:paraId="213D58F5" w14:textId="77777777" w:rsidR="00886C30" w:rsidRPr="00886C30" w:rsidRDefault="00886C30" w:rsidP="00BA5AB8">
      <w:pPr>
        <w:pStyle w:val="EndNoteBibliography"/>
        <w:spacing w:line="480" w:lineRule="auto"/>
        <w:rPr>
          <w:noProof/>
        </w:rPr>
        <w:pPrChange w:id="187" w:author="Coffman, Jon" w:date="2020-09-24T16:31:00Z">
          <w:pPr>
            <w:pStyle w:val="EndNoteBibliography"/>
          </w:pPr>
        </w:pPrChange>
      </w:pPr>
    </w:p>
    <w:p w14:paraId="5DE52F5C" w14:textId="77777777" w:rsidR="00886C30" w:rsidRPr="00886C30" w:rsidRDefault="00886C30" w:rsidP="00BA5AB8">
      <w:pPr>
        <w:pStyle w:val="EndNoteBibliography"/>
        <w:spacing w:after="0" w:line="480" w:lineRule="auto"/>
        <w:rPr>
          <w:noProof/>
        </w:rPr>
        <w:pPrChange w:id="188" w:author="Coffman, Jon" w:date="2020-09-24T16:31:00Z">
          <w:pPr>
            <w:pStyle w:val="EndNoteBibliography"/>
            <w:spacing w:after="0"/>
          </w:pPr>
        </w:pPrChange>
      </w:pPr>
    </w:p>
    <w:p w14:paraId="6A88E13C" w14:textId="77777777" w:rsidR="00886C30" w:rsidRPr="00886C30" w:rsidRDefault="00886C30" w:rsidP="00BA5AB8">
      <w:pPr>
        <w:pStyle w:val="EndNoteBibliography"/>
        <w:spacing w:line="480" w:lineRule="auto"/>
        <w:rPr>
          <w:noProof/>
        </w:rPr>
        <w:pPrChange w:id="189" w:author="Coffman, Jon" w:date="2020-09-24T16:31:00Z">
          <w:pPr>
            <w:pStyle w:val="EndNoteBibliography"/>
          </w:pPr>
        </w:pPrChange>
      </w:pPr>
      <w:r w:rsidRPr="00886C30">
        <w:rPr>
          <w:noProof/>
        </w:rPr>
        <w:lastRenderedPageBreak/>
        <w:t>15</w:t>
      </w:r>
    </w:p>
    <w:p w14:paraId="4759ABEC" w14:textId="77777777" w:rsidR="00886C30" w:rsidRPr="00886C30" w:rsidRDefault="00886C30" w:rsidP="00BA5AB8">
      <w:pPr>
        <w:pStyle w:val="EndNoteBibliography"/>
        <w:spacing w:line="480" w:lineRule="auto"/>
        <w:rPr>
          <w:noProof/>
        </w:rPr>
        <w:pPrChange w:id="190" w:author="Coffman, Jon" w:date="2020-09-24T16:31:00Z">
          <w:pPr>
            <w:pStyle w:val="EndNoteBibliography"/>
          </w:pPr>
        </w:pPrChange>
      </w:pPr>
    </w:p>
    <w:p w14:paraId="7362A0F5" w14:textId="77777777" w:rsidR="00886C30" w:rsidRPr="00886C30" w:rsidRDefault="00886C30" w:rsidP="00BA5AB8">
      <w:pPr>
        <w:pStyle w:val="EndNoteBibliography"/>
        <w:spacing w:line="480" w:lineRule="auto"/>
        <w:rPr>
          <w:noProof/>
        </w:rPr>
        <w:pPrChange w:id="191" w:author="Coffman, Jon" w:date="2020-09-24T16:31:00Z">
          <w:pPr>
            <w:pStyle w:val="EndNoteBibliography"/>
          </w:pPr>
        </w:pPrChange>
      </w:pPr>
      <w:r w:rsidRPr="00886C30">
        <w:rPr>
          <w:b/>
          <w:noProof/>
        </w:rPr>
        <w:t xml:space="preserve">Single-use technology and modular construction </w:t>
      </w:r>
    </w:p>
    <w:p w14:paraId="4BF4FDCF" w14:textId="77777777" w:rsidR="00886C30" w:rsidRPr="00886C30" w:rsidRDefault="00886C30" w:rsidP="00BA5AB8">
      <w:pPr>
        <w:pStyle w:val="EndNoteBibliography"/>
        <w:spacing w:line="480" w:lineRule="auto"/>
        <w:rPr>
          <w:noProof/>
        </w:rPr>
        <w:pPrChange w:id="192" w:author="Coffman, Jon" w:date="2020-09-24T16:31:00Z">
          <w:pPr>
            <w:pStyle w:val="EndNoteBibliography"/>
          </w:pPr>
        </w:pPrChange>
      </w:pPr>
      <w:r w:rsidRPr="00886C30">
        <w:rPr>
          <w:noProof/>
        </w:rPr>
        <w:t xml:space="preserve">Levine, H. L., R. Stock, J. Lilja, A. Gaasvik, H. Hummel, T. C. Ransohoff,S. D. J. B. I. Jones </w:t>
      </w:r>
    </w:p>
    <w:p w14:paraId="410B4703" w14:textId="77777777" w:rsidR="00886C30" w:rsidRPr="00886C30" w:rsidRDefault="00886C30" w:rsidP="00BA5AB8">
      <w:pPr>
        <w:pStyle w:val="EndNoteBibliography"/>
        <w:spacing w:line="480" w:lineRule="auto"/>
        <w:rPr>
          <w:noProof/>
        </w:rPr>
        <w:pPrChange w:id="193" w:author="Coffman, Jon" w:date="2020-09-24T16:31:00Z">
          <w:pPr>
            <w:pStyle w:val="EndNoteBibliography"/>
          </w:pPr>
        </w:pPrChange>
      </w:pPr>
      <w:r w:rsidRPr="00886C30">
        <w:rPr>
          <w:noProof/>
        </w:rPr>
        <w:t xml:space="preserve"> 2013 11(4): 40-45.</w:t>
      </w:r>
    </w:p>
    <w:p w14:paraId="48BABE4D" w14:textId="77777777" w:rsidR="00886C30" w:rsidRPr="00886C30" w:rsidRDefault="00886C30" w:rsidP="00BA5AB8">
      <w:pPr>
        <w:pStyle w:val="EndNoteBibliography"/>
        <w:spacing w:line="480" w:lineRule="auto"/>
        <w:rPr>
          <w:noProof/>
        </w:rPr>
        <w:pPrChange w:id="194" w:author="Coffman, Jon" w:date="2020-09-24T16:31:00Z">
          <w:pPr>
            <w:pStyle w:val="EndNoteBibliography"/>
          </w:pPr>
        </w:pPrChange>
      </w:pPr>
    </w:p>
    <w:p w14:paraId="4EB5CA2E" w14:textId="77777777" w:rsidR="00886C30" w:rsidRPr="00886C30" w:rsidRDefault="00886C30" w:rsidP="00BA5AB8">
      <w:pPr>
        <w:pStyle w:val="EndNoteBibliography"/>
        <w:spacing w:line="480" w:lineRule="auto"/>
        <w:rPr>
          <w:noProof/>
        </w:rPr>
        <w:pPrChange w:id="195" w:author="Coffman, Jon" w:date="2020-09-24T16:31:00Z">
          <w:pPr>
            <w:pStyle w:val="EndNoteBibliography"/>
          </w:pPr>
        </w:pPrChange>
      </w:pPr>
    </w:p>
    <w:p w14:paraId="186B1261" w14:textId="77777777" w:rsidR="00886C30" w:rsidRPr="00886C30" w:rsidRDefault="00886C30" w:rsidP="00BA5AB8">
      <w:pPr>
        <w:pStyle w:val="EndNoteBibliography"/>
        <w:spacing w:after="0" w:line="480" w:lineRule="auto"/>
        <w:rPr>
          <w:noProof/>
        </w:rPr>
        <w:pPrChange w:id="196" w:author="Coffman, Jon" w:date="2020-09-24T16:31:00Z">
          <w:pPr>
            <w:pStyle w:val="EndNoteBibliography"/>
            <w:spacing w:after="0"/>
          </w:pPr>
        </w:pPrChange>
      </w:pPr>
    </w:p>
    <w:p w14:paraId="2886472B" w14:textId="77777777" w:rsidR="00886C30" w:rsidRPr="00886C30" w:rsidRDefault="00886C30" w:rsidP="00BA5AB8">
      <w:pPr>
        <w:pStyle w:val="EndNoteBibliography"/>
        <w:spacing w:line="480" w:lineRule="auto"/>
        <w:rPr>
          <w:noProof/>
        </w:rPr>
        <w:pPrChange w:id="197" w:author="Coffman, Jon" w:date="2020-09-24T16:31:00Z">
          <w:pPr>
            <w:pStyle w:val="EndNoteBibliography"/>
          </w:pPr>
        </w:pPrChange>
      </w:pPr>
      <w:r w:rsidRPr="00886C30">
        <w:rPr>
          <w:noProof/>
        </w:rPr>
        <w:t>16</w:t>
      </w:r>
    </w:p>
    <w:p w14:paraId="36E2AF2B" w14:textId="77777777" w:rsidR="00886C30" w:rsidRPr="00886C30" w:rsidRDefault="00886C30" w:rsidP="00BA5AB8">
      <w:pPr>
        <w:pStyle w:val="EndNoteBibliography"/>
        <w:spacing w:line="480" w:lineRule="auto"/>
        <w:rPr>
          <w:noProof/>
        </w:rPr>
        <w:pPrChange w:id="198" w:author="Coffman, Jon" w:date="2020-09-24T16:31:00Z">
          <w:pPr>
            <w:pStyle w:val="EndNoteBibliography"/>
          </w:pPr>
        </w:pPrChange>
      </w:pPr>
    </w:p>
    <w:p w14:paraId="4EDF0FAA" w14:textId="77777777" w:rsidR="00886C30" w:rsidRPr="00886C30" w:rsidRDefault="00886C30" w:rsidP="00BA5AB8">
      <w:pPr>
        <w:pStyle w:val="EndNoteBibliography"/>
        <w:spacing w:line="480" w:lineRule="auto"/>
        <w:rPr>
          <w:noProof/>
        </w:rPr>
        <w:pPrChange w:id="199" w:author="Coffman, Jon" w:date="2020-09-24T16:31:00Z">
          <w:pPr>
            <w:pStyle w:val="EndNoteBibliography"/>
          </w:pPr>
        </w:pPrChange>
      </w:pPr>
      <w:r w:rsidRPr="00886C30">
        <w:rPr>
          <w:b/>
          <w:noProof/>
        </w:rPr>
        <w:t xml:space="preserve">Cell culture processes for monoclonal antibody production </w:t>
      </w:r>
    </w:p>
    <w:p w14:paraId="7572236C" w14:textId="77777777" w:rsidR="00886C30" w:rsidRPr="00886C30" w:rsidRDefault="00886C30" w:rsidP="00BA5AB8">
      <w:pPr>
        <w:pStyle w:val="EndNoteBibliography"/>
        <w:spacing w:line="480" w:lineRule="auto"/>
        <w:rPr>
          <w:noProof/>
        </w:rPr>
        <w:pPrChange w:id="200" w:author="Coffman, Jon" w:date="2020-09-24T16:31:00Z">
          <w:pPr>
            <w:pStyle w:val="EndNoteBibliography"/>
          </w:pPr>
        </w:pPrChange>
      </w:pPr>
      <w:r w:rsidRPr="00886C30">
        <w:rPr>
          <w:noProof/>
        </w:rPr>
        <w:t xml:space="preserve">Li, F., N. Vijayasankaran, A. Y. Shen, R. Kiss,A. Amanullah </w:t>
      </w:r>
    </w:p>
    <w:p w14:paraId="4B28D086" w14:textId="77777777" w:rsidR="00886C30" w:rsidRPr="00886C30" w:rsidRDefault="00886C30" w:rsidP="00BA5AB8">
      <w:pPr>
        <w:pStyle w:val="EndNoteBibliography"/>
        <w:spacing w:line="480" w:lineRule="auto"/>
        <w:rPr>
          <w:noProof/>
        </w:rPr>
        <w:pPrChange w:id="201" w:author="Coffman, Jon" w:date="2020-09-24T16:31:00Z">
          <w:pPr>
            <w:pStyle w:val="EndNoteBibliography"/>
          </w:pPr>
        </w:pPrChange>
      </w:pPr>
      <w:r w:rsidRPr="00886C30">
        <w:rPr>
          <w:noProof/>
        </w:rPr>
        <w:t>MAbs 2010 2(5): 466-479.</w:t>
      </w:r>
    </w:p>
    <w:p w14:paraId="2C5D1921" w14:textId="77777777" w:rsidR="00886C30" w:rsidRPr="00886C30" w:rsidRDefault="00886C30" w:rsidP="00BA5AB8">
      <w:pPr>
        <w:pStyle w:val="EndNoteBibliography"/>
        <w:spacing w:line="480" w:lineRule="auto"/>
        <w:rPr>
          <w:noProof/>
        </w:rPr>
        <w:pPrChange w:id="202" w:author="Coffman, Jon" w:date="2020-09-24T16:31:00Z">
          <w:pPr>
            <w:pStyle w:val="EndNoteBibliography"/>
          </w:pPr>
        </w:pPrChange>
      </w:pPr>
    </w:p>
    <w:p w14:paraId="4BB1FDEE" w14:textId="6F541F47" w:rsidR="00886C30" w:rsidRPr="00886C30" w:rsidRDefault="006F6C88" w:rsidP="00BA5AB8">
      <w:pPr>
        <w:pStyle w:val="EndNoteBibliography"/>
        <w:spacing w:line="480" w:lineRule="auto"/>
        <w:rPr>
          <w:noProof/>
        </w:rPr>
        <w:pPrChange w:id="203" w:author="Coffman, Jon" w:date="2020-09-24T16:31:00Z">
          <w:pPr>
            <w:pStyle w:val="EndNoteBibliography"/>
          </w:pPr>
        </w:pPrChange>
      </w:pPr>
      <w:r>
        <w:fldChar w:fldCharType="begin"/>
      </w:r>
      <w:r>
        <w:instrText xml:space="preserve"> HYPERLINK "https://www.ncbi.nlm.nih.gov/pubmed/20622510" </w:instrText>
      </w:r>
      <w:r>
        <w:fldChar w:fldCharType="separate"/>
      </w:r>
      <w:r w:rsidR="00886C30" w:rsidRPr="00886C30">
        <w:rPr>
          <w:rStyle w:val="Hyperlink"/>
          <w:noProof/>
        </w:rPr>
        <w:t>https://www.ncbi.nlm.nih.gov/pubmed/20622510</w:t>
      </w:r>
      <w:r>
        <w:rPr>
          <w:rStyle w:val="Hyperlink"/>
          <w:noProof/>
        </w:rPr>
        <w:fldChar w:fldCharType="end"/>
      </w:r>
    </w:p>
    <w:p w14:paraId="48DEB463" w14:textId="77777777" w:rsidR="00886C30" w:rsidRPr="00886C30" w:rsidRDefault="00886C30" w:rsidP="00BA5AB8">
      <w:pPr>
        <w:pStyle w:val="EndNoteBibliography"/>
        <w:spacing w:line="480" w:lineRule="auto"/>
        <w:rPr>
          <w:noProof/>
        </w:rPr>
        <w:pPrChange w:id="204" w:author="Coffman, Jon" w:date="2020-09-24T16:31:00Z">
          <w:pPr>
            <w:pStyle w:val="EndNoteBibliography"/>
          </w:pPr>
        </w:pPrChange>
      </w:pPr>
    </w:p>
    <w:p w14:paraId="7CA62682" w14:textId="77777777" w:rsidR="00886C30" w:rsidRPr="00886C30" w:rsidRDefault="00886C30" w:rsidP="00BA5AB8">
      <w:pPr>
        <w:pStyle w:val="EndNoteBibliography"/>
        <w:spacing w:after="0" w:line="480" w:lineRule="auto"/>
        <w:rPr>
          <w:noProof/>
        </w:rPr>
        <w:pPrChange w:id="205" w:author="Coffman, Jon" w:date="2020-09-24T16:31:00Z">
          <w:pPr>
            <w:pStyle w:val="EndNoteBibliography"/>
            <w:spacing w:after="0"/>
          </w:pPr>
        </w:pPrChange>
      </w:pPr>
    </w:p>
    <w:p w14:paraId="2783372E" w14:textId="77777777" w:rsidR="00886C30" w:rsidRPr="00886C30" w:rsidRDefault="00886C30" w:rsidP="00BA5AB8">
      <w:pPr>
        <w:pStyle w:val="EndNoteBibliography"/>
        <w:spacing w:line="480" w:lineRule="auto"/>
        <w:rPr>
          <w:noProof/>
        </w:rPr>
        <w:pPrChange w:id="206" w:author="Coffman, Jon" w:date="2020-09-24T16:31:00Z">
          <w:pPr>
            <w:pStyle w:val="EndNoteBibliography"/>
          </w:pPr>
        </w:pPrChange>
      </w:pPr>
      <w:r w:rsidRPr="00886C30">
        <w:rPr>
          <w:noProof/>
        </w:rPr>
        <w:t>17</w:t>
      </w:r>
    </w:p>
    <w:p w14:paraId="4B0CAB75" w14:textId="77777777" w:rsidR="00886C30" w:rsidRPr="00886C30" w:rsidRDefault="00886C30" w:rsidP="00BA5AB8">
      <w:pPr>
        <w:pStyle w:val="EndNoteBibliography"/>
        <w:spacing w:line="480" w:lineRule="auto"/>
        <w:rPr>
          <w:noProof/>
        </w:rPr>
        <w:pPrChange w:id="207" w:author="Coffman, Jon" w:date="2020-09-24T16:31:00Z">
          <w:pPr>
            <w:pStyle w:val="EndNoteBibliography"/>
          </w:pPr>
        </w:pPrChange>
      </w:pPr>
    </w:p>
    <w:p w14:paraId="56EEBB76" w14:textId="77777777" w:rsidR="00886C30" w:rsidRPr="00886C30" w:rsidRDefault="00886C30" w:rsidP="00BA5AB8">
      <w:pPr>
        <w:pStyle w:val="EndNoteBibliography"/>
        <w:spacing w:line="480" w:lineRule="auto"/>
        <w:rPr>
          <w:noProof/>
        </w:rPr>
        <w:pPrChange w:id="208" w:author="Coffman, Jon" w:date="2020-09-24T16:31:00Z">
          <w:pPr>
            <w:pStyle w:val="EndNoteBibliography"/>
          </w:pPr>
        </w:pPrChange>
      </w:pPr>
      <w:r w:rsidRPr="00886C30">
        <w:rPr>
          <w:b/>
          <w:noProof/>
        </w:rPr>
        <w:t xml:space="preserve">Exploration of overloaded cation exchange chromatography for monoclonal antibody purification </w:t>
      </w:r>
    </w:p>
    <w:p w14:paraId="41E723E9" w14:textId="77777777" w:rsidR="00886C30" w:rsidRPr="00886C30" w:rsidRDefault="00886C30" w:rsidP="00BA5AB8">
      <w:pPr>
        <w:pStyle w:val="EndNoteBibliography"/>
        <w:spacing w:line="480" w:lineRule="auto"/>
        <w:rPr>
          <w:noProof/>
        </w:rPr>
        <w:pPrChange w:id="209" w:author="Coffman, Jon" w:date="2020-09-24T16:31:00Z">
          <w:pPr>
            <w:pStyle w:val="EndNoteBibliography"/>
          </w:pPr>
        </w:pPrChange>
      </w:pPr>
      <w:r w:rsidRPr="00886C30">
        <w:rPr>
          <w:noProof/>
        </w:rPr>
        <w:t xml:space="preserve">Liu, H. F., B. McCooey, T. Duarte, D. E. Myers, T. Hudson, A. Amanullah, R. van Reis,B. D. Kelley </w:t>
      </w:r>
    </w:p>
    <w:p w14:paraId="104553DB" w14:textId="77777777" w:rsidR="00886C30" w:rsidRPr="00886C30" w:rsidRDefault="00886C30" w:rsidP="00BA5AB8">
      <w:pPr>
        <w:pStyle w:val="EndNoteBibliography"/>
        <w:spacing w:line="480" w:lineRule="auto"/>
        <w:rPr>
          <w:noProof/>
        </w:rPr>
        <w:pPrChange w:id="210" w:author="Coffman, Jon" w:date="2020-09-24T16:31:00Z">
          <w:pPr>
            <w:pStyle w:val="EndNoteBibliography"/>
          </w:pPr>
        </w:pPrChange>
      </w:pPr>
      <w:r w:rsidRPr="00886C30">
        <w:rPr>
          <w:noProof/>
        </w:rPr>
        <w:t>J Chromatogr A 2011 1218(39): 6943-6952.</w:t>
      </w:r>
    </w:p>
    <w:p w14:paraId="1E2485C8" w14:textId="77777777" w:rsidR="00886C30" w:rsidRPr="00886C30" w:rsidRDefault="00886C30" w:rsidP="00BA5AB8">
      <w:pPr>
        <w:pStyle w:val="EndNoteBibliography"/>
        <w:spacing w:line="480" w:lineRule="auto"/>
        <w:rPr>
          <w:noProof/>
        </w:rPr>
        <w:pPrChange w:id="211" w:author="Coffman, Jon" w:date="2020-09-24T16:31:00Z">
          <w:pPr>
            <w:pStyle w:val="EndNoteBibliography"/>
          </w:pPr>
        </w:pPrChange>
      </w:pPr>
    </w:p>
    <w:p w14:paraId="2B17719A" w14:textId="5CB16B22" w:rsidR="00886C30" w:rsidRPr="00886C30" w:rsidRDefault="006F6C88" w:rsidP="00BA5AB8">
      <w:pPr>
        <w:pStyle w:val="EndNoteBibliography"/>
        <w:spacing w:line="480" w:lineRule="auto"/>
        <w:rPr>
          <w:noProof/>
        </w:rPr>
        <w:pPrChange w:id="212" w:author="Coffman, Jon" w:date="2020-09-24T16:31:00Z">
          <w:pPr>
            <w:pStyle w:val="EndNoteBibliography"/>
          </w:pPr>
        </w:pPrChange>
      </w:pPr>
      <w:r>
        <w:fldChar w:fldCharType="begin"/>
      </w:r>
      <w:r>
        <w:instrText xml:space="preserve"> HYPERLINK "https://www.ncbi.nlm.nih.gov/pubmed/21871630" </w:instrText>
      </w:r>
      <w:r>
        <w:fldChar w:fldCharType="separate"/>
      </w:r>
      <w:r w:rsidR="00886C30" w:rsidRPr="00886C30">
        <w:rPr>
          <w:rStyle w:val="Hyperlink"/>
          <w:noProof/>
        </w:rPr>
        <w:t>https://www.ncbi.nlm.nih.gov/pubmed/21871630</w:t>
      </w:r>
      <w:r>
        <w:rPr>
          <w:rStyle w:val="Hyperlink"/>
          <w:noProof/>
        </w:rPr>
        <w:fldChar w:fldCharType="end"/>
      </w:r>
    </w:p>
    <w:p w14:paraId="3E210F5E" w14:textId="77777777" w:rsidR="00886C30" w:rsidRPr="00886C30" w:rsidRDefault="00886C30" w:rsidP="00BA5AB8">
      <w:pPr>
        <w:pStyle w:val="EndNoteBibliography"/>
        <w:spacing w:line="480" w:lineRule="auto"/>
        <w:rPr>
          <w:noProof/>
        </w:rPr>
        <w:pPrChange w:id="213" w:author="Coffman, Jon" w:date="2020-09-24T16:31:00Z">
          <w:pPr>
            <w:pStyle w:val="EndNoteBibliography"/>
          </w:pPr>
        </w:pPrChange>
      </w:pPr>
    </w:p>
    <w:p w14:paraId="51B475A7" w14:textId="77777777" w:rsidR="00886C30" w:rsidRPr="00886C30" w:rsidRDefault="00886C30" w:rsidP="00BA5AB8">
      <w:pPr>
        <w:pStyle w:val="EndNoteBibliography"/>
        <w:spacing w:after="0" w:line="480" w:lineRule="auto"/>
        <w:rPr>
          <w:noProof/>
        </w:rPr>
        <w:pPrChange w:id="214" w:author="Coffman, Jon" w:date="2020-09-24T16:31:00Z">
          <w:pPr>
            <w:pStyle w:val="EndNoteBibliography"/>
            <w:spacing w:after="0"/>
          </w:pPr>
        </w:pPrChange>
      </w:pPr>
    </w:p>
    <w:p w14:paraId="46D12041" w14:textId="77777777" w:rsidR="00886C30" w:rsidRPr="00886C30" w:rsidRDefault="00886C30" w:rsidP="00BA5AB8">
      <w:pPr>
        <w:pStyle w:val="EndNoteBibliography"/>
        <w:spacing w:line="480" w:lineRule="auto"/>
        <w:rPr>
          <w:noProof/>
        </w:rPr>
        <w:pPrChange w:id="215" w:author="Coffman, Jon" w:date="2020-09-24T16:31:00Z">
          <w:pPr>
            <w:pStyle w:val="EndNoteBibliography"/>
          </w:pPr>
        </w:pPrChange>
      </w:pPr>
      <w:r w:rsidRPr="00886C30">
        <w:rPr>
          <w:noProof/>
        </w:rPr>
        <w:t>18</w:t>
      </w:r>
    </w:p>
    <w:p w14:paraId="2DD9946E" w14:textId="77777777" w:rsidR="00886C30" w:rsidRPr="00886C30" w:rsidRDefault="00886C30" w:rsidP="00BA5AB8">
      <w:pPr>
        <w:pStyle w:val="EndNoteBibliography"/>
        <w:spacing w:line="480" w:lineRule="auto"/>
        <w:rPr>
          <w:noProof/>
        </w:rPr>
        <w:pPrChange w:id="216" w:author="Coffman, Jon" w:date="2020-09-24T16:31:00Z">
          <w:pPr>
            <w:pStyle w:val="EndNoteBibliography"/>
          </w:pPr>
        </w:pPrChange>
      </w:pPr>
    </w:p>
    <w:p w14:paraId="5DF7DA3B" w14:textId="77777777" w:rsidR="00886C30" w:rsidRPr="00886C30" w:rsidRDefault="00886C30" w:rsidP="00BA5AB8">
      <w:pPr>
        <w:pStyle w:val="EndNoteBibliography"/>
        <w:spacing w:line="480" w:lineRule="auto"/>
        <w:rPr>
          <w:noProof/>
        </w:rPr>
        <w:pPrChange w:id="217" w:author="Coffman, Jon" w:date="2020-09-24T16:31:00Z">
          <w:pPr>
            <w:pStyle w:val="EndNoteBibliography"/>
          </w:pPr>
        </w:pPrChange>
      </w:pPr>
      <w:r w:rsidRPr="00886C30">
        <w:rPr>
          <w:b/>
          <w:noProof/>
        </w:rPr>
        <w:t xml:space="preserve">Design of a novel continuous flow reactor for low pH viral inactivation </w:t>
      </w:r>
    </w:p>
    <w:p w14:paraId="37EAD215" w14:textId="77777777" w:rsidR="00886C30" w:rsidRPr="00886C30" w:rsidRDefault="00886C30" w:rsidP="00BA5AB8">
      <w:pPr>
        <w:pStyle w:val="EndNoteBibliography"/>
        <w:spacing w:line="480" w:lineRule="auto"/>
        <w:rPr>
          <w:noProof/>
        </w:rPr>
        <w:pPrChange w:id="218" w:author="Coffman, Jon" w:date="2020-09-24T16:31:00Z">
          <w:pPr>
            <w:pStyle w:val="EndNoteBibliography"/>
          </w:pPr>
        </w:pPrChange>
      </w:pPr>
      <w:r w:rsidRPr="00886C30">
        <w:rPr>
          <w:noProof/>
        </w:rPr>
        <w:t xml:space="preserve">Parker, S. A., L. Amarikwa, K. Vehar, R. Orozco, S. Godfrey, J. Coffman, P. Shamlou,C. L. Bardliving </w:t>
      </w:r>
    </w:p>
    <w:p w14:paraId="4381A322" w14:textId="77777777" w:rsidR="00886C30" w:rsidRPr="00886C30" w:rsidRDefault="00886C30" w:rsidP="00BA5AB8">
      <w:pPr>
        <w:pStyle w:val="EndNoteBibliography"/>
        <w:spacing w:line="480" w:lineRule="auto"/>
        <w:rPr>
          <w:noProof/>
        </w:rPr>
        <w:pPrChange w:id="219" w:author="Coffman, Jon" w:date="2020-09-24T16:31:00Z">
          <w:pPr>
            <w:pStyle w:val="EndNoteBibliography"/>
          </w:pPr>
        </w:pPrChange>
      </w:pPr>
      <w:r w:rsidRPr="00886C30">
        <w:rPr>
          <w:noProof/>
        </w:rPr>
        <w:t>Biotechnol Bioeng 2018 115(3): 606-616.</w:t>
      </w:r>
    </w:p>
    <w:p w14:paraId="700F12AA" w14:textId="77777777" w:rsidR="00886C30" w:rsidRPr="00886C30" w:rsidRDefault="00886C30" w:rsidP="00BA5AB8">
      <w:pPr>
        <w:pStyle w:val="EndNoteBibliography"/>
        <w:spacing w:line="480" w:lineRule="auto"/>
        <w:rPr>
          <w:noProof/>
        </w:rPr>
        <w:pPrChange w:id="220" w:author="Coffman, Jon" w:date="2020-09-24T16:31:00Z">
          <w:pPr>
            <w:pStyle w:val="EndNoteBibliography"/>
          </w:pPr>
        </w:pPrChange>
      </w:pPr>
    </w:p>
    <w:p w14:paraId="37A2AD27" w14:textId="62273884" w:rsidR="00886C30" w:rsidRPr="00886C30" w:rsidRDefault="006F6C88" w:rsidP="00BA5AB8">
      <w:pPr>
        <w:pStyle w:val="EndNoteBibliography"/>
        <w:spacing w:line="480" w:lineRule="auto"/>
        <w:rPr>
          <w:noProof/>
        </w:rPr>
        <w:pPrChange w:id="221" w:author="Coffman, Jon" w:date="2020-09-24T16:31:00Z">
          <w:pPr>
            <w:pStyle w:val="EndNoteBibliography"/>
          </w:pPr>
        </w:pPrChange>
      </w:pPr>
      <w:r>
        <w:fldChar w:fldCharType="begin"/>
      </w:r>
      <w:r>
        <w:instrText xml:space="preserve"> HYPERLINK "https://www.ncbi.nlm.nih.g</w:instrText>
      </w:r>
      <w:r>
        <w:instrText xml:space="preserve">ov/pubmed/29150933" </w:instrText>
      </w:r>
      <w:r>
        <w:fldChar w:fldCharType="separate"/>
      </w:r>
      <w:r w:rsidR="00886C30" w:rsidRPr="00886C30">
        <w:rPr>
          <w:rStyle w:val="Hyperlink"/>
          <w:noProof/>
        </w:rPr>
        <w:t>https://www.ncbi.nlm.nih.gov/pubmed/29150933</w:t>
      </w:r>
      <w:r>
        <w:rPr>
          <w:rStyle w:val="Hyperlink"/>
          <w:noProof/>
        </w:rPr>
        <w:fldChar w:fldCharType="end"/>
      </w:r>
    </w:p>
    <w:p w14:paraId="121E4441" w14:textId="77777777" w:rsidR="00886C30" w:rsidRPr="00886C30" w:rsidRDefault="00886C30" w:rsidP="00BA5AB8">
      <w:pPr>
        <w:pStyle w:val="EndNoteBibliography"/>
        <w:spacing w:line="480" w:lineRule="auto"/>
        <w:rPr>
          <w:noProof/>
        </w:rPr>
        <w:pPrChange w:id="222" w:author="Coffman, Jon" w:date="2020-09-24T16:31:00Z">
          <w:pPr>
            <w:pStyle w:val="EndNoteBibliography"/>
          </w:pPr>
        </w:pPrChange>
      </w:pPr>
    </w:p>
    <w:p w14:paraId="18E2C7C4" w14:textId="77777777" w:rsidR="00886C30" w:rsidRPr="00886C30" w:rsidRDefault="00886C30" w:rsidP="00BA5AB8">
      <w:pPr>
        <w:pStyle w:val="EndNoteBibliography"/>
        <w:spacing w:after="0" w:line="480" w:lineRule="auto"/>
        <w:rPr>
          <w:noProof/>
        </w:rPr>
        <w:pPrChange w:id="223" w:author="Coffman, Jon" w:date="2020-09-24T16:31:00Z">
          <w:pPr>
            <w:pStyle w:val="EndNoteBibliography"/>
            <w:spacing w:after="0"/>
          </w:pPr>
        </w:pPrChange>
      </w:pPr>
    </w:p>
    <w:p w14:paraId="2A539405" w14:textId="77777777" w:rsidR="00886C30" w:rsidRPr="00886C30" w:rsidRDefault="00886C30" w:rsidP="00BA5AB8">
      <w:pPr>
        <w:pStyle w:val="EndNoteBibliography"/>
        <w:spacing w:line="480" w:lineRule="auto"/>
        <w:rPr>
          <w:noProof/>
        </w:rPr>
        <w:pPrChange w:id="224" w:author="Coffman, Jon" w:date="2020-09-24T16:31:00Z">
          <w:pPr>
            <w:pStyle w:val="EndNoteBibliography"/>
          </w:pPr>
        </w:pPrChange>
      </w:pPr>
      <w:r w:rsidRPr="00886C30">
        <w:rPr>
          <w:noProof/>
        </w:rPr>
        <w:t>19</w:t>
      </w:r>
    </w:p>
    <w:p w14:paraId="4CD5A88D" w14:textId="77777777" w:rsidR="00886C30" w:rsidRPr="00886C30" w:rsidRDefault="00886C30" w:rsidP="00BA5AB8">
      <w:pPr>
        <w:pStyle w:val="EndNoteBibliography"/>
        <w:spacing w:line="480" w:lineRule="auto"/>
        <w:rPr>
          <w:noProof/>
        </w:rPr>
        <w:pPrChange w:id="225" w:author="Coffman, Jon" w:date="2020-09-24T16:31:00Z">
          <w:pPr>
            <w:pStyle w:val="EndNoteBibliography"/>
          </w:pPr>
        </w:pPrChange>
      </w:pPr>
    </w:p>
    <w:p w14:paraId="6C04BC60" w14:textId="77777777" w:rsidR="00886C30" w:rsidRPr="00886C30" w:rsidRDefault="00886C30" w:rsidP="00BA5AB8">
      <w:pPr>
        <w:pStyle w:val="EndNoteBibliography"/>
        <w:spacing w:line="480" w:lineRule="auto"/>
        <w:rPr>
          <w:noProof/>
        </w:rPr>
        <w:pPrChange w:id="226" w:author="Coffman, Jon" w:date="2020-09-24T16:31:00Z">
          <w:pPr>
            <w:pStyle w:val="EndNoteBibliography"/>
          </w:pPr>
        </w:pPrChange>
      </w:pPr>
      <w:r w:rsidRPr="00886C30">
        <w:rPr>
          <w:b/>
          <w:noProof/>
        </w:rPr>
        <w:t xml:space="preserve">Impact of micro and macroporous TFF membranes on product sieving and chromatography loading for perfusion cell culture </w:t>
      </w:r>
    </w:p>
    <w:p w14:paraId="363AE64B" w14:textId="77777777" w:rsidR="00886C30" w:rsidRPr="00886C30" w:rsidRDefault="00886C30" w:rsidP="00BA5AB8">
      <w:pPr>
        <w:pStyle w:val="EndNoteBibliography"/>
        <w:spacing w:line="480" w:lineRule="auto"/>
        <w:rPr>
          <w:noProof/>
        </w:rPr>
        <w:pPrChange w:id="227" w:author="Coffman, Jon" w:date="2020-09-24T16:31:00Z">
          <w:pPr>
            <w:pStyle w:val="EndNoteBibliography"/>
          </w:pPr>
        </w:pPrChange>
      </w:pPr>
      <w:r w:rsidRPr="00886C30">
        <w:rPr>
          <w:noProof/>
        </w:rPr>
        <w:t xml:space="preserve">Pinto, N. D. S., W. N. Napoli,M. Brower </w:t>
      </w:r>
    </w:p>
    <w:p w14:paraId="2C75BAA3" w14:textId="77777777" w:rsidR="00886C30" w:rsidRPr="00886C30" w:rsidRDefault="00886C30" w:rsidP="00BA5AB8">
      <w:pPr>
        <w:pStyle w:val="EndNoteBibliography"/>
        <w:spacing w:line="480" w:lineRule="auto"/>
        <w:rPr>
          <w:noProof/>
        </w:rPr>
        <w:pPrChange w:id="228" w:author="Coffman, Jon" w:date="2020-09-24T16:31:00Z">
          <w:pPr>
            <w:pStyle w:val="EndNoteBibliography"/>
          </w:pPr>
        </w:pPrChange>
      </w:pPr>
      <w:r w:rsidRPr="00886C30">
        <w:rPr>
          <w:noProof/>
        </w:rPr>
        <w:t>Biotechnology and Bioengineering 2020 117(1): 117-124.</w:t>
      </w:r>
    </w:p>
    <w:p w14:paraId="16162018" w14:textId="77777777" w:rsidR="00886C30" w:rsidRPr="00886C30" w:rsidRDefault="00886C30" w:rsidP="00BA5AB8">
      <w:pPr>
        <w:pStyle w:val="EndNoteBibliography"/>
        <w:spacing w:line="480" w:lineRule="auto"/>
        <w:rPr>
          <w:noProof/>
        </w:rPr>
        <w:pPrChange w:id="229" w:author="Coffman, Jon" w:date="2020-09-24T16:31:00Z">
          <w:pPr>
            <w:pStyle w:val="EndNoteBibliography"/>
          </w:pPr>
        </w:pPrChange>
      </w:pPr>
    </w:p>
    <w:p w14:paraId="6761162E" w14:textId="47BA7A97" w:rsidR="00886C30" w:rsidRPr="00886C30" w:rsidRDefault="006F6C88" w:rsidP="00BA5AB8">
      <w:pPr>
        <w:pStyle w:val="EndNoteBibliography"/>
        <w:spacing w:line="480" w:lineRule="auto"/>
        <w:rPr>
          <w:noProof/>
        </w:rPr>
        <w:pPrChange w:id="230" w:author="Coffman, Jon" w:date="2020-09-24T16:31:00Z">
          <w:pPr>
            <w:pStyle w:val="EndNoteBibliography"/>
          </w:pPr>
        </w:pPrChange>
      </w:pPr>
      <w:r>
        <w:fldChar w:fldCharType="begin"/>
      </w:r>
      <w:r>
        <w:instrText xml:space="preserve"> HYPERLINK "https://www.scopus.com/inward/record.uri?eid=2-s2.0-85075203427&amp;doi=10.1002%2fbit.27192&amp;partnerID=40&amp;md5=4cbf3c1a6b5a613f1ee2d328762ca767" </w:instrText>
      </w:r>
      <w:r>
        <w:fldChar w:fldCharType="separate"/>
      </w:r>
      <w:r w:rsidR="00886C30" w:rsidRPr="00886C30">
        <w:rPr>
          <w:rStyle w:val="Hyperlink"/>
          <w:noProof/>
        </w:rPr>
        <w:t>https://www.scopus.com/inward/record.uri?eid=2-s2.0-85075203427&amp;doi=10.1002%2fbit.27192&amp;partnerID=40&amp;md5=4cbf3c1a6b5a613f1ee2d328762ca767</w:t>
      </w:r>
      <w:r>
        <w:rPr>
          <w:rStyle w:val="Hyperlink"/>
          <w:noProof/>
        </w:rPr>
        <w:fldChar w:fldCharType="end"/>
      </w:r>
    </w:p>
    <w:p w14:paraId="7642F3FF" w14:textId="42D0216D" w:rsidR="00886C30" w:rsidRPr="00886C30" w:rsidRDefault="006F6C88" w:rsidP="00BA5AB8">
      <w:pPr>
        <w:pStyle w:val="EndNoteBibliography"/>
        <w:spacing w:line="480" w:lineRule="auto"/>
        <w:rPr>
          <w:noProof/>
        </w:rPr>
        <w:pPrChange w:id="231" w:author="Coffman, Jon" w:date="2020-09-24T16:31:00Z">
          <w:pPr>
            <w:pStyle w:val="EndNoteBibliography"/>
          </w:pPr>
        </w:pPrChange>
      </w:pPr>
      <w:r>
        <w:fldChar w:fldCharType="begin"/>
      </w:r>
      <w:r>
        <w:instrText xml:space="preserve"> HYPERLINK "https://onlinelibrary.wiley.com/doi/full/10.1002/bit.27192" </w:instrText>
      </w:r>
      <w:r>
        <w:fldChar w:fldCharType="separate"/>
      </w:r>
      <w:r w:rsidR="00886C30" w:rsidRPr="00886C30">
        <w:rPr>
          <w:rStyle w:val="Hyperlink"/>
          <w:noProof/>
        </w:rPr>
        <w:t>https://onlinelibrary.wiley.com/doi/full/10.1002/bit.27192</w:t>
      </w:r>
      <w:r>
        <w:rPr>
          <w:rStyle w:val="Hyperlink"/>
          <w:noProof/>
        </w:rPr>
        <w:fldChar w:fldCharType="end"/>
      </w:r>
    </w:p>
    <w:p w14:paraId="2981ACEC" w14:textId="77777777" w:rsidR="00886C30" w:rsidRPr="00886C30" w:rsidRDefault="00886C30" w:rsidP="00BA5AB8">
      <w:pPr>
        <w:pStyle w:val="EndNoteBibliography"/>
        <w:spacing w:line="480" w:lineRule="auto"/>
        <w:rPr>
          <w:noProof/>
        </w:rPr>
        <w:pPrChange w:id="232" w:author="Coffman, Jon" w:date="2020-09-24T16:31:00Z">
          <w:pPr>
            <w:pStyle w:val="EndNoteBibliography"/>
          </w:pPr>
        </w:pPrChange>
      </w:pPr>
    </w:p>
    <w:p w14:paraId="4A498F53" w14:textId="77777777" w:rsidR="00886C30" w:rsidRPr="00886C30" w:rsidRDefault="00886C30" w:rsidP="00BA5AB8">
      <w:pPr>
        <w:pStyle w:val="EndNoteBibliography"/>
        <w:spacing w:after="0" w:line="480" w:lineRule="auto"/>
        <w:rPr>
          <w:noProof/>
        </w:rPr>
        <w:pPrChange w:id="233" w:author="Coffman, Jon" w:date="2020-09-24T16:31:00Z">
          <w:pPr>
            <w:pStyle w:val="EndNoteBibliography"/>
            <w:spacing w:after="0"/>
          </w:pPr>
        </w:pPrChange>
      </w:pPr>
    </w:p>
    <w:p w14:paraId="0A5B4D9E" w14:textId="77777777" w:rsidR="00886C30" w:rsidRPr="00886C30" w:rsidRDefault="00886C30" w:rsidP="00BA5AB8">
      <w:pPr>
        <w:pStyle w:val="EndNoteBibliography"/>
        <w:spacing w:line="480" w:lineRule="auto"/>
        <w:rPr>
          <w:noProof/>
        </w:rPr>
        <w:pPrChange w:id="234" w:author="Coffman, Jon" w:date="2020-09-24T16:31:00Z">
          <w:pPr>
            <w:pStyle w:val="EndNoteBibliography"/>
          </w:pPr>
        </w:pPrChange>
      </w:pPr>
      <w:r w:rsidRPr="00886C30">
        <w:rPr>
          <w:noProof/>
        </w:rPr>
        <w:t>20</w:t>
      </w:r>
    </w:p>
    <w:p w14:paraId="5AF1463F" w14:textId="77777777" w:rsidR="00886C30" w:rsidRPr="00886C30" w:rsidRDefault="00886C30" w:rsidP="00BA5AB8">
      <w:pPr>
        <w:pStyle w:val="EndNoteBibliography"/>
        <w:spacing w:line="480" w:lineRule="auto"/>
        <w:rPr>
          <w:noProof/>
        </w:rPr>
        <w:pPrChange w:id="235" w:author="Coffman, Jon" w:date="2020-09-24T16:31:00Z">
          <w:pPr>
            <w:pStyle w:val="EndNoteBibliography"/>
          </w:pPr>
        </w:pPrChange>
      </w:pPr>
    </w:p>
    <w:p w14:paraId="03A645E2" w14:textId="77777777" w:rsidR="00886C30" w:rsidRPr="00886C30" w:rsidRDefault="00886C30" w:rsidP="00BA5AB8">
      <w:pPr>
        <w:pStyle w:val="EndNoteBibliography"/>
        <w:spacing w:line="480" w:lineRule="auto"/>
        <w:rPr>
          <w:noProof/>
        </w:rPr>
        <w:pPrChange w:id="236" w:author="Coffman, Jon" w:date="2020-09-24T16:31:00Z">
          <w:pPr>
            <w:pStyle w:val="EndNoteBibliography"/>
          </w:pPr>
        </w:pPrChange>
      </w:pPr>
      <w:r w:rsidRPr="00886C30">
        <w:rPr>
          <w:b/>
          <w:noProof/>
        </w:rPr>
        <w:t xml:space="preserve">Optimising the design and operation of semi-continuous affinity chromatography for clinical and commercial manufacture </w:t>
      </w:r>
    </w:p>
    <w:p w14:paraId="7F304C80" w14:textId="77777777" w:rsidR="00886C30" w:rsidRPr="00886C30" w:rsidRDefault="00886C30" w:rsidP="00BA5AB8">
      <w:pPr>
        <w:pStyle w:val="EndNoteBibliography"/>
        <w:spacing w:line="480" w:lineRule="auto"/>
        <w:rPr>
          <w:noProof/>
        </w:rPr>
        <w:pPrChange w:id="237" w:author="Coffman, Jon" w:date="2020-09-24T16:31:00Z">
          <w:pPr>
            <w:pStyle w:val="EndNoteBibliography"/>
          </w:pPr>
        </w:pPrChange>
      </w:pPr>
      <w:r w:rsidRPr="00886C30">
        <w:rPr>
          <w:noProof/>
        </w:rPr>
        <w:t xml:space="preserve">Pollock, J., G. Bolton, J. Coffman, S. V. Ho, D. G. Bracewell,S. S. J. J. o. C. A. Farid </w:t>
      </w:r>
    </w:p>
    <w:p w14:paraId="771E5CD7" w14:textId="77777777" w:rsidR="00886C30" w:rsidRPr="00886C30" w:rsidRDefault="00886C30" w:rsidP="00BA5AB8">
      <w:pPr>
        <w:pStyle w:val="EndNoteBibliography"/>
        <w:spacing w:line="480" w:lineRule="auto"/>
        <w:rPr>
          <w:noProof/>
        </w:rPr>
        <w:pPrChange w:id="238" w:author="Coffman, Jon" w:date="2020-09-24T16:31:00Z">
          <w:pPr>
            <w:pStyle w:val="EndNoteBibliography"/>
          </w:pPr>
        </w:pPrChange>
      </w:pPr>
      <w:r w:rsidRPr="00886C30">
        <w:rPr>
          <w:noProof/>
        </w:rPr>
        <w:lastRenderedPageBreak/>
        <w:t xml:space="preserve"> 2013 1284: 17-27.</w:t>
      </w:r>
    </w:p>
    <w:p w14:paraId="43819480" w14:textId="77777777" w:rsidR="00886C30" w:rsidRPr="00886C30" w:rsidRDefault="00886C30" w:rsidP="00BA5AB8">
      <w:pPr>
        <w:pStyle w:val="EndNoteBibliography"/>
        <w:spacing w:line="480" w:lineRule="auto"/>
        <w:rPr>
          <w:noProof/>
        </w:rPr>
        <w:pPrChange w:id="239" w:author="Coffman, Jon" w:date="2020-09-24T16:31:00Z">
          <w:pPr>
            <w:pStyle w:val="EndNoteBibliography"/>
          </w:pPr>
        </w:pPrChange>
      </w:pPr>
    </w:p>
    <w:p w14:paraId="4ECB4D52" w14:textId="77777777" w:rsidR="00886C30" w:rsidRPr="00886C30" w:rsidRDefault="00886C30" w:rsidP="00BA5AB8">
      <w:pPr>
        <w:pStyle w:val="EndNoteBibliography"/>
        <w:spacing w:line="480" w:lineRule="auto"/>
        <w:rPr>
          <w:noProof/>
        </w:rPr>
        <w:pPrChange w:id="240" w:author="Coffman, Jon" w:date="2020-09-24T16:31:00Z">
          <w:pPr>
            <w:pStyle w:val="EndNoteBibliography"/>
          </w:pPr>
        </w:pPrChange>
      </w:pPr>
    </w:p>
    <w:p w14:paraId="155050EA" w14:textId="77777777" w:rsidR="00886C30" w:rsidRPr="00886C30" w:rsidRDefault="00886C30" w:rsidP="00BA5AB8">
      <w:pPr>
        <w:pStyle w:val="EndNoteBibliography"/>
        <w:spacing w:after="0" w:line="480" w:lineRule="auto"/>
        <w:rPr>
          <w:noProof/>
        </w:rPr>
        <w:pPrChange w:id="241" w:author="Coffman, Jon" w:date="2020-09-24T16:31:00Z">
          <w:pPr>
            <w:pStyle w:val="EndNoteBibliography"/>
            <w:spacing w:after="0"/>
          </w:pPr>
        </w:pPrChange>
      </w:pPr>
    </w:p>
    <w:p w14:paraId="4CEF2558" w14:textId="77777777" w:rsidR="00886C30" w:rsidRPr="00886C30" w:rsidRDefault="00886C30" w:rsidP="00BA5AB8">
      <w:pPr>
        <w:pStyle w:val="EndNoteBibliography"/>
        <w:spacing w:line="480" w:lineRule="auto"/>
        <w:rPr>
          <w:noProof/>
        </w:rPr>
        <w:pPrChange w:id="242" w:author="Coffman, Jon" w:date="2020-09-24T16:31:00Z">
          <w:pPr>
            <w:pStyle w:val="EndNoteBibliography"/>
          </w:pPr>
        </w:pPrChange>
      </w:pPr>
      <w:r w:rsidRPr="00886C30">
        <w:rPr>
          <w:noProof/>
        </w:rPr>
        <w:t>21</w:t>
      </w:r>
    </w:p>
    <w:p w14:paraId="61B8CC9F" w14:textId="77777777" w:rsidR="00886C30" w:rsidRPr="00886C30" w:rsidRDefault="00886C30" w:rsidP="00BA5AB8">
      <w:pPr>
        <w:pStyle w:val="EndNoteBibliography"/>
        <w:spacing w:line="480" w:lineRule="auto"/>
        <w:rPr>
          <w:noProof/>
        </w:rPr>
        <w:pPrChange w:id="243" w:author="Coffman, Jon" w:date="2020-09-24T16:31:00Z">
          <w:pPr>
            <w:pStyle w:val="EndNoteBibliography"/>
          </w:pPr>
        </w:pPrChange>
      </w:pPr>
    </w:p>
    <w:p w14:paraId="024174FF" w14:textId="77777777" w:rsidR="00886C30" w:rsidRPr="00886C30" w:rsidRDefault="00886C30" w:rsidP="00BA5AB8">
      <w:pPr>
        <w:pStyle w:val="EndNoteBibliography"/>
        <w:spacing w:line="480" w:lineRule="auto"/>
        <w:rPr>
          <w:noProof/>
        </w:rPr>
        <w:pPrChange w:id="244" w:author="Coffman, Jon" w:date="2020-09-24T16:31:00Z">
          <w:pPr>
            <w:pStyle w:val="EndNoteBibliography"/>
          </w:pPr>
        </w:pPrChange>
      </w:pPr>
      <w:r w:rsidRPr="00886C30">
        <w:rPr>
          <w:b/>
          <w:noProof/>
        </w:rPr>
        <w:t xml:space="preserve">Fed‐batch and perfusion culture processes: economic, environmental, and operational feasibility under uncertainty </w:t>
      </w:r>
    </w:p>
    <w:p w14:paraId="309071FC" w14:textId="77777777" w:rsidR="00886C30" w:rsidRPr="00886C30" w:rsidRDefault="00886C30" w:rsidP="00BA5AB8">
      <w:pPr>
        <w:pStyle w:val="EndNoteBibliography"/>
        <w:spacing w:line="480" w:lineRule="auto"/>
        <w:rPr>
          <w:noProof/>
        </w:rPr>
        <w:pPrChange w:id="245" w:author="Coffman, Jon" w:date="2020-09-24T16:31:00Z">
          <w:pPr>
            <w:pStyle w:val="EndNoteBibliography"/>
          </w:pPr>
        </w:pPrChange>
      </w:pPr>
      <w:r w:rsidRPr="00886C30">
        <w:rPr>
          <w:noProof/>
        </w:rPr>
        <w:t xml:space="preserve">Pollock, J., S. V. Ho, S. S. J. B. Farid,bioengineering </w:t>
      </w:r>
    </w:p>
    <w:p w14:paraId="125218C5" w14:textId="77777777" w:rsidR="00886C30" w:rsidRPr="00886C30" w:rsidRDefault="00886C30" w:rsidP="00BA5AB8">
      <w:pPr>
        <w:pStyle w:val="EndNoteBibliography"/>
        <w:spacing w:line="480" w:lineRule="auto"/>
        <w:rPr>
          <w:noProof/>
        </w:rPr>
        <w:pPrChange w:id="246" w:author="Coffman, Jon" w:date="2020-09-24T16:31:00Z">
          <w:pPr>
            <w:pStyle w:val="EndNoteBibliography"/>
          </w:pPr>
        </w:pPrChange>
      </w:pPr>
      <w:r w:rsidRPr="00886C30">
        <w:rPr>
          <w:noProof/>
        </w:rPr>
        <w:t xml:space="preserve"> 2013 110(1): 206-219.</w:t>
      </w:r>
    </w:p>
    <w:p w14:paraId="273B3FD0" w14:textId="77777777" w:rsidR="00886C30" w:rsidRPr="00886C30" w:rsidRDefault="00886C30" w:rsidP="00BA5AB8">
      <w:pPr>
        <w:pStyle w:val="EndNoteBibliography"/>
        <w:spacing w:line="480" w:lineRule="auto"/>
        <w:rPr>
          <w:noProof/>
        </w:rPr>
        <w:pPrChange w:id="247" w:author="Coffman, Jon" w:date="2020-09-24T16:31:00Z">
          <w:pPr>
            <w:pStyle w:val="EndNoteBibliography"/>
          </w:pPr>
        </w:pPrChange>
      </w:pPr>
    </w:p>
    <w:p w14:paraId="0B47B27A" w14:textId="77777777" w:rsidR="00886C30" w:rsidRPr="00886C30" w:rsidRDefault="00886C30" w:rsidP="00BA5AB8">
      <w:pPr>
        <w:pStyle w:val="EndNoteBibliography"/>
        <w:spacing w:line="480" w:lineRule="auto"/>
        <w:rPr>
          <w:noProof/>
        </w:rPr>
        <w:pPrChange w:id="248" w:author="Coffman, Jon" w:date="2020-09-24T16:31:00Z">
          <w:pPr>
            <w:pStyle w:val="EndNoteBibliography"/>
          </w:pPr>
        </w:pPrChange>
      </w:pPr>
    </w:p>
    <w:p w14:paraId="2879FCBA" w14:textId="77777777" w:rsidR="00886C30" w:rsidRPr="00886C30" w:rsidRDefault="00886C30" w:rsidP="00BA5AB8">
      <w:pPr>
        <w:pStyle w:val="EndNoteBibliography"/>
        <w:spacing w:after="0" w:line="480" w:lineRule="auto"/>
        <w:rPr>
          <w:noProof/>
        </w:rPr>
        <w:pPrChange w:id="249" w:author="Coffman, Jon" w:date="2020-09-24T16:31:00Z">
          <w:pPr>
            <w:pStyle w:val="EndNoteBibliography"/>
            <w:spacing w:after="0"/>
          </w:pPr>
        </w:pPrChange>
      </w:pPr>
    </w:p>
    <w:p w14:paraId="5F3C1E4C" w14:textId="77777777" w:rsidR="00886C30" w:rsidRPr="00886C30" w:rsidRDefault="00886C30" w:rsidP="00BA5AB8">
      <w:pPr>
        <w:pStyle w:val="EndNoteBibliography"/>
        <w:spacing w:line="480" w:lineRule="auto"/>
        <w:rPr>
          <w:noProof/>
        </w:rPr>
        <w:pPrChange w:id="250" w:author="Coffman, Jon" w:date="2020-09-24T16:31:00Z">
          <w:pPr>
            <w:pStyle w:val="EndNoteBibliography"/>
          </w:pPr>
        </w:pPrChange>
      </w:pPr>
      <w:r w:rsidRPr="00886C30">
        <w:rPr>
          <w:noProof/>
        </w:rPr>
        <w:t>22</w:t>
      </w:r>
    </w:p>
    <w:p w14:paraId="198F9F35" w14:textId="77777777" w:rsidR="00886C30" w:rsidRPr="00886C30" w:rsidRDefault="00886C30" w:rsidP="00BA5AB8">
      <w:pPr>
        <w:pStyle w:val="EndNoteBibliography"/>
        <w:spacing w:line="480" w:lineRule="auto"/>
        <w:rPr>
          <w:noProof/>
        </w:rPr>
        <w:pPrChange w:id="251" w:author="Coffman, Jon" w:date="2020-09-24T16:31:00Z">
          <w:pPr>
            <w:pStyle w:val="EndNoteBibliography"/>
          </w:pPr>
        </w:pPrChange>
      </w:pPr>
    </w:p>
    <w:p w14:paraId="5959CEDB" w14:textId="77777777" w:rsidR="00886C30" w:rsidRPr="00886C30" w:rsidRDefault="00886C30" w:rsidP="00BA5AB8">
      <w:pPr>
        <w:pStyle w:val="EndNoteBibliography"/>
        <w:spacing w:line="480" w:lineRule="auto"/>
        <w:rPr>
          <w:noProof/>
        </w:rPr>
        <w:pPrChange w:id="252" w:author="Coffman, Jon" w:date="2020-09-24T16:31:00Z">
          <w:pPr>
            <w:pStyle w:val="EndNoteBibliography"/>
          </w:pPr>
        </w:pPrChange>
      </w:pPr>
      <w:r w:rsidRPr="00886C30">
        <w:rPr>
          <w:b/>
          <w:noProof/>
        </w:rPr>
        <w:t xml:space="preserve">Separation of antibody monomer-dimer mixtures by frontal analysis </w:t>
      </w:r>
    </w:p>
    <w:p w14:paraId="68661AF5" w14:textId="77777777" w:rsidR="00886C30" w:rsidRPr="00886C30" w:rsidRDefault="00886C30" w:rsidP="00BA5AB8">
      <w:pPr>
        <w:pStyle w:val="EndNoteBibliography"/>
        <w:spacing w:line="480" w:lineRule="auto"/>
        <w:rPr>
          <w:noProof/>
        </w:rPr>
        <w:pPrChange w:id="253" w:author="Coffman, Jon" w:date="2020-09-24T16:31:00Z">
          <w:pPr>
            <w:pStyle w:val="EndNoteBibliography"/>
          </w:pPr>
        </w:pPrChange>
      </w:pPr>
      <w:r w:rsidRPr="00886C30">
        <w:rPr>
          <w:noProof/>
        </w:rPr>
        <w:t xml:space="preserve">Reck, J. M., T. M. Pabst, A. K. Hunter,G. Carta </w:t>
      </w:r>
    </w:p>
    <w:p w14:paraId="1ACA9D87" w14:textId="77777777" w:rsidR="00886C30" w:rsidRPr="00886C30" w:rsidRDefault="00886C30" w:rsidP="00BA5AB8">
      <w:pPr>
        <w:pStyle w:val="EndNoteBibliography"/>
        <w:spacing w:line="480" w:lineRule="auto"/>
        <w:rPr>
          <w:noProof/>
        </w:rPr>
        <w:pPrChange w:id="254" w:author="Coffman, Jon" w:date="2020-09-24T16:31:00Z">
          <w:pPr>
            <w:pStyle w:val="EndNoteBibliography"/>
          </w:pPr>
        </w:pPrChange>
      </w:pPr>
      <w:r w:rsidRPr="00886C30">
        <w:rPr>
          <w:noProof/>
        </w:rPr>
        <w:t>J Chromatogr A 2017 1500: 96-104.</w:t>
      </w:r>
    </w:p>
    <w:p w14:paraId="1AFF1FC7" w14:textId="77777777" w:rsidR="00886C30" w:rsidRPr="00886C30" w:rsidRDefault="00886C30" w:rsidP="00BA5AB8">
      <w:pPr>
        <w:pStyle w:val="EndNoteBibliography"/>
        <w:spacing w:line="480" w:lineRule="auto"/>
        <w:rPr>
          <w:noProof/>
        </w:rPr>
        <w:pPrChange w:id="255" w:author="Coffman, Jon" w:date="2020-09-24T16:31:00Z">
          <w:pPr>
            <w:pStyle w:val="EndNoteBibliography"/>
          </w:pPr>
        </w:pPrChange>
      </w:pPr>
    </w:p>
    <w:p w14:paraId="765661B1" w14:textId="4A334966" w:rsidR="00886C30" w:rsidRPr="00886C30" w:rsidRDefault="006F6C88" w:rsidP="00BA5AB8">
      <w:pPr>
        <w:pStyle w:val="EndNoteBibliography"/>
        <w:spacing w:line="480" w:lineRule="auto"/>
        <w:rPr>
          <w:noProof/>
        </w:rPr>
        <w:pPrChange w:id="256" w:author="Coffman, Jon" w:date="2020-09-24T16:31:00Z">
          <w:pPr>
            <w:pStyle w:val="EndNoteBibliography"/>
          </w:pPr>
        </w:pPrChange>
      </w:pPr>
      <w:r>
        <w:fldChar w:fldCharType="begin"/>
      </w:r>
      <w:r>
        <w:instrText xml:space="preserve"> HYPERLINK "https://www.ncbi.nlm.nih.gov/pubmed/28420529" </w:instrText>
      </w:r>
      <w:r>
        <w:fldChar w:fldCharType="separate"/>
      </w:r>
      <w:r w:rsidR="00886C30" w:rsidRPr="00886C30">
        <w:rPr>
          <w:rStyle w:val="Hyperlink"/>
          <w:noProof/>
        </w:rPr>
        <w:t>https://www.ncbi.nlm.nih.gov/pubmed/28420529</w:t>
      </w:r>
      <w:r>
        <w:rPr>
          <w:rStyle w:val="Hyperlink"/>
          <w:noProof/>
        </w:rPr>
        <w:fldChar w:fldCharType="end"/>
      </w:r>
    </w:p>
    <w:p w14:paraId="64FA1BBE" w14:textId="77777777" w:rsidR="00886C30" w:rsidRPr="00886C30" w:rsidRDefault="00886C30" w:rsidP="00BA5AB8">
      <w:pPr>
        <w:pStyle w:val="EndNoteBibliography"/>
        <w:spacing w:line="480" w:lineRule="auto"/>
        <w:rPr>
          <w:noProof/>
        </w:rPr>
        <w:pPrChange w:id="257" w:author="Coffman, Jon" w:date="2020-09-24T16:31:00Z">
          <w:pPr>
            <w:pStyle w:val="EndNoteBibliography"/>
          </w:pPr>
        </w:pPrChange>
      </w:pPr>
    </w:p>
    <w:p w14:paraId="32EF3BD0" w14:textId="77777777" w:rsidR="00886C30" w:rsidRPr="00886C30" w:rsidRDefault="00886C30" w:rsidP="00BA5AB8">
      <w:pPr>
        <w:pStyle w:val="EndNoteBibliography"/>
        <w:spacing w:after="0" w:line="480" w:lineRule="auto"/>
        <w:rPr>
          <w:noProof/>
        </w:rPr>
        <w:pPrChange w:id="258" w:author="Coffman, Jon" w:date="2020-09-24T16:31:00Z">
          <w:pPr>
            <w:pStyle w:val="EndNoteBibliography"/>
            <w:spacing w:after="0"/>
          </w:pPr>
        </w:pPrChange>
      </w:pPr>
    </w:p>
    <w:p w14:paraId="253399F8" w14:textId="77777777" w:rsidR="00886C30" w:rsidRPr="00886C30" w:rsidRDefault="00886C30" w:rsidP="00BA5AB8">
      <w:pPr>
        <w:pStyle w:val="EndNoteBibliography"/>
        <w:spacing w:line="480" w:lineRule="auto"/>
        <w:rPr>
          <w:noProof/>
        </w:rPr>
        <w:pPrChange w:id="259" w:author="Coffman, Jon" w:date="2020-09-24T16:31:00Z">
          <w:pPr>
            <w:pStyle w:val="EndNoteBibliography"/>
          </w:pPr>
        </w:pPrChange>
      </w:pPr>
      <w:r w:rsidRPr="00886C30">
        <w:rPr>
          <w:noProof/>
        </w:rPr>
        <w:t>23</w:t>
      </w:r>
    </w:p>
    <w:p w14:paraId="5BD5EB0C" w14:textId="77777777" w:rsidR="00886C30" w:rsidRPr="00886C30" w:rsidRDefault="00886C30" w:rsidP="00BA5AB8">
      <w:pPr>
        <w:pStyle w:val="EndNoteBibliography"/>
        <w:spacing w:line="480" w:lineRule="auto"/>
        <w:rPr>
          <w:noProof/>
        </w:rPr>
        <w:pPrChange w:id="260" w:author="Coffman, Jon" w:date="2020-09-24T16:31:00Z">
          <w:pPr>
            <w:pStyle w:val="EndNoteBibliography"/>
          </w:pPr>
        </w:pPrChange>
      </w:pPr>
    </w:p>
    <w:p w14:paraId="53D3A396" w14:textId="77777777" w:rsidR="00886C30" w:rsidRPr="00886C30" w:rsidRDefault="00886C30" w:rsidP="00BA5AB8">
      <w:pPr>
        <w:pStyle w:val="EndNoteBibliography"/>
        <w:spacing w:line="480" w:lineRule="auto"/>
        <w:rPr>
          <w:noProof/>
        </w:rPr>
        <w:pPrChange w:id="261" w:author="Coffman, Jon" w:date="2020-09-24T16:31:00Z">
          <w:pPr>
            <w:pStyle w:val="EndNoteBibliography"/>
          </w:pPr>
        </w:pPrChange>
      </w:pPr>
      <w:r w:rsidRPr="00886C30">
        <w:rPr>
          <w:b/>
          <w:noProof/>
        </w:rPr>
        <w:t xml:space="preserve">Process intensification by frontal chromatography: Performance comparison of resin and membrane adsorber for monovalent antibody aggregate removal </w:t>
      </w:r>
    </w:p>
    <w:p w14:paraId="6527F3AF" w14:textId="77777777" w:rsidR="00886C30" w:rsidRPr="00886C30" w:rsidRDefault="00886C30" w:rsidP="00BA5AB8">
      <w:pPr>
        <w:pStyle w:val="EndNoteBibliography"/>
        <w:spacing w:line="480" w:lineRule="auto"/>
        <w:rPr>
          <w:noProof/>
        </w:rPr>
        <w:pPrChange w:id="262" w:author="Coffman, Jon" w:date="2020-09-24T16:31:00Z">
          <w:pPr>
            <w:pStyle w:val="EndNoteBibliography"/>
          </w:pPr>
        </w:pPrChange>
      </w:pPr>
      <w:r w:rsidRPr="00886C30">
        <w:rPr>
          <w:noProof/>
        </w:rPr>
        <w:t xml:space="preserve">Vogg, S., F. Pfeifer, N. Ulmer,M. Morbidelli </w:t>
      </w:r>
    </w:p>
    <w:p w14:paraId="7FD0C48D" w14:textId="77777777" w:rsidR="00886C30" w:rsidRPr="00886C30" w:rsidRDefault="00886C30" w:rsidP="00BA5AB8">
      <w:pPr>
        <w:pStyle w:val="EndNoteBibliography"/>
        <w:spacing w:line="480" w:lineRule="auto"/>
        <w:rPr>
          <w:noProof/>
        </w:rPr>
        <w:pPrChange w:id="263" w:author="Coffman, Jon" w:date="2020-09-24T16:31:00Z">
          <w:pPr>
            <w:pStyle w:val="EndNoteBibliography"/>
          </w:pPr>
        </w:pPrChange>
      </w:pPr>
      <w:r w:rsidRPr="00886C30">
        <w:rPr>
          <w:noProof/>
        </w:rPr>
        <w:t>Biotechnol Bioeng 2020 117(3): 662-672.</w:t>
      </w:r>
    </w:p>
    <w:p w14:paraId="3F5D4477" w14:textId="77777777" w:rsidR="00886C30" w:rsidRPr="00886C30" w:rsidRDefault="00886C30" w:rsidP="00BA5AB8">
      <w:pPr>
        <w:pStyle w:val="EndNoteBibliography"/>
        <w:spacing w:line="480" w:lineRule="auto"/>
        <w:rPr>
          <w:noProof/>
        </w:rPr>
        <w:pPrChange w:id="264" w:author="Coffman, Jon" w:date="2020-09-24T16:31:00Z">
          <w:pPr>
            <w:pStyle w:val="EndNoteBibliography"/>
          </w:pPr>
        </w:pPrChange>
      </w:pPr>
    </w:p>
    <w:p w14:paraId="5A4FDEB4" w14:textId="7BB7B51F" w:rsidR="00886C30" w:rsidRPr="00886C30" w:rsidRDefault="006F6C88" w:rsidP="00BA5AB8">
      <w:pPr>
        <w:pStyle w:val="EndNoteBibliography"/>
        <w:spacing w:line="480" w:lineRule="auto"/>
        <w:rPr>
          <w:noProof/>
        </w:rPr>
        <w:pPrChange w:id="265" w:author="Coffman, Jon" w:date="2020-09-24T16:31:00Z">
          <w:pPr>
            <w:pStyle w:val="EndNoteBibliography"/>
          </w:pPr>
        </w:pPrChange>
      </w:pPr>
      <w:r>
        <w:fldChar w:fldCharType="begin"/>
      </w:r>
      <w:r>
        <w:instrText xml:space="preserve"> HYPERLINK "https://www.ncbi.nlm.nih.gov/pubmed/31788778" </w:instrText>
      </w:r>
      <w:r>
        <w:fldChar w:fldCharType="separate"/>
      </w:r>
      <w:r w:rsidR="00886C30" w:rsidRPr="00886C30">
        <w:rPr>
          <w:rStyle w:val="Hyperlink"/>
          <w:noProof/>
        </w:rPr>
        <w:t>https://www.ncbi.nlm.nih.gov/pubmed/31788778</w:t>
      </w:r>
      <w:r>
        <w:rPr>
          <w:rStyle w:val="Hyperlink"/>
          <w:noProof/>
        </w:rPr>
        <w:fldChar w:fldCharType="end"/>
      </w:r>
    </w:p>
    <w:p w14:paraId="62D9A559" w14:textId="77777777" w:rsidR="00886C30" w:rsidRPr="00886C30" w:rsidRDefault="00886C30" w:rsidP="00BA5AB8">
      <w:pPr>
        <w:pStyle w:val="EndNoteBibliography"/>
        <w:spacing w:line="480" w:lineRule="auto"/>
        <w:rPr>
          <w:noProof/>
        </w:rPr>
        <w:pPrChange w:id="266" w:author="Coffman, Jon" w:date="2020-09-24T16:31:00Z">
          <w:pPr>
            <w:pStyle w:val="EndNoteBibliography"/>
          </w:pPr>
        </w:pPrChange>
      </w:pPr>
    </w:p>
    <w:p w14:paraId="3D702666" w14:textId="77777777" w:rsidR="00886C30" w:rsidRPr="00886C30" w:rsidRDefault="00886C30" w:rsidP="00BA5AB8">
      <w:pPr>
        <w:pStyle w:val="EndNoteBibliography"/>
        <w:spacing w:after="0" w:line="480" w:lineRule="auto"/>
        <w:rPr>
          <w:noProof/>
        </w:rPr>
        <w:pPrChange w:id="267" w:author="Coffman, Jon" w:date="2020-09-24T16:31:00Z">
          <w:pPr>
            <w:pStyle w:val="EndNoteBibliography"/>
            <w:spacing w:after="0"/>
          </w:pPr>
        </w:pPrChange>
      </w:pPr>
    </w:p>
    <w:p w14:paraId="0341E1DE" w14:textId="77777777" w:rsidR="00886C30" w:rsidRPr="00886C30" w:rsidRDefault="00886C30" w:rsidP="00BA5AB8">
      <w:pPr>
        <w:pStyle w:val="EndNoteBibliography"/>
        <w:spacing w:line="480" w:lineRule="auto"/>
        <w:rPr>
          <w:noProof/>
        </w:rPr>
        <w:pPrChange w:id="268" w:author="Coffman, Jon" w:date="2020-09-24T16:31:00Z">
          <w:pPr>
            <w:pStyle w:val="EndNoteBibliography"/>
          </w:pPr>
        </w:pPrChange>
      </w:pPr>
      <w:r w:rsidRPr="00886C30">
        <w:rPr>
          <w:noProof/>
        </w:rPr>
        <w:t>24</w:t>
      </w:r>
    </w:p>
    <w:p w14:paraId="6100808D" w14:textId="77777777" w:rsidR="00886C30" w:rsidRPr="00886C30" w:rsidRDefault="00886C30" w:rsidP="00BA5AB8">
      <w:pPr>
        <w:pStyle w:val="EndNoteBibliography"/>
        <w:spacing w:line="480" w:lineRule="auto"/>
        <w:rPr>
          <w:noProof/>
        </w:rPr>
        <w:pPrChange w:id="269" w:author="Coffman, Jon" w:date="2020-09-24T16:31:00Z">
          <w:pPr>
            <w:pStyle w:val="EndNoteBibliography"/>
          </w:pPr>
        </w:pPrChange>
      </w:pPr>
    </w:p>
    <w:p w14:paraId="69DC8933" w14:textId="77777777" w:rsidR="00886C30" w:rsidRPr="00886C30" w:rsidRDefault="00886C30" w:rsidP="00BA5AB8">
      <w:pPr>
        <w:pStyle w:val="EndNoteBibliography"/>
        <w:spacing w:line="480" w:lineRule="auto"/>
        <w:rPr>
          <w:noProof/>
        </w:rPr>
        <w:pPrChange w:id="270" w:author="Coffman, Jon" w:date="2020-09-24T16:31:00Z">
          <w:pPr>
            <w:pStyle w:val="EndNoteBibliography"/>
          </w:pPr>
        </w:pPrChange>
      </w:pPr>
      <w:r w:rsidRPr="00886C30">
        <w:rPr>
          <w:b/>
          <w:noProof/>
        </w:rPr>
        <w:t xml:space="preserve">The business impact of an integrated continuous biomanufacturing platform for recombinant protein production </w:t>
      </w:r>
    </w:p>
    <w:p w14:paraId="242E0C12" w14:textId="77777777" w:rsidR="00886C30" w:rsidRPr="00886C30" w:rsidRDefault="00886C30" w:rsidP="00BA5AB8">
      <w:pPr>
        <w:pStyle w:val="EndNoteBibliography"/>
        <w:spacing w:line="480" w:lineRule="auto"/>
        <w:rPr>
          <w:noProof/>
        </w:rPr>
        <w:pPrChange w:id="271" w:author="Coffman, Jon" w:date="2020-09-24T16:31:00Z">
          <w:pPr>
            <w:pStyle w:val="EndNoteBibliography"/>
          </w:pPr>
        </w:pPrChange>
      </w:pPr>
      <w:r w:rsidRPr="00886C30">
        <w:rPr>
          <w:noProof/>
        </w:rPr>
        <w:lastRenderedPageBreak/>
        <w:t xml:space="preserve">Walther, J., R. Godawat, C. Hwang, Y. Abe, A. Sinclair,K. Konstantinov </w:t>
      </w:r>
    </w:p>
    <w:p w14:paraId="162B69D7" w14:textId="77777777" w:rsidR="00886C30" w:rsidRPr="00886C30" w:rsidRDefault="00886C30" w:rsidP="00BA5AB8">
      <w:pPr>
        <w:pStyle w:val="EndNoteBibliography"/>
        <w:spacing w:line="480" w:lineRule="auto"/>
        <w:rPr>
          <w:noProof/>
        </w:rPr>
        <w:pPrChange w:id="272" w:author="Coffman, Jon" w:date="2020-09-24T16:31:00Z">
          <w:pPr>
            <w:pStyle w:val="EndNoteBibliography"/>
          </w:pPr>
        </w:pPrChange>
      </w:pPr>
      <w:r w:rsidRPr="00886C30">
        <w:rPr>
          <w:noProof/>
        </w:rPr>
        <w:t>Journal of Biotechnology 2015 213: 3-12.</w:t>
      </w:r>
    </w:p>
    <w:p w14:paraId="72CB4076" w14:textId="77777777" w:rsidR="00886C30" w:rsidRPr="00886C30" w:rsidRDefault="00886C30" w:rsidP="00BA5AB8">
      <w:pPr>
        <w:pStyle w:val="EndNoteBibliography"/>
        <w:spacing w:line="480" w:lineRule="auto"/>
        <w:rPr>
          <w:noProof/>
        </w:rPr>
        <w:pPrChange w:id="273" w:author="Coffman, Jon" w:date="2020-09-24T16:31:00Z">
          <w:pPr>
            <w:pStyle w:val="EndNoteBibliography"/>
          </w:pPr>
        </w:pPrChange>
      </w:pPr>
    </w:p>
    <w:p w14:paraId="22E65B0C" w14:textId="5B379C29" w:rsidR="00886C30" w:rsidRPr="00886C30" w:rsidRDefault="006F6C88" w:rsidP="00BA5AB8">
      <w:pPr>
        <w:pStyle w:val="EndNoteBibliography"/>
        <w:spacing w:line="480" w:lineRule="auto"/>
        <w:rPr>
          <w:noProof/>
        </w:rPr>
        <w:pPrChange w:id="274" w:author="Coffman, Jon" w:date="2020-09-24T16:31:00Z">
          <w:pPr>
            <w:pStyle w:val="EndNoteBibliography"/>
          </w:pPr>
        </w:pPrChange>
      </w:pPr>
      <w:r>
        <w:fldChar w:fldCharType="begin"/>
      </w:r>
      <w:r>
        <w:instrText xml:space="preserve"> HYPERLINK "https://www.scopus.com/inward/record.uri?eid=2-s2.0-84942824422&amp;doi=10.1016%2fj.jbiotec.2015.05.010&amp;partnerID=40&amp;md5=c17d5a50a9e</w:instrText>
      </w:r>
      <w:r>
        <w:instrText xml:space="preserve">51a5d500cd3b869aa0c8c" </w:instrText>
      </w:r>
      <w:r>
        <w:fldChar w:fldCharType="separate"/>
      </w:r>
      <w:r w:rsidR="00886C30" w:rsidRPr="00886C30">
        <w:rPr>
          <w:rStyle w:val="Hyperlink"/>
          <w:noProof/>
        </w:rPr>
        <w:t>https://www.scopus.com/inward/record.uri?eid=2-s2.0-84942824422&amp;doi=10.1016%2fj.jbiotec.2015.05.010&amp;partnerID=40&amp;md5=c17d5a50a9e51a5d500cd3b869aa0c8c</w:t>
      </w:r>
      <w:r>
        <w:rPr>
          <w:rStyle w:val="Hyperlink"/>
          <w:noProof/>
        </w:rPr>
        <w:fldChar w:fldCharType="end"/>
      </w:r>
    </w:p>
    <w:p w14:paraId="73407A72" w14:textId="77777777" w:rsidR="00886C30" w:rsidRPr="00886C30" w:rsidRDefault="00886C30" w:rsidP="00BA5AB8">
      <w:pPr>
        <w:pStyle w:val="EndNoteBibliography"/>
        <w:spacing w:line="480" w:lineRule="auto"/>
        <w:rPr>
          <w:noProof/>
        </w:rPr>
        <w:pPrChange w:id="275" w:author="Coffman, Jon" w:date="2020-09-24T16:31:00Z">
          <w:pPr>
            <w:pStyle w:val="EndNoteBibliography"/>
          </w:pPr>
        </w:pPrChange>
      </w:pPr>
    </w:p>
    <w:p w14:paraId="090773FA" w14:textId="77777777" w:rsidR="00886C30" w:rsidRPr="00886C30" w:rsidRDefault="00886C30" w:rsidP="00BA5AB8">
      <w:pPr>
        <w:pStyle w:val="EndNoteBibliography"/>
        <w:spacing w:after="0" w:line="480" w:lineRule="auto"/>
        <w:rPr>
          <w:noProof/>
        </w:rPr>
        <w:pPrChange w:id="276" w:author="Coffman, Jon" w:date="2020-09-24T16:31:00Z">
          <w:pPr>
            <w:pStyle w:val="EndNoteBibliography"/>
            <w:spacing w:after="0"/>
          </w:pPr>
        </w:pPrChange>
      </w:pPr>
    </w:p>
    <w:p w14:paraId="54394C2A" w14:textId="77777777" w:rsidR="00886C30" w:rsidRPr="00886C30" w:rsidRDefault="00886C30" w:rsidP="00BA5AB8">
      <w:pPr>
        <w:pStyle w:val="EndNoteBibliography"/>
        <w:spacing w:line="480" w:lineRule="auto"/>
        <w:rPr>
          <w:noProof/>
        </w:rPr>
        <w:pPrChange w:id="277" w:author="Coffman, Jon" w:date="2020-09-24T16:31:00Z">
          <w:pPr>
            <w:pStyle w:val="EndNoteBibliography"/>
          </w:pPr>
        </w:pPrChange>
      </w:pPr>
      <w:r w:rsidRPr="00886C30">
        <w:rPr>
          <w:noProof/>
        </w:rPr>
        <w:t>25</w:t>
      </w:r>
    </w:p>
    <w:p w14:paraId="6E2DC4A0" w14:textId="77777777" w:rsidR="00886C30" w:rsidRPr="00886C30" w:rsidRDefault="00886C30" w:rsidP="00BA5AB8">
      <w:pPr>
        <w:pStyle w:val="EndNoteBibliography"/>
        <w:spacing w:line="480" w:lineRule="auto"/>
        <w:rPr>
          <w:noProof/>
        </w:rPr>
        <w:pPrChange w:id="278" w:author="Coffman, Jon" w:date="2020-09-24T16:31:00Z">
          <w:pPr>
            <w:pStyle w:val="EndNoteBibliography"/>
          </w:pPr>
        </w:pPrChange>
      </w:pPr>
    </w:p>
    <w:p w14:paraId="7B4A29A4" w14:textId="77777777" w:rsidR="00886C30" w:rsidRPr="00886C30" w:rsidRDefault="00886C30" w:rsidP="00BA5AB8">
      <w:pPr>
        <w:pStyle w:val="EndNoteBibliography"/>
        <w:spacing w:line="480" w:lineRule="auto"/>
        <w:rPr>
          <w:noProof/>
        </w:rPr>
        <w:pPrChange w:id="279" w:author="Coffman, Jon" w:date="2020-09-24T16:31:00Z">
          <w:pPr>
            <w:pStyle w:val="EndNoteBibliography"/>
          </w:pPr>
        </w:pPrChange>
      </w:pPr>
      <w:r w:rsidRPr="00886C30">
        <w:rPr>
          <w:b/>
          <w:noProof/>
        </w:rPr>
        <w:t xml:space="preserve">Larger Pore Size Hollow Fiber Membranes as a Solution to the Product Retention Issue in Filtration-Based Perfusion Bioreactors </w:t>
      </w:r>
    </w:p>
    <w:p w14:paraId="2DFA7B3C" w14:textId="77777777" w:rsidR="00886C30" w:rsidRPr="00886C30" w:rsidRDefault="00886C30" w:rsidP="00BA5AB8">
      <w:pPr>
        <w:pStyle w:val="EndNoteBibliography"/>
        <w:spacing w:line="480" w:lineRule="auto"/>
        <w:rPr>
          <w:noProof/>
        </w:rPr>
        <w:pPrChange w:id="280" w:author="Coffman, Jon" w:date="2020-09-24T16:31:00Z">
          <w:pPr>
            <w:pStyle w:val="EndNoteBibliography"/>
          </w:pPr>
        </w:pPrChange>
      </w:pPr>
      <w:r w:rsidRPr="00886C30">
        <w:rPr>
          <w:noProof/>
        </w:rPr>
        <w:t xml:space="preserve">Wang, S. B., S. Godfrey, F. Radoniqi, H. Lin,J. Coffman </w:t>
      </w:r>
    </w:p>
    <w:p w14:paraId="07E62B6A" w14:textId="77777777" w:rsidR="00886C30" w:rsidRPr="00886C30" w:rsidRDefault="00886C30" w:rsidP="00BA5AB8">
      <w:pPr>
        <w:pStyle w:val="EndNoteBibliography"/>
        <w:spacing w:line="480" w:lineRule="auto"/>
        <w:rPr>
          <w:noProof/>
        </w:rPr>
        <w:pPrChange w:id="281" w:author="Coffman, Jon" w:date="2020-09-24T16:31:00Z">
          <w:pPr>
            <w:pStyle w:val="EndNoteBibliography"/>
          </w:pPr>
        </w:pPrChange>
      </w:pPr>
      <w:r w:rsidRPr="00886C30">
        <w:rPr>
          <w:noProof/>
        </w:rPr>
        <w:t>Biotechnol J 2019 14(2): e1800137.</w:t>
      </w:r>
    </w:p>
    <w:p w14:paraId="6854C2C9" w14:textId="77777777" w:rsidR="00886C30" w:rsidRPr="00886C30" w:rsidRDefault="00886C30" w:rsidP="00BA5AB8">
      <w:pPr>
        <w:pStyle w:val="EndNoteBibliography"/>
        <w:spacing w:line="480" w:lineRule="auto"/>
        <w:rPr>
          <w:noProof/>
        </w:rPr>
        <w:pPrChange w:id="282" w:author="Coffman, Jon" w:date="2020-09-24T16:31:00Z">
          <w:pPr>
            <w:pStyle w:val="EndNoteBibliography"/>
          </w:pPr>
        </w:pPrChange>
      </w:pPr>
    </w:p>
    <w:p w14:paraId="1BC3F585" w14:textId="0B79E848" w:rsidR="00886C30" w:rsidRPr="00886C30" w:rsidRDefault="006F6C88" w:rsidP="00BA5AB8">
      <w:pPr>
        <w:pStyle w:val="EndNoteBibliography"/>
        <w:spacing w:line="480" w:lineRule="auto"/>
        <w:rPr>
          <w:noProof/>
        </w:rPr>
        <w:pPrChange w:id="283" w:author="Coffman, Jon" w:date="2020-09-24T16:31:00Z">
          <w:pPr>
            <w:pStyle w:val="EndNoteBibliography"/>
          </w:pPr>
        </w:pPrChange>
      </w:pPr>
      <w:r>
        <w:fldChar w:fldCharType="begin"/>
      </w:r>
      <w:r>
        <w:instrText xml:space="preserve"> HYPERLINK "https://www.ncbi.nlm.nih.gov/pubmed/30024094" </w:instrText>
      </w:r>
      <w:r>
        <w:fldChar w:fldCharType="separate"/>
      </w:r>
      <w:r w:rsidR="00886C30" w:rsidRPr="00886C30">
        <w:rPr>
          <w:rStyle w:val="Hyperlink"/>
          <w:noProof/>
        </w:rPr>
        <w:t>https://www.ncbi.nlm.nih.gov/pubmed/30024094</w:t>
      </w:r>
      <w:r>
        <w:rPr>
          <w:rStyle w:val="Hyperlink"/>
          <w:noProof/>
        </w:rPr>
        <w:fldChar w:fldCharType="end"/>
      </w:r>
    </w:p>
    <w:p w14:paraId="141ABB3A" w14:textId="77777777" w:rsidR="00886C30" w:rsidRPr="00886C30" w:rsidRDefault="00886C30" w:rsidP="00BA5AB8">
      <w:pPr>
        <w:pStyle w:val="EndNoteBibliography"/>
        <w:spacing w:line="480" w:lineRule="auto"/>
        <w:rPr>
          <w:noProof/>
        </w:rPr>
        <w:pPrChange w:id="284" w:author="Coffman, Jon" w:date="2020-09-24T16:31:00Z">
          <w:pPr>
            <w:pStyle w:val="EndNoteBibliography"/>
          </w:pPr>
        </w:pPrChange>
      </w:pPr>
    </w:p>
    <w:p w14:paraId="2C124DC5" w14:textId="77777777" w:rsidR="00886C30" w:rsidRPr="00886C30" w:rsidRDefault="00886C30" w:rsidP="00BA5AB8">
      <w:pPr>
        <w:pStyle w:val="EndNoteBibliography"/>
        <w:spacing w:after="0" w:line="480" w:lineRule="auto"/>
        <w:rPr>
          <w:noProof/>
        </w:rPr>
        <w:pPrChange w:id="285" w:author="Coffman, Jon" w:date="2020-09-24T16:31:00Z">
          <w:pPr>
            <w:pStyle w:val="EndNoteBibliography"/>
            <w:spacing w:after="0"/>
          </w:pPr>
        </w:pPrChange>
      </w:pPr>
    </w:p>
    <w:p w14:paraId="51A4B88B" w14:textId="77777777" w:rsidR="00886C30" w:rsidRPr="00886C30" w:rsidRDefault="00886C30" w:rsidP="00BA5AB8">
      <w:pPr>
        <w:pStyle w:val="EndNoteBibliography"/>
        <w:spacing w:line="480" w:lineRule="auto"/>
        <w:rPr>
          <w:noProof/>
        </w:rPr>
        <w:pPrChange w:id="286" w:author="Coffman, Jon" w:date="2020-09-24T16:31:00Z">
          <w:pPr>
            <w:pStyle w:val="EndNoteBibliography"/>
          </w:pPr>
        </w:pPrChange>
      </w:pPr>
      <w:r w:rsidRPr="00886C30">
        <w:rPr>
          <w:noProof/>
        </w:rPr>
        <w:t>26</w:t>
      </w:r>
    </w:p>
    <w:p w14:paraId="73596E4B" w14:textId="77777777" w:rsidR="00886C30" w:rsidRPr="00886C30" w:rsidRDefault="00886C30" w:rsidP="00BA5AB8">
      <w:pPr>
        <w:pStyle w:val="EndNoteBibliography"/>
        <w:spacing w:line="480" w:lineRule="auto"/>
        <w:rPr>
          <w:noProof/>
        </w:rPr>
        <w:pPrChange w:id="287" w:author="Coffman, Jon" w:date="2020-09-24T16:31:00Z">
          <w:pPr>
            <w:pStyle w:val="EndNoteBibliography"/>
          </w:pPr>
        </w:pPrChange>
      </w:pPr>
    </w:p>
    <w:p w14:paraId="32317983" w14:textId="77777777" w:rsidR="00886C30" w:rsidRPr="00886C30" w:rsidRDefault="00886C30" w:rsidP="00BA5AB8">
      <w:pPr>
        <w:pStyle w:val="EndNoteBibliography"/>
        <w:spacing w:line="480" w:lineRule="auto"/>
        <w:rPr>
          <w:noProof/>
        </w:rPr>
        <w:pPrChange w:id="288" w:author="Coffman, Jon" w:date="2020-09-24T16:31:00Z">
          <w:pPr>
            <w:pStyle w:val="EndNoteBibliography"/>
          </w:pPr>
        </w:pPrChange>
      </w:pPr>
      <w:r w:rsidRPr="00886C30">
        <w:rPr>
          <w:noProof/>
        </w:rPr>
        <w:t xml:space="preserve">Wolf, M. K. F., J. M. Bielser,M. Morbidelli (2020). </w:t>
      </w:r>
      <w:r w:rsidRPr="00886C30">
        <w:rPr>
          <w:noProof/>
          <w:u w:val="single"/>
        </w:rPr>
        <w:t>Perfuson Cell Culture Process for Biopharmaceuticals</w:t>
      </w:r>
      <w:r w:rsidRPr="00886C30">
        <w:rPr>
          <w:noProof/>
        </w:rPr>
        <w:t>. Cambridge, Cambridge University Press.</w:t>
      </w:r>
    </w:p>
    <w:p w14:paraId="2353CCD1" w14:textId="48E91E05" w:rsidR="506D5C23" w:rsidRDefault="001D0157" w:rsidP="00BA5AB8">
      <w:pPr>
        <w:spacing w:line="480" w:lineRule="auto"/>
        <w:rPr>
          <w:rFonts w:ascii="Calibri" w:eastAsia="Calibri" w:hAnsi="Calibri" w:cs="Calibri"/>
          <w:szCs w:val="24"/>
        </w:rPr>
        <w:pPrChange w:id="289" w:author="Coffman, Jon" w:date="2020-09-24T16:31:00Z">
          <w:pPr/>
        </w:pPrChange>
      </w:pPr>
      <w:r>
        <w:rPr>
          <w:rFonts w:ascii="Calibri" w:eastAsia="Calibri" w:hAnsi="Calibri" w:cs="Calibri"/>
          <w:szCs w:val="24"/>
        </w:rPr>
        <w:fldChar w:fldCharType="end"/>
      </w:r>
    </w:p>
    <w:sectPr w:rsidR="506D5C23" w:rsidSect="00B86A4C">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3" w:author="david pollard" w:date="2020-09-17T18:26:00Z" w:initials="dp">
    <w:p w14:paraId="527C9BB3" w14:textId="3EEDB56C" w:rsidR="2C6537A7" w:rsidRDefault="2C6537A7">
      <w:pPr>
        <w:pStyle w:val="CommentText"/>
      </w:pPr>
      <w:r>
        <w:t xml:space="preserve">the intent of </w:t>
      </w:r>
      <w:proofErr w:type="gramStart"/>
      <w:r>
        <w:t>the these</w:t>
      </w:r>
      <w:proofErr w:type="gramEnd"/>
      <w:r>
        <w:t xml:space="preserve"> two paragraphs have been incorporated into the main introduction paragraph above </w:t>
      </w:r>
      <w:r>
        <w:rPr>
          <w:rStyle w:val="CommentReference"/>
        </w:rPr>
        <w:annotationRef/>
      </w:r>
      <w:r>
        <w:rPr>
          <w:rStyle w:val="CommentReference"/>
        </w:rPr>
        <w:annotationRef/>
      </w:r>
    </w:p>
  </w:comment>
  <w:comment w:id="49" w:author="david pollard" w:date="2020-09-17T14:51:00Z" w:initials="dp">
    <w:p w14:paraId="6CDBCF78" w14:textId="6C0AC99F" w:rsidR="1DE46545" w:rsidRDefault="1DE46545" w:rsidP="1DE46545">
      <w:pPr>
        <w:pStyle w:val="CommentText"/>
      </w:pPr>
      <w:proofErr w:type="spellStart"/>
      <w:proofErr w:type="gramStart"/>
      <w:r>
        <w:t>jon</w:t>
      </w:r>
      <w:proofErr w:type="spellEnd"/>
      <w:r>
        <w:t>,  I</w:t>
      </w:r>
      <w:proofErr w:type="gramEnd"/>
      <w:r>
        <w:t xml:space="preserve"> wrote this </w:t>
      </w:r>
      <w:proofErr w:type="spellStart"/>
      <w:r>
        <w:t>Sustinability</w:t>
      </w:r>
      <w:proofErr w:type="spellEnd"/>
      <w:r>
        <w:t xml:space="preserve"> text - we can decide how to integrate this into the text This is a rough draft at this point</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27C9BB3" w15:done="1"/>
  <w15:commentEx w15:paraId="6CDBCF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94B46F4" w16cex:dateUtc="2020-09-17T22:26:00Z"/>
  <w16cex:commentExtensible w16cex:durableId="5C71263A" w16cex:dateUtc="2020-09-17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27C9BB3" w16cid:durableId="794B46F4"/>
  <w16cid:commentId w16cid:paraId="6CDBCF78" w16cid:durableId="5C7126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EBDFDB" w14:textId="77777777" w:rsidR="006F6C88" w:rsidRDefault="006F6C88" w:rsidP="00370DE2">
      <w:pPr>
        <w:spacing w:after="0"/>
      </w:pPr>
      <w:r>
        <w:separator/>
      </w:r>
    </w:p>
  </w:endnote>
  <w:endnote w:type="continuationSeparator" w:id="0">
    <w:p w14:paraId="51D1CDF8" w14:textId="77777777" w:rsidR="006F6C88" w:rsidRDefault="006F6C88" w:rsidP="00370D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5589919"/>
      <w:docPartObj>
        <w:docPartGallery w:val="Page Numbers (Bottom of Page)"/>
        <w:docPartUnique/>
      </w:docPartObj>
    </w:sdtPr>
    <w:sdtEndPr>
      <w:rPr>
        <w:rStyle w:val="PageNumber"/>
      </w:rPr>
    </w:sdtEndPr>
    <w:sdtContent>
      <w:p w14:paraId="7D1307E6" w14:textId="7D1441EA" w:rsidR="00F958E0" w:rsidRDefault="00F958E0" w:rsidP="00F91E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FB8194" w14:textId="77777777" w:rsidR="00370DE2" w:rsidRDefault="00370DE2" w:rsidP="00F958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73176411"/>
      <w:docPartObj>
        <w:docPartGallery w:val="Page Numbers (Bottom of Page)"/>
        <w:docPartUnique/>
      </w:docPartObj>
    </w:sdtPr>
    <w:sdtEndPr>
      <w:rPr>
        <w:rStyle w:val="PageNumber"/>
      </w:rPr>
    </w:sdtEndPr>
    <w:sdtContent>
      <w:p w14:paraId="113ADD9F" w14:textId="65BD4F7B" w:rsidR="00F958E0" w:rsidRDefault="00F958E0" w:rsidP="00F91E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645CA77" w14:textId="77777777" w:rsidR="00370DE2" w:rsidRDefault="00370DE2" w:rsidP="00F958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52C4F4" w14:textId="77777777" w:rsidR="006F6C88" w:rsidRDefault="006F6C88" w:rsidP="00370DE2">
      <w:pPr>
        <w:spacing w:after="0"/>
      </w:pPr>
      <w:r>
        <w:separator/>
      </w:r>
    </w:p>
  </w:footnote>
  <w:footnote w:type="continuationSeparator" w:id="0">
    <w:p w14:paraId="7094F75A" w14:textId="77777777" w:rsidR="006F6C88" w:rsidRDefault="006F6C88" w:rsidP="00370D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offman, Jon">
    <w15:presenceInfo w15:providerId="AD" w15:userId="S::klqj388@astrazeneca.net::8aef971a-c79f-40b6-92ad-bf1239c9e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3"/>
  <w:doNotDisplayPageBoundaries/>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22BC"/>
    <w:rsid w:val="000058AF"/>
    <w:rsid w:val="000072E6"/>
    <w:rsid w:val="00010E24"/>
    <w:rsid w:val="00011E5A"/>
    <w:rsid w:val="00012CB3"/>
    <w:rsid w:val="00012D10"/>
    <w:rsid w:val="00017C70"/>
    <w:rsid w:val="000208C4"/>
    <w:rsid w:val="00026752"/>
    <w:rsid w:val="000277EA"/>
    <w:rsid w:val="00034EA7"/>
    <w:rsid w:val="000429DC"/>
    <w:rsid w:val="00045812"/>
    <w:rsid w:val="00054D84"/>
    <w:rsid w:val="0006145F"/>
    <w:rsid w:val="0006624C"/>
    <w:rsid w:val="00067703"/>
    <w:rsid w:val="0006775C"/>
    <w:rsid w:val="00071E4F"/>
    <w:rsid w:val="0007765C"/>
    <w:rsid w:val="00080CA4"/>
    <w:rsid w:val="000810BE"/>
    <w:rsid w:val="000837A9"/>
    <w:rsid w:val="000842A4"/>
    <w:rsid w:val="00085EB2"/>
    <w:rsid w:val="00086A43"/>
    <w:rsid w:val="00091F71"/>
    <w:rsid w:val="0009437C"/>
    <w:rsid w:val="00094D84"/>
    <w:rsid w:val="00096911"/>
    <w:rsid w:val="00097E72"/>
    <w:rsid w:val="000A0048"/>
    <w:rsid w:val="000A04C7"/>
    <w:rsid w:val="000A0C75"/>
    <w:rsid w:val="000A1D8F"/>
    <w:rsid w:val="000B13B4"/>
    <w:rsid w:val="000B20E2"/>
    <w:rsid w:val="000B42EF"/>
    <w:rsid w:val="000B64EE"/>
    <w:rsid w:val="000B6852"/>
    <w:rsid w:val="000C012E"/>
    <w:rsid w:val="000C198C"/>
    <w:rsid w:val="000C2F66"/>
    <w:rsid w:val="000C5F98"/>
    <w:rsid w:val="000C6159"/>
    <w:rsid w:val="000C765C"/>
    <w:rsid w:val="000F00AC"/>
    <w:rsid w:val="000F033F"/>
    <w:rsid w:val="000F3877"/>
    <w:rsid w:val="000F68A0"/>
    <w:rsid w:val="000F7EB4"/>
    <w:rsid w:val="00103FD6"/>
    <w:rsid w:val="00105E2A"/>
    <w:rsid w:val="001109E8"/>
    <w:rsid w:val="00112ED2"/>
    <w:rsid w:val="0012127A"/>
    <w:rsid w:val="001231CE"/>
    <w:rsid w:val="00124B49"/>
    <w:rsid w:val="00125DA4"/>
    <w:rsid w:val="001262C7"/>
    <w:rsid w:val="00131F05"/>
    <w:rsid w:val="00136682"/>
    <w:rsid w:val="00140D3F"/>
    <w:rsid w:val="00143246"/>
    <w:rsid w:val="001433AB"/>
    <w:rsid w:val="00144ADD"/>
    <w:rsid w:val="00153BBA"/>
    <w:rsid w:val="00155730"/>
    <w:rsid w:val="00155902"/>
    <w:rsid w:val="001573D6"/>
    <w:rsid w:val="00160233"/>
    <w:rsid w:val="00160544"/>
    <w:rsid w:val="0016638C"/>
    <w:rsid w:val="00173F83"/>
    <w:rsid w:val="00174A70"/>
    <w:rsid w:val="00177100"/>
    <w:rsid w:val="001814F8"/>
    <w:rsid w:val="00184270"/>
    <w:rsid w:val="00185949"/>
    <w:rsid w:val="00195B89"/>
    <w:rsid w:val="001A336C"/>
    <w:rsid w:val="001A5131"/>
    <w:rsid w:val="001A63A2"/>
    <w:rsid w:val="001B0EF3"/>
    <w:rsid w:val="001B33F7"/>
    <w:rsid w:val="001B3B3F"/>
    <w:rsid w:val="001B783A"/>
    <w:rsid w:val="001C0B46"/>
    <w:rsid w:val="001C3995"/>
    <w:rsid w:val="001C4E24"/>
    <w:rsid w:val="001D0157"/>
    <w:rsid w:val="001D052B"/>
    <w:rsid w:val="001D25F4"/>
    <w:rsid w:val="001D2E6C"/>
    <w:rsid w:val="001D2ED0"/>
    <w:rsid w:val="001D5041"/>
    <w:rsid w:val="001D70E3"/>
    <w:rsid w:val="001D7DE1"/>
    <w:rsid w:val="001E3FBC"/>
    <w:rsid w:val="001E464B"/>
    <w:rsid w:val="001E6470"/>
    <w:rsid w:val="001E6AA2"/>
    <w:rsid w:val="001F039A"/>
    <w:rsid w:val="001F2C63"/>
    <w:rsid w:val="001F5183"/>
    <w:rsid w:val="001F56E4"/>
    <w:rsid w:val="001F6798"/>
    <w:rsid w:val="00204A09"/>
    <w:rsid w:val="00204FE4"/>
    <w:rsid w:val="002053F9"/>
    <w:rsid w:val="00212C4B"/>
    <w:rsid w:val="00215132"/>
    <w:rsid w:val="002162E9"/>
    <w:rsid w:val="00221854"/>
    <w:rsid w:val="00223381"/>
    <w:rsid w:val="002245B2"/>
    <w:rsid w:val="00227AE6"/>
    <w:rsid w:val="00230A94"/>
    <w:rsid w:val="00232214"/>
    <w:rsid w:val="0024570F"/>
    <w:rsid w:val="00246B66"/>
    <w:rsid w:val="00253828"/>
    <w:rsid w:val="00254D37"/>
    <w:rsid w:val="002552B1"/>
    <w:rsid w:val="002646F3"/>
    <w:rsid w:val="00265402"/>
    <w:rsid w:val="00265513"/>
    <w:rsid w:val="002702D2"/>
    <w:rsid w:val="002735EF"/>
    <w:rsid w:val="002737D6"/>
    <w:rsid w:val="0029075D"/>
    <w:rsid w:val="002923A0"/>
    <w:rsid w:val="00292501"/>
    <w:rsid w:val="00297050"/>
    <w:rsid w:val="0029705E"/>
    <w:rsid w:val="00297CD6"/>
    <w:rsid w:val="002A139D"/>
    <w:rsid w:val="002A179D"/>
    <w:rsid w:val="002A3957"/>
    <w:rsid w:val="002A6B55"/>
    <w:rsid w:val="002A7A96"/>
    <w:rsid w:val="002A7F19"/>
    <w:rsid w:val="002B2841"/>
    <w:rsid w:val="002B347D"/>
    <w:rsid w:val="002B4D99"/>
    <w:rsid w:val="002B4F7C"/>
    <w:rsid w:val="002B57F5"/>
    <w:rsid w:val="002B7ADD"/>
    <w:rsid w:val="002C0821"/>
    <w:rsid w:val="002C096A"/>
    <w:rsid w:val="002C13D4"/>
    <w:rsid w:val="002C4D50"/>
    <w:rsid w:val="002C52D1"/>
    <w:rsid w:val="002D0690"/>
    <w:rsid w:val="002D19B9"/>
    <w:rsid w:val="002E410C"/>
    <w:rsid w:val="002E4BDF"/>
    <w:rsid w:val="002E4FB4"/>
    <w:rsid w:val="002E6CDF"/>
    <w:rsid w:val="002E76B3"/>
    <w:rsid w:val="002E78A9"/>
    <w:rsid w:val="002E7E0E"/>
    <w:rsid w:val="002F258D"/>
    <w:rsid w:val="002F4DCA"/>
    <w:rsid w:val="002F5DF2"/>
    <w:rsid w:val="002F6A44"/>
    <w:rsid w:val="002F7DCA"/>
    <w:rsid w:val="00306914"/>
    <w:rsid w:val="00310B6A"/>
    <w:rsid w:val="003135A1"/>
    <w:rsid w:val="00316688"/>
    <w:rsid w:val="00316DB0"/>
    <w:rsid w:val="003208A4"/>
    <w:rsid w:val="00320ACC"/>
    <w:rsid w:val="003223E2"/>
    <w:rsid w:val="00322929"/>
    <w:rsid w:val="00322AB2"/>
    <w:rsid w:val="00322DB1"/>
    <w:rsid w:val="0033381A"/>
    <w:rsid w:val="00334150"/>
    <w:rsid w:val="003447EB"/>
    <w:rsid w:val="00350D44"/>
    <w:rsid w:val="00356CDD"/>
    <w:rsid w:val="003610EF"/>
    <w:rsid w:val="003623CC"/>
    <w:rsid w:val="0036342E"/>
    <w:rsid w:val="003634AB"/>
    <w:rsid w:val="00365C4E"/>
    <w:rsid w:val="003669AC"/>
    <w:rsid w:val="00370DE2"/>
    <w:rsid w:val="00372DCE"/>
    <w:rsid w:val="00374990"/>
    <w:rsid w:val="0037720D"/>
    <w:rsid w:val="00390EE1"/>
    <w:rsid w:val="00395EE9"/>
    <w:rsid w:val="003A0970"/>
    <w:rsid w:val="003A1A27"/>
    <w:rsid w:val="003A1F35"/>
    <w:rsid w:val="003A6A46"/>
    <w:rsid w:val="003B469C"/>
    <w:rsid w:val="003B7DF7"/>
    <w:rsid w:val="003C1E87"/>
    <w:rsid w:val="003C2C0D"/>
    <w:rsid w:val="003C47CE"/>
    <w:rsid w:val="003C4F3C"/>
    <w:rsid w:val="003C602F"/>
    <w:rsid w:val="003C6982"/>
    <w:rsid w:val="003C69D4"/>
    <w:rsid w:val="003D1C80"/>
    <w:rsid w:val="003D3E58"/>
    <w:rsid w:val="003D40A4"/>
    <w:rsid w:val="003D7AE6"/>
    <w:rsid w:val="003E2182"/>
    <w:rsid w:val="003E24EB"/>
    <w:rsid w:val="003E3DB9"/>
    <w:rsid w:val="003F2235"/>
    <w:rsid w:val="003F4574"/>
    <w:rsid w:val="00402E2E"/>
    <w:rsid w:val="004039A4"/>
    <w:rsid w:val="004050BB"/>
    <w:rsid w:val="0040593D"/>
    <w:rsid w:val="0041023B"/>
    <w:rsid w:val="00416725"/>
    <w:rsid w:val="004315B2"/>
    <w:rsid w:val="004321C8"/>
    <w:rsid w:val="00434601"/>
    <w:rsid w:val="00434D7F"/>
    <w:rsid w:val="0043703E"/>
    <w:rsid w:val="0044159F"/>
    <w:rsid w:val="00450F11"/>
    <w:rsid w:val="0046157F"/>
    <w:rsid w:val="00470597"/>
    <w:rsid w:val="004723EF"/>
    <w:rsid w:val="00472D1F"/>
    <w:rsid w:val="00474359"/>
    <w:rsid w:val="004771A7"/>
    <w:rsid w:val="00487716"/>
    <w:rsid w:val="004918F7"/>
    <w:rsid w:val="004929D8"/>
    <w:rsid w:val="00496C5B"/>
    <w:rsid w:val="004A31D3"/>
    <w:rsid w:val="004B1722"/>
    <w:rsid w:val="004B599F"/>
    <w:rsid w:val="004C6925"/>
    <w:rsid w:val="004C6F8B"/>
    <w:rsid w:val="004D3490"/>
    <w:rsid w:val="004E16AD"/>
    <w:rsid w:val="004E2CC9"/>
    <w:rsid w:val="004E6CA5"/>
    <w:rsid w:val="004F37CD"/>
    <w:rsid w:val="004F48CE"/>
    <w:rsid w:val="00504D4D"/>
    <w:rsid w:val="005055ED"/>
    <w:rsid w:val="00506C45"/>
    <w:rsid w:val="00511332"/>
    <w:rsid w:val="00515D62"/>
    <w:rsid w:val="00516749"/>
    <w:rsid w:val="00516838"/>
    <w:rsid w:val="00527D91"/>
    <w:rsid w:val="0053035C"/>
    <w:rsid w:val="00530B55"/>
    <w:rsid w:val="005316F7"/>
    <w:rsid w:val="005371C9"/>
    <w:rsid w:val="0054142A"/>
    <w:rsid w:val="0054186A"/>
    <w:rsid w:val="00546F8F"/>
    <w:rsid w:val="00547481"/>
    <w:rsid w:val="00550092"/>
    <w:rsid w:val="00550D48"/>
    <w:rsid w:val="005517AF"/>
    <w:rsid w:val="0055300A"/>
    <w:rsid w:val="00553997"/>
    <w:rsid w:val="00554E63"/>
    <w:rsid w:val="005550ED"/>
    <w:rsid w:val="00555DA4"/>
    <w:rsid w:val="00562088"/>
    <w:rsid w:val="005627FA"/>
    <w:rsid w:val="00564439"/>
    <w:rsid w:val="00565227"/>
    <w:rsid w:val="00571626"/>
    <w:rsid w:val="005746D0"/>
    <w:rsid w:val="00574E5A"/>
    <w:rsid w:val="005755F4"/>
    <w:rsid w:val="005868AA"/>
    <w:rsid w:val="0059006C"/>
    <w:rsid w:val="00590127"/>
    <w:rsid w:val="005901ED"/>
    <w:rsid w:val="00592716"/>
    <w:rsid w:val="00592AFB"/>
    <w:rsid w:val="00593606"/>
    <w:rsid w:val="0059432F"/>
    <w:rsid w:val="00595652"/>
    <w:rsid w:val="00595E2E"/>
    <w:rsid w:val="0059639F"/>
    <w:rsid w:val="005A1CD5"/>
    <w:rsid w:val="005A3C68"/>
    <w:rsid w:val="005A4C79"/>
    <w:rsid w:val="005A6E2E"/>
    <w:rsid w:val="005B790A"/>
    <w:rsid w:val="005C568C"/>
    <w:rsid w:val="005C5B42"/>
    <w:rsid w:val="005C6033"/>
    <w:rsid w:val="005D0885"/>
    <w:rsid w:val="005D0A40"/>
    <w:rsid w:val="005D222D"/>
    <w:rsid w:val="005E2C16"/>
    <w:rsid w:val="005E52EF"/>
    <w:rsid w:val="005F2B63"/>
    <w:rsid w:val="0060435F"/>
    <w:rsid w:val="006118AC"/>
    <w:rsid w:val="00615C13"/>
    <w:rsid w:val="006252DC"/>
    <w:rsid w:val="0062760A"/>
    <w:rsid w:val="00630510"/>
    <w:rsid w:val="00632F47"/>
    <w:rsid w:val="0063490A"/>
    <w:rsid w:val="00634B17"/>
    <w:rsid w:val="006370B3"/>
    <w:rsid w:val="00643F3B"/>
    <w:rsid w:val="00650571"/>
    <w:rsid w:val="006505B4"/>
    <w:rsid w:val="0065261D"/>
    <w:rsid w:val="00652F93"/>
    <w:rsid w:val="00655F8A"/>
    <w:rsid w:val="0065628F"/>
    <w:rsid w:val="006630B3"/>
    <w:rsid w:val="006661B4"/>
    <w:rsid w:val="006707CD"/>
    <w:rsid w:val="00671BE5"/>
    <w:rsid w:val="0067559B"/>
    <w:rsid w:val="00677502"/>
    <w:rsid w:val="006812C9"/>
    <w:rsid w:val="0069064B"/>
    <w:rsid w:val="00691C2F"/>
    <w:rsid w:val="00696DDE"/>
    <w:rsid w:val="006A1372"/>
    <w:rsid w:val="006A13D5"/>
    <w:rsid w:val="006A6811"/>
    <w:rsid w:val="006B1147"/>
    <w:rsid w:val="006B2852"/>
    <w:rsid w:val="006B5D46"/>
    <w:rsid w:val="006B76F4"/>
    <w:rsid w:val="006C1551"/>
    <w:rsid w:val="006C2621"/>
    <w:rsid w:val="006D2097"/>
    <w:rsid w:val="006D4CF2"/>
    <w:rsid w:val="006F0A00"/>
    <w:rsid w:val="006F1D25"/>
    <w:rsid w:val="006F2F42"/>
    <w:rsid w:val="006F4184"/>
    <w:rsid w:val="006F6C88"/>
    <w:rsid w:val="00703C7B"/>
    <w:rsid w:val="00704F98"/>
    <w:rsid w:val="007070C6"/>
    <w:rsid w:val="00727DC5"/>
    <w:rsid w:val="00732447"/>
    <w:rsid w:val="00736313"/>
    <w:rsid w:val="00740F05"/>
    <w:rsid w:val="00745CB2"/>
    <w:rsid w:val="00752910"/>
    <w:rsid w:val="00755C61"/>
    <w:rsid w:val="00756EC1"/>
    <w:rsid w:val="00763ADB"/>
    <w:rsid w:val="007642A8"/>
    <w:rsid w:val="00766758"/>
    <w:rsid w:val="00770565"/>
    <w:rsid w:val="0077596E"/>
    <w:rsid w:val="0078561C"/>
    <w:rsid w:val="00787D16"/>
    <w:rsid w:val="007964A0"/>
    <w:rsid w:val="007A1419"/>
    <w:rsid w:val="007B5C00"/>
    <w:rsid w:val="007B5FAE"/>
    <w:rsid w:val="007C632B"/>
    <w:rsid w:val="007D1547"/>
    <w:rsid w:val="007D2786"/>
    <w:rsid w:val="007E1BFA"/>
    <w:rsid w:val="007E1D1C"/>
    <w:rsid w:val="007E5062"/>
    <w:rsid w:val="007E5CE5"/>
    <w:rsid w:val="007E621F"/>
    <w:rsid w:val="007E7586"/>
    <w:rsid w:val="007F4A83"/>
    <w:rsid w:val="007F5CAB"/>
    <w:rsid w:val="0080431D"/>
    <w:rsid w:val="00805718"/>
    <w:rsid w:val="008057E5"/>
    <w:rsid w:val="008108E5"/>
    <w:rsid w:val="00811010"/>
    <w:rsid w:val="008136BE"/>
    <w:rsid w:val="00813DE6"/>
    <w:rsid w:val="00814B24"/>
    <w:rsid w:val="008200B2"/>
    <w:rsid w:val="00820327"/>
    <w:rsid w:val="00821ACE"/>
    <w:rsid w:val="00825438"/>
    <w:rsid w:val="00825DF8"/>
    <w:rsid w:val="00826B4F"/>
    <w:rsid w:val="00831D04"/>
    <w:rsid w:val="00834291"/>
    <w:rsid w:val="00835099"/>
    <w:rsid w:val="00836D65"/>
    <w:rsid w:val="00842D97"/>
    <w:rsid w:val="00843185"/>
    <w:rsid w:val="00845FA3"/>
    <w:rsid w:val="0084725F"/>
    <w:rsid w:val="0085055B"/>
    <w:rsid w:val="00857858"/>
    <w:rsid w:val="00863F40"/>
    <w:rsid w:val="0086403C"/>
    <w:rsid w:val="00866442"/>
    <w:rsid w:val="00870E9D"/>
    <w:rsid w:val="00873177"/>
    <w:rsid w:val="00873F56"/>
    <w:rsid w:val="00874006"/>
    <w:rsid w:val="008742F8"/>
    <w:rsid w:val="0087443E"/>
    <w:rsid w:val="00880178"/>
    <w:rsid w:val="008839A5"/>
    <w:rsid w:val="00886161"/>
    <w:rsid w:val="00886C30"/>
    <w:rsid w:val="00893594"/>
    <w:rsid w:val="00895477"/>
    <w:rsid w:val="0089575B"/>
    <w:rsid w:val="008A026B"/>
    <w:rsid w:val="008A0D09"/>
    <w:rsid w:val="008A7CFF"/>
    <w:rsid w:val="008A7F5C"/>
    <w:rsid w:val="008B22EA"/>
    <w:rsid w:val="008B368D"/>
    <w:rsid w:val="008B49F3"/>
    <w:rsid w:val="008C246C"/>
    <w:rsid w:val="008C2976"/>
    <w:rsid w:val="008D5909"/>
    <w:rsid w:val="008D5C2C"/>
    <w:rsid w:val="008E1012"/>
    <w:rsid w:val="008E2B5A"/>
    <w:rsid w:val="008E43DB"/>
    <w:rsid w:val="008E6E36"/>
    <w:rsid w:val="00903475"/>
    <w:rsid w:val="009132A5"/>
    <w:rsid w:val="009132E4"/>
    <w:rsid w:val="00920795"/>
    <w:rsid w:val="00923D7D"/>
    <w:rsid w:val="009241A6"/>
    <w:rsid w:val="00924EE6"/>
    <w:rsid w:val="0092630C"/>
    <w:rsid w:val="0092789C"/>
    <w:rsid w:val="009355F8"/>
    <w:rsid w:val="00940ACE"/>
    <w:rsid w:val="00940FAE"/>
    <w:rsid w:val="00941F1A"/>
    <w:rsid w:val="00945177"/>
    <w:rsid w:val="009470ED"/>
    <w:rsid w:val="009553A1"/>
    <w:rsid w:val="00955B4B"/>
    <w:rsid w:val="0096127E"/>
    <w:rsid w:val="009672AB"/>
    <w:rsid w:val="00971259"/>
    <w:rsid w:val="00974EE3"/>
    <w:rsid w:val="00985396"/>
    <w:rsid w:val="00991D3F"/>
    <w:rsid w:val="00993C44"/>
    <w:rsid w:val="009953F4"/>
    <w:rsid w:val="009966B7"/>
    <w:rsid w:val="00997E56"/>
    <w:rsid w:val="009A15D0"/>
    <w:rsid w:val="009A3563"/>
    <w:rsid w:val="009A4E38"/>
    <w:rsid w:val="009A6049"/>
    <w:rsid w:val="009A71CB"/>
    <w:rsid w:val="009A75AB"/>
    <w:rsid w:val="009B1A50"/>
    <w:rsid w:val="009B3131"/>
    <w:rsid w:val="009B48BE"/>
    <w:rsid w:val="009C09BB"/>
    <w:rsid w:val="009C67CA"/>
    <w:rsid w:val="009C6A46"/>
    <w:rsid w:val="009D0086"/>
    <w:rsid w:val="009D41DC"/>
    <w:rsid w:val="009E08FD"/>
    <w:rsid w:val="009E47B3"/>
    <w:rsid w:val="009E675D"/>
    <w:rsid w:val="009E67AA"/>
    <w:rsid w:val="009F07E1"/>
    <w:rsid w:val="009F1353"/>
    <w:rsid w:val="009F1E2D"/>
    <w:rsid w:val="009F3C10"/>
    <w:rsid w:val="009F3CB7"/>
    <w:rsid w:val="009F589D"/>
    <w:rsid w:val="009F63B0"/>
    <w:rsid w:val="00A01097"/>
    <w:rsid w:val="00A029EE"/>
    <w:rsid w:val="00A02F54"/>
    <w:rsid w:val="00A032F5"/>
    <w:rsid w:val="00A13C16"/>
    <w:rsid w:val="00A1475D"/>
    <w:rsid w:val="00A1639A"/>
    <w:rsid w:val="00A17648"/>
    <w:rsid w:val="00A21695"/>
    <w:rsid w:val="00A21D2E"/>
    <w:rsid w:val="00A22994"/>
    <w:rsid w:val="00A26E73"/>
    <w:rsid w:val="00A34317"/>
    <w:rsid w:val="00A415FA"/>
    <w:rsid w:val="00A448A1"/>
    <w:rsid w:val="00A45B56"/>
    <w:rsid w:val="00A50C1A"/>
    <w:rsid w:val="00A54DD3"/>
    <w:rsid w:val="00A56A7F"/>
    <w:rsid w:val="00A576DF"/>
    <w:rsid w:val="00A57C06"/>
    <w:rsid w:val="00A60E84"/>
    <w:rsid w:val="00A64398"/>
    <w:rsid w:val="00A64A3E"/>
    <w:rsid w:val="00A64F98"/>
    <w:rsid w:val="00A64FE0"/>
    <w:rsid w:val="00A71AA8"/>
    <w:rsid w:val="00A7396B"/>
    <w:rsid w:val="00A7406A"/>
    <w:rsid w:val="00A81E59"/>
    <w:rsid w:val="00A82C5F"/>
    <w:rsid w:val="00A8461B"/>
    <w:rsid w:val="00A84BC4"/>
    <w:rsid w:val="00A84F52"/>
    <w:rsid w:val="00A91F3F"/>
    <w:rsid w:val="00A97AF1"/>
    <w:rsid w:val="00AA2F81"/>
    <w:rsid w:val="00AA47EC"/>
    <w:rsid w:val="00AA499C"/>
    <w:rsid w:val="00AA5616"/>
    <w:rsid w:val="00AA7CAE"/>
    <w:rsid w:val="00AB4E3F"/>
    <w:rsid w:val="00AB6BA2"/>
    <w:rsid w:val="00AD07C1"/>
    <w:rsid w:val="00AD0B01"/>
    <w:rsid w:val="00AD1F8A"/>
    <w:rsid w:val="00AD7238"/>
    <w:rsid w:val="00AE2B46"/>
    <w:rsid w:val="00AE5911"/>
    <w:rsid w:val="00AE65F1"/>
    <w:rsid w:val="00AE797C"/>
    <w:rsid w:val="00AE7DC1"/>
    <w:rsid w:val="00AF1631"/>
    <w:rsid w:val="00AF2B48"/>
    <w:rsid w:val="00AF49D4"/>
    <w:rsid w:val="00AF5CF5"/>
    <w:rsid w:val="00AF6045"/>
    <w:rsid w:val="00AF7F9E"/>
    <w:rsid w:val="00B02ECC"/>
    <w:rsid w:val="00B055BD"/>
    <w:rsid w:val="00B072E5"/>
    <w:rsid w:val="00B07506"/>
    <w:rsid w:val="00B07CE0"/>
    <w:rsid w:val="00B1294E"/>
    <w:rsid w:val="00B12C70"/>
    <w:rsid w:val="00B15421"/>
    <w:rsid w:val="00B17D70"/>
    <w:rsid w:val="00B23039"/>
    <w:rsid w:val="00B31939"/>
    <w:rsid w:val="00B4001F"/>
    <w:rsid w:val="00B461BB"/>
    <w:rsid w:val="00B51208"/>
    <w:rsid w:val="00B51517"/>
    <w:rsid w:val="00B54898"/>
    <w:rsid w:val="00B560AA"/>
    <w:rsid w:val="00B57DDB"/>
    <w:rsid w:val="00B62C34"/>
    <w:rsid w:val="00B678A7"/>
    <w:rsid w:val="00B749A7"/>
    <w:rsid w:val="00B749D6"/>
    <w:rsid w:val="00B74EFE"/>
    <w:rsid w:val="00B82CAD"/>
    <w:rsid w:val="00B86A4C"/>
    <w:rsid w:val="00B91E6E"/>
    <w:rsid w:val="00B95F61"/>
    <w:rsid w:val="00B961D3"/>
    <w:rsid w:val="00B9674E"/>
    <w:rsid w:val="00B96B20"/>
    <w:rsid w:val="00BA103C"/>
    <w:rsid w:val="00BA14A4"/>
    <w:rsid w:val="00BA5AB8"/>
    <w:rsid w:val="00BB4338"/>
    <w:rsid w:val="00BB779E"/>
    <w:rsid w:val="00BC137B"/>
    <w:rsid w:val="00BC290E"/>
    <w:rsid w:val="00BC29C2"/>
    <w:rsid w:val="00BC3F65"/>
    <w:rsid w:val="00BC6E78"/>
    <w:rsid w:val="00BD2953"/>
    <w:rsid w:val="00BD5939"/>
    <w:rsid w:val="00BD6820"/>
    <w:rsid w:val="00BE122C"/>
    <w:rsid w:val="00BE19FF"/>
    <w:rsid w:val="00BE2A44"/>
    <w:rsid w:val="00BE6237"/>
    <w:rsid w:val="00BE7086"/>
    <w:rsid w:val="00BE7784"/>
    <w:rsid w:val="00BE7ED8"/>
    <w:rsid w:val="00BF6BC7"/>
    <w:rsid w:val="00C0015F"/>
    <w:rsid w:val="00C036B8"/>
    <w:rsid w:val="00C06B54"/>
    <w:rsid w:val="00C0799E"/>
    <w:rsid w:val="00C10F70"/>
    <w:rsid w:val="00C13471"/>
    <w:rsid w:val="00C151B5"/>
    <w:rsid w:val="00C220D4"/>
    <w:rsid w:val="00C26A83"/>
    <w:rsid w:val="00C2707E"/>
    <w:rsid w:val="00C27DD7"/>
    <w:rsid w:val="00C30F19"/>
    <w:rsid w:val="00C3356E"/>
    <w:rsid w:val="00C337FE"/>
    <w:rsid w:val="00C33DE1"/>
    <w:rsid w:val="00C34E54"/>
    <w:rsid w:val="00C4415D"/>
    <w:rsid w:val="00C44A97"/>
    <w:rsid w:val="00C479D2"/>
    <w:rsid w:val="00C47CE8"/>
    <w:rsid w:val="00C52D6B"/>
    <w:rsid w:val="00C54FE1"/>
    <w:rsid w:val="00C603C3"/>
    <w:rsid w:val="00C61D38"/>
    <w:rsid w:val="00C630F0"/>
    <w:rsid w:val="00C64508"/>
    <w:rsid w:val="00C64A83"/>
    <w:rsid w:val="00C72820"/>
    <w:rsid w:val="00C743CE"/>
    <w:rsid w:val="00C80C4A"/>
    <w:rsid w:val="00C81FBD"/>
    <w:rsid w:val="00C83C4D"/>
    <w:rsid w:val="00C856E7"/>
    <w:rsid w:val="00C862AF"/>
    <w:rsid w:val="00C92F82"/>
    <w:rsid w:val="00C9340F"/>
    <w:rsid w:val="00C94563"/>
    <w:rsid w:val="00C96D6E"/>
    <w:rsid w:val="00CA253C"/>
    <w:rsid w:val="00CA3183"/>
    <w:rsid w:val="00CB0317"/>
    <w:rsid w:val="00CB0CF7"/>
    <w:rsid w:val="00CB15D3"/>
    <w:rsid w:val="00CB4697"/>
    <w:rsid w:val="00CC0671"/>
    <w:rsid w:val="00CC22F2"/>
    <w:rsid w:val="00CC31B7"/>
    <w:rsid w:val="00CC4FBF"/>
    <w:rsid w:val="00CC6305"/>
    <w:rsid w:val="00CC65E2"/>
    <w:rsid w:val="00CC6FE3"/>
    <w:rsid w:val="00CD1879"/>
    <w:rsid w:val="00CD1C78"/>
    <w:rsid w:val="00CF3C52"/>
    <w:rsid w:val="00CF4779"/>
    <w:rsid w:val="00CF545C"/>
    <w:rsid w:val="00CF6DC7"/>
    <w:rsid w:val="00D02C6A"/>
    <w:rsid w:val="00D03E28"/>
    <w:rsid w:val="00D053A9"/>
    <w:rsid w:val="00D10C4C"/>
    <w:rsid w:val="00D126DD"/>
    <w:rsid w:val="00D30B4D"/>
    <w:rsid w:val="00D31732"/>
    <w:rsid w:val="00D423F4"/>
    <w:rsid w:val="00D43D98"/>
    <w:rsid w:val="00D45736"/>
    <w:rsid w:val="00D46E46"/>
    <w:rsid w:val="00D51089"/>
    <w:rsid w:val="00D52551"/>
    <w:rsid w:val="00D56D0F"/>
    <w:rsid w:val="00D63AF3"/>
    <w:rsid w:val="00D660BD"/>
    <w:rsid w:val="00D66306"/>
    <w:rsid w:val="00D71059"/>
    <w:rsid w:val="00D72EBB"/>
    <w:rsid w:val="00D73F3C"/>
    <w:rsid w:val="00D849D4"/>
    <w:rsid w:val="00D8548C"/>
    <w:rsid w:val="00D858A9"/>
    <w:rsid w:val="00D92D37"/>
    <w:rsid w:val="00D94071"/>
    <w:rsid w:val="00DA2B59"/>
    <w:rsid w:val="00DA36C9"/>
    <w:rsid w:val="00DA458D"/>
    <w:rsid w:val="00DA5F7B"/>
    <w:rsid w:val="00DA68C5"/>
    <w:rsid w:val="00DA7DD2"/>
    <w:rsid w:val="00DB07F2"/>
    <w:rsid w:val="00DB105D"/>
    <w:rsid w:val="00DB25B3"/>
    <w:rsid w:val="00DB40D0"/>
    <w:rsid w:val="00DB5E13"/>
    <w:rsid w:val="00DB703D"/>
    <w:rsid w:val="00DC4A97"/>
    <w:rsid w:val="00DC5570"/>
    <w:rsid w:val="00DC731E"/>
    <w:rsid w:val="00DD12EF"/>
    <w:rsid w:val="00DD59ED"/>
    <w:rsid w:val="00DE59C4"/>
    <w:rsid w:val="00DE5F04"/>
    <w:rsid w:val="00DF124F"/>
    <w:rsid w:val="00DF1963"/>
    <w:rsid w:val="00DF2992"/>
    <w:rsid w:val="00E016BD"/>
    <w:rsid w:val="00E01F11"/>
    <w:rsid w:val="00E0533A"/>
    <w:rsid w:val="00E05F5E"/>
    <w:rsid w:val="00E07A21"/>
    <w:rsid w:val="00E10A04"/>
    <w:rsid w:val="00E11C85"/>
    <w:rsid w:val="00E1777B"/>
    <w:rsid w:val="00E17AAF"/>
    <w:rsid w:val="00E20427"/>
    <w:rsid w:val="00E20D48"/>
    <w:rsid w:val="00E32D38"/>
    <w:rsid w:val="00E3498E"/>
    <w:rsid w:val="00E34CC6"/>
    <w:rsid w:val="00E34E77"/>
    <w:rsid w:val="00E37B54"/>
    <w:rsid w:val="00E401C5"/>
    <w:rsid w:val="00E43986"/>
    <w:rsid w:val="00E43DBF"/>
    <w:rsid w:val="00E43E75"/>
    <w:rsid w:val="00E441CE"/>
    <w:rsid w:val="00E47449"/>
    <w:rsid w:val="00E47B14"/>
    <w:rsid w:val="00E5303E"/>
    <w:rsid w:val="00E56A39"/>
    <w:rsid w:val="00E57122"/>
    <w:rsid w:val="00E61EFF"/>
    <w:rsid w:val="00E62146"/>
    <w:rsid w:val="00E62CEE"/>
    <w:rsid w:val="00E66C81"/>
    <w:rsid w:val="00E66DFF"/>
    <w:rsid w:val="00E718F2"/>
    <w:rsid w:val="00E731A4"/>
    <w:rsid w:val="00E74D61"/>
    <w:rsid w:val="00E757F8"/>
    <w:rsid w:val="00E75F13"/>
    <w:rsid w:val="00E76BB0"/>
    <w:rsid w:val="00E80E98"/>
    <w:rsid w:val="00E837C9"/>
    <w:rsid w:val="00E916B8"/>
    <w:rsid w:val="00E91969"/>
    <w:rsid w:val="00E949DC"/>
    <w:rsid w:val="00E972C3"/>
    <w:rsid w:val="00EA26D5"/>
    <w:rsid w:val="00EA41DC"/>
    <w:rsid w:val="00EC0EBB"/>
    <w:rsid w:val="00EC129A"/>
    <w:rsid w:val="00EC36AB"/>
    <w:rsid w:val="00ED0530"/>
    <w:rsid w:val="00ED3BFD"/>
    <w:rsid w:val="00ED4B10"/>
    <w:rsid w:val="00ED74F9"/>
    <w:rsid w:val="00EE203E"/>
    <w:rsid w:val="00EF2BC5"/>
    <w:rsid w:val="00EF36FD"/>
    <w:rsid w:val="00EF5416"/>
    <w:rsid w:val="00EF549E"/>
    <w:rsid w:val="00EF63C4"/>
    <w:rsid w:val="00EF78FD"/>
    <w:rsid w:val="00F034BF"/>
    <w:rsid w:val="00F03B70"/>
    <w:rsid w:val="00F1376B"/>
    <w:rsid w:val="00F16520"/>
    <w:rsid w:val="00F2089A"/>
    <w:rsid w:val="00F21627"/>
    <w:rsid w:val="00F225BC"/>
    <w:rsid w:val="00F24989"/>
    <w:rsid w:val="00F32259"/>
    <w:rsid w:val="00F4420A"/>
    <w:rsid w:val="00F45F00"/>
    <w:rsid w:val="00F51C3A"/>
    <w:rsid w:val="00F536E5"/>
    <w:rsid w:val="00F57B3F"/>
    <w:rsid w:val="00F60A6E"/>
    <w:rsid w:val="00F61775"/>
    <w:rsid w:val="00F62349"/>
    <w:rsid w:val="00F642BD"/>
    <w:rsid w:val="00F668A8"/>
    <w:rsid w:val="00F72FA7"/>
    <w:rsid w:val="00F77B87"/>
    <w:rsid w:val="00F82348"/>
    <w:rsid w:val="00F83B38"/>
    <w:rsid w:val="00F849E9"/>
    <w:rsid w:val="00F86CCA"/>
    <w:rsid w:val="00F92EB5"/>
    <w:rsid w:val="00F958E0"/>
    <w:rsid w:val="00F95B0E"/>
    <w:rsid w:val="00F9745C"/>
    <w:rsid w:val="00F97B88"/>
    <w:rsid w:val="00FA37F5"/>
    <w:rsid w:val="00FA3A5D"/>
    <w:rsid w:val="00FA4CBF"/>
    <w:rsid w:val="00FA7AC6"/>
    <w:rsid w:val="00FB09D9"/>
    <w:rsid w:val="00FB37C4"/>
    <w:rsid w:val="00FB7E8C"/>
    <w:rsid w:val="00FC19E5"/>
    <w:rsid w:val="00FC648D"/>
    <w:rsid w:val="00FC6945"/>
    <w:rsid w:val="00FD02D0"/>
    <w:rsid w:val="00FD038A"/>
    <w:rsid w:val="00FD03EB"/>
    <w:rsid w:val="00FD33CF"/>
    <w:rsid w:val="00FD379D"/>
    <w:rsid w:val="00FD6676"/>
    <w:rsid w:val="00FD6FFD"/>
    <w:rsid w:val="00FD7ED5"/>
    <w:rsid w:val="00FE34C7"/>
    <w:rsid w:val="00FF45E0"/>
    <w:rsid w:val="00FF6C85"/>
    <w:rsid w:val="0631D60E"/>
    <w:rsid w:val="16B1401E"/>
    <w:rsid w:val="1872F496"/>
    <w:rsid w:val="18FC99AA"/>
    <w:rsid w:val="1AD3A749"/>
    <w:rsid w:val="1DE46545"/>
    <w:rsid w:val="230116A9"/>
    <w:rsid w:val="2C6537A7"/>
    <w:rsid w:val="300F2E8F"/>
    <w:rsid w:val="4A152AD8"/>
    <w:rsid w:val="506D5C23"/>
    <w:rsid w:val="5CDC8D04"/>
    <w:rsid w:val="60ADBA91"/>
    <w:rsid w:val="622C5669"/>
    <w:rsid w:val="63F794D4"/>
    <w:rsid w:val="6E434CCD"/>
    <w:rsid w:val="76A8AF8C"/>
    <w:rsid w:val="7C17E016"/>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CAE"/>
    <w:pPr>
      <w:ind w:left="0"/>
    </w:pPr>
    <w:rPr>
      <w:color w:val="000000" w:themeColor="text1"/>
      <w:sz w:val="24"/>
    </w:rPr>
  </w:style>
  <w:style w:type="paragraph" w:styleId="Heading1">
    <w:name w:val="heading 1"/>
    <w:basedOn w:val="Normal"/>
    <w:next w:val="Normal"/>
    <w:link w:val="Heading1Char"/>
    <w:uiPriority w:val="9"/>
    <w:qFormat/>
    <w:rsid w:val="00B86A4C"/>
    <w:pPr>
      <w:spacing w:before="400" w:after="60" w:line="240" w:lineRule="auto"/>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Heading2">
    <w:name w:val="heading 2"/>
    <w:basedOn w:val="Normal"/>
    <w:next w:val="Normal"/>
    <w:link w:val="Heading2Char"/>
    <w:uiPriority w:val="9"/>
    <w:unhideWhenUsed/>
    <w:qFormat/>
    <w:rsid w:val="00B86A4C"/>
    <w:pPr>
      <w:spacing w:before="120" w:after="60" w:line="240" w:lineRule="auto"/>
      <w:contextualSpacing/>
      <w:outlineLvl w:val="1"/>
    </w:pPr>
    <w:rPr>
      <w:rFonts w:asciiTheme="majorHAnsi" w:eastAsiaTheme="majorEastAsia" w:hAnsiTheme="majorHAnsi"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B86A4C"/>
    <w:pPr>
      <w:spacing w:before="120" w:after="60" w:line="240" w:lineRule="auto"/>
      <w:contextualSpacing/>
      <w:outlineLvl w:val="2"/>
    </w:pPr>
    <w:rPr>
      <w:rFonts w:asciiTheme="majorHAnsi" w:eastAsiaTheme="majorEastAsia" w:hAnsiTheme="majorHAnsi" w:cstheme="majorBidi"/>
      <w:smallCaps/>
      <w:color w:val="44546A" w:themeColor="text2"/>
      <w:spacing w:val="20"/>
      <w:szCs w:val="24"/>
    </w:rPr>
  </w:style>
  <w:style w:type="paragraph" w:styleId="Heading4">
    <w:name w:val="heading 4"/>
    <w:basedOn w:val="Normal"/>
    <w:next w:val="Normal"/>
    <w:link w:val="Heading4Char"/>
    <w:uiPriority w:val="9"/>
    <w:semiHidden/>
    <w:unhideWhenUsed/>
    <w:qFormat/>
    <w:rsid w:val="00B86A4C"/>
    <w:p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B86A4C"/>
    <w:p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B86A4C"/>
    <w:p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B86A4C"/>
    <w:p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B86A4C"/>
    <w:p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B86A4C"/>
    <w:p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color w:val="000000" w:themeColor="text1"/>
      <w:sz w:val="24"/>
    </w:rPr>
  </w:style>
  <w:style w:type="paragraph" w:customStyle="1" w:styleId="EndNoteBibliography">
    <w:name w:val="EndNote Bibliography"/>
    <w:basedOn w:val="Normal"/>
    <w:link w:val="EndNoteBibliographyChar"/>
    <w:rsid w:val="00BC6E78"/>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color w:val="000000" w:themeColor="text1"/>
      <w:sz w:val="24"/>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B86A4C"/>
    <w:rPr>
      <w:rFonts w:asciiTheme="majorHAnsi" w:eastAsiaTheme="majorEastAsia" w:hAnsiTheme="majorHAnsi" w:cstheme="majorBidi"/>
      <w:smallCaps/>
      <w:color w:val="212934" w:themeColor="text2" w:themeShade="7F"/>
      <w:spacing w:val="20"/>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next w:val="Normal"/>
    <w:link w:val="TitleChar"/>
    <w:uiPriority w:val="10"/>
    <w:qFormat/>
    <w:rsid w:val="00B86A4C"/>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B86A4C"/>
    <w:rPr>
      <w:rFonts w:asciiTheme="majorHAnsi" w:eastAsiaTheme="majorEastAsia" w:hAnsiTheme="majorHAnsi" w:cstheme="majorBidi"/>
      <w:smallCaps/>
      <w:color w:val="323E4F" w:themeColor="text2" w:themeShade="BF"/>
      <w:spacing w:val="5"/>
      <w:sz w:val="72"/>
      <w:szCs w:val="72"/>
    </w:rPr>
  </w:style>
  <w:style w:type="paragraph" w:styleId="ListParagraph">
    <w:name w:val="List Paragraph"/>
    <w:basedOn w:val="Normal"/>
    <w:uiPriority w:val="34"/>
    <w:qFormat/>
    <w:rsid w:val="00B86A4C"/>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86A4C"/>
    <w:rPr>
      <w:rFonts w:asciiTheme="majorHAnsi" w:eastAsiaTheme="majorEastAsia" w:hAnsiTheme="majorHAnsi" w:cstheme="majorBidi"/>
      <w:smallCaps/>
      <w:color w:val="323E4F" w:themeColor="text2" w:themeShade="BF"/>
      <w:spacing w:val="20"/>
      <w:sz w:val="28"/>
      <w:szCs w:val="28"/>
    </w:rPr>
  </w:style>
  <w:style w:type="paragraph" w:styleId="CommentText">
    <w:name w:val="annotation text"/>
    <w:basedOn w:val="Normal"/>
    <w:link w:val="CommentTextChar"/>
    <w:uiPriority w:val="99"/>
    <w:semiHidden/>
    <w:unhideWhenUsed/>
    <w:rsid w:val="001A5131"/>
  </w:style>
  <w:style w:type="character" w:customStyle="1" w:styleId="CommentTextChar">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Header">
    <w:name w:val="header"/>
    <w:basedOn w:val="Normal"/>
    <w:link w:val="HeaderChar"/>
    <w:uiPriority w:val="99"/>
    <w:unhideWhenUsed/>
    <w:rsid w:val="00370DE2"/>
    <w:pPr>
      <w:tabs>
        <w:tab w:val="center" w:pos="4680"/>
        <w:tab w:val="right" w:pos="9360"/>
      </w:tabs>
    </w:pPr>
  </w:style>
  <w:style w:type="character" w:customStyle="1" w:styleId="HeaderChar">
    <w:name w:val="Header Char"/>
    <w:basedOn w:val="DefaultParagraphFont"/>
    <w:link w:val="Header"/>
    <w:uiPriority w:val="99"/>
    <w:rsid w:val="00370DE2"/>
  </w:style>
  <w:style w:type="paragraph" w:styleId="Footer">
    <w:name w:val="footer"/>
    <w:basedOn w:val="Normal"/>
    <w:link w:val="FooterChar"/>
    <w:uiPriority w:val="99"/>
    <w:unhideWhenUsed/>
    <w:rsid w:val="00370DE2"/>
    <w:pPr>
      <w:tabs>
        <w:tab w:val="center" w:pos="4680"/>
        <w:tab w:val="right" w:pos="9360"/>
      </w:tabs>
    </w:pPr>
  </w:style>
  <w:style w:type="character" w:customStyle="1" w:styleId="FooterChar">
    <w:name w:val="Footer Char"/>
    <w:basedOn w:val="DefaultParagraphFont"/>
    <w:link w:val="Footer"/>
    <w:uiPriority w:val="99"/>
    <w:rsid w:val="00370DE2"/>
  </w:style>
  <w:style w:type="character" w:styleId="PageNumber">
    <w:name w:val="page number"/>
    <w:basedOn w:val="DefaultParagraphFont"/>
    <w:uiPriority w:val="99"/>
    <w:semiHidden/>
    <w:unhideWhenUsed/>
    <w:rsid w:val="00F958E0"/>
  </w:style>
  <w:style w:type="character" w:customStyle="1" w:styleId="Heading3Char">
    <w:name w:val="Heading 3 Char"/>
    <w:basedOn w:val="DefaultParagraphFont"/>
    <w:link w:val="Heading3"/>
    <w:uiPriority w:val="9"/>
    <w:semiHidden/>
    <w:rsid w:val="00B86A4C"/>
    <w:rPr>
      <w:rFonts w:asciiTheme="majorHAnsi" w:eastAsiaTheme="majorEastAsia" w:hAnsiTheme="majorHAnsi" w:cstheme="majorBidi"/>
      <w:smallCaps/>
      <w:color w:val="44546A" w:themeColor="text2"/>
      <w:spacing w:val="20"/>
      <w:sz w:val="24"/>
      <w:szCs w:val="24"/>
    </w:rPr>
  </w:style>
  <w:style w:type="character" w:customStyle="1" w:styleId="Heading4Char">
    <w:name w:val="Heading 4 Char"/>
    <w:basedOn w:val="DefaultParagraphFont"/>
    <w:link w:val="Heading4"/>
    <w:uiPriority w:val="9"/>
    <w:semiHidden/>
    <w:rsid w:val="00B86A4C"/>
    <w:rPr>
      <w:rFonts w:asciiTheme="majorHAnsi" w:eastAsiaTheme="majorEastAsia" w:hAnsiTheme="majorHAnsi" w:cstheme="majorBidi"/>
      <w:b/>
      <w:bCs/>
      <w:smallCaps/>
      <w:color w:val="657C9C" w:themeColor="text2" w:themeTint="BF"/>
      <w:spacing w:val="20"/>
    </w:rPr>
  </w:style>
  <w:style w:type="character" w:customStyle="1" w:styleId="Heading5Char">
    <w:name w:val="Heading 5 Char"/>
    <w:basedOn w:val="DefaultParagraphFont"/>
    <w:link w:val="Heading5"/>
    <w:uiPriority w:val="9"/>
    <w:semiHidden/>
    <w:rsid w:val="00B86A4C"/>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B86A4C"/>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B86A4C"/>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B86A4C"/>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B86A4C"/>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B86A4C"/>
    <w:rPr>
      <w:b/>
      <w:bCs/>
      <w:smallCaps/>
      <w:color w:val="44546A" w:themeColor="text2"/>
      <w:spacing w:val="10"/>
      <w:sz w:val="18"/>
      <w:szCs w:val="18"/>
    </w:rPr>
  </w:style>
  <w:style w:type="paragraph" w:styleId="Subtitle">
    <w:name w:val="Subtitle"/>
    <w:next w:val="Normal"/>
    <w:link w:val="SubtitleChar"/>
    <w:uiPriority w:val="11"/>
    <w:qFormat/>
    <w:rsid w:val="00B86A4C"/>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B86A4C"/>
    <w:rPr>
      <w:smallCaps/>
      <w:color w:val="747070" w:themeColor="background2" w:themeShade="7F"/>
      <w:spacing w:val="5"/>
      <w:sz w:val="28"/>
      <w:szCs w:val="28"/>
    </w:rPr>
  </w:style>
  <w:style w:type="character" w:styleId="Strong">
    <w:name w:val="Strong"/>
    <w:uiPriority w:val="22"/>
    <w:qFormat/>
    <w:rsid w:val="00B86A4C"/>
    <w:rPr>
      <w:b/>
      <w:bCs/>
      <w:spacing w:val="0"/>
    </w:rPr>
  </w:style>
  <w:style w:type="character" w:styleId="Emphasis">
    <w:name w:val="Emphasis"/>
    <w:uiPriority w:val="20"/>
    <w:qFormat/>
    <w:rsid w:val="00B86A4C"/>
    <w:rPr>
      <w:b/>
      <w:bCs/>
      <w:smallCaps/>
      <w:dstrike w:val="0"/>
      <w:color w:val="5A5A5A" w:themeColor="text1" w:themeTint="A5"/>
      <w:spacing w:val="20"/>
      <w:kern w:val="0"/>
      <w:vertAlign w:val="baseline"/>
    </w:rPr>
  </w:style>
  <w:style w:type="paragraph" w:styleId="NoSpacing">
    <w:name w:val="No Spacing"/>
    <w:basedOn w:val="Normal"/>
    <w:uiPriority w:val="1"/>
    <w:qFormat/>
    <w:rsid w:val="00B86A4C"/>
    <w:pPr>
      <w:spacing w:after="0" w:line="240" w:lineRule="auto"/>
    </w:pPr>
  </w:style>
  <w:style w:type="paragraph" w:styleId="Quote">
    <w:name w:val="Quote"/>
    <w:basedOn w:val="Normal"/>
    <w:next w:val="Normal"/>
    <w:link w:val="QuoteChar"/>
    <w:uiPriority w:val="29"/>
    <w:qFormat/>
    <w:rsid w:val="00B86A4C"/>
    <w:rPr>
      <w:i/>
      <w:iCs/>
    </w:rPr>
  </w:style>
  <w:style w:type="character" w:customStyle="1" w:styleId="QuoteChar">
    <w:name w:val="Quote Char"/>
    <w:basedOn w:val="DefaultParagraphFont"/>
    <w:link w:val="Quote"/>
    <w:uiPriority w:val="29"/>
    <w:rsid w:val="00B86A4C"/>
    <w:rPr>
      <w:i/>
      <w:iCs/>
      <w:color w:val="5A5A5A" w:themeColor="text1" w:themeTint="A5"/>
    </w:rPr>
  </w:style>
  <w:style w:type="paragraph" w:styleId="IntenseQuote">
    <w:name w:val="Intense Quote"/>
    <w:basedOn w:val="Normal"/>
    <w:next w:val="Normal"/>
    <w:link w:val="IntenseQuoteChar"/>
    <w:uiPriority w:val="30"/>
    <w:qFormat/>
    <w:rsid w:val="00B86A4C"/>
    <w:pPr>
      <w:pBdr>
        <w:top w:val="single" w:sz="4" w:space="12" w:color="7295D2" w:themeColor="accent1" w:themeTint="BF"/>
        <w:left w:val="single" w:sz="4" w:space="15" w:color="7295D2" w:themeColor="accent1" w:themeTint="BF"/>
        <w:bottom w:val="single" w:sz="12" w:space="10" w:color="2F5496" w:themeColor="accent1" w:themeShade="BF"/>
        <w:right w:val="single" w:sz="12" w:space="15" w:color="2F5496" w:themeColor="accent1" w:themeShade="BF"/>
        <w:between w:val="single" w:sz="4" w:space="12" w:color="7295D2" w:themeColor="accent1" w:themeTint="BF"/>
        <w:bar w:val="single" w:sz="4" w:color="7295D2" w:themeColor="accent1" w:themeTint="BF"/>
      </w:pBdr>
      <w:spacing w:line="300" w:lineRule="auto"/>
      <w:ind w:left="2506" w:right="432"/>
    </w:pPr>
    <w:rPr>
      <w:rFonts w:asciiTheme="majorHAnsi" w:eastAsiaTheme="majorEastAsia" w:hAnsiTheme="majorHAnsi" w:cstheme="majorBidi"/>
      <w:smallCaps/>
      <w:color w:val="2F5496" w:themeColor="accent1" w:themeShade="BF"/>
    </w:rPr>
  </w:style>
  <w:style w:type="character" w:customStyle="1" w:styleId="IntenseQuoteChar">
    <w:name w:val="Intense Quote Char"/>
    <w:basedOn w:val="DefaultParagraphFont"/>
    <w:link w:val="IntenseQuote"/>
    <w:uiPriority w:val="30"/>
    <w:rsid w:val="00B86A4C"/>
    <w:rPr>
      <w:rFonts w:asciiTheme="majorHAnsi" w:eastAsiaTheme="majorEastAsia" w:hAnsiTheme="majorHAnsi" w:cstheme="majorBidi"/>
      <w:smallCaps/>
      <w:color w:val="2F5496" w:themeColor="accent1" w:themeShade="BF"/>
    </w:rPr>
  </w:style>
  <w:style w:type="character" w:styleId="SubtleEmphasis">
    <w:name w:val="Subtle Emphasis"/>
    <w:uiPriority w:val="19"/>
    <w:qFormat/>
    <w:rsid w:val="00B86A4C"/>
    <w:rPr>
      <w:smallCaps/>
      <w:dstrike w:val="0"/>
      <w:color w:val="5A5A5A" w:themeColor="text1" w:themeTint="A5"/>
      <w:vertAlign w:val="baseline"/>
    </w:rPr>
  </w:style>
  <w:style w:type="character" w:styleId="IntenseEmphasis">
    <w:name w:val="Intense Emphasis"/>
    <w:uiPriority w:val="21"/>
    <w:qFormat/>
    <w:rsid w:val="00B86A4C"/>
    <w:rPr>
      <w:b/>
      <w:bCs/>
      <w:smallCaps/>
      <w:color w:val="4472C4" w:themeColor="accent1"/>
      <w:spacing w:val="40"/>
    </w:rPr>
  </w:style>
  <w:style w:type="character" w:styleId="SubtleReference">
    <w:name w:val="Subtle Reference"/>
    <w:uiPriority w:val="31"/>
    <w:qFormat/>
    <w:rsid w:val="00B86A4C"/>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B86A4C"/>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B86A4C"/>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B86A4C"/>
    <w:pPr>
      <w:outlineLvl w:val="9"/>
    </w:pPr>
  </w:style>
  <w:style w:type="paragraph" w:styleId="Revision">
    <w:name w:val="Revision"/>
    <w:hidden/>
    <w:uiPriority w:val="99"/>
    <w:semiHidden/>
    <w:rsid w:val="00873177"/>
    <w:pPr>
      <w:spacing w:after="0" w:line="240" w:lineRule="auto"/>
      <w:ind w:left="0"/>
    </w:pPr>
    <w:rPr>
      <w:color w:val="000000" w:themeColor="text1"/>
      <w:sz w:val="24"/>
    </w:rPr>
  </w:style>
  <w:style w:type="character" w:customStyle="1" w:styleId="m965989127425829990eop">
    <w:name w:val="m_965989127425829990eop"/>
    <w:basedOn w:val="DefaultParagraphFont"/>
    <w:rsid w:val="00C86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12323687">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4652641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 w:id="1794860590">
      <w:bodyDiv w:val="1"/>
      <w:marLeft w:val="0"/>
      <w:marRight w:val="0"/>
      <w:marTop w:val="0"/>
      <w:marBottom w:val="0"/>
      <w:divBdr>
        <w:top w:val="none" w:sz="0" w:space="0" w:color="auto"/>
        <w:left w:val="none" w:sz="0" w:space="0" w:color="auto"/>
        <w:bottom w:val="none" w:sz="0" w:space="0" w:color="auto"/>
        <w:right w:val="none" w:sz="0" w:space="0" w:color="auto"/>
      </w:divBdr>
    </w:div>
    <w:div w:id="1910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803C8-76CC-7448-B50C-542BA6FD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11212</Words>
  <Characters>63911</Characters>
  <Application>Microsoft Office Word</Application>
  <DocSecurity>0</DocSecurity>
  <Lines>532</Lines>
  <Paragraphs>149</Paragraphs>
  <ScaleCrop>false</ScaleCrop>
  <Company/>
  <LinksUpToDate>false</LinksUpToDate>
  <CharactersWithSpaces>74974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171</cp:revision>
  <cp:lastPrinted>2020-09-15T21:57:00Z</cp:lastPrinted>
  <dcterms:created xsi:type="dcterms:W3CDTF">2020-08-15T20:37:00Z</dcterms:created>
  <dcterms:modified xsi:type="dcterms:W3CDTF">2020-09-24T20:32:00Z</dcterms:modified>
</cp:coreProperties>
</file>