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94563" w:rsidP="00C94563" w:rsidRDefault="000072BA" w14:paraId="6546A00C" w14:textId="5653DF25">
      <w:pPr>
        <w:pStyle w:val="Title"/>
      </w:pPr>
      <w:r>
        <w:t>The</w:t>
      </w:r>
      <w:r w:rsidR="00C94563">
        <w:t xml:space="preserve"> </w:t>
      </w:r>
      <w:r>
        <w:t xml:space="preserve">Design Basis for </w:t>
      </w:r>
      <w:r w:rsidR="00DF0F68">
        <w:t xml:space="preserve">the Common Framework for </w:t>
      </w:r>
      <w:r w:rsidR="00C94563">
        <w:t xml:space="preserve">Integrated and Continuous </w:t>
      </w:r>
      <w:r w:rsidR="00DF0F68">
        <w:t>Biop</w:t>
      </w:r>
      <w:r w:rsidR="00C94563">
        <w:t>rocessing</w:t>
      </w:r>
    </w:p>
    <w:p w:rsidR="00C94563" w:rsidP="006A53EE" w:rsidRDefault="00C94563" w14:paraId="7A8A92BB" w14:textId="17D78491">
      <w:r>
        <w:t>© 2020 AstraZeneca</w:t>
      </w:r>
    </w:p>
    <w:p w:rsidR="00C94563" w:rsidP="006A53EE" w:rsidRDefault="00DF0F68" w14:paraId="60041BB0" w14:textId="33DD8F3B">
      <w:r w:rsidR="67C4E83A">
        <w:rPr/>
        <w:t>Jon Coffman, Rick Lu, Steve Rose, Ujwal Pat</w:t>
      </w:r>
      <w:ins w:author="Jon Coffman" w:date="2020-09-24T13:19:32Z" w:id="88295114">
        <w:r w:rsidR="67C4E83A">
          <w:t>i</w:t>
        </w:r>
      </w:ins>
      <w:del w:author="Jon Coffman" w:date="2020-09-24T13:19:31Z" w:id="1387547887">
        <w:r w:rsidDel="67C4E83A">
          <w:delText>e</w:delText>
        </w:r>
      </w:del>
      <w:r w:rsidR="67C4E83A">
        <w:rPr/>
        <w:t>l (AstraZeneca)</w:t>
      </w:r>
    </w:p>
    <w:p w:rsidRPr="004F03CB" w:rsidR="000072BA" w:rsidP="004F03CB" w:rsidRDefault="009F1E2D" w14:paraId="2B564706" w14:textId="4EC54AD0">
      <w:pPr>
        <w:pStyle w:val="Heading1"/>
      </w:pPr>
      <w:r>
        <w:t>Abstract</w:t>
      </w:r>
    </w:p>
    <w:p w:rsidR="007F08AD" w:rsidP="006A53EE" w:rsidRDefault="4C852D9A" w14:paraId="0D95912B" w14:textId="38A4A66C">
      <w:r>
        <w:t xml:space="preserve">An 8-ton per year manufacturing facility is described based on the framework for integrated and continuous bioprocessing (ICB) common to all known biopharmaceutical implementations. While the output of this plant rivals some of the largest fed-batch plants in the world, the equipment inside the plant is relatively small: the plant consists of four 2,000L single use bioreactors and has a maximum flow rate of 13 L/min.  The equipment and facility for the ICB framework is described in sufficient detail to allow biopharmaceutical companies, vendors, contract manufacturers to build or buy their own systems. The design will allow the creation of a global ICB ecosystem that will transform biopharmaceutical manufacturing. </w:t>
      </w:r>
    </w:p>
    <w:p w:rsidR="5D61067A" w:rsidP="006A53EE" w:rsidRDefault="00B44B16" w14:paraId="479286F7" w14:textId="272C13C6">
      <w:pPr>
        <w:spacing w:before="120" w:after="120"/>
      </w:pPr>
      <w:r>
        <w:t xml:space="preserve">The design is fully backwards compatible with legacy fed-batch processes.  </w:t>
      </w:r>
      <w:r w:rsidR="00547B45">
        <w:t>A clinical production scale is described that can produce smaller batch sizes with the same equipment</w:t>
      </w:r>
      <w:r>
        <w:t xml:space="preserve"> as that used at the commercial scale</w:t>
      </w:r>
      <w:r w:rsidR="00547B45">
        <w:t xml:space="preserve">. </w:t>
      </w:r>
      <w:r w:rsidR="000940BF">
        <w:t xml:space="preserve">The design described allows the production of as little as 100g/day to nearly 40kg per day. </w:t>
      </w:r>
    </w:p>
    <w:p w:rsidR="00FB7E8C" w:rsidP="00F34CAC" w:rsidRDefault="00CF3C52" w14:paraId="557951F5" w14:textId="76AE567A">
      <w:pPr>
        <w:pStyle w:val="Heading1"/>
        <w:rPr>
          <w:rFonts w:eastAsia="Times New Roman"/>
        </w:rPr>
      </w:pPr>
      <w:r>
        <w:rPr>
          <w:rFonts w:eastAsia="Times New Roman"/>
        </w:rPr>
        <w:t>Introduction</w:t>
      </w:r>
    </w:p>
    <w:p w:rsidR="00F34CAC" w:rsidP="006A53EE" w:rsidRDefault="00F34CAC" w14:paraId="19388FF7" w14:textId="14DD841E">
      <w:r>
        <w:t xml:space="preserve">Many </w:t>
      </w:r>
      <w:r w:rsidR="00B44B16">
        <w:t xml:space="preserve">biopharmaceutical companies </w:t>
      </w:r>
      <w:r>
        <w:t xml:space="preserve">are investigating the next generation of manufacturing by developing integrated and continuous bioprocessing (ICB).  </w:t>
      </w:r>
      <w:r w:rsidR="00EB4A0D">
        <w:t>A</w:t>
      </w:r>
      <w:r w:rsidR="00855C50">
        <w:t xml:space="preserve"> seen in the companion article, a</w:t>
      </w:r>
      <w:r w:rsidR="00EB4A0D">
        <w:t xml:space="preserve"> common framework for ICB exists that would enable</w:t>
      </w:r>
      <w:r w:rsidR="00D12170">
        <w:t xml:space="preserve"> most, if not all, ICB processes currently being implemented. It can be implemented in a staged approach in new facilities. </w:t>
      </w:r>
    </w:p>
    <w:p w:rsidR="00F34CAC" w:rsidP="006A53EE" w:rsidRDefault="00F34CAC" w14:paraId="46D8CCE6" w14:textId="4D4EA15C">
      <w:r>
        <w:t xml:space="preserve">The </w:t>
      </w:r>
      <w:r w:rsidR="00B44B16">
        <w:t xml:space="preserve">plant and equipment </w:t>
      </w:r>
      <w:r>
        <w:t>design</w:t>
      </w:r>
      <w:r w:rsidR="00FD4D66">
        <w:t>s</w:t>
      </w:r>
      <w:r>
        <w:t xml:space="preserve"> described </w:t>
      </w:r>
      <w:r w:rsidR="00B44B16">
        <w:t>here can produce</w:t>
      </w:r>
      <w:r>
        <w:t xml:space="preserve"> quantities of recombinant proteins that would satisfy any market need. </w:t>
      </w:r>
      <w:r w:rsidR="00FD4D66">
        <w:t xml:space="preserve"> </w:t>
      </w:r>
      <w:r w:rsidR="00B44B16">
        <w:t xml:space="preserve"> Very few products require over 1 ton of material per year</w:t>
      </w:r>
      <w:r w:rsidR="00855C50">
        <w:t xml:space="preserve"> </w:t>
      </w:r>
      <w:r w:rsidR="00855C50">
        <w:fldChar w:fldCharType="begin"/>
      </w:r>
      <w:r w:rsidR="00855C50">
        <w:instrText xml:space="preserve"> ADDIN EN.CITE &lt;EndNote&gt;&lt;Cite&gt;&lt;Author&gt;Kelley&lt;/Author&gt;&lt;Year&gt;2009&lt;/Year&gt;&lt;IDText&gt;Industrialization of mAb production technology: the bioprocessing industry at a crossroads&lt;/IDText&gt;&lt;DisplayText&gt;(Kelley 2009)&lt;/DisplayText&gt;&lt;record&gt;&lt;dates&gt;&lt;pub-dates&gt;&lt;date&gt;Sep-Oct&lt;/date&gt;&lt;/pub-dates&gt;&lt;year&gt;2009&lt;/year&gt;&lt;/dates&gt;&lt;keywords&gt;&lt;keyword&gt;Animals&lt;/keyword&gt;&lt;keyword&gt;Antibodies, Monoclonal/*biosynthesis/economics/therapeutic use&lt;/keyword&gt;&lt;keyword&gt;Biological Products/*biosynthesis/economics&lt;/keyword&gt;&lt;keyword&gt;*Biotechnology/economics/instrumentation/methods&lt;/keyword&gt;&lt;keyword&gt;CHO Cells&lt;/keyword&gt;&lt;keyword&gt;Cell Culture Techniques&lt;/keyword&gt;&lt;keyword&gt;Cricetinae&lt;/keyword&gt;&lt;keyword&gt;Cricetulus&lt;/keyword&gt;&lt;keyword&gt;*Drug Industry/economics/instrumentation/methods&lt;/keyword&gt;&lt;keyword&gt;Equipment Design&lt;/keyword&gt;&lt;keyword&gt;Facility Design and Construction&lt;/keyword&gt;&lt;keyword&gt;Humans&lt;/keyword&gt;&lt;/keywords&gt;&lt;urls&gt;&lt;related-urls&gt;&lt;url&gt;https://www.ncbi.nlm.nih.gov/pubmed/20065641&lt;/url&gt;&lt;/related-urls&gt;&lt;/urls&gt;&lt;isbn&gt;1942-0870 (Electronic)&amp;#xD;1942-0862 (Linking)&lt;/isbn&gt;&lt;custom2&gt;PMC2759494&lt;/custom2&gt;&lt;titles&gt;&lt;title&gt;Industrialization of mAb production technology: the bioprocessing industry at a crossroads&lt;/title&gt;&lt;secondary-title&gt;MAbs&lt;/secondary-title&gt;&lt;/titles&gt;&lt;pages&gt;443-52&lt;/pages&gt;&lt;number&gt;5&lt;/number&gt;&lt;contributors&gt;&lt;authors&gt;&lt;author&gt;Kelley, B.&lt;/author&gt;&lt;/authors&gt;&lt;/contributors&gt;&lt;edition&gt;2010/01/13&lt;/edition&gt;&lt;added-date format="utc"&gt;1600276869&lt;/added-date&gt;&lt;ref-type name="Journal Article"&gt;17&lt;/ref-type&gt;&lt;auth-address&gt;Bioprocess Development, Genentech, South San Francisco, CA, USA. Kelley.brian@gene.com&lt;/auth-address&gt;&lt;rec-number&gt;258&lt;/rec-number&gt;&lt;last-updated-date format="utc"&gt;1600276875&lt;/last-updated-date&gt;&lt;accession-num&gt;20065641&lt;/accession-num&gt;&lt;electronic-resource-num&gt;10.4161/mabs.1.5.9448&lt;/electronic-resource-num&gt;&lt;volume&gt;1&lt;/volume&gt;&lt;/record&gt;&lt;/Cite&gt;&lt;/EndNote&gt;</w:instrText>
      </w:r>
      <w:r w:rsidR="00855C50">
        <w:fldChar w:fldCharType="separate"/>
      </w:r>
      <w:r w:rsidR="00855C50">
        <w:rPr>
          <w:noProof/>
        </w:rPr>
        <w:t>(Kelley 2009)</w:t>
      </w:r>
      <w:r w:rsidR="00855C50">
        <w:fldChar w:fldCharType="end"/>
      </w:r>
      <w:r w:rsidR="00732DB8">
        <w:t>;</w:t>
      </w:r>
      <w:r w:rsidR="00B44B16">
        <w:t xml:space="preserve"> </w:t>
      </w:r>
      <w:r w:rsidR="00732DB8">
        <w:t>t</w:t>
      </w:r>
      <w:r w:rsidR="00B44B16">
        <w:t>he</w:t>
      </w:r>
      <w:r w:rsidR="00732DB8">
        <w:t xml:space="preserve"> framework design is capable of </w:t>
      </w:r>
      <w:r w:rsidR="00855C50">
        <w:t>8</w:t>
      </w:r>
      <w:r w:rsidR="00732DB8">
        <w:t xml:space="preserve"> tons per year. </w:t>
      </w:r>
    </w:p>
    <w:p w:rsidR="00083D20" w:rsidP="006A53EE" w:rsidRDefault="4C852D9A" w14:paraId="2FE641AB" w14:textId="4EED95A6">
      <w:r>
        <w:t>The examples</w:t>
      </w:r>
      <w:r w:rsidR="00F17385">
        <w:t xml:space="preserve"> </w:t>
      </w:r>
      <w:r>
        <w:t>include a 500L bioreactor with a low productivity cell line and 2000L bioreactor</w:t>
      </w:r>
      <w:r w:rsidR="00F17385">
        <w:t>s</w:t>
      </w:r>
      <w:r>
        <w:t xml:space="preserve"> with a high productivity cell line. The 500L </w:t>
      </w:r>
      <w:r w:rsidR="00166BF8">
        <w:t>bioreactor</w:t>
      </w:r>
      <w:r>
        <w:t xml:space="preserve"> makes about 0.5kg of material in the bioreactor per day, which results after 20 days in a 6kg batch. The 2000L </w:t>
      </w:r>
      <w:r w:rsidR="00166BF8">
        <w:t>bioreactor</w:t>
      </w:r>
      <w:r>
        <w:t xml:space="preserve"> makes about 10kg of material per day, which results after 20 days in a 130kg batch.</w:t>
      </w:r>
      <w:r w:rsidR="00855C50">
        <w:t xml:space="preserve"> </w:t>
      </w:r>
      <w:r w:rsidR="00F17385">
        <w:t>A f</w:t>
      </w:r>
      <w:r w:rsidR="00855C50">
        <w:t xml:space="preserve">our 2000L </w:t>
      </w:r>
      <w:r w:rsidR="00166BF8">
        <w:lastRenderedPageBreak/>
        <w:t>process</w:t>
      </w:r>
      <w:r w:rsidR="00855C50">
        <w:t xml:space="preserve"> </w:t>
      </w:r>
      <w:r w:rsidR="00F17385">
        <w:t xml:space="preserve">is described that </w:t>
      </w:r>
      <w:r>
        <w:t>result</w:t>
      </w:r>
      <w:r w:rsidR="00855C50">
        <w:t>s</w:t>
      </w:r>
      <w:r>
        <w:t xml:space="preserve"> in as much as a 500kg batch over 20 days, or about 8 tons per year in 17 batches. </w:t>
      </w:r>
    </w:p>
    <w:p w:rsidR="00434601" w:rsidP="007E0C39" w:rsidRDefault="007E0C39" w14:paraId="481026F2" w14:textId="4F268021">
      <w:pPr>
        <w:pStyle w:val="Heading1"/>
        <w:rPr>
          <w:rFonts w:eastAsia="Times New Roman"/>
        </w:rPr>
      </w:pPr>
      <w:r>
        <w:rPr>
          <w:rFonts w:eastAsia="Times New Roman"/>
        </w:rPr>
        <w:t>Materials and Methods</w:t>
      </w:r>
    </w:p>
    <w:p w:rsidR="001A5131" w:rsidP="006A53EE" w:rsidRDefault="00A20405" w14:paraId="2381F95E" w14:textId="43DCB302">
      <w:r w:rsidR="67C4E83A">
        <w:rPr/>
        <w:t xml:space="preserve">The bioreactor design was developed based on common and well-known engineering principles. Assumptions are listed in Table 1. The cell-specific oxygen rate was estimated to be </w:t>
      </w:r>
      <w:ins w:author="Jon Coffman" w:date="2020-09-24T17:59:10Z" w:id="641087087">
        <w:r w:rsidR="67C4E83A">
          <w:t>0.2</w:t>
        </w:r>
        <w:r w:rsidR="67C4E83A">
          <w:t>-</w:t>
        </w:r>
      </w:ins>
      <w:r w:rsidR="67C4E83A">
        <w:rPr/>
        <w:t>0.3</w:t>
      </w:r>
      <w:del w:author="Jon Coffman" w:date="2020-09-24T17:59:31Z" w:id="141145462">
        <w:r w:rsidDel="67C4E83A">
          <w:delText>1</w:delText>
        </w:r>
      </w:del>
      <w:r w:rsidR="67C4E83A">
        <w:rPr/>
        <w:t xml:space="preserve"> </w:t>
      </w:r>
      <w:proofErr w:type="spellStart"/>
      <w:r w:rsidR="67C4E83A">
        <w:rPr/>
        <w:t>pmol</w:t>
      </w:r>
      <w:proofErr w:type="spellEnd"/>
      <w:r w:rsidR="67C4E83A">
        <w:rPr/>
        <w:t>/cell/</w:t>
      </w:r>
      <w:proofErr w:type="spellStart"/>
      <w:r w:rsidR="67C4E83A">
        <w:rPr/>
        <w:t>hr</w:t>
      </w:r>
      <w:proofErr w:type="spellEnd"/>
      <w:r w:rsidR="67C4E83A">
        <w:rPr/>
        <w:t xml:space="preserve"> [1999 Jorjani &amp; </w:t>
      </w:r>
      <w:commentRangeStart w:id="1948807956"/>
      <w:commentRangeStart w:id="850943227"/>
      <w:r w:rsidR="67C4E83A">
        <w:rPr/>
        <w:t>Ozturk</w:t>
      </w:r>
      <w:commentRangeEnd w:id="1948807956"/>
      <w:r>
        <w:rPr>
          <w:rStyle w:val="CommentReference"/>
        </w:rPr>
        <w:commentReference w:id="1948807956"/>
      </w:r>
      <w:commentRangeEnd w:id="850943227"/>
      <w:r>
        <w:rPr>
          <w:rStyle w:val="CommentReference"/>
        </w:rPr>
        <w:commentReference w:id="850943227"/>
      </w:r>
      <w:r w:rsidR="67C4E83A">
        <w:rPr/>
        <w:t xml:space="preserve">]. The required </w:t>
      </w:r>
      <w:proofErr w:type="spellStart"/>
      <w:r w:rsidR="67C4E83A">
        <w:rPr/>
        <w:t>k</w:t>
      </w:r>
      <w:r w:rsidRPr="67C4E83A" w:rsidR="67C4E83A">
        <w:rPr>
          <w:vertAlign w:val="subscript"/>
        </w:rPr>
        <w:t>L</w:t>
      </w:r>
      <w:r w:rsidR="67C4E83A">
        <w:rPr/>
        <w:t>a</w:t>
      </w:r>
      <w:proofErr w:type="spellEnd"/>
      <w:r w:rsidR="67C4E83A">
        <w:rPr/>
        <w:t xml:space="preserve"> assumes the dissolved oxygen (DO) setpoint is 50% saturation, and that pure O2 is sparged into the bioreactor. The measurement of </w:t>
      </w:r>
      <w:proofErr w:type="spellStart"/>
      <w:r w:rsidR="67C4E83A">
        <w:rPr/>
        <w:t>k</w:t>
      </w:r>
      <w:r w:rsidRPr="67C4E83A" w:rsidR="67C4E83A">
        <w:rPr>
          <w:vertAlign w:val="subscript"/>
        </w:rPr>
        <w:t>L</w:t>
      </w:r>
      <w:r w:rsidR="67C4E83A">
        <w:rPr/>
        <w:t>a</w:t>
      </w:r>
      <w:proofErr w:type="spellEnd"/>
      <w:r w:rsidR="67C4E83A">
        <w:rPr/>
        <w:t xml:space="preserve"> is the dynamic gassing out method used by </w:t>
      </w:r>
      <w:proofErr w:type="spellStart"/>
      <w:r w:rsidR="67C4E83A">
        <w:rPr/>
        <w:t>Moutafchieva</w:t>
      </w:r>
      <w:proofErr w:type="spellEnd"/>
      <w:r w:rsidR="67C4E83A">
        <w:rPr/>
        <w:t xml:space="preserve"> et al (2013). The upper limit on gas flow rate is assumed to be 0.2vvm</w:t>
      </w:r>
      <w:ins w:author="Nicholas Guros" w:date="2020-09-23T20:55:59Z" w:id="1428412734">
        <w:r w:rsidR="67C4E83A">
          <w:t>, due t</w:t>
        </w:r>
      </w:ins>
      <w:ins w:author="Nicholas Guros" w:date="2020-09-23T20:56:22Z" w:id="910244395">
        <w:r w:rsidR="67C4E83A">
          <w:t>o marginal gains in effective gas transfer above this flow rate, i.e. jetting</w:t>
        </w:r>
      </w:ins>
      <w:del w:author="Nicholas Guros" w:date="2020-09-23T20:55:39Z" w:id="1654859787">
        <w:r w:rsidDel="67C4E83A">
          <w:delText xml:space="preserve"> </w:delText>
        </w:r>
      </w:del>
      <w:r w:rsidR="67C4E83A">
        <w:rPr/>
        <w:t xml:space="preserve">. The operation and design of the impeller(s) is not specified due to the wide variety of viable </w:t>
      </w:r>
      <w:proofErr w:type="gramStart"/>
      <w:r w:rsidR="67C4E83A">
        <w:rPr/>
        <w:t>options  from</w:t>
      </w:r>
      <w:proofErr w:type="gramEnd"/>
      <w:r w:rsidR="67C4E83A">
        <w:rPr/>
        <w:t xml:space="preserve"> many vendors</w:t>
      </w:r>
      <w:ins w:author="Nicholas Guros" w:date="2020-09-23T20:59:59Z" w:id="1907011144">
        <w:r w:rsidR="67C4E83A">
          <w:t xml:space="preserve">, </w:t>
        </w:r>
      </w:ins>
      <w:commentRangeStart w:id="642717930"/>
      <w:ins w:author="Nicholas Guros" w:date="2020-09-23T21:00:41Z" w:id="1217907742">
        <w:r w:rsidR="67C4E83A">
          <w:t>but</w:t>
        </w:r>
      </w:ins>
      <w:commentRangeEnd w:id="642717930"/>
      <w:r>
        <w:rPr>
          <w:rStyle w:val="CommentReference"/>
        </w:rPr>
        <w:commentReference w:id="642717930"/>
      </w:r>
      <w:ins w:author="Nicholas Guros" w:date="2020-09-23T21:00:41Z" w:id="309137109">
        <w:r w:rsidR="67C4E83A">
          <w:t xml:space="preserve"> it is important for the impeller design operate over a range of power inputs without risking damage to the cells via shear</w:t>
        </w:r>
      </w:ins>
      <w:r w:rsidR="67C4E83A">
        <w:rPr/>
        <w:t xml:space="preserve">. </w:t>
      </w:r>
    </w:p>
    <w:p w:rsidR="00CA218D" w:rsidP="006A53EE" w:rsidRDefault="00CA218D" w14:paraId="389A272C" w14:textId="3BA994F7">
      <w:r>
        <w:t xml:space="preserve">The media was made up of three concentrates, 5x, 12x, and 20x, that when mixed, create a 3x concentrate. </w:t>
      </w:r>
      <w:r w:rsidR="00166BF8">
        <w:t>Water diluted the media during perfusion.</w:t>
      </w:r>
    </w:p>
    <w:p w:rsidRPr="00E23664" w:rsidR="00CA218D" w:rsidP="006A53EE" w:rsidRDefault="00CA218D" w14:paraId="7F38310E" w14:textId="33FC1723">
      <w:r>
        <w:t xml:space="preserve">The cell retention system was designed as a TFF </w:t>
      </w:r>
      <w:r w:rsidR="00A44FC6">
        <w:t xml:space="preserve">or an ATF </w:t>
      </w:r>
      <w:r>
        <w:t>with a membrane capacity of 1000 m</w:t>
      </w:r>
      <w:r>
        <w:rPr>
          <w:vertAlign w:val="superscript"/>
        </w:rPr>
        <w:t>2</w:t>
      </w:r>
      <w:r>
        <w:t xml:space="preserve">, which is a conservative value [Wang 2016]. The </w:t>
      </w:r>
      <w:r w:rsidR="00A44FC6">
        <w:t xml:space="preserve">TFF </w:t>
      </w:r>
      <w:r>
        <w:t xml:space="preserve">system was assumed to be a 1mm hollow fiber </w:t>
      </w:r>
      <w:r w:rsidR="00E23664">
        <w:t>operated with 2000 s</w:t>
      </w:r>
      <w:r w:rsidR="00E23664">
        <w:rPr>
          <w:vertAlign w:val="superscript"/>
        </w:rPr>
        <w:t>-1</w:t>
      </w:r>
      <w:r w:rsidR="00E23664">
        <w:t xml:space="preserve"> shear </w:t>
      </w:r>
      <w:r w:rsidRPr="00166BF8" w:rsidR="00E23664">
        <w:rPr>
          <w:highlight w:val="yellow"/>
        </w:rPr>
        <w:t>[ref]</w:t>
      </w:r>
      <w:r w:rsidR="00E23664">
        <w:t xml:space="preserve"> but could have easily been a flat sheet </w:t>
      </w:r>
      <w:r w:rsidR="00F17385">
        <w:t>membrane</w:t>
      </w:r>
      <w:r w:rsidR="00E23664">
        <w:t xml:space="preserve">. The overall </w:t>
      </w:r>
      <w:r w:rsidR="00A44FC6">
        <w:t xml:space="preserve">TFF </w:t>
      </w:r>
      <w:r w:rsidR="00E23664">
        <w:t>membrane configuration requires multiple</w:t>
      </w:r>
      <w:r w:rsidR="00FD4D66">
        <w:t xml:space="preserve"> 40 or </w:t>
      </w:r>
      <w:r w:rsidR="00BC637B">
        <w:t>5</w:t>
      </w:r>
      <w:r w:rsidR="00E23664">
        <w:t>0cm hollow fiber modules stacked in series</w:t>
      </w:r>
      <w:r w:rsidR="006460F7">
        <w:t xml:space="preserve"> (Figure 2)</w:t>
      </w:r>
      <w:r w:rsidR="00E23664">
        <w:t>. Each module has a separate permeate pump to minimize Starling flow between modules. The</w:t>
      </w:r>
      <w:r w:rsidR="00A44FC6">
        <w:t xml:space="preserve"> TFF and ATF</w:t>
      </w:r>
      <w:r w:rsidR="00E23664">
        <w:t xml:space="preserve"> modules were assumed to be changed </w:t>
      </w:r>
      <w:r w:rsidR="00A44FC6">
        <w:t>once per run</w:t>
      </w:r>
      <w:r w:rsidR="00E23664">
        <w:t xml:space="preserve">. </w:t>
      </w:r>
    </w:p>
    <w:p w:rsidR="00FA380B" w:rsidP="006A53EE" w:rsidRDefault="7700BC93" w14:paraId="5515EE32" w14:textId="731CA6B9">
      <w:r>
        <w:t xml:space="preserve">The dual column chromatography steps were designed as with the assumption shown in Table </w:t>
      </w:r>
      <w:r w:rsidR="00F17385">
        <w:t>1</w:t>
      </w:r>
      <w:r>
        <w:t xml:space="preserve">. The capacity of the columns was assumed to be 20% greater if they were operated in series during part of the load, to allow the columns to achieve near-equilibrium capacity without impacting yield.  The systems are shown schematically in Figure </w:t>
      </w:r>
      <w:r w:rsidR="006460F7">
        <w:t>3</w:t>
      </w:r>
      <w:r>
        <w:t xml:space="preserve">. They have nine inlets and three pumps. One pump and seven inlets are used for solution concentrates. One inlet and pump </w:t>
      </w:r>
      <w:proofErr w:type="gramStart"/>
      <w:r>
        <w:t>is</w:t>
      </w:r>
      <w:proofErr w:type="gramEnd"/>
      <w:r>
        <w:t xml:space="preserve"> used for load material. One inlet and pump </w:t>
      </w:r>
      <w:proofErr w:type="gramStart"/>
      <w:r>
        <w:t>is</w:t>
      </w:r>
      <w:proofErr w:type="gramEnd"/>
      <w:r>
        <w:t xml:space="preserve"> used for water to dilute. The flow rate range of the buffer concentrates is between 0.3 and 3 L/min. The flow rate range of the water pump was 1 to 10 L/min. These ranges were chosen to allow maximum accuracy of the solution dilution. The accuracy of the solution concentrate pump should be about 1%, which would allow a 5% error in solution concentration after dilution. The flow rate range of the load pump was between 0.5-10L/min, which is a wider range since the load flow rate to the capture step does not require the same level of accuracy as the solution dilution.</w:t>
      </w:r>
    </w:p>
    <w:p w:rsidR="00E23664" w:rsidP="006A53EE" w:rsidRDefault="00E23664" w14:paraId="371979A3" w14:textId="4E71B94F">
      <w:r>
        <w:t>The steps were designed with three column volume</w:t>
      </w:r>
      <w:r w:rsidR="00732DB8">
        <w:t>s per solution</w:t>
      </w:r>
      <w:r>
        <w:t>. For the bind/elute columns</w:t>
      </w:r>
      <w:r w:rsidR="00732DB8">
        <w:t>, the solutions</w:t>
      </w:r>
      <w:r>
        <w:t xml:space="preserve"> were equilibration, wash 1, wash 2 (Protein A only), wash 3 (Protein A only), elution, strip, and regeneration/sanitization. The flow through step had </w:t>
      </w:r>
      <w:r w:rsidR="00EA5B91">
        <w:t xml:space="preserve">two </w:t>
      </w:r>
      <w:r>
        <w:t xml:space="preserve">equilibration </w:t>
      </w:r>
      <w:r w:rsidR="00EA5B91">
        <w:t>steps</w:t>
      </w:r>
      <w:r>
        <w:t xml:space="preserve">, wash, strip, and regeneration/sanitization. </w:t>
      </w:r>
      <w:r w:rsidR="00732DB8">
        <w:t xml:space="preserve">The </w:t>
      </w:r>
      <w:r w:rsidR="00D1798E">
        <w:t xml:space="preserve">chromatographic </w:t>
      </w:r>
      <w:r w:rsidR="00732DB8">
        <w:t>solutions were presumed to be concentrated at 5x the normal solution concentration, to be diluted in line by volume, with no pH or conductivity feedback control loop.</w:t>
      </w:r>
      <w:r w:rsidR="00EA5B91">
        <w:t xml:space="preserve"> </w:t>
      </w:r>
    </w:p>
    <w:p w:rsidR="00E51285" w:rsidP="006A53EE" w:rsidRDefault="00E51285" w14:paraId="2710B6B5" w14:textId="629CF157">
      <w:r>
        <w:lastRenderedPageBreak/>
        <w:t xml:space="preserve">The solution velocity through the columns was set to 300 cm/hr. If the dual column chromatography was used, the bed height was set to 10cm. </w:t>
      </w:r>
      <w:r w:rsidR="00CB5279">
        <w:t>I</w:t>
      </w:r>
      <w:r>
        <w:t xml:space="preserve">f two columns were not set in series during the load, then the bed height was 20 cm. </w:t>
      </w:r>
    </w:p>
    <w:p w:rsidR="00D1798E" w:rsidP="006A53EE" w:rsidRDefault="00E51285" w14:paraId="3C12C04F" w14:textId="103CFBB6">
      <w:r>
        <w:t>The minimum capacity for the Protein A column was set to 10g/L. The maximum for single column chromatography was 60g/L. The minimum number of cycles per day was one; the maximum on the Protein A for the two-column set up was 16 per column</w:t>
      </w:r>
      <w:r w:rsidR="005A4E01">
        <w:t xml:space="preserve"> for the bioreactor scenarios with a productivity of 4.8g/L/day. </w:t>
      </w:r>
      <w:r>
        <w:t xml:space="preserve">The </w:t>
      </w:r>
      <w:r w:rsidRPr="002B0DBC">
        <w:rPr>
          <w:i/>
          <w:iCs/>
        </w:rPr>
        <w:t>average</w:t>
      </w:r>
      <w:r>
        <w:t xml:space="preserve"> number of cycles per day was 10 per column</w:t>
      </w:r>
      <w:r w:rsidR="002B0DBC">
        <w:t>, so that the full 20-day batch had 200 cycles</w:t>
      </w:r>
      <w:r>
        <w:t xml:space="preserve">. </w:t>
      </w:r>
      <w:r w:rsidR="005A4E01">
        <w:t xml:space="preserve">The number of cycles depended upon the load time for load concentrations lower than </w:t>
      </w:r>
      <w:r w:rsidR="002B0DBC">
        <w:t>3.3</w:t>
      </w:r>
      <w:r w:rsidR="005A4E01">
        <w:t>g/L</w:t>
      </w:r>
      <w:r w:rsidR="002B0DBC">
        <w:t xml:space="preserve"> for the dual-column setup</w:t>
      </w:r>
      <w:r w:rsidR="005A4E01">
        <w:t xml:space="preserve">, or bioreactor productivity less than </w:t>
      </w:r>
      <w:r w:rsidR="002B0DBC">
        <w:t>5</w:t>
      </w:r>
      <w:r w:rsidR="005A4E01">
        <w:t xml:space="preserve">g/L/day. </w:t>
      </w:r>
    </w:p>
    <w:p w:rsidR="00E23664" w:rsidP="006A53EE" w:rsidRDefault="00E23664" w14:paraId="0F7AB086" w14:textId="44E91624">
      <w:r>
        <w:t>The virus inactivation requires</w:t>
      </w:r>
      <w:r w:rsidR="00732DB8">
        <w:t xml:space="preserve"> a volume</w:t>
      </w:r>
      <w:r>
        <w:t xml:space="preserve"> acid and base in approximate proportion to the volume of the peak</w:t>
      </w:r>
      <w:r w:rsidR="006460F7">
        <w:t xml:space="preserve"> (Figure 4)</w:t>
      </w:r>
      <w:r>
        <w:t xml:space="preserve">. These volumes were assumed to be 10% each. </w:t>
      </w:r>
      <w:r w:rsidR="00D1798E">
        <w:t>These solutions were not diluted.</w:t>
      </w:r>
    </w:p>
    <w:p w:rsidR="005A25F2" w:rsidP="006A53EE" w:rsidRDefault="005A25F2" w14:paraId="5BF69EAC" w14:textId="36A2E84E">
      <w:r>
        <w:t xml:space="preserve">The virus reduction filtration (VRF) step was </w:t>
      </w:r>
      <w:r w:rsidR="00EA5B91">
        <w:t>operated on a daily basis</w:t>
      </w:r>
      <w:r w:rsidR="002B0DBC">
        <w:t xml:space="preserve"> for the commercial scale</w:t>
      </w:r>
      <w:r w:rsidR="005A4E01">
        <w:t xml:space="preserve">. </w:t>
      </w:r>
      <w:r w:rsidR="002B0DBC">
        <w:t xml:space="preserve">It was run twice per lot for the clinical scale example. </w:t>
      </w:r>
      <w:r w:rsidR="005A4E01">
        <w:t xml:space="preserve">Due to the lower limit of flux allowable to some filters, this daily operation may only require a few hours of processing. Surge tanks were used before and after the VRF. </w:t>
      </w:r>
      <w:r>
        <w:t xml:space="preserve">The capacity of the filter was assumed to be a 700 </w:t>
      </w:r>
      <w:r w:rsidR="002B0DBC">
        <w:t>L</w:t>
      </w:r>
      <w:r>
        <w:t>/m</w:t>
      </w:r>
      <w:r>
        <w:rPr>
          <w:vertAlign w:val="superscript"/>
        </w:rPr>
        <w:t>2</w:t>
      </w:r>
      <w:r w:rsidR="002B0DBC">
        <w:t xml:space="preserve"> which is below the preferred commercial average.</w:t>
      </w:r>
      <w:r>
        <w:t xml:space="preserve"> The flush was 75 L/m</w:t>
      </w:r>
      <w:r>
        <w:rPr>
          <w:vertAlign w:val="superscript"/>
        </w:rPr>
        <w:t>2</w:t>
      </w:r>
      <w:r>
        <w:t xml:space="preserve"> before and after the filtration. </w:t>
      </w:r>
    </w:p>
    <w:p w:rsidRPr="004459F7" w:rsidR="001D19FE" w:rsidP="006A53EE" w:rsidRDefault="00BC637B" w14:paraId="3640B514" w14:textId="556DE262">
      <w:r>
        <w:t xml:space="preserve">The final concentration and diafiltration step </w:t>
      </w:r>
      <w:r w:rsidR="004459F7">
        <w:t>were</w:t>
      </w:r>
      <w:r>
        <w:t xml:space="preserve"> designed to support both batch UFDF operation and single pass tangential flow filtration (SPTFF) operation. The batch operation used </w:t>
      </w:r>
      <w:r w:rsidR="002B0DBC">
        <w:t>three batch operations run in series.</w:t>
      </w:r>
      <w:r>
        <w:t xml:space="preserve">  </w:t>
      </w:r>
      <w:r w:rsidR="001D19FE">
        <w:t>Each were operated 22</w:t>
      </w:r>
      <w:r w:rsidR="002B0DBC">
        <w:t xml:space="preserve"> hours per day, to allow sanitization between days if needed</w:t>
      </w:r>
      <w:r w:rsidR="005A25F2">
        <w:t>.</w:t>
      </w:r>
      <w:r w:rsidR="001D19FE">
        <w:t xml:space="preserve"> </w:t>
      </w:r>
      <w:r w:rsidR="004459F7">
        <w:t>The retentate flow rate was set to 390 L/</w:t>
      </w:r>
      <w:r w:rsidRPr="004459F7" w:rsidR="004459F7">
        <w:t>m</w:t>
      </w:r>
      <w:r w:rsidRPr="004459F7" w:rsidR="004459F7">
        <w:rPr>
          <w:vertAlign w:val="superscript"/>
        </w:rPr>
        <w:t>2</w:t>
      </w:r>
      <w:r w:rsidR="004459F7">
        <w:t>/</w:t>
      </w:r>
      <w:proofErr w:type="spellStart"/>
      <w:r w:rsidR="004459F7">
        <w:t>hr</w:t>
      </w:r>
      <w:proofErr w:type="spellEnd"/>
      <w:r w:rsidR="004459F7">
        <w:t>, a typical value. The permeate flux was set to 45L/</w:t>
      </w:r>
      <w:r w:rsidRPr="004459F7" w:rsidR="004459F7">
        <w:t>m</w:t>
      </w:r>
      <w:r w:rsidRPr="004459F7" w:rsidR="004459F7">
        <w:rPr>
          <w:vertAlign w:val="superscript"/>
        </w:rPr>
        <w:t>2</w:t>
      </w:r>
      <w:r w:rsidR="004459F7">
        <w:t>/</w:t>
      </w:r>
      <w:proofErr w:type="spellStart"/>
      <w:r w:rsidR="004459F7">
        <w:t>hr</w:t>
      </w:r>
      <w:proofErr w:type="spellEnd"/>
      <w:r w:rsidR="004459F7">
        <w:t>, which is also typical, though it will vary from step to step.</w:t>
      </w:r>
      <w:r w:rsidRPr="004459F7" w:rsidR="004459F7">
        <w:t xml:space="preserve"> </w:t>
      </w:r>
      <w:r w:rsidR="004459F7">
        <w:t>The filter size for the concentration steps was 0.1m</w:t>
      </w:r>
      <w:r w:rsidR="004459F7">
        <w:rPr>
          <w:vertAlign w:val="superscript"/>
        </w:rPr>
        <w:t xml:space="preserve">2 </w:t>
      </w:r>
      <w:r w:rsidR="004459F7">
        <w:t>to 0.3m</w:t>
      </w:r>
      <w:r w:rsidR="004459F7">
        <w:rPr>
          <w:vertAlign w:val="superscript"/>
        </w:rPr>
        <w:t>2</w:t>
      </w:r>
      <w:r w:rsidR="004459F7">
        <w:t>. The DF step membrane size was 0.8-3.3 m</w:t>
      </w:r>
      <w:r w:rsidR="004459F7">
        <w:rPr>
          <w:vertAlign w:val="superscript"/>
        </w:rPr>
        <w:t>2</w:t>
      </w:r>
      <w:r w:rsidR="004459F7">
        <w:t xml:space="preserve">. </w:t>
      </w:r>
      <w:r w:rsidRPr="004459F7" w:rsidR="001D19FE">
        <w:t>The</w:t>
      </w:r>
      <w:r w:rsidR="001D19FE">
        <w:t xml:space="preserve"> first and last retentate pump, as well as the DF solution feed and VRF product feed, required pumps with a range between 0.1-3L/min. The DF system required a retentate pump with a maximum flow rate of 30L/min. </w:t>
      </w:r>
    </w:p>
    <w:p w:rsidR="00A44FC6" w:rsidP="006A53EE" w:rsidRDefault="661F475E" w14:paraId="16C779A7" w14:textId="5FA2A909">
      <w:r>
        <w:t xml:space="preserve">The product, in this case assumed to be a well-behaved </w:t>
      </w:r>
      <w:proofErr w:type="spellStart"/>
      <w:r>
        <w:t>mAb</w:t>
      </w:r>
      <w:proofErr w:type="spellEnd"/>
      <w:r>
        <w:t xml:space="preserve">, was concentrated to 50g/L, </w:t>
      </w:r>
      <w:proofErr w:type="spellStart"/>
      <w:r>
        <w:t>diafiltered</w:t>
      </w:r>
      <w:proofErr w:type="spellEnd"/>
      <w:r>
        <w:t xml:space="preserve"> against six </w:t>
      </w:r>
      <w:proofErr w:type="spellStart"/>
      <w:r>
        <w:t>diavolumes</w:t>
      </w:r>
      <w:proofErr w:type="spellEnd"/>
      <w:r>
        <w:t xml:space="preserve"> of solution, and then concentrated to 150 g/L to allow a 100g/L target </w:t>
      </w:r>
      <w:r w:rsidR="00FB7E3A">
        <w:t xml:space="preserve">after adding a </w:t>
      </w:r>
      <w:r>
        <w:t xml:space="preserve">spiking solution. The flushing volume and spiking volume were not estimated. </w:t>
      </w:r>
    </w:p>
    <w:p w:rsidRPr="00B72992" w:rsidR="004459F7" w:rsidP="006A53EE" w:rsidRDefault="004459F7" w14:paraId="00845334" w14:textId="59BD89DD">
      <w:r>
        <w:t xml:space="preserve">The single-pass based system included an initial single-pass TFF (SPTFF), a counter current diafiltration (CC-DF) system, and a final single pass TFF. The initial SP-TFF concentrated the product to 150g/L, a relatively high value [ref]. It assumed a </w:t>
      </w:r>
      <w:r w:rsidR="00B72992">
        <w:t>filtration</w:t>
      </w:r>
      <w:r>
        <w:t xml:space="preserve"> flux of 10L/m</w:t>
      </w:r>
      <w:r>
        <w:rPr>
          <w:vertAlign w:val="superscript"/>
        </w:rPr>
        <w:t>2</w:t>
      </w:r>
      <w:r>
        <w:t>/</w:t>
      </w:r>
      <w:proofErr w:type="spellStart"/>
      <w:r>
        <w:t>hr</w:t>
      </w:r>
      <w:proofErr w:type="spellEnd"/>
      <w:r w:rsidR="00B72992">
        <w:t xml:space="preserve"> [ref]</w:t>
      </w:r>
      <w:r>
        <w:t xml:space="preserve">. </w:t>
      </w:r>
      <w:r w:rsidR="00B72992">
        <w:t>The filter sizes ranged between 0.7-2.8m</w:t>
      </w:r>
      <w:r w:rsidR="00B72992">
        <w:rPr>
          <w:vertAlign w:val="superscript"/>
        </w:rPr>
        <w:t>2</w:t>
      </w:r>
      <w:r w:rsidR="00B72992">
        <w:t xml:space="preserve">. </w:t>
      </w:r>
      <w:r>
        <w:t>The CC-DF</w:t>
      </w:r>
      <w:r w:rsidR="00B72992">
        <w:t xml:space="preserve"> used three stages with countercurrent diafiltration buffer flow. The filtration flux was assumed to be 15m</w:t>
      </w:r>
      <w:r w:rsidR="00B72992">
        <w:rPr>
          <w:vertAlign w:val="superscript"/>
        </w:rPr>
        <w:t>2</w:t>
      </w:r>
      <w:r w:rsidR="00B72992">
        <w:t xml:space="preserve">. The ratio of DF solution flow to product flow was set to be 11. </w:t>
      </w:r>
      <w:r w:rsidR="00B72992">
        <w:tab/>
      </w:r>
    </w:p>
    <w:p w:rsidRPr="00CD1BE7" w:rsidR="0062574B" w:rsidP="006A53EE" w:rsidRDefault="0062574B" w14:paraId="25AC2F83" w14:textId="507DADE0">
      <w:r>
        <w:lastRenderedPageBreak/>
        <w:t xml:space="preserve">The process was operated for 20 days, in a plant that operated for all but two weeks per year. One day was assumed for changeover. </w:t>
      </w:r>
    </w:p>
    <w:p w:rsidR="00CA218D" w:rsidP="00CA218D" w:rsidRDefault="00CA218D" w14:paraId="621099FA" w14:textId="08022DC7">
      <w:pPr>
        <w:pStyle w:val="Heading1"/>
        <w:rPr>
          <w:rFonts w:eastAsia="Times New Roman"/>
        </w:rPr>
      </w:pPr>
      <w:r>
        <w:rPr>
          <w:rFonts w:eastAsia="Times New Roman"/>
        </w:rPr>
        <w:t>Results and Discussion</w:t>
      </w:r>
    </w:p>
    <w:p w:rsidRPr="000528EE" w:rsidR="000528EE" w:rsidP="000528EE" w:rsidRDefault="000528EE" w14:paraId="56A2D5A0" w14:textId="47EA8FDC">
      <w:r>
        <w:t xml:space="preserve">The </w:t>
      </w:r>
      <w:r w:rsidR="004155A0">
        <w:t>high-level</w:t>
      </w:r>
      <w:r>
        <w:t xml:space="preserve"> consequences of the common framework ICB are discussed in the accompanying article (Coffman, 2021). Here we discuss the details of the design to demonstrate the flexibility and productivity of the framework ICB. The examples used are shown in Figure 1. They are described in more detail below. </w:t>
      </w:r>
    </w:p>
    <w:p w:rsidR="00CA218D" w:rsidP="00CA218D" w:rsidRDefault="00CA218D" w14:paraId="5485DA67" w14:textId="77777777">
      <w:pPr>
        <w:pStyle w:val="Heading2"/>
        <w:rPr>
          <w:rFonts w:eastAsia="Times New Roman"/>
        </w:rPr>
      </w:pPr>
      <w:r>
        <w:rPr>
          <w:rFonts w:eastAsia="Times New Roman"/>
        </w:rPr>
        <w:t>Bioreactor Design</w:t>
      </w:r>
    </w:p>
    <w:p w:rsidR="001A5131" w:rsidP="6CD06139" w:rsidRDefault="4C852D9A" w14:paraId="4C483E8C" w14:textId="34D4E58B">
      <w:pPr>
        <w:pStyle w:val="Normal"/>
      </w:pPr>
      <w:r>
        <w:rPr/>
        <w:t xml:space="preserve">Constant cell density, or “steady-state,” perfusion typically requires controlling the cell density by bleeding cells at the same rate as the growth rate of the cells </w:t>
      </w:r>
      <w:r w:rsidR="00591A02">
        <w:fldChar w:fldCharType="begin"/>
      </w:r>
      <w:r w:rsidR="00591A02">
        <w:instrText xml:space="preserve"> ADDIN EN.CITE &lt;EndNote&gt;&lt;Cite&gt;&lt;Author&gt;Wolf&lt;/Author&gt;&lt;Year&gt;2020&lt;/Year&gt;&lt;IDText&gt;Perfuson Cell Culture Process for Biopharmaceuticals&lt;/IDText&gt;&lt;DisplayText&gt;(Wolf, Bielser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591A02">
        <w:fldChar w:fldCharType="separate"/>
      </w:r>
      <w:r w:rsidR="00591A02">
        <w:rPr>
          <w:noProof/>
        </w:rPr>
        <w:t>(Wolf, Bielser et al. 2020)</w:t>
      </w:r>
      <w:r w:rsidR="00591A02">
        <w:fldChar w:fldCharType="end"/>
      </w:r>
      <w:r>
        <w:rPr/>
        <w:t>[ref]. These perfusion systems typically operate between 50 and 75Mcells/</w:t>
      </w:r>
      <w:proofErr w:type="spellStart"/>
      <w:r>
        <w:rPr/>
        <w:t>mL</w:t>
      </w:r>
      <w:r w:rsidR="00591A02">
        <w:rPr/>
        <w:t>.</w:t>
      </w:r>
      <w:proofErr w:type="spellEnd"/>
      <w:r w:rsidR="00591A02">
        <w:rPr/>
        <w:t xml:space="preserve"> </w:t>
      </w:r>
      <w:r>
        <w:rPr/>
        <w:t xml:space="preserve">Dynamic, or non-steady-state perfusion, where the cell density is not directly controlled by a bleed, can reach cell densities of 100-150Mcells/mL </w:t>
      </w:r>
      <w:r w:rsidR="00591A02">
        <w:fldChar w:fldCharType="begin"/>
      </w:r>
      <w:r w:rsidR="00591A02">
        <w:instrText xml:space="preserve"> ADDIN EN.CITE &lt;EndNote&gt;&lt;Cite&gt;&lt;Author&gt;Wolf&lt;/Author&gt;&lt;Year&gt;2020&lt;/Year&gt;&lt;IDText&gt;Perfuson Cell Culture Process for Biopharmaceuticals&lt;/IDText&gt;&lt;DisplayText&gt;(Wolf, Bielser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591A02">
        <w:fldChar w:fldCharType="separate"/>
      </w:r>
      <w:r w:rsidR="00591A02">
        <w:rPr>
          <w:noProof/>
        </w:rPr>
        <w:t>(Wolf, Bielser et al. 2020)</w:t>
      </w:r>
      <w:r w:rsidR="00591A02">
        <w:fldChar w:fldCharType="end"/>
      </w:r>
      <w:r>
        <w:rPr/>
        <w:t xml:space="preserve">. These cell densities would require oxygen transfer rates between 15 and 50 mM/hour </w:t>
      </w:r>
      <w:r w:rsidR="000528EE">
        <w:fldChar w:fldCharType="begin"/>
      </w:r>
      <w:r w:rsidR="000528EE">
        <w:instrText xml:space="preserve"> ADDIN EN.CITE &lt;EndNote&gt;&lt;Cite&gt;&lt;Author&gt;Jorjani&lt;/Author&gt;&lt;Year&gt;1999&lt;/Year&gt;&lt;IDText&gt;Effects of Cell Density and Temperature on Oxygen Consumption Rate for Different Mammalian Cell Lines.&lt;/IDText&gt;&lt;DisplayText&gt;(Jorjani and Ozturk 1999)&lt;/DisplayText&gt;&lt;record&gt;&lt;titles&gt;&lt;title&gt;Effects of Cell Density and Temperature on Oxygen Consumption Rate for Different Mammalian Cell Lines.&lt;/title&gt;&lt;secondary-title&gt;Biotechnology and Bioengineering&lt;/secondary-title&gt;&lt;/titles&gt;&lt;pages&gt;349-356&lt;/pages&gt;&lt;number&gt;3&lt;/number&gt;&lt;contributors&gt;&lt;authors&gt;&lt;author&gt;Jorjani, Parisa&lt;/author&gt;&lt;author&gt;Ozturk, Sadettin S.&lt;/author&gt;&lt;/authors&gt;&lt;/contributors&gt;&lt;added-date format="utc"&gt;1599048676&lt;/added-date&gt;&lt;ref-type name="Journal Article"&gt;17&lt;/ref-type&gt;&lt;dates&gt;&lt;year&gt;1999&lt;/year&gt;&lt;/dates&gt;&lt;rec-number&gt;220&lt;/rec-number&gt;&lt;last-updated-date format="utc"&gt;1600649850&lt;/last-updated-date&gt;&lt;volume&gt;64&lt;/volume&gt;&lt;/record&gt;&lt;/Cite&gt;&lt;/EndNote&gt;</w:instrText>
      </w:r>
      <w:r w:rsidR="000528EE">
        <w:fldChar w:fldCharType="separate"/>
      </w:r>
      <w:r w:rsidR="000528EE">
        <w:rPr>
          <w:noProof/>
        </w:rPr>
        <w:t>(Jorjani and Ozturk 1999)</w:t>
      </w:r>
      <w:r w:rsidR="000528EE">
        <w:fldChar w:fldCharType="end"/>
      </w:r>
      <w:r>
        <w:rPr/>
        <w:t xml:space="preserve">. The gas/liquid transfer coefficient </w:t>
      </w:r>
      <w:proofErr w:type="spellStart"/>
      <w:r w:rsidRPr="6CD06139">
        <w:rPr>
          <w:i w:val="0"/>
          <w:iCs w:val="0"/>
          <w:rPrChange w:author="Nicholas Guros" w:date="2020-09-23T21:05:55.404Z" w:id="1361899216">
            <w:rPr>
              <w:i w:val="1"/>
              <w:iCs w:val="1"/>
            </w:rPr>
          </w:rPrChange>
        </w:rPr>
        <w:t>k</w:t>
      </w:r>
      <w:r w:rsidRPr="6CD06139">
        <w:rPr>
          <w:i w:val="0"/>
          <w:iCs w:val="0"/>
          <w:vertAlign w:val="subscript"/>
          <w:rPrChange w:author="Nicholas Guros" w:date="2020-09-23T21:05:55.412Z" w:id="1299570105">
            <w:rPr>
              <w:i w:val="1"/>
              <w:iCs w:val="1"/>
              <w:vertAlign w:val="subscript"/>
            </w:rPr>
          </w:rPrChange>
        </w:rPr>
        <w:t>L</w:t>
      </w:r>
      <w:ins w:author="Nicholas Guros" w:date="2020-09-23T21:05:37.628Z" w:id="1126440489">
        <w:r w:rsidR="6CD06139">
          <w:t>a</w:t>
        </w:r>
        <w:r w:rsidRPr="6CD06139">
          <w:rPr>
            <w:i w:val="1"/>
            <w:iCs w:val="1"/>
            <w:vertAlign w:val="subscript"/>
          </w:rPr>
          <w:t xml:space="preserve"> </w:t>
        </w:r>
      </w:ins>
      <w:del w:author="Nicholas Guros" w:date="2020-09-23T21:05:27.015Z" w:id="1115756922">
        <w:r w:rsidRPr="6CD06139" w:rsidDel="6CD06139">
          <w:rPr>
            <w:i w:val="1"/>
            <w:iCs w:val="1"/>
            <w:vertAlign w:val="subscript"/>
          </w:rPr>
          <w:delText>A</w:delText>
        </w:r>
      </w:del>
      <w:r w:rsidRPr="6CD06139">
        <w:rPr>
          <w:i w:val="1"/>
          <w:iCs w:val="1"/>
        </w:rPr>
        <w:t xml:space="preserve"> </w:t>
      </w:r>
      <w:r w:rsidRPr="6CD06139">
        <w:rPr/>
        <w:t>between 15 and 70 hour</w:t>
      </w:r>
      <w:r w:rsidRPr="6CD06139">
        <w:rPr>
          <w:vertAlign w:val="superscript"/>
        </w:rPr>
        <w:t xml:space="preserve">-1</w:t>
      </w:r>
      <w:r w:rsidR="000528EE">
        <w:rPr/>
        <w:t xml:space="preserve"> would be required</w:t>
      </w:r>
      <w:r w:rsidR="004155A0">
        <w:fldChar w:fldCharType="begin"/>
      </w:r>
      <w:r w:rsidR="004155A0">
        <w:instrText xml:space="preserve"> ADDIN EN.CITE &lt;EndNote&gt;&lt;Cite&gt;&lt;Author&gt;Moutafchieva&lt;/Author&gt;&lt;Year&gt;2013&lt;/Year&gt;&lt;IDText&gt;EXPERIMENTAL DETERMINATION OF THE VOLUMETRIC MASS TRANSFER COEFFICIENT&lt;/IDText&gt;&lt;DisplayText&gt;(Moutafchieva, Popova et al. 2013)&lt;/DisplayText&gt;&lt;record&gt;&lt;titles&gt;&lt;title&gt;EXPERIMENTAL DETERMINATION OF THE VOLUMETRIC MASS TRANSFER COEFFICIENT&lt;/title&gt;&lt;secondary-title&gt;Journal of Chemical Technology and Metallurgy&lt;/secondary-title&gt;&lt;/titles&gt;&lt;pages&gt;351-356&lt;/pages&gt;&lt;number&gt;4&lt;/number&gt;&lt;contributors&gt;&lt;authors&gt;&lt;author&gt;Moutafchieva, D.&lt;/author&gt;&lt;author&gt;Popova, D.&lt;/author&gt;&lt;author&gt;Dimitrova, M.&lt;/author&gt;&lt;author&gt;Tchaoushev, S.&lt;/author&gt;&lt;/authors&gt;&lt;/contributors&gt;&lt;added-date format="utc"&gt;1599048676&lt;/added-date&gt;&lt;ref-type name="Journal Article"&gt;17&lt;/ref-type&gt;&lt;dates&gt;&lt;year&gt;2013&lt;/year&gt;&lt;/dates&gt;&lt;rec-number&gt;219&lt;/rec-number&gt;&lt;last-updated-date format="utc"&gt;1600808040&lt;/last-updated-date&gt;&lt;volume&gt;48&lt;/volume&gt;&lt;/record&gt;&lt;/Cite&gt;&lt;/EndNote&gt;</w:instrText>
      </w:r>
      <w:r w:rsidR="004155A0">
        <w:fldChar w:fldCharType="separate"/>
      </w:r>
      <w:r w:rsidRPr="6CD06139" w:rsidR="004155A0">
        <w:rPr>
          <w:noProof/>
        </w:rPr>
        <w:t>￼</w:t>
      </w:r>
      <w:r w:rsidR="004155A0">
        <w:fldChar w:fldCharType="end"/>
      </w:r>
      <w:r w:rsidR="004155A0">
        <w:rPr/>
        <w:t>￼</w:t>
      </w:r>
      <w:r>
        <w:rPr/>
        <w:t xml:space="preserve">.</w:t>
      </w:r>
      <w:r w:rsidR="00275CCA">
        <w:rPr/>
        <w:t xml:space="preserve">  Today, there are a few examples of perfusion cell culture at 240Mcells/mL</w:t>
      </w:r>
      <w:r w:rsidR="00275CCA">
        <w:fldChar w:fldCharType="begin">
          <w:fldData xml:space="preserve">PEVuZE5vdGU+PENpdGU+PEF1dGhvcj5DbGluY2tlPC9BdXRob3I+PFllYXI+MjAxMzwvWWVhcj48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=
</w:fldData>
        </w:fldChar>
      </w:r>
      <w:r w:rsidR="00275CCA">
        <w:instrText xml:space="preserve"> ADDIN EN.CITE </w:instrText>
      </w:r>
      <w:r w:rsidR="00275CCA">
        <w:fldChar w:fldCharType="begin">
          <w:fldData xml:space="preserve">PEVuZE5vdGU+PENpdGU+PEF1dGhvcj5DbGluY2tlPC9BdXRob3I+PFllYXI+MjAxMzwvWWVhcj48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=
</w:fldData>
        </w:fldChar>
      </w:r>
      <w:r w:rsidR="00275CCA">
        <w:instrText xml:space="preserve"> ADDIN EN.CITE.DATA </w:instrText>
      </w:r>
      <w:r w:rsidR="00275CCA">
        <w:fldChar w:fldCharType="end"/>
      </w:r>
      <w:r w:rsidR="00275CCA">
        <w:fldChar w:fldCharType="separate"/>
      </w:r>
      <w:r w:rsidRPr="6CD06139" w:rsidR="00275CCA">
        <w:rPr>
          <w:noProof/>
        </w:rPr>
        <w:t>￼</w:t>
      </w:r>
      <w:r w:rsidR="00275CCA">
        <w:fldChar w:fldCharType="end"/>
      </w:r>
      <w:r w:rsidR="004155A0">
        <w:rPr/>
        <w:t>￼</w:t>
      </w:r>
      <w:r>
        <w:rPr/>
        <w:t xml:space="preserve">.</w:t>
      </w:r>
      <w:r>
        <w:rPr/>
        <w:t xml:space="preserve"> If the industry is to expand to this cell density, a </w:t>
      </w:r>
      <w:proofErr w:type="spellStart"/>
      <w:r w:rsidRPr="6CD06139">
        <w:rPr/>
        <w:t>k</w:t>
      </w:r>
      <w:r w:rsidRPr="6CD06139">
        <w:rPr>
          <w:vertAlign w:val="subscript"/>
        </w:rPr>
        <w:t>L</w:t>
      </w:r>
      <w:r>
        <w:rPr/>
        <w:t xml:space="preserve">a</w:t>
      </w:r>
      <w:proofErr w:type="spellEnd"/>
      <w:r w:rsidRPr="6CD06139">
        <w:rPr/>
        <w:t xml:space="preserve"> of over 100 hr</w:t>
      </w:r>
      <w:r w:rsidRPr="6CD06139">
        <w:rPr>
          <w:vertAlign w:val="superscript"/>
        </w:rPr>
        <w:t xml:space="preserve">-1</w:t>
      </w:r>
      <w:r w:rsidR="6CD06139">
        <w:rPr/>
        <w:t xml:space="preserve">, or lower </w:t>
      </w:r>
      <w:ins w:author="Nicholas Guros" w:date="2020-09-23T21:06:57.958Z" w:id="109649200">
        <w:r w:rsidR="6CD06139">
          <w:t xml:space="preserve">cell-specific </w:t>
        </w:r>
      </w:ins>
      <w:r w:rsidR="6CD06139">
        <w:rPr/>
        <w:t xml:space="preserve">oxygen uptake rates would be required. </w:t>
      </w:r>
    </w:p>
    <w:p w:rsidR="009805E1" w:rsidP="006A53EE" w:rsidRDefault="4C852D9A" w14:paraId="13B4062F" w14:textId="14022D50">
      <w:pPr>
        <w:rPr>
          <w:ins w:author="Nicholas Guros" w:date="2020-09-23T21:40:29.523Z" w:id="1483230321"/>
        </w:rPr>
      </w:pPr>
      <w:r>
        <w:rPr/>
        <w:t xml:space="preserve">The amount of material made in a process depends upon the cell line, which is often the same cell line used in fed-batch processing. In these scenarios, the cell specific productivity, </w:t>
      </w:r>
      <w:proofErr w:type="spellStart"/>
      <w:r>
        <w:rPr/>
        <w:t>Qp</w:t>
      </w:r>
      <w:proofErr w:type="spellEnd"/>
      <w:r>
        <w:rPr/>
        <w:t>, is assumed to be 20 and 40pg/cell/day</w:t>
      </w:r>
      <w:r w:rsidR="00591A02">
        <w:rPr/>
        <w:t xml:space="preserve">, though productivities as high as 90pg/cell/day have been reported </w:t>
      </w:r>
      <w:r w:rsidR="00591A02">
        <w:fldChar w:fldCharType="begin">
          <w:fldData xml:space="preserve">PEVuZE5vdGU+PENpdGU+PEF1dGhvcj5BbGxkcmVhZDwvQXV0aG9yPjxZZWFyPjIwMTQ8L1llYXI+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=
</w:fldData>
        </w:fldChar>
      </w:r>
      <w:r w:rsidR="00275CCA">
        <w:instrText xml:space="preserve"> ADDIN EN.CITE </w:instrText>
      </w:r>
      <w:r w:rsidR="00275CCA">
        <w:fldChar w:fldCharType="begin">
          <w:fldData xml:space="preserve">PEVuZE5vdGU+PENpdGU+PEF1dGhvcj5BbGxkcmVhZDwvQXV0aG9yPjxZZWFyPjIwMTQ8L1llYXI+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=
</w:fldData>
        </w:fldChar>
      </w:r>
      <w:r w:rsidR="00275CCA">
        <w:instrText xml:space="preserve"> ADDIN EN.CITE.DATA </w:instrText>
      </w:r>
      <w:r w:rsidR="00275CCA">
        <w:fldChar w:fldCharType="end"/>
      </w:r>
      <w:r w:rsidR="00591A02">
        <w:fldChar w:fldCharType="separate"/>
      </w:r>
      <w:r w:rsidR="00275CCA">
        <w:rPr>
          <w:noProof/>
        </w:rPr>
        <w:t>(Li, Shen et al. 2010, Li, Vijayasankaran et al. 2010, Alldread, Birch et al. 2014, Wolf, Bielser et al. 2020)</w:t>
      </w:r>
      <w:r w:rsidR="00591A02">
        <w:fldChar w:fldCharType="end"/>
      </w:r>
      <w:r>
        <w:rPr/>
        <w:t xml:space="preserve">. The </w:t>
      </w:r>
      <w:proofErr w:type="spellStart"/>
      <w:r>
        <w:rPr/>
        <w:t>Qp</w:t>
      </w:r>
      <w:proofErr w:type="spellEnd"/>
      <w:r>
        <w:rPr/>
        <w:t xml:space="preserve"> range represents low to moderate productivity monoclonal antibody-producing cell</w:t>
      </w:r>
      <w:r w:rsidR="002A510F">
        <w:rPr/>
        <w:t xml:space="preserve"> </w:t>
      </w:r>
      <w:r w:rsidR="002A510F">
        <w:fldChar w:fldCharType="begin"/>
      </w:r>
      <w:r w:rsidR="002A510F">
        <w:instrText xml:space="preserve"> ADDIN EN.CITE &lt;EndNote&gt;&lt;Cite&gt;&lt;Author&gt;Jostock&lt;/Author&gt;&lt;Year&gt;2011&lt;/Year&gt;&lt;IDText&gt;Expression of antibody in mammalian cells&lt;/IDText&gt;&lt;DisplayText&gt;(Jostock 2011, Wolf, Bielser et al. 2020)&lt;/DisplayText&gt;&lt;record&gt;&lt;titles&gt;&lt;title&gt;Expression of antibody in mammalian cells&lt;/title&gt;&lt;secondary-title&gt;Antibody Expression and Production&lt;/secondary-title&gt;&lt;/titles&gt;&lt;pages&gt;1-24&lt;/pages&gt;&lt;contributors&gt;&lt;authors&gt;&lt;author&gt;Jostock, Thomas&lt;/author&gt;&lt;/authors&gt;&lt;/contributors&gt;&lt;added-date format="utc"&gt;1599747322&lt;/added-date&gt;&lt;ref-type name="Book Section"&gt;5&lt;/ref-type&gt;&lt;dates&gt;&lt;year&gt;2011&lt;/year&gt;&lt;/dates&gt;&lt;rec-number&gt;242&lt;/rec-number&gt;&lt;publisher&gt;Springer&lt;/publisher&gt;&lt;last-updated-date format="utc"&gt;1599749422&lt;/last-updated-date&gt;&lt;/record&gt;&lt;/Cite&gt;&lt;Cite&gt;&lt;Author&gt;Wolf&lt;/Author&gt;&lt;Year&gt;2020&lt;/Year&gt;&lt;IDText&gt;Perfuson Cell Culture Process for Biopharmaceuticals&lt;/IDText&gt;&lt;record&gt;&lt;titles&gt;&lt;title&gt;Perfuson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2A510F">
        <w:fldChar w:fldCharType="separate"/>
      </w:r>
      <w:r w:rsidR="002A510F">
        <w:rPr>
          <w:noProof/>
        </w:rPr>
        <w:t>(Jostock 2011, Wolf, Bielser et al. 2020)</w:t>
      </w:r>
      <w:r w:rsidR="002A510F">
        <w:fldChar w:fldCharType="end"/>
      </w:r>
      <w:r>
        <w:rPr/>
        <w:t xml:space="preserve">.  </w:t>
      </w:r>
    </w:p>
    <w:p w:rsidR="009805E1" w:rsidP="67C4E83A" w:rsidRDefault="4C852D9A" w14:paraId="6B9F8010" w14:textId="106C4599">
      <w:pPr>
        <w:pStyle w:val="Normal"/>
        <w:spacing w:line="240" w:lineRule="auto"/>
        <w:rPr>
          <w:del w:author="Nicholas Guros" w:date="2020-09-23T21:40:30Z" w:id="1656611492"/>
        </w:rPr>
        <w:pPrChange w:author="Nicholas Guros" w:date="2020-09-23T21:43:37Z">
          <w:pPr>
            <w:pStyle w:val="Normal"/>
          </w:pPr>
        </w:pPrChange>
      </w:pPr>
      <w:ins w:author="Nicholas Guros" w:date="2020-09-23T21:40:36Z" w:id="1203127301">
        <w:r w:rsidR="67C4E83A">
          <w:t>The g</w:t>
        </w:r>
      </w:ins>
      <w:ins w:author="Nicholas Guros" w:date="2020-09-23T21:41:59Z" w:id="657679151">
        <w:r w:rsidR="67C4E83A">
          <w:t>assing strategy for</w:t>
        </w:r>
      </w:ins>
      <w:ins w:author="Nicholas Guros" w:date="2020-09-23T21:47:52Z" w:id="587821103">
        <w:r w:rsidR="67C4E83A">
          <w:t xml:space="preserve"> a</w:t>
        </w:r>
      </w:ins>
      <w:ins w:author="Nicholas Guros" w:date="2020-09-23T21:41:59Z" w:id="832218069">
        <w:r w:rsidR="67C4E83A">
          <w:t xml:space="preserve"> perfusion culture</w:t>
        </w:r>
      </w:ins>
      <w:ins w:author="Nicholas Guros" w:date="2020-09-23T21:42:48Z" w:id="181640143">
        <w:r w:rsidR="67C4E83A">
          <w:t xml:space="preserve"> is</w:t>
        </w:r>
      </w:ins>
      <w:ins w:author="Nicholas Guros" w:date="2020-09-23T21:41:59Z" w:id="624062621">
        <w:r w:rsidR="67C4E83A">
          <w:t xml:space="preserve"> </w:t>
        </w:r>
      </w:ins>
      <w:ins w:author="Nicholas Guros" w:date="2020-09-23T21:46:54Z" w:id="145301290">
        <w:r w:rsidR="67C4E83A">
          <w:t>a</w:t>
        </w:r>
      </w:ins>
      <w:ins w:author="Nicholas Guros" w:date="2020-09-23T22:00:59Z" w:id="461587340">
        <w:r w:rsidR="67C4E83A">
          <w:t xml:space="preserve"> thre</w:t>
        </w:r>
      </w:ins>
      <w:ins w:author="Nicholas Guros" w:date="2020-09-23T22:01:01Z" w:id="1443089763">
        <w:r w:rsidR="67C4E83A">
          <w:t>e-fold</w:t>
        </w:r>
      </w:ins>
      <w:ins w:author="Nicholas Guros" w:date="2020-09-23T21:46:54Z" w:id="549657318">
        <w:r w:rsidR="67C4E83A">
          <w:t xml:space="preserve"> </w:t>
        </w:r>
      </w:ins>
      <w:ins w:author="Nicholas Guros" w:date="2020-09-23T21:42:06Z" w:id="1159023070">
        <w:r w:rsidR="67C4E83A">
          <w:t xml:space="preserve">balancing act between </w:t>
        </w:r>
      </w:ins>
      <w:ins w:author="Nicholas Guros" w:date="2020-09-23T21:44:50Z" w:id="1867399201">
        <w:r w:rsidR="67C4E83A">
          <w:t xml:space="preserve">control of </w:t>
        </w:r>
      </w:ins>
      <w:ins w:author="Nicholas Guros" w:date="2020-09-23T21:42:06Z" w:id="914200159">
        <w:r w:rsidR="67C4E83A">
          <w:t>dissolved oxygen (DO)</w:t>
        </w:r>
        <w:r w:rsidR="67C4E83A">
          <w:t>,</w:t>
        </w:r>
        <w:r w:rsidR="67C4E83A">
          <w:t xml:space="preserve"> pCO</w:t>
        </w:r>
        <w:r w:rsidRPr="67C4E83A" w:rsidR="67C4E83A">
          <w:rPr>
            <w:vertAlign w:val="subscript"/>
          </w:rPr>
          <w:t>2</w:t>
        </w:r>
        <w:r w:rsidR="67C4E83A">
          <w:t xml:space="preserve"> accumulation</w:t>
        </w:r>
      </w:ins>
      <w:ins w:author="Nicholas Guros" w:date="2020-09-23T22:00:49Z" w:id="463313014">
        <w:r w:rsidR="67C4E83A">
          <w:t xml:space="preserve"> (</w:t>
        </w:r>
        <w:r w:rsidR="67C4E83A">
          <w:t>i</w:t>
        </w:r>
        <w:r w:rsidR="67C4E83A">
          <w:t xml:space="preserve">.e. </w:t>
        </w:r>
      </w:ins>
      <w:ins w:author="Nicholas Guros" w:date="2020-09-23T21:45:00Z" w:id="874575803">
        <w:r w:rsidR="67C4E83A">
          <w:t>pH</w:t>
        </w:r>
      </w:ins>
      <w:ins w:author="Nicholas Guros" w:date="2020-09-23T22:00:53Z" w:id="1902191607">
        <w:r w:rsidR="67C4E83A">
          <w:t xml:space="preserve"> and subsequent</w:t>
        </w:r>
      </w:ins>
      <w:ins w:author="Nicholas Guros" w:date="2020-09-23T21:45:00Z" w:id="782916868">
        <w:r w:rsidR="67C4E83A">
          <w:t xml:space="preserve"> </w:t>
        </w:r>
      </w:ins>
      <w:ins w:author="Nicholas Guros" w:date="2020-09-23T21:42:06Z" w:id="2106669579">
        <w:r w:rsidR="67C4E83A">
          <w:t>base utilization</w:t>
        </w:r>
      </w:ins>
      <w:ins w:author="Nicholas Guros" w:date="2020-09-23T22:00:57Z" w:id="806181068">
        <w:r w:rsidR="67C4E83A">
          <w:t>)</w:t>
        </w:r>
      </w:ins>
      <w:ins w:author="Nicholas Guros" w:date="2020-09-23T21:42:06Z" w:id="167400803">
        <w:r w:rsidR="67C4E83A">
          <w:t>, and foam formation</w:t>
        </w:r>
      </w:ins>
      <w:ins w:author="Nicholas Guros" w:date="2020-09-23T21:43:03Z" w:id="1978628057">
        <w:r w:rsidR="67C4E83A">
          <w:t xml:space="preserve">. </w:t>
        </w:r>
      </w:ins>
      <w:ins w:author="Nicholas Guros" w:date="2020-09-23T21:44:45Z" w:id="402511714">
        <w:r w:rsidR="67C4E83A">
          <w:t xml:space="preserve">Achieving desired </w:t>
        </w:r>
      </w:ins>
      <w:ins w:author="Nicholas Guros" w:date="2020-09-23T21:45:25Z" w:id="1748287561">
        <w:r w:rsidR="67C4E83A">
          <w:t xml:space="preserve">control in any one aspect </w:t>
        </w:r>
      </w:ins>
      <w:ins w:author="Nicholas Guros" w:date="2020-09-24T14:17:38Z" w:id="463230941">
        <w:r w:rsidR="67C4E83A">
          <w:t xml:space="preserve">can </w:t>
        </w:r>
      </w:ins>
      <w:ins w:author="Nicholas Guros" w:date="2020-09-23T21:45:25Z" w:id="986449971">
        <w:r w:rsidR="67C4E83A">
          <w:t>result</w:t>
        </w:r>
        <w:r w:rsidR="67C4E83A">
          <w:t xml:space="preserve"> in an undesirable result </w:t>
        </w:r>
      </w:ins>
      <w:ins w:author="Nicholas Guros" w:date="2020-09-23T21:46:24Z" w:id="950719570">
        <w:r w:rsidR="67C4E83A">
          <w:t>in another aspect</w:t>
        </w:r>
      </w:ins>
      <w:ins w:author="Nicholas Guros" w:date="2020-09-23T21:47:42Z" w:id="777359668">
        <w:r w:rsidR="67C4E83A">
          <w:t>, as is subsequently presented</w:t>
        </w:r>
      </w:ins>
      <w:ins w:author="Nicholas Guros" w:date="2020-09-23T21:46:24Z" w:id="872790088">
        <w:r w:rsidR="67C4E83A">
          <w:t>. Principally,</w:t>
        </w:r>
      </w:ins>
    </w:p>
    <w:p w:rsidR="009805E1" w:rsidP="4637320E" w:rsidRDefault="009805E1" w14:paraId="78728C9C" w14:textId="56A6C431">
      <w:pPr>
        <w:pStyle w:val="Normal"/>
        <w:spacing w:line="240" w:lineRule="auto"/>
        <w:rPr>
          <w:ins w:author="Nicholas Guros" w:date="2020-09-23T22:02:03Z" w:id="1006020847"/>
        </w:rPr>
      </w:pPr>
      <w:del w:author="Nicholas Guros" w:date="2020-09-23T21:46:27Z" w:id="996121181">
        <w:r w:rsidDel="67C4E83A">
          <w:delText>T</w:delText>
        </w:r>
      </w:del>
      <w:ins w:author="Nicholas Guros" w:date="2020-09-23T21:46:27Z" w:id="18083385">
        <w:r w:rsidR="67C4E83A">
          <w:t>t</w:t>
        </w:r>
      </w:ins>
      <w:r w:rsidR="67C4E83A">
        <w:rPr/>
        <w:t xml:space="preserve">he supply of oxygen to the cells can easily be </w:t>
      </w:r>
      <w:ins w:author="Nicholas Guros" w:date="2020-09-23T21:46:43Z" w:id="2053064951">
        <w:r w:rsidR="67C4E83A">
          <w:t>the</w:t>
        </w:r>
      </w:ins>
      <w:del w:author="Nicholas Guros" w:date="2020-09-23T21:46:43Z" w:id="1401062215">
        <w:r w:rsidDel="67C4E83A">
          <w:delText>a</w:delText>
        </w:r>
      </w:del>
      <w:r w:rsidR="67C4E83A">
        <w:rPr/>
        <w:t xml:space="preserve"> limiting factor </w:t>
      </w:r>
      <w:del w:author="Nicholas Guros" w:date="2020-09-23T21:09:43Z" w:id="777966858">
        <w:r w:rsidDel="67C4E83A">
          <w:delText xml:space="preserve">for </w:delText>
        </w:r>
      </w:del>
      <w:ins w:author="Nicholas Guros" w:date="2020-09-23T21:48:20Z" w:id="665298063">
        <w:r w:rsidR="67C4E83A">
          <w:t>in</w:t>
        </w:r>
      </w:ins>
      <w:del w:author="Nicholas Guros" w:date="2020-09-23T21:46:36Z" w:id="897974056">
        <w:r w:rsidDel="67C4E83A">
          <w:delText>achiev</w:delText>
        </w:r>
      </w:del>
      <w:ins w:author="Nicholas Guros" w:date="2020-09-23T21:46:36Z" w:id="485842970">
        <w:r w:rsidR="67C4E83A">
          <w:t>achiev</w:t>
        </w:r>
      </w:ins>
      <w:ins w:author="Nicholas Guros" w:date="2020-09-23T21:48:25Z" w:id="1279370414">
        <w:r w:rsidR="67C4E83A">
          <w:t>ing</w:t>
        </w:r>
      </w:ins>
      <w:del w:author="Nicholas Guros" w:date="2020-09-23T21:48:27Z" w:id="141027466">
        <w:r w:rsidDel="67C4E83A">
          <w:delText>ing</w:delText>
        </w:r>
      </w:del>
      <w:r w:rsidR="67C4E83A">
        <w:rPr/>
        <w:t xml:space="preserve"> high cell densities</w:t>
      </w:r>
      <w:ins w:author="Nicholas Guros" w:date="2020-09-23T21:09:49Z" w:id="1854834481">
        <w:r w:rsidR="67C4E83A">
          <w:t xml:space="preserve"> </w:t>
        </w:r>
      </w:ins>
      <w:ins w:author="Nicholas Guros" w:date="2020-09-23T21:10:57Z" w:id="1686121443">
        <w:r w:rsidR="67C4E83A">
          <w:t xml:space="preserve">(Ozturk, </w:t>
        </w:r>
      </w:ins>
      <w:ins w:author="Nicholas Guros" w:date="2020-09-23T21:11:07Z" w:id="228524817">
        <w:r w:rsidR="67C4E83A">
          <w:t>1996</w:t>
        </w:r>
      </w:ins>
      <w:ins w:author="Nicholas Guros" w:date="2020-09-23T21:14:54Z" w:id="921171533">
        <w:r w:rsidR="67C4E83A">
          <w:t>, Zhu, Marie et al. 2017</w:t>
        </w:r>
      </w:ins>
      <w:ins w:author="Nicholas Guros" w:date="2020-09-23T21:11:07Z" w:id="2133668898">
        <w:r w:rsidR="67C4E83A">
          <w:t>)</w:t>
        </w:r>
      </w:ins>
      <w:r w:rsidR="67C4E83A">
        <w:rPr/>
        <w:t xml:space="preserve">. </w:t>
      </w:r>
      <w:del w:author="Nicholas Guros" w:date="2020-09-23T21:49:21Z" w:id="1980507435">
        <w:r w:rsidDel="67C4E83A">
          <w:delText xml:space="preserve">The </w:delText>
        </w:r>
      </w:del>
      <w:ins w:author="Nicholas Guros" w:date="2020-09-23T21:51:46Z" w:id="950477306">
        <w:r w:rsidR="67C4E83A">
          <w:t>To meet this higher oxygen demand</w:t>
        </w:r>
      </w:ins>
      <w:ins w:author="Nicholas Guros" w:date="2020-09-23T21:52:25Z" w:id="1873028852">
        <w:r w:rsidR="67C4E83A">
          <w:t xml:space="preserve"> there are two</w:t>
        </w:r>
      </w:ins>
      <w:ins w:author="Nicholas Guros" w:date="2020-09-23T21:54:17Z" w:id="1849211298">
        <w:r w:rsidR="67C4E83A">
          <w:t xml:space="preserve"> </w:t>
        </w:r>
      </w:ins>
      <w:ins w:author="Nicholas Guros" w:date="2020-09-23T21:52:25Z" w:id="934839366">
        <w:r w:rsidR="67C4E83A">
          <w:t>aspects</w:t>
        </w:r>
      </w:ins>
      <w:ins w:author="Nicholas Guros" w:date="2020-09-23T21:54:19Z" w:id="1993307742">
        <w:r w:rsidR="67C4E83A">
          <w:t xml:space="preserve"> of gassing</w:t>
        </w:r>
      </w:ins>
      <w:ins w:author="Nicholas Guros" w:date="2020-09-23T21:52:25Z" w:id="1399063565">
        <w:r w:rsidR="67C4E83A">
          <w:t xml:space="preserve"> that need to be consider</w:t>
        </w:r>
      </w:ins>
      <w:ins w:author="Nicholas Guros" w:date="2020-09-23T21:54:43Z" w:id="2075590191">
        <w:r w:rsidR="67C4E83A">
          <w:t>ed</w:t>
        </w:r>
      </w:ins>
      <w:ins w:author="Nicholas Guros" w:date="2020-09-23T21:52:25Z" w:id="591326570">
        <w:r w:rsidR="67C4E83A">
          <w:t xml:space="preserve">: mass-flow controller </w:t>
        </w:r>
      </w:ins>
      <w:ins w:author="Nicholas Guros" w:date="2020-09-23T21:53:36Z" w:id="1448419341">
        <w:r w:rsidR="67C4E83A">
          <w:t>capacity</w:t>
        </w:r>
      </w:ins>
      <w:ins w:author="Nicholas Guros" w:date="2020-09-23T21:52:25Z" w:id="2022245930">
        <w:r w:rsidR="67C4E83A">
          <w:t xml:space="preserve"> </w:t>
        </w:r>
        <w:r w:rsidR="67C4E83A">
          <w:t>and sparger design. Generally,</w:t>
        </w:r>
      </w:ins>
      <w:ins w:author="Nicholas Guros" w:date="2020-09-23T21:49:26Z" w:id="26037001">
        <w:r w:rsidR="67C4E83A">
          <w:t xml:space="preserve"> </w:t>
        </w:r>
      </w:ins>
      <w:r w:rsidR="67C4E83A">
        <w:rPr/>
        <w:t>mass-flow controllers delivering air and O</w:t>
      </w:r>
      <w:r w:rsidRPr="67C4E83A" w:rsidR="67C4E83A">
        <w:rPr>
          <w:vertAlign w:val="subscript"/>
        </w:rPr>
        <w:t>2</w:t>
      </w:r>
      <w:r w:rsidR="67C4E83A">
        <w:rPr/>
        <w:t xml:space="preserve"> </w:t>
      </w:r>
      <w:ins w:author="Nicholas Guros" w:date="2020-09-24T15:50:47Z" w:id="14239340">
        <w:r w:rsidR="67C4E83A">
          <w:t>for perfusion processe</w:t>
        </w:r>
      </w:ins>
      <w:ins w:author="Nicholas Guros" w:date="2020-09-24T15:50:59Z" w:id="792918211">
        <w:r w:rsidR="67C4E83A">
          <w:t xml:space="preserve">s </w:t>
        </w:r>
      </w:ins>
      <w:r w:rsidR="67C4E83A">
        <w:rPr/>
        <w:t>require</w:t>
      </w:r>
      <w:ins w:author="Nicholas Guros" w:date="2020-09-24T15:51:00Z" w:id="1890273223">
        <w:r w:rsidR="67C4E83A">
          <w:t>s</w:t>
        </w:r>
      </w:ins>
      <w:r w:rsidR="67C4E83A">
        <w:rPr/>
        <w:t xml:space="preserve"> significantly higher flow</w:t>
      </w:r>
      <w:ins w:author="Nicholas Guros" w:date="2020-09-23T21:08:28Z" w:id="860783426">
        <w:r w:rsidR="67C4E83A">
          <w:t xml:space="preserve"> capacity</w:t>
        </w:r>
      </w:ins>
      <w:ins w:author="Nicholas Guros" w:date="2020-09-23T21:53:55Z" w:id="979858822">
        <w:r w:rsidR="67C4E83A">
          <w:t xml:space="preserve"> than fed-batch processes</w:t>
        </w:r>
      </w:ins>
      <w:r w:rsidR="67C4E83A">
        <w:rPr/>
        <w:t xml:space="preserve">, </w:t>
      </w:r>
      <w:del w:author="Nicholas Guros" w:date="2020-09-23T21:09:01Z" w:id="1912251107">
        <w:r w:rsidDel="67C4E83A">
          <w:delText xml:space="preserve">going </w:delText>
        </w:r>
      </w:del>
      <w:ins w:author="Nicholas Guros" w:date="2020-09-23T21:09:02Z" w:id="1710690994">
        <w:r w:rsidR="67C4E83A">
          <w:t xml:space="preserve">ranging </w:t>
        </w:r>
      </w:ins>
      <w:r w:rsidR="67C4E83A">
        <w:rPr/>
        <w:t xml:space="preserve">from 0.05vvm to 0.2vvm. </w:t>
      </w:r>
      <w:del w:author="Nicholas Guros" w:date="2020-09-23T21:44:24Z" w:id="1213306714">
        <w:r w:rsidDel="67C4E83A">
          <w:delText xml:space="preserve">The sparger selection </w:delText>
        </w:r>
      </w:del>
      <w:del w:author="Nicholas Guros" w:date="2020-09-23T21:17:07Z" w:id="961707163">
        <w:r w:rsidDel="67C4E83A">
          <w:delText xml:space="preserve">and </w:delText>
        </w:r>
      </w:del>
      <w:del w:author="Nicholas Guros" w:date="2020-09-23T21:44:24Z" w:id="1451467247">
        <w:r w:rsidDel="67C4E83A">
          <w:delText>gassing strategy for a perfusion bioreactor</w:delText>
        </w:r>
      </w:del>
      <w:ins w:author="Nicholas Guros" w:date="2020-09-23T21:17:18Z" w:id="1338371452">
        <w:r w:rsidR="67C4E83A">
          <w:t>s</w:t>
        </w:r>
      </w:ins>
      <w:del w:author="Nicholas Guros" w:date="2020-09-23T21:17:20Z" w:id="570065118">
        <w:r w:rsidDel="67C4E83A">
          <w:delText xml:space="preserve"> impact </w:delText>
        </w:r>
      </w:del>
      <w:ins w:author="Nicholas Guros" w:date="2020-09-23T21:17:21Z" w:id="916679631">
        <w:r w:rsidR="67C4E83A">
          <w:t xml:space="preserve"> </w:t>
        </w:r>
      </w:ins>
      <w:del w:author="Nicholas Guros" w:date="2020-09-23T21:17:34Z" w:id="769299752">
        <w:r w:rsidDel="67C4E83A">
          <w:delText>the</w:delText>
        </w:r>
      </w:del>
      <w:del w:author="Nicholas Guros" w:date="2020-09-23T21:44:06Z" w:id="2041550252">
        <w:r w:rsidDel="67C4E83A">
          <w:delText xml:space="preserve"> </w:delText>
        </w:r>
      </w:del>
      <w:del w:author="Nicholas Guros" w:date="2020-09-23T21:42:17Z" w:id="2098291040">
        <w:r w:rsidDel="67C4E83A">
          <w:delText xml:space="preserve">dissolved oxygen </w:delText>
        </w:r>
        <w:r w:rsidDel="67C4E83A">
          <w:delText>control, pH control, pCO</w:delText>
        </w:r>
        <w:r w:rsidRPr="67C4E83A" w:rsidDel="67C4E83A">
          <w:rPr>
            <w:vertAlign w:val="subscript"/>
            <w:rPrChange w:author="Nicholas Guros" w:date="2020-09-23T21:07:46Z" w:id="479509002"/>
          </w:rPr>
          <w:delText>2</w:delText>
        </w:r>
        <w:r w:rsidDel="67C4E83A">
          <w:delText xml:space="preserve"> accumulation, base utilization, and foam formation</w:delText>
        </w:r>
      </w:del>
      <w:r w:rsidR="67C4E83A">
        <w:rPr/>
        <w:t xml:space="preserve">. </w:t>
      </w:r>
      <w:del w:author="Nicholas Guros" w:date="2020-09-23T21:51:10Z" w:id="272938607">
        <w:r w:rsidDel="67C4E83A">
          <w:delText xml:space="preserve"> </w:delText>
        </w:r>
      </w:del>
      <w:del w:author="Nicholas Guros" w:date="2020-09-23T21:55:09Z" w:id="666389746">
        <w:r w:rsidDel="67C4E83A">
          <w:delText>A</w:delText>
        </w:r>
      </w:del>
      <w:ins w:author="Nicholas Guros" w:date="2020-09-23T21:55:16Z" w:id="136840491">
        <w:r w:rsidR="67C4E83A">
          <w:t>With respect to sparger design,</w:t>
        </w:r>
      </w:ins>
      <w:r w:rsidR="67C4E83A">
        <w:rPr/>
        <w:t xml:space="preserve"> micro-sparger</w:t>
      </w:r>
      <w:ins w:author="Nicholas Guros" w:date="2020-09-23T21:55:28Z" w:id="1752628987">
        <w:r w:rsidR="67C4E83A">
          <w:t>s have been demonstrated to</w:t>
        </w:r>
      </w:ins>
      <w:del w:author="Nicholas Guros" w:date="2020-09-23T21:55:18Z" w:id="351887629">
        <w:r w:rsidDel="67C4E83A">
          <w:delText xml:space="preserve"> design </w:delText>
        </w:r>
      </w:del>
      <w:r w:rsidR="67C4E83A">
        <w:rPr/>
        <w:t>improve</w:t>
      </w:r>
      <w:del w:author="Nicholas Guros" w:date="2020-09-23T21:55:30Z" w:id="497856879">
        <w:r w:rsidDel="67C4E83A">
          <w:delText>s</w:delText>
        </w:r>
      </w:del>
      <w:r w:rsidR="67C4E83A">
        <w:rPr/>
        <w:t xml:space="preserve"> the oxygen transport capacity</w:t>
      </w:r>
      <w:ins w:author="Nicholas Guros" w:date="2020-09-23T21:18:46Z" w:id="1675571345">
        <w:r w:rsidR="67C4E83A">
          <w:t xml:space="preserve"> needed to achieve a desired DO at perfusion-scale cell densities</w:t>
        </w:r>
      </w:ins>
      <w:del w:author="Nicholas Guros" w:date="2020-09-23T21:55:33Z" w:id="1324102048">
        <w:r w:rsidDel="67C4E83A">
          <w:delText>,</w:delText>
        </w:r>
      </w:del>
      <w:ins w:author="Nicholas Guros" w:date="2020-09-23T21:55:33Z" w:id="1792194485">
        <w:r w:rsidR="67C4E83A">
          <w:t>.</w:t>
        </w:r>
      </w:ins>
      <w:del w:author="Nicholas Guros" w:date="2020-09-23T21:55:46Z" w:id="1319865114">
        <w:r w:rsidDel="67C4E83A">
          <w:delText xml:space="preserve"> but</w:delText>
        </w:r>
      </w:del>
      <w:ins w:author="Nicholas Guros" w:date="2020-09-23T21:55:56Z" w:id="264984991">
        <w:r w:rsidR="67C4E83A">
          <w:t xml:space="preserve">However, </w:t>
        </w:r>
        <w:r w:rsidR="67C4E83A">
          <w:t>microspargers</w:t>
        </w:r>
        <w:r w:rsidR="67C4E83A">
          <w:t xml:space="preserve"> </w:t>
        </w:r>
      </w:ins>
      <w:ins w:author="Nicholas Guros" w:date="2020-09-23T21:56:32Z" w:id="1240910273">
        <w:r w:rsidR="67C4E83A">
          <w:t xml:space="preserve">raise </w:t>
        </w:r>
      </w:ins>
      <w:ins w:author="Nicholas Guros" w:date="2020-09-23T21:57:42Z" w:id="1742689036">
        <w:r w:rsidR="67C4E83A">
          <w:t xml:space="preserve">several </w:t>
        </w:r>
      </w:ins>
      <w:ins w:author="Nicholas Guros" w:date="2020-09-23T21:56:32Z" w:id="47357126">
        <w:r w:rsidR="67C4E83A">
          <w:t>concern</w:t>
        </w:r>
      </w:ins>
      <w:ins w:author="Nicholas Guros" w:date="2020-09-23T21:57:49Z" w:id="1244279072">
        <w:r w:rsidR="67C4E83A">
          <w:t xml:space="preserve">s, including </w:t>
        </w:r>
      </w:ins>
      <w:ins w:author="Nicholas Guros" w:date="2020-09-23T21:56:32Z" w:id="1878144762">
        <w:r w:rsidR="67C4E83A">
          <w:t>their potential to cause cell damage due to shear when the microscopic bubbles burst</w:t>
        </w:r>
      </w:ins>
      <w:r w:rsidR="67C4E83A">
        <w:rPr/>
        <w:t xml:space="preserve"> </w:t>
      </w:r>
      <w:ins w:author="Nicholas Guros" w:date="2020-09-23T21:57:15Z" w:id="2032493182">
        <w:r w:rsidR="67C4E83A">
          <w:t>(Wolf, Bielser et al. 2020)</w:t>
        </w:r>
      </w:ins>
      <w:del w:author="Nicholas Guros" w:date="2020-09-23T21:57:38Z" w:id="1268848623">
        <w:r w:rsidDel="67C4E83A">
          <w:delText xml:space="preserve">this </w:delText>
        </w:r>
      </w:del>
      <w:del w:author="Nicholas Guros" w:date="2020-09-23T21:19:11Z" w:id="840507750">
        <w:r w:rsidDel="67C4E83A">
          <w:delText xml:space="preserve">could </w:delText>
        </w:r>
      </w:del>
      <w:del w:author="Nicholas Guros" w:date="2020-09-23T21:57:38Z" w:id="2028001280">
        <w:r w:rsidDel="67C4E83A">
          <w:delText>also</w:delText>
        </w:r>
      </w:del>
      <w:ins w:author="Nicholas Guros" w:date="2020-09-23T21:57:38Z" w:id="181215552">
        <w:r w:rsidR="67C4E83A">
          <w:t>.</w:t>
        </w:r>
      </w:ins>
      <w:ins w:author="Nicholas Guros" w:date="2020-09-23T21:19:18Z" w:id="1028150751">
        <w:r w:rsidR="67C4E83A">
          <w:t xml:space="preserve"> </w:t>
        </w:r>
      </w:ins>
      <w:ins w:author="Nicholas Guros" w:date="2020-09-23T21:57:59Z" w:id="676966509">
        <w:r w:rsidR="67C4E83A">
          <w:t>Microspargers</w:t>
        </w:r>
        <w:r w:rsidR="67C4E83A">
          <w:t xml:space="preserve"> have also </w:t>
        </w:r>
      </w:ins>
      <w:ins w:author="Nicholas Guros" w:date="2020-09-23T21:58:01Z" w:id="1675875222">
        <w:r w:rsidR="67C4E83A">
          <w:t>been observed</w:t>
        </w:r>
      </w:ins>
      <w:del w:author="Nicholas Guros" w:date="2020-09-23T21:58:01Z" w:id="331870792">
        <w:r w:rsidDel="67C4E83A">
          <w:delText xml:space="preserve"> </w:delText>
        </w:r>
      </w:del>
      <w:ins w:author="Nicholas Guros" w:date="2020-09-23T21:58:03Z" w:id="1140625876">
        <w:r w:rsidR="67C4E83A">
          <w:t xml:space="preserve">to </w:t>
        </w:r>
      </w:ins>
      <w:r w:rsidR="67C4E83A">
        <w:rPr/>
        <w:t>cause higher pCO</w:t>
      </w:r>
      <w:r w:rsidRPr="67C4E83A" w:rsidR="67C4E83A">
        <w:rPr>
          <w:vertAlign w:val="subscript"/>
          <w:rPrChange w:author="Nicholas Guros" w:date="2020-09-23T21:18:09Z" w:id="1989543097"/>
        </w:rPr>
        <w:t>2</w:t>
      </w:r>
      <w:r w:rsidR="67C4E83A">
        <w:rPr/>
        <w:t xml:space="preserve"> accumulation</w:t>
      </w:r>
      <w:ins w:author="Nicholas Guros" w:date="2020-09-23T21:58:53Z" w:id="569071700">
        <w:r w:rsidR="67C4E83A">
          <w:t xml:space="preserve"> than </w:t>
        </w:r>
      </w:ins>
      <w:ins w:author="Nicholas Guros" w:date="2020-09-23T21:59:01Z" w:id="1022613026">
        <w:r w:rsidR="67C4E83A">
          <w:t>traditional</w:t>
        </w:r>
      </w:ins>
      <w:ins w:author="Nicholas Guros" w:date="2020-09-23T21:58:53Z" w:id="186033098">
        <w:r w:rsidR="67C4E83A">
          <w:t xml:space="preserve"> macro, i.e. ring or drilled-hole, spargers</w:t>
        </w:r>
      </w:ins>
      <w:ins w:author="Nicholas Guros" w:date="2020-09-23T21:59:13Z" w:id="1571854394">
        <w:r w:rsidR="67C4E83A">
          <w:t xml:space="preserve">, </w:t>
        </w:r>
      </w:ins>
      <w:ins w:author="Nicholas Guros" w:date="2020-09-24T14:18:26Z" w:id="1781849209">
        <w:r w:rsidR="67C4E83A">
          <w:t>which lowers culture pH</w:t>
        </w:r>
      </w:ins>
      <w:ins w:author="Nicholas Guros" w:date="2020-09-23T21:59:13Z" w:id="1931937484">
        <w:r w:rsidR="67C4E83A">
          <w:t>,</w:t>
        </w:r>
      </w:ins>
      <w:r w:rsidR="67C4E83A">
        <w:rPr/>
        <w:t xml:space="preserve"> and </w:t>
      </w:r>
      <w:ins w:author="Nicholas Guros" w:date="2020-09-23T21:19:26Z" w:id="2139530031">
        <w:r w:rsidR="67C4E83A">
          <w:t xml:space="preserve">subsequently </w:t>
        </w:r>
      </w:ins>
      <w:r w:rsidR="67C4E83A">
        <w:rPr/>
        <w:t>more base utilization</w:t>
      </w:r>
      <w:ins w:author="Nicholas Guros" w:date="2020-09-23T21:19:58Z" w:id="2038825611">
        <w:r w:rsidR="67C4E83A">
          <w:t xml:space="preserve"> which can be increase cell stress and</w:t>
        </w:r>
      </w:ins>
      <w:ins w:author="Nicholas Guros" w:date="2020-09-23T21:58:10Z" w:id="2019863499">
        <w:r w:rsidR="67C4E83A">
          <w:t xml:space="preserve"> the</w:t>
        </w:r>
      </w:ins>
      <w:ins w:author="Nicholas Guros" w:date="2020-09-23T21:19:58Z" w:id="743053394">
        <w:r w:rsidR="67C4E83A">
          <w:t xml:space="preserve"> </w:t>
        </w:r>
      </w:ins>
      <w:ins w:author="Nicholas Guros" w:date="2020-09-23T21:20:15Z" w:id="418586988">
        <w:r w:rsidR="67C4E83A">
          <w:t xml:space="preserve">rate of cellular </w:t>
        </w:r>
      </w:ins>
      <w:ins w:author="Nicholas Guros" w:date="2020-09-23T21:19:58Z" w:id="874975659">
        <w:r w:rsidR="67C4E83A">
          <w:t>apoptosis</w:t>
        </w:r>
      </w:ins>
      <w:r w:rsidR="67C4E83A">
        <w:rPr/>
        <w:t>.</w:t>
      </w:r>
      <w:ins w:author="Nicholas Guros" w:date="2020-09-23T21:20:40Z" w:id="2122914096">
        <w:r w:rsidR="67C4E83A">
          <w:t xml:space="preserve"> Additionally, </w:t>
        </w:r>
        <w:r w:rsidR="67C4E83A">
          <w:t>microsparging</w:t>
        </w:r>
        <w:r w:rsidR="67C4E83A">
          <w:t xml:space="preserve"> creates </w:t>
        </w:r>
      </w:ins>
      <w:del w:author="Nicholas Guros" w:date="2020-09-23T21:21:47Z" w:id="1830302432">
        <w:r w:rsidDel="67C4E83A">
          <w:delText xml:space="preserve"> </w:delText>
        </w:r>
      </w:del>
      <w:ins w:author="Nicholas Guros" w:date="2020-09-23T21:21:50Z" w:id="1996828407">
        <w:r w:rsidR="67C4E83A">
          <w:t>a thicker layer of foam</w:t>
        </w:r>
      </w:ins>
      <w:ins w:author="Nicholas Guros" w:date="2020-09-23T21:22:24Z" w:id="1345331966">
        <w:r w:rsidR="67C4E83A">
          <w:t xml:space="preserve"> than traditional </w:t>
        </w:r>
      </w:ins>
      <w:ins w:author="Nicholas Guros" w:date="2020-09-23T21:59:24Z" w:id="197457507">
        <w:r w:rsidR="67C4E83A">
          <w:t xml:space="preserve">spargers </w:t>
        </w:r>
      </w:ins>
      <w:ins w:author="Nicholas Guros" w:date="2020-09-23T21:22:24Z" w:id="57016813">
        <w:r w:rsidR="67C4E83A">
          <w:t>which requires enhanced methods of foam control to manage</w:t>
        </w:r>
      </w:ins>
      <w:ins w:author="Nicholas Guros" w:date="2020-09-24T14:19:02Z" w:id="669854375">
        <w:r w:rsidR="67C4E83A">
          <w:t>,</w:t>
        </w:r>
      </w:ins>
      <w:ins w:author="Nicholas Guros" w:date="2020-09-23T21:59:50Z" w:id="1435576032">
        <w:r w:rsidR="67C4E83A">
          <w:t xml:space="preserve"> and is a concern with respect to fouling bioreactor exhaust</w:t>
        </w:r>
      </w:ins>
      <w:ins w:author="Nicholas Guros" w:date="2020-09-23T21:22:24Z" w:id="1174796084">
        <w:r w:rsidR="67C4E83A">
          <w:t>.</w:t>
        </w:r>
        <w:r w:rsidR="67C4E83A">
          <w:t xml:space="preserve"> </w:t>
        </w:r>
      </w:ins>
    </w:p>
    <w:p w:rsidR="009805E1" w:rsidP="4637320E" w:rsidRDefault="009805E1" w14:paraId="6512E0B3" w14:textId="64FAEE5E">
      <w:pPr>
        <w:pStyle w:val="Normal"/>
        <w:spacing w:line="240" w:lineRule="auto"/>
        <w:rPr>
          <w:ins w:author="Nicholas Guros" w:date="2020-09-23T21:36:46Z" w:id="572170490"/>
        </w:rPr>
      </w:pPr>
      <w:del w:author="Nicholas Guros" w:date="2020-09-23T21:24:28Z" w:id="865015274">
        <w:r w:rsidDel="67C4E83A">
          <w:delText>A</w:delText>
        </w:r>
      </w:del>
      <w:ins w:author="Nicholas Guros" w:date="2020-09-23T22:02:06Z" w:id="1541759263">
        <w:r w:rsidR="67C4E83A">
          <w:t>A</w:t>
        </w:r>
      </w:ins>
      <w:ins w:author="Nicholas Guros" w:date="2020-09-23T21:24:31Z" w:id="187933108">
        <w:r w:rsidR="67C4E83A">
          <w:t xml:space="preserve"> </w:t>
        </w:r>
        <w:del w:author="Jon Coffman" w:date="2020-09-24T17:53:49Z" w:id="1375024136">
          <w:r w:rsidDel="67C4E83A">
            <w:delText>so-called</w:delText>
          </w:r>
        </w:del>
      </w:ins>
      <w:del w:author="Jon Coffman" w:date="2020-09-24T17:53:49Z" w:id="1853617144">
        <w:r w:rsidDel="67C4E83A">
          <w:delText xml:space="preserve"> </w:delText>
        </w:r>
      </w:del>
      <w:ins w:author="Jon Coffman" w:date="2020-09-24T17:53:50Z" w:id="170792179">
        <w:r w:rsidR="67C4E83A">
          <w:t xml:space="preserve"> </w:t>
        </w:r>
      </w:ins>
      <w:ins w:author="Nicholas Guros" w:date="2020-09-23T21:24:33Z" w:id="1003882351">
        <w:del w:author="Jon Coffman" w:date="2020-09-24T17:53:52Z" w:id="760895476">
          <w:r w:rsidDel="67C4E83A">
            <w:delText>“</w:delText>
          </w:r>
        </w:del>
      </w:ins>
      <w:r w:rsidR="67C4E83A">
        <w:rPr/>
        <w:t>dual</w:t>
      </w:r>
      <w:ins w:author="Jon Coffman" w:date="2020-09-24T17:54:00Z" w:id="1033963428">
        <w:r w:rsidR="67C4E83A">
          <w:t>-</w:t>
        </w:r>
      </w:ins>
      <w:del w:author="Jon Coffman" w:date="2020-09-24T17:53:59Z" w:id="9982414">
        <w:r w:rsidDel="67C4E83A">
          <w:delText xml:space="preserve"> </w:delText>
        </w:r>
      </w:del>
      <w:r w:rsidR="67C4E83A">
        <w:rPr/>
        <w:t>sparger</w:t>
      </w:r>
      <w:ins w:author="Nicholas Guros" w:date="2020-09-23T21:24:35Z" w:id="1998502565">
        <w:del w:author="Jon Coffman" w:date="2020-09-24T17:53:55Z" w:id="1037323432">
          <w:r w:rsidDel="67C4E83A">
            <w:delText>”</w:delText>
          </w:r>
        </w:del>
      </w:ins>
      <w:r w:rsidR="67C4E83A">
        <w:rPr/>
        <w:t xml:space="preserve"> design that </w:t>
      </w:r>
      <w:del w:author="Nicholas Guros" w:date="2020-09-23T21:24:57Z" w:id="973777220">
        <w:r w:rsidDel="67C4E83A">
          <w:delText xml:space="preserve">uses </w:delText>
        </w:r>
      </w:del>
      <w:ins w:author="Nicholas Guros" w:date="2020-09-23T21:24:59Z" w:id="58318176">
        <w:r w:rsidR="67C4E83A">
          <w:t xml:space="preserve">is composed of </w:t>
        </w:r>
      </w:ins>
      <w:r w:rsidR="67C4E83A">
        <w:rPr/>
        <w:t xml:space="preserve">a micro and </w:t>
      </w:r>
      <w:ins w:author="Nicholas Guros" w:date="2020-09-24T15:51:52Z" w:id="107612392">
        <w:r w:rsidR="67C4E83A">
          <w:t xml:space="preserve">a </w:t>
        </w:r>
      </w:ins>
      <w:r w:rsidR="67C4E83A">
        <w:rPr/>
        <w:t>macro</w:t>
      </w:r>
      <w:ins w:author="Nicholas Guros" w:date="2020-09-24T15:51:54Z" w:id="1677230327">
        <w:r w:rsidR="67C4E83A">
          <w:t xml:space="preserve"> </w:t>
        </w:r>
      </w:ins>
      <w:del w:author="Nicholas Guros" w:date="2020-09-24T15:51:53Z" w:id="421919689">
        <w:r w:rsidDel="67C4E83A">
          <w:delText>-</w:delText>
        </w:r>
      </w:del>
      <w:r w:rsidR="67C4E83A">
        <w:rPr/>
        <w:t>sparger</w:t>
      </w:r>
      <w:del w:author="Nicholas Guros" w:date="2020-09-24T15:51:56Z" w:id="608071570">
        <w:r w:rsidDel="67C4E83A">
          <w:delText>s</w:delText>
        </w:r>
      </w:del>
      <w:r w:rsidR="67C4E83A">
        <w:rPr/>
        <w:t xml:space="preserve"> </w:t>
      </w:r>
      <w:del w:author="Nicholas Guros" w:date="2020-09-24T15:52:02Z" w:id="244275237">
        <w:r w:rsidDel="67C4E83A">
          <w:delText xml:space="preserve">gives </w:delText>
        </w:r>
      </w:del>
      <w:ins w:author="Nicholas Guros" w:date="2020-09-24T15:52:03Z" w:id="1604363472">
        <w:r w:rsidR="67C4E83A">
          <w:t xml:space="preserve">permits </w:t>
        </w:r>
      </w:ins>
      <w:r w:rsidR="67C4E83A">
        <w:rPr/>
        <w:t xml:space="preserve">the most flexibility in configuring the gas flows to balance the requirements for dissolved oxygen, dissolved carbon dioxide, and </w:t>
      </w:r>
      <w:del w:author="Nicholas Guros" w:date="2020-09-23T22:02:22Z" w:id="968110199">
        <w:r w:rsidDel="67C4E83A">
          <w:delText xml:space="preserve">pH control </w:delText>
        </w:r>
      </w:del>
      <w:ins w:author="Nicholas Guros" w:date="2020-09-23T22:02:24Z" w:id="1570992059">
        <w:r w:rsidR="67C4E83A">
          <w:t xml:space="preserve">foam management </w:t>
        </w:r>
      </w:ins>
      <w:r w:rsidR="67C4E83A">
        <w:rPr/>
        <w:t xml:space="preserve">in </w:t>
      </w:r>
      <w:del w:author="Nicholas Guros" w:date="2020-09-23T22:02:26Z" w:id="1867222223">
        <w:r w:rsidDel="67C4E83A">
          <w:delText xml:space="preserve">the </w:delText>
        </w:r>
      </w:del>
      <w:ins w:author="Nicholas Guros" w:date="2020-09-23T22:02:26Z" w:id="1552848978">
        <w:r w:rsidR="67C4E83A">
          <w:t>a</w:t>
        </w:r>
      </w:ins>
      <w:ins w:author="Nicholas Guros" w:date="2020-09-24T14:19:13Z" w:id="268337260">
        <w:r w:rsidR="67C4E83A">
          <w:t xml:space="preserve"> </w:t>
        </w:r>
      </w:ins>
      <w:r w:rsidR="67C4E83A">
        <w:rPr/>
        <w:t xml:space="preserve">perfusion bioreactor. </w:t>
      </w:r>
      <w:ins w:author="Nicholas Guros" w:date="2020-09-23T21:25:59Z" w:id="110425297">
        <w:r w:rsidR="67C4E83A">
          <w:t xml:space="preserve">In this design, </w:t>
        </w:r>
      </w:ins>
      <w:ins w:author="Nicholas Guros" w:date="2020-09-23T21:26:10Z" w:id="2046021014">
        <w:r w:rsidR="67C4E83A">
          <w:t>the</w:t>
        </w:r>
      </w:ins>
      <w:ins w:author="Nicholas Guros" w:date="2020-09-23T21:25:59Z" w:id="1164557373">
        <w:r w:rsidR="67C4E83A">
          <w:t xml:space="preserve"> </w:t>
        </w:r>
        <w:r w:rsidR="67C4E83A">
          <w:t>microsparger</w:t>
        </w:r>
        <w:r w:rsidR="67C4E83A">
          <w:t xml:space="preserve"> </w:t>
        </w:r>
      </w:ins>
      <w:ins w:author="Nicholas Guros" w:date="2020-09-23T21:26:12Z" w:id="396915768">
        <w:r w:rsidR="67C4E83A">
          <w:t xml:space="preserve">component </w:t>
        </w:r>
      </w:ins>
      <w:ins w:author="Nicholas Guros" w:date="2020-09-23T21:25:59Z" w:id="769186286">
        <w:r w:rsidR="67C4E83A">
          <w:t>generally provides the required dissolved oxygen to a culture via relatively smaller bubbles</w:t>
        </w:r>
      </w:ins>
      <w:ins w:author="Nicholas Guros" w:date="2020-09-23T21:26:03Z" w:id="822908455">
        <w:r w:rsidR="67C4E83A">
          <w:t xml:space="preserve"> and the </w:t>
        </w:r>
        <w:r w:rsidR="67C4E83A">
          <w:t>macrosparger</w:t>
        </w:r>
        <w:r w:rsidR="67C4E83A">
          <w:t xml:space="preserve"> component generally provides </w:t>
        </w:r>
      </w:ins>
      <w:ins w:author="Nicholas Guros" w:date="2020-09-23T21:27:06Z" w:id="81197101">
        <w:r w:rsidR="67C4E83A">
          <w:t>a means to manage pCO</w:t>
        </w:r>
        <w:r w:rsidRPr="67C4E83A" w:rsidR="67C4E83A">
          <w:rPr>
            <w:vertAlign w:val="subscript"/>
            <w:rPrChange w:author="Nicholas Guros" w:date="2020-09-23T21:27:09Z" w:id="1863483292"/>
          </w:rPr>
          <w:t>2</w:t>
        </w:r>
      </w:ins>
      <w:ins w:author="Nicholas Guros" w:date="2020-09-23T21:27:59Z" w:id="57466306">
        <w:r w:rsidR="67C4E83A">
          <w:t xml:space="preserve"> accumulation via stripping carbon dioxide from the system with relatively larger air bubbles. The dual-sparger design ca</w:t>
        </w:r>
      </w:ins>
      <w:ins w:author="Nicholas Guros" w:date="2020-09-23T21:28:59Z" w:id="260509833">
        <w:r w:rsidR="67C4E83A">
          <w:t>n also provide an additional benefit of reducing the amount of foam generated via destruction interactions between the two bubble sizes</w:t>
        </w:r>
      </w:ins>
      <w:ins w:author="Nicholas Guros" w:date="2020-09-24T14:19:35Z" w:id="1648636643">
        <w:r w:rsidR="67C4E83A">
          <w:t xml:space="preserve"> </w:t>
        </w:r>
      </w:ins>
      <w:ins w:author="Nicholas Guros" w:date="2020-09-23T21:29:54Z" w:id="81948675">
        <w:r w:rsidR="67C4E83A">
          <w:t>(</w:t>
        </w:r>
        <w:r w:rsidR="67C4E83A">
          <w:t>Karakashev</w:t>
        </w:r>
        <w:r w:rsidR="67C4E83A">
          <w:t>, Stoyan et al. 2012)</w:t>
        </w:r>
      </w:ins>
      <w:del w:author="Nicholas Guros" w:date="2020-09-24T14:19:38Z" w:id="1896356702">
        <w:r w:rsidDel="67C4E83A">
          <w:delText xml:space="preserve"> </w:delText>
        </w:r>
      </w:del>
      <w:ins w:author="Nicholas Guros" w:date="2020-09-24T14:19:38Z" w:id="445446400">
        <w:r w:rsidR="67C4E83A">
          <w:t>.</w:t>
        </w:r>
      </w:ins>
    </w:p>
    <w:p w:rsidR="4637320E" w:rsidRDefault="4637320E" w14:paraId="6CC1913D" w14:textId="2E69E9AB">
      <w:pPr>
        <w:rPr>
          <w:ins w:author="Nicholas Guros" w:date="2020-09-23T21:58:32.16Z" w:id="1885378482"/>
        </w:rPr>
      </w:pPr>
      <w:del w:author="Nicholas Guros" w:date="2020-09-23T21:58:30Z" w:id="433333425">
        <w:r w:rsidDel="67C4E83A">
          <w:delText>The bioreactor controller should also be capable including variables such as cell density, temperature, lactic acid levels or pH in a statistical or mechanistic model for DO, CO</w:delText>
        </w:r>
        <w:r w:rsidRPr="67C4E83A" w:rsidDel="67C4E83A">
          <w:rPr>
            <w:vertAlign w:val="subscript"/>
          </w:rPr>
          <w:delText>2</w:delText>
        </w:r>
        <w:r w:rsidDel="67C4E83A">
          <w:delText xml:space="preserve">, glucose, and feed control </w:delText>
        </w:r>
        <w:r w:rsidRPr="67C4E83A" w:rsidDel="67C4E83A">
          <w:rPr>
            <w:highlight w:val="yellow"/>
          </w:rPr>
          <w:delText>[ref].</w:delText>
        </w:r>
        <w:r w:rsidDel="67C4E83A">
          <w:delText xml:space="preserve"> </w:delText>
        </w:r>
      </w:del>
    </w:p>
    <w:p w:rsidR="4637320E" w:rsidP="67C4E83A" w:rsidRDefault="4637320E" w14:paraId="5F6D2649" w14:textId="7147126F">
      <w:pPr>
        <w:pStyle w:val="Normal"/>
        <w:bidi w:val="0"/>
        <w:spacing w:before="240" w:beforeAutospacing="off" w:after="240" w:afterAutospacing="off" w:line="259" w:lineRule="auto"/>
        <w:ind w:left="0" w:right="0"/>
        <w:jc w:val="left"/>
        <w:rPr>
          <w:del w:author="Nicholas Guros" w:date="2020-09-23T22:01:28Z" w:id="1563687263"/>
        </w:rPr>
        <w:pPrChange w:author="Nicholas Guros" w:date="2020-09-24T14:21:20Z">
          <w:pPr>
            <w:pStyle w:val="Normal"/>
          </w:pPr>
        </w:pPrChange>
      </w:pPr>
      <w:ins w:author="Nicholas Guros" w:date="2020-09-24T14:21:54Z" w:id="718850808">
        <w:r w:rsidR="67C4E83A">
          <w:t xml:space="preserve">Even with a dual sparger design, foam and aerosol management </w:t>
        </w:r>
      </w:ins>
      <w:ins w:author="Nicholas Guros" w:date="2020-09-24T14:22:41Z" w:id="1998593716">
        <w:r w:rsidR="67C4E83A">
          <w:t xml:space="preserve">is more difficult in perfusion cultures due to </w:t>
        </w:r>
      </w:ins>
      <w:ins w:author="Nicholas Guros" w:date="2020-09-24T15:52:46Z" w:id="1665376431">
        <w:r w:rsidR="67C4E83A">
          <w:t>relatively</w:t>
        </w:r>
      </w:ins>
      <w:ins w:author="Nicholas Guros" w:date="2020-09-24T14:22:41Z" w:id="89595078">
        <w:r w:rsidR="67C4E83A">
          <w:t xml:space="preserve"> higher agitation and gas flow rates</w:t>
        </w:r>
      </w:ins>
      <w:ins w:author="Nicholas Guros" w:date="2020-09-24T15:52:52Z" w:id="1494764116">
        <w:r w:rsidR="67C4E83A">
          <w:t xml:space="preserve"> than fed-batch cultures</w:t>
        </w:r>
      </w:ins>
      <w:ins w:author="Nicholas Guros" w:date="2020-09-24T14:22:41Z" w:id="976497122">
        <w:r w:rsidR="67C4E83A">
          <w:t xml:space="preserve">. </w:t>
        </w:r>
      </w:ins>
      <w:ins w:author="Nicholas Guros" w:date="2020-09-24T14:25:45Z" w:id="1737992732">
        <w:r w:rsidR="67C4E83A">
          <w:t xml:space="preserve">The first line of defense is to manage </w:t>
        </w:r>
      </w:ins>
      <w:ins w:author="Nicholas Guros" w:date="2020-09-24T14:23:57Z" w:id="557165180">
        <w:r w:rsidR="67C4E83A">
          <w:t xml:space="preserve">foam generation in the bioreactor itself through </w:t>
        </w:r>
      </w:ins>
      <w:ins w:author="Nicholas Guros" w:date="2020-09-24T14:24:59Z" w:id="25663717">
        <w:r w:rsidR="67C4E83A">
          <w:t>means such as mechanical disturbance</w:t>
        </w:r>
      </w:ins>
      <w:ins w:author="Nicholas Guros" w:date="2020-09-24T15:53:03Z" w:id="943432615">
        <w:r w:rsidR="67C4E83A">
          <w:t xml:space="preserve"> (ref)</w:t>
        </w:r>
      </w:ins>
      <w:ins w:author="Nicholas Guros" w:date="2020-09-24T14:24:59Z" w:id="484715759">
        <w:r w:rsidR="67C4E83A">
          <w:t>, adjustment of overlay humidity</w:t>
        </w:r>
      </w:ins>
      <w:ins w:author="Nicholas Guros" w:date="2020-09-24T15:53:06Z" w:id="1125545659">
        <w:r w:rsidR="67C4E83A">
          <w:t xml:space="preserve"> (ref)</w:t>
        </w:r>
      </w:ins>
      <w:ins w:author="Nicholas Guros" w:date="2020-09-24T14:24:59Z" w:id="687833704">
        <w:r w:rsidR="67C4E83A">
          <w:t>, and automated addition of antifoaming agents (e.g. s</w:t>
        </w:r>
      </w:ins>
      <w:ins w:author="Nicholas Guros" w:date="2020-09-24T14:25:34Z" w:id="1040796771">
        <w:r w:rsidR="67C4E83A">
          <w:t>imethicone</w:t>
        </w:r>
      </w:ins>
      <w:ins w:author="Nicholas Guros" w:date="2020-09-24T15:53:11Z" w:id="404291800">
        <w:r w:rsidR="67C4E83A">
          <w:t>, ref</w:t>
        </w:r>
      </w:ins>
      <w:ins w:author="Nicholas Guros" w:date="2020-09-24T14:25:34Z" w:id="1285125538">
        <w:r w:rsidR="67C4E83A">
          <w:t>) as a function of</w:t>
        </w:r>
      </w:ins>
      <w:ins w:author="Nicholas Guros" w:date="2020-09-24T14:26:39Z" w:id="1154574959">
        <w:r w:rsidR="67C4E83A">
          <w:t xml:space="preserve"> the rate of foam generation and foam thickness, which increases proportionally to protein concentration</w:t>
        </w:r>
      </w:ins>
      <w:ins w:author="Nicholas Guros" w:date="2020-09-24T14:25:34Z" w:id="1413895586">
        <w:r w:rsidR="67C4E83A">
          <w:t>.</w:t>
        </w:r>
      </w:ins>
      <w:ins w:author="Nicholas Guros" w:date="2020-09-24T14:26:47Z" w:id="1370466239">
        <w:r w:rsidR="67C4E83A">
          <w:t xml:space="preserve"> </w:t>
        </w:r>
      </w:ins>
      <w:ins w:author="Nicholas Guros" w:date="2020-09-24T14:27:59Z" w:id="2122479726">
        <w:r w:rsidR="67C4E83A">
          <w:t xml:space="preserve">Redundant filters and/or vent traps are essential </w:t>
        </w:r>
      </w:ins>
      <w:ins w:author="Nicholas Guros" w:date="2020-09-24T14:29:59Z" w:id="161114716">
        <w:r w:rsidR="67C4E83A">
          <w:t>co</w:t>
        </w:r>
      </w:ins>
      <w:ins w:author="Nicholas Guros" w:date="2020-09-24T14:30:20Z" w:id="578633218">
        <w:r w:rsidR="67C4E83A">
          <w:t>mponents of the exhaust manifold to manage the collection of f</w:t>
        </w:r>
      </w:ins>
      <w:ins w:author="Nicholas Guros" w:date="2020-09-24T14:27:59Z" w:id="1516196487">
        <w:r w:rsidR="67C4E83A">
          <w:t xml:space="preserve">oam and aerosols, as is the ability to </w:t>
        </w:r>
      </w:ins>
      <w:ins w:author="Nicholas Guros" w:date="2020-09-24T14:28:31Z" w:id="2099764204">
        <w:r w:rsidR="67C4E83A">
          <w:t xml:space="preserve">seamlessly switch between such unit operations while maintaining a sterile boundary. </w:t>
        </w:r>
      </w:ins>
      <w:ins w:author="Nicholas Guros" w:date="2020-09-24T14:29:39Z" w:id="332324046">
        <w:r w:rsidR="67C4E83A">
          <w:t>Advanced depth filter</w:t>
        </w:r>
      </w:ins>
      <w:ins w:author="Nicholas Guros" w:date="2020-09-24T14:30:57Z" w:id="1940602237">
        <w:r w:rsidR="67C4E83A">
          <w:t>s (</w:t>
        </w:r>
      </w:ins>
      <w:ins w:author="Nicholas Guros" w:date="2020-09-24T14:31:00Z" w:id="1632779463">
        <w:r w:rsidR="67C4E83A">
          <w:t>ref)</w:t>
        </w:r>
      </w:ins>
      <w:ins w:author="Nicholas Guros" w:date="2020-09-24T14:30:57Z" w:id="490417497">
        <w:r w:rsidR="67C4E83A">
          <w:t xml:space="preserve"> and condensate systems </w:t>
        </w:r>
      </w:ins>
      <w:ins w:author="Nicholas Guros" w:date="2020-09-24T14:29:39Z" w:id="1215303218">
        <w:r w:rsidR="67C4E83A">
          <w:t>(ref) demonstrate an enhanced ability to manage aerosol generation, and should be considered for implementation in any bioreactor exhaust manifold.</w:t>
        </w:r>
      </w:ins>
    </w:p>
    <w:p w:rsidR="009805E1" w:rsidP="006A53EE" w:rsidRDefault="009805E1" w14:paraId="745AC9EA" w14:textId="41BF14A2">
      <w:pPr>
        <w:rPr>
          <w:ins w:author="Nicholas Guros" w:date="2020-09-24T14:32:39Z" w:id="909361692"/>
        </w:rPr>
      </w:pPr>
      <w:ins w:author="Nicholas Guros" w:date="2020-09-24T14:31:55Z" w:id="1474348075">
        <w:r w:rsidR="67C4E83A">
          <w:t xml:space="preserve">The last consideration for the perfusion bioreactor gassing strategy </w:t>
        </w:r>
      </w:ins>
      <w:ins w:author="Nicholas Guros" w:date="2020-09-24T14:32:04Z" w:id="1983824968">
        <w:r w:rsidR="67C4E83A">
          <w:t>is the</w:t>
        </w:r>
      </w:ins>
      <w:ins w:author="Nicholas Guros" w:date="2020-09-23T21:58:34Z" w:id="1929151716">
        <w:r w:rsidR="67C4E83A">
          <w:t xml:space="preserve"> contro</w:t>
        </w:r>
      </w:ins>
      <w:ins w:author="Nicholas Guros" w:date="2020-09-24T14:32:58Z" w:id="656173328">
        <w:r w:rsidR="67C4E83A">
          <w:t xml:space="preserve">l strategy. </w:t>
        </w:r>
      </w:ins>
      <w:ins w:author="Nicholas Guros" w:date="2020-09-24T14:33:22Z" w:id="2002507075">
        <w:r w:rsidR="67C4E83A">
          <w:t>Essential to maintaining the balance between DO, pCO</w:t>
        </w:r>
        <w:r w:rsidRPr="67C4E83A" w:rsidR="67C4E83A">
          <w:rPr>
            <w:vertAlign w:val="subscript"/>
            <w:rPrChange w:author="Nicholas Guros" w:date="2020-09-24T14:33:30Z" w:id="1513284183"/>
          </w:rPr>
          <w:t>2</w:t>
        </w:r>
      </w:ins>
      <w:ins w:author="Nicholas Guros" w:date="2020-09-24T14:33:54Z" w:id="2067870983">
        <w:r w:rsidR="67C4E83A">
          <w:t xml:space="preserve"> accumulation, and foam generation is establishing and bioreactor-specific relationships for the parameters that </w:t>
        </w:r>
      </w:ins>
      <w:ins w:author="Nicholas Guros" w:date="2020-09-24T14:34:26Z" w:id="1690042963">
        <w:r w:rsidR="67C4E83A">
          <w:t xml:space="preserve">govern this balance, including the gas transfer (i.e. </w:t>
        </w:r>
        <w:r w:rsidR="67C4E83A">
          <w:t>k</w:t>
        </w:r>
        <w:r w:rsidRPr="67C4E83A" w:rsidR="67C4E83A">
          <w:rPr>
            <w:vertAlign w:val="subscript"/>
            <w:rPrChange w:author="Nicholas Guros" w:date="2020-09-24T14:34:29Z" w:id="1295691534"/>
          </w:rPr>
          <w:t>L</w:t>
        </w:r>
      </w:ins>
      <w:ins w:author="Nicholas Guros" w:date="2020-09-24T14:34:39Z" w:id="50906390">
        <w:r w:rsidR="67C4E83A">
          <w:t>a</w:t>
        </w:r>
        <w:r w:rsidR="67C4E83A">
          <w:t xml:space="preserve">) for a given gas species and sparger design. </w:t>
        </w:r>
      </w:ins>
      <w:ins w:author="Nicholas Guros" w:date="2020-09-24T14:35:21Z" w:id="24677584">
        <w:r w:rsidR="67C4E83A">
          <w:t xml:space="preserve">Therefore, it is essential for perfusion bioreactor control architecture to </w:t>
        </w:r>
      </w:ins>
      <w:ins w:author="Nicholas Guros" w:date="2020-09-24T15:47:57Z" w:id="1382506464">
        <w:r w:rsidR="67C4E83A">
          <w:t xml:space="preserve">permit </w:t>
        </w:r>
      </w:ins>
      <w:ins w:author="Nicholas Guros" w:date="2020-09-24T15:48:58Z" w:id="770811043">
        <w:r w:rsidR="67C4E83A">
          <w:t xml:space="preserve">the use of reasonably complex algorithms to manage these three control elements, as well as </w:t>
        </w:r>
      </w:ins>
      <w:ins w:author="Nicholas Guros" w:date="2020-09-24T15:49:59Z" w:id="1175649588">
        <w:r w:rsidR="67C4E83A">
          <w:t>the ability to incorporate so-called offline, at-line, and online measurements such as cell density, temperature, lactic acid concentration, glucose concentration, and pH</w:t>
        </w:r>
        <w:r w:rsidR="67C4E83A">
          <w:t>.</w:t>
        </w:r>
      </w:ins>
    </w:p>
    <w:p w:rsidR="009805E1" w:rsidP="006A53EE" w:rsidRDefault="009805E1" w14:paraId="76FC7055" w14:textId="60ECD4B1">
      <w:pPr>
        <w:rPr>
          <w:ins w:author="Nicholas Guros" w:date="2020-09-24T14:32:39Z" w:id="922232489"/>
        </w:rPr>
      </w:pPr>
    </w:p>
    <w:p w:rsidR="009805E1" w:rsidP="006A53EE" w:rsidRDefault="009805E1" w14:paraId="79A25761" w14:textId="28915481">
      <w:pPr>
        <w:rPr>
          <w:ins w:author="Nicholas Guros" w:date="2020-09-24T14:20:34Z" w:id="1157851331"/>
        </w:rPr>
      </w:pPr>
      <w:del w:author="Nicholas Guros" w:date="2020-09-23T22:00:10Z" w:id="482397229">
        <w:r w:rsidDel="67C4E83A">
          <w:delText>Microspargers</w:delText>
        </w:r>
        <w:r w:rsidDel="67C4E83A">
          <w:delText xml:space="preserve"> allow for high </w:delText>
        </w:r>
        <w:r w:rsidDel="67C4E83A">
          <w:delText>k</w:delText>
        </w:r>
        <w:r w:rsidRPr="67C4E83A" w:rsidDel="67C4E83A">
          <w:rPr>
            <w:vertAlign w:val="subscript"/>
            <w:rPrChange w:author="Nicholas Guros" w:date="2020-09-23T21:36:29Z" w:id="609460101"/>
          </w:rPr>
          <w:delText>L</w:delText>
        </w:r>
        <w:r w:rsidDel="67C4E83A">
          <w:delText>a</w:delText>
        </w:r>
        <w:r w:rsidDel="67C4E83A">
          <w:delText>, but also create significantly more foam and</w:delText>
        </w:r>
      </w:del>
      <w:r w:rsidR="67C4E83A">
        <w:rPr/>
        <w:t xml:space="preserve"> </w:t>
      </w:r>
      <w:del w:author="Nicholas Guros" w:date="2020-09-23T21:56:11Z" w:id="1489345609">
        <w:r w:rsidDel="67C4E83A">
          <w:delText>possibly cell damage due to shear when the microscopic bubbles burst</w:delText>
        </w:r>
      </w:del>
      <w:r w:rsidR="67C4E83A">
        <w:rPr/>
        <w:t xml:space="preserve"> </w:t>
      </w:r>
      <w:r>
        <w:fldChar w:fldCharType="begin"/>
      </w:r>
      <w:r>
        <w:instrText xml:space="preserve"> ADDIN EN.CITE &lt;EndNote&gt;&lt;Cite&gt;&lt;Author&gt;Wolf&lt;/Author&gt;&lt;Year&gt;2020&lt;/Year&gt;&lt;IDText&gt;Perfuson Cell Culture Process for Biopharmaceuticals&lt;/IDText&gt;&lt;DisplayText&gt;(Wolf, Bielser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format="utc"&gt;1600603779&lt;/added-date&gt;&lt;pub-location&gt;Cambridge&lt;/pub-location&gt;&lt;ref-type name="Book"&gt;6&lt;/ref-type&gt;&lt;dates&gt;&lt;year&gt;2020&lt;/year&gt;&lt;/dates&gt;&lt;rec-number&gt;264&lt;/rec-number&gt;&lt;publisher&gt;Cambridge University Press&lt;/publisher&gt;&lt;last-updated-date format="utc"&gt;1600603779&lt;/last-updated-date&gt;&lt;electronic-resource-num&gt;10.1017/9781108847209&lt;/electronic-resource-num&gt;&lt;/record&gt;&lt;/Cite&gt;&lt;/EndNote&gt;</w:instrText>
      </w:r>
      <w:r>
        <w:fldChar w:fldCharType="separate"/>
      </w:r>
      <w:r w:rsidRPr="67C4E83A" w:rsidR="67C4E83A">
        <w:rPr>
          <w:noProof/>
        </w:rPr>
        <w:t>(Wolf, Bielser et al. 2020)</w:t>
      </w:r>
      <w:r>
        <w:fldChar w:fldCharType="end"/>
      </w:r>
      <w:r w:rsidR="67C4E83A">
        <w:rPr/>
        <w:t xml:space="preserve"> </w:t>
      </w:r>
      <w:r w:rsidRPr="67C4E83A" w:rsidR="67C4E83A">
        <w:rPr>
          <w:highlight w:val="yellow"/>
        </w:rPr>
        <w:t>[ref].</w:t>
      </w:r>
      <w:r w:rsidR="67C4E83A">
        <w:rPr/>
        <w:t xml:space="preserve"> </w:t>
      </w:r>
    </w:p>
    <w:p w:rsidR="009805E1" w:rsidP="006A53EE" w:rsidRDefault="009805E1" w14:paraId="203A874D" w14:textId="129F6986">
      <w:pPr>
        <w:rPr>
          <w:ins w:author="Nicholas Guros" w:date="2020-09-24T14:27:03Z" w:id="549268372"/>
        </w:rPr>
      </w:pPr>
      <w:del w:author="Nicholas Guros" w:date="2020-09-24T14:31:12Z" w:id="906165635">
        <w:r w:rsidDel="67C4E83A">
          <w:delText>Foam control is essential, as are large and redundant vent filters and vent traps</w:delText>
        </w:r>
      </w:del>
      <w:r w:rsidR="67C4E83A">
        <w:rPr/>
        <w:t xml:space="preserve">. </w:t>
      </w:r>
    </w:p>
    <w:p w:rsidR="009805E1" w:rsidP="006A53EE" w:rsidRDefault="009805E1" w14:paraId="0F3CBD62" w14:textId="7BF15779">
      <w:r w:rsidR="67C4E83A">
        <w:rPr/>
        <w:t xml:space="preserve">Standard perfusion SUB assemblies should include 1” vent lines with weldable tubing. </w:t>
      </w:r>
      <w:ins w:author="Nicholas Guros" w:date="2020-09-24T14:27:10Z" w:id="42122846">
        <w:r w:rsidR="67C4E83A">
          <w:t>(not sure where this is from?)</w:t>
        </w:r>
      </w:ins>
    </w:p>
    <w:p w:rsidR="0075041C" w:rsidP="006A53EE" w:rsidRDefault="0075041C" w14:paraId="12FDFAC3" w14:textId="39E377DD">
      <w:del w:author="Nicholas Guros" w:date="2020-09-23T21:52:59Z" w:id="1234187623">
        <w:r w:rsidDel="67C4E83A">
          <w:delText>The volume of air and oxygen required requires mass-flow controllers unusually large for this size bioreactor.</w:delText>
        </w:r>
      </w:del>
      <w:r w:rsidR="67C4E83A">
        <w:rPr/>
        <w:t xml:space="preserve"> </w:t>
      </w:r>
      <w:del w:author="Nicholas Guros" w:date="2020-09-24T14:22:50Z" w:id="1871336270">
        <w:r w:rsidDel="67C4E83A">
          <w:delText xml:space="preserve">Retrofitting a fed-batch bioreactor will likely require additional mass flow controllers, the addition of a </w:delText>
        </w:r>
        <w:r w:rsidDel="67C4E83A">
          <w:delText>microsparge</w:delText>
        </w:r>
        <w:r w:rsidDel="67C4E83A">
          <w:delText xml:space="preserve"> line, and characterization of P/V and gas flow in regimes not tested for fed-batch. </w:delText>
        </w:r>
      </w:del>
    </w:p>
    <w:p w:rsidRPr="00086A43" w:rsidR="00CB5279" w:rsidP="006A53EE" w:rsidRDefault="00CB5279" w14:paraId="12E509A5" w14:textId="5AD99803">
      <w:pPr>
        <w:rPr>
          <w:ins w:author="Nicholas Guros" w:date="2020-09-24T14:23:00Z" w:id="717257740"/>
        </w:rPr>
      </w:pPr>
      <w:del w:author="Nicholas Guros" w:date="2020-09-24T14:23:00Z" w:id="360021698">
        <w:r w:rsidDel="67C4E83A">
          <w:delText>Gas mass flow controllers (MFC)</w:delText>
        </w:r>
      </w:del>
    </w:p>
    <w:p w:rsidRPr="00086A43" w:rsidR="00CB5279" w:rsidP="006A53EE" w:rsidRDefault="00CB5279" w14:paraId="667A2A48" w14:textId="49A96945">
      <w:pPr>
        <w:rPr>
          <w:del w:author="Nicholas Guros" w:date="2020-09-24T14:31:07Z" w:id="1124616961"/>
        </w:rPr>
      </w:pPr>
      <w:del w:author="Nicholas Guros" w:date="2020-09-24T14:23:01Z" w:id="764952649">
        <w:r w:rsidDel="67C4E83A">
          <w:delText>,</w:delText>
        </w:r>
      </w:del>
      <w:del w:author="Nicholas Guros" w:date="2020-09-24T14:31:07Z" w:id="2101405744">
        <w:r w:rsidDel="67C4E83A">
          <w:delText xml:space="preserve"> vent filters, vent condensate systems should be sized accordingly. </w:delText>
        </w:r>
      </w:del>
    </w:p>
    <w:p w:rsidR="001A5131" w:rsidP="006A53EE" w:rsidRDefault="0075041C" w14:paraId="7BE36E9B" w14:textId="0003EA51">
      <w:r>
        <w:t>T</w:t>
      </w:r>
      <w:r w:rsidRPr="381343D6" w:rsidR="001A5131">
        <w:t>hese bioreactors may become exothermic and require cooling</w:t>
      </w:r>
      <w:r w:rsidR="001A5131">
        <w:t xml:space="preserve"> due to the exceptional quantity of cell mass, a novel concern for perfusion as compared to batch </w:t>
      </w:r>
      <w:r w:rsidR="00E27A7C">
        <w:t>mammalian cell culture</w:t>
      </w:r>
      <w:r w:rsidRPr="381343D6" w:rsidR="001A5131">
        <w:t xml:space="preserve">. </w:t>
      </w:r>
      <w:r w:rsidR="001A5131">
        <w:t>Cells generate</w:t>
      </w:r>
      <w:r w:rsidRPr="381343D6" w:rsidR="001A5131">
        <w:t xml:space="preserve"> </w:t>
      </w:r>
      <w:r w:rsidR="001A5131">
        <w:t xml:space="preserve">about 28pW/cell </w:t>
      </w:r>
      <w:r w:rsidR="000528EE">
        <w:fldChar w:fldCharType="begin"/>
      </w:r>
      <w:r w:rsidR="000528EE">
        <w:instrText xml:space="preserve"> ADDIN EN.CITE &lt;EndNote&gt;&lt;Cite&gt;&lt;Author&gt;Kemp&lt;/Author&gt;&lt;Year&gt;1997&lt;/Year&gt;&lt;IDText&gt;Heat flux and the calorimetric-respirometric ratio as measures of catabolic flux in mammalian cells&lt;/IDText&gt;&lt;DisplayText&gt;(Kemp and Guan 1997)&lt;/DisplayText&gt;&lt;record&gt;&lt;titles&gt;&lt;title&gt;Heat flux and the calorimetric-respirometric ratio as measures of catabolic flux in mammalian cells&lt;/title&gt;&lt;secondary-title&gt;Thermochimica acta&lt;/secondary-title&gt;&lt;/titles&gt;&lt;pages&gt;199-211&lt;/pages&gt;&lt;contributors&gt;&lt;authors&gt;&lt;author&gt;Kemp, R.B.&lt;/author&gt;&lt;author&gt;Guan, Y.&lt;/author&gt;&lt;/authors&gt;&lt;/contributors&gt;&lt;added-date format="utc"&gt;1600807120&lt;/added-date&gt;&lt;ref-type name="Journal Article"&gt;17&lt;/ref-type&gt;&lt;dates&gt;&lt;year&gt;1997&lt;/year&gt;&lt;/dates&gt;&lt;rec-number&gt;322&lt;/rec-number&gt;&lt;last-updated-date format="utc"&gt;1600807132&lt;/last-updated-date&gt;&lt;volume&gt;300&lt;/volume&gt;&lt;/record&gt;&lt;/Cite&gt;&lt;/EndNote&gt;</w:instrText>
      </w:r>
      <w:r w:rsidR="000528EE">
        <w:fldChar w:fldCharType="separate"/>
      </w:r>
      <w:r w:rsidR="000528EE">
        <w:rPr>
          <w:noProof/>
        </w:rPr>
        <w:t>(Kemp and Guan 1997)</w:t>
      </w:r>
      <w:r w:rsidR="000528EE">
        <w:fldChar w:fldCharType="end"/>
      </w:r>
      <w:r w:rsidR="00C206AF">
        <w:t xml:space="preserve"> </w:t>
      </w:r>
      <w:r w:rsidR="001A5131">
        <w:t xml:space="preserve">or between 1.4 to 4.2 W/L for cell densities between 50M-150 </w:t>
      </w:r>
      <w:proofErr w:type="spellStart"/>
      <w:r w:rsidR="001A5131">
        <w:t>Mcells</w:t>
      </w:r>
      <w:proofErr w:type="spellEnd"/>
      <w:r w:rsidR="001A5131">
        <w:t>/</w:t>
      </w:r>
      <w:proofErr w:type="spellStart"/>
      <w:r w:rsidR="001A5131">
        <w:t>mL.</w:t>
      </w:r>
      <w:proofErr w:type="spellEnd"/>
      <w:r w:rsidR="001A5131">
        <w:t xml:space="preserve"> A 2000L vessel would generate between 3000W to 8000W, which is easily handled by cooling jackets. Cooling a 12kL bioreactor may, however, become a limitation as the cells could generate up to 50kW. The heat capacity of the room temperature feed solution and gasses, as well as evaporation into the sparge gases, provide negligible cooling.  A heat exchanger in line with the tangential flow filtration system </w:t>
      </w:r>
      <w:r w:rsidR="00D94A75">
        <w:t>may</w:t>
      </w:r>
      <w:r w:rsidR="001A5131">
        <w:t xml:space="preserve"> be</w:t>
      </w:r>
      <w:r w:rsidR="00D94A75">
        <w:t>come</w:t>
      </w:r>
      <w:r w:rsidR="001A5131">
        <w:t xml:space="preserve"> necessary. </w:t>
      </w:r>
    </w:p>
    <w:p w:rsidR="001A5131" w:rsidP="006A53EE" w:rsidRDefault="0075041C" w14:paraId="15E0F808" w14:textId="5D3564D4">
      <w:r w:rsidR="1B476BAB">
        <w:rPr/>
        <w:t xml:space="preserve">The perfusion rate is 1.5 </w:t>
      </w:r>
      <w:proofErr w:type="spellStart"/>
      <w:r w:rsidR="1B476BAB">
        <w:rPr/>
        <w:t>vvd</w:t>
      </w:r>
      <w:proofErr w:type="spellEnd"/>
      <w:r w:rsidR="1B476BAB">
        <w:rPr/>
        <w:t xml:space="preserve"> </w:t>
      </w:r>
      <w:r>
        <w:fldChar w:fldCharType="begin"/>
      </w:r>
      <w:r>
        <w:instrText xml:space="preserve"> ADDIN EN.CITE &lt;EndNote&gt;&lt;Cite&gt;&lt;Author&gt;Wolf&lt;/Author&gt;&lt;Year&gt;2020&lt;/Year&gt;&lt;IDText&gt;Perfuson Cell Culture Process for Biopharmaceuticals&lt;/IDText&gt;&lt;DisplayText&gt;(Wolf, Bielser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fldChar w:fldCharType="separate"/>
      </w:r>
      <w:r w:rsidRPr="1B476BAB" w:rsidR="1B476BAB">
        <w:rPr>
          <w:noProof/>
        </w:rPr>
        <w:t>(Wolf, Bielser et al. 2020)</w:t>
      </w:r>
      <w:r>
        <w:fldChar w:fldCharType="end"/>
      </w:r>
      <w:r w:rsidR="1B476BAB">
        <w:rPr/>
        <w:t>.</w:t>
      </w:r>
      <w:ins w:author="Jon Coffman" w:date="2020-09-24T20:18:46.254Z" w:id="1834621170">
        <w:r w:rsidR="1B476BAB">
          <w:t xml:space="preserve"> </w:t>
        </w:r>
      </w:ins>
      <w:r w:rsidR="1B476BAB">
        <w:rPr/>
        <w:t>These</w:t>
      </w:r>
      <w:r w:rsidR="1B476BAB">
        <w:rPr/>
        <w:t xml:space="preserve"> perfusion rates may be spread across one to three media concentrates with 5x to 20x concentration factors [Ref Hiller, IBC 2016, Lin IBC 2016]. In the scenarios shown in Table 1, the media concentrates are made up of a 5x, 12x, and 20x concentrate, which, taken as a whole, are effectively a 3x concentrate. Multiple media feed pumps sized from 0.02 </w:t>
      </w:r>
      <w:proofErr w:type="spellStart"/>
      <w:r w:rsidR="1B476BAB">
        <w:rPr/>
        <w:t>vvd</w:t>
      </w:r>
      <w:proofErr w:type="spellEnd"/>
      <w:r w:rsidR="1B476BAB">
        <w:rPr/>
        <w:t xml:space="preserve"> to 0.3vvd would be needed. For a 2000L bioreactor, this is a surprisingly small 20-400mL/min. One or two larger pumps for the diluent are needed to supply the remaining volume of about 1vvd, or 1400mL/min for a 2,000L bioreactor. A glucose concentrate and antifoam will also need to be added with even smaller flow rates. The pump rates should be capable of being set by complicated calculations that may rely on PAT or on mechanistic models. The pump rates should be capable of being updated on an hourly basis.  Overall bioreactor level control is required to control the feeds or the permeate rate. </w:t>
      </w:r>
    </w:p>
    <w:p w:rsidR="001A5131" w:rsidP="006A53EE" w:rsidRDefault="001A5131" w14:paraId="72980C17" w14:textId="77777777">
      <w:r>
        <w:t xml:space="preserve">The media concentrates may be added through a single line with a static mixer. Typically, a line of water enters the static mixer, and a series of T-connections allow the mixing of each concentrate in a serial fashion. The order of addition of each liquid concentrate may need to be determined, as some concentrates may cause precipitation if mixed in the wrong order. </w:t>
      </w:r>
    </w:p>
    <w:p w:rsidR="00086A43" w:rsidP="006A53EE" w:rsidRDefault="001A5131" w14:paraId="4BDFB222" w14:textId="12E26BA6">
      <w:r>
        <w:t>The use of media concentrates greatly reduces the size of the media preparation and media storage area. In the</w:t>
      </w:r>
      <w:r w:rsidR="0075041C">
        <w:t xml:space="preserve"> 4x</w:t>
      </w:r>
      <w:r>
        <w:t>2000L scenario shown in Table</w:t>
      </w:r>
      <w:r w:rsidR="000528EE">
        <w:t>s</w:t>
      </w:r>
      <w:r>
        <w:t xml:space="preserve"> </w:t>
      </w:r>
      <w:r w:rsidR="000528EE">
        <w:t>1 and 2</w:t>
      </w:r>
      <w:r>
        <w:t xml:space="preserve">, the media can be stored in </w:t>
      </w:r>
      <w:r w:rsidR="0075041C">
        <w:t>sixteen</w:t>
      </w:r>
      <w:r>
        <w:t xml:space="preserve"> 5,000L single use containers. </w:t>
      </w:r>
      <w:r w:rsidR="0075041C">
        <w:t xml:space="preserve">The 20x media would require an additional 2,000L container. </w:t>
      </w:r>
    </w:p>
    <w:p w:rsidR="009805E1" w:rsidP="006A53EE" w:rsidRDefault="009805E1" w14:paraId="5B3EB256" w14:textId="6DCB9C68">
      <w:r>
        <w:lastRenderedPageBreak/>
        <w:t>A design that might be suitable for a clinical manufacturing facility is shown in Column 1 in Table</w:t>
      </w:r>
      <w:r w:rsidR="000528EE">
        <w:t>s 1 and 2</w:t>
      </w:r>
      <w:r>
        <w:t xml:space="preserve">. The 500L bioreactor operates at 50Mc/mL with a 20 </w:t>
      </w:r>
      <w:proofErr w:type="spellStart"/>
      <w:r>
        <w:t>pg</w:t>
      </w:r>
      <w:proofErr w:type="spellEnd"/>
      <w:r>
        <w:t xml:space="preserve">/c/day cell line. This scenario represents one that can be achieved by converting a fed-batch process over to perfusion cell-culture without much difficulty. It also represents one that might occur early in development, when process optimization and intensification has not occurred. The </w:t>
      </w:r>
      <w:r w:rsidR="00993891">
        <w:t xml:space="preserve">bioreactor makes 500g/day. </w:t>
      </w:r>
    </w:p>
    <w:p w:rsidR="00993891" w:rsidP="006A53EE" w:rsidRDefault="00993891" w14:paraId="03FEA454" w14:textId="732C6025">
      <w:r>
        <w:t xml:space="preserve">A commercial bioreactor set up is shown in </w:t>
      </w:r>
      <w:r w:rsidR="000528EE">
        <w:t>Table</w:t>
      </w:r>
      <w:r>
        <w:t xml:space="preserve"> </w:t>
      </w:r>
      <w:r w:rsidR="000528EE">
        <w:t>1 and 2</w:t>
      </w:r>
      <w:r>
        <w:t xml:space="preserve">, and column 3, operating at an average cell density of 120Mc/mL with a 40pcd cell line. In this scenario, four 2,000L bioreactors are operated to feed a single downstream. The bioreactors together produce 38kg per day.  Over the course of the </w:t>
      </w:r>
      <w:proofErr w:type="gramStart"/>
      <w:r>
        <w:t>20 day</w:t>
      </w:r>
      <w:proofErr w:type="gramEnd"/>
      <w:r>
        <w:t xml:space="preserve"> run, over 500kg of material is pooled into a single lot. </w:t>
      </w:r>
    </w:p>
    <w:p w:rsidRPr="003C2C0D" w:rsidR="7C34C8D8" w:rsidP="007E0C39" w:rsidRDefault="003C2C0D" w14:paraId="272DB985" w14:textId="39C739B0">
      <w:pPr>
        <w:pStyle w:val="Heading2"/>
        <w:rPr>
          <w:rFonts w:eastAsia="Times New Roman"/>
        </w:rPr>
      </w:pPr>
      <w:r w:rsidRPr="003C2C0D">
        <w:rPr>
          <w:rFonts w:eastAsia="Times New Roman"/>
        </w:rPr>
        <w:t>Cell Retention Design</w:t>
      </w:r>
    </w:p>
    <w:p w:rsidR="0087443E" w:rsidP="006A53EE" w:rsidRDefault="009E2C78" w14:paraId="2E3956EA" w14:textId="5B894E16">
      <w:pPr>
        <w:rPr>
          <w:color w:val="000000"/>
        </w:rPr>
      </w:pPr>
      <w:r>
        <w:t>T</w:t>
      </w:r>
      <w:r w:rsidRPr="5D61067A" w:rsidR="5D61067A">
        <w:t xml:space="preserve">he </w:t>
      </w:r>
      <w:r>
        <w:t xml:space="preserve">TFF </w:t>
      </w:r>
      <w:r w:rsidRPr="5D61067A" w:rsidR="5D61067A">
        <w:t xml:space="preserve">design </w:t>
      </w:r>
      <w:r>
        <w:t>is</w:t>
      </w:r>
      <w:r w:rsidRPr="5D61067A" w:rsidR="5D61067A">
        <w:t xml:space="preserve"> shown in Table </w:t>
      </w:r>
      <w:r w:rsidR="000528EE">
        <w:t>1 and 2</w:t>
      </w:r>
      <w:r w:rsidR="006460F7">
        <w:t xml:space="preserve"> </w:t>
      </w:r>
      <w:r w:rsidRPr="5D61067A" w:rsidR="5D61067A">
        <w:t xml:space="preserve">for a 500L and 2000L bioreactor. </w:t>
      </w:r>
      <w:r>
        <w:t xml:space="preserve"> While the design presumes a hollow fiber filter, flat sheet filters</w:t>
      </w:r>
      <w:r w:rsidR="00326735">
        <w:t xml:space="preserve"> will also work. </w:t>
      </w:r>
      <w:r w:rsidRPr="5D61067A" w:rsidR="5D61067A">
        <w:t>The membrane capacity is assumed to be 1000L/m</w:t>
      </w:r>
      <w:r w:rsidRPr="5D61067A" w:rsidR="5D61067A">
        <w:rPr>
          <w:vertAlign w:val="superscript"/>
        </w:rPr>
        <w:t>2</w:t>
      </w:r>
      <w:r w:rsidRPr="5D61067A" w:rsidR="5D61067A">
        <w:t xml:space="preserve">, which is conservative compared to some published in the literature </w:t>
      </w:r>
      <w:r w:rsidR="00275CCA">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PERpc3BsYXlUZXh0PihXYW5nLCBHb2RmcmV5IGV0IGFsLiAyMDE3KTwvRGlzcGxheVRleHQ+PHJl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=
</w:fldData>
        </w:fldChar>
      </w:r>
      <w:r w:rsidR="00275CCA">
        <w:instrText xml:space="preserve"> ADDIN EN.CITE </w:instrText>
      </w:r>
      <w:r w:rsidR="00275CCA">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PERpc3BsYXlUZXh0PihXYW5nLCBHb2RmcmV5IGV0IGFsLiAyMDE3KTwvRGlzcGxheVRleHQ+PHJl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=
</w:fldData>
        </w:fldChar>
      </w:r>
      <w:r w:rsidR="00275CCA">
        <w:instrText xml:space="preserve"> ADDIN EN.CITE.DATA </w:instrText>
      </w:r>
      <w:r w:rsidR="00275CCA">
        <w:fldChar w:fldCharType="end"/>
      </w:r>
      <w:r w:rsidR="00275CCA">
        <w:fldChar w:fldCharType="separate"/>
      </w:r>
      <w:r w:rsidR="00275CCA">
        <w:rPr>
          <w:noProof/>
        </w:rPr>
        <w:t>(Wang, Godfrey et al. 2017)</w:t>
      </w:r>
      <w:r w:rsidR="00275CCA">
        <w:fldChar w:fldCharType="end"/>
      </w:r>
      <w:r w:rsidR="00275CCA">
        <w:t>.</w:t>
      </w:r>
      <w:r w:rsidRPr="5D61067A" w:rsidR="5D61067A">
        <w:t xml:space="preserve"> A typical 1mm fiber lumen diameter was assumed, along with typical shear rate of 2000 s</w:t>
      </w:r>
      <w:r w:rsidRPr="5D61067A" w:rsidR="5D61067A">
        <w:rPr>
          <w:vertAlign w:val="superscript"/>
        </w:rPr>
        <w:t>-1</w:t>
      </w:r>
      <w:r w:rsidRPr="5D61067A" w:rsidR="5D61067A">
        <w:t xml:space="preserve">. In order to mitigate against Starling flow, the 500L TFF was designed with </w:t>
      </w:r>
      <w:r w:rsidR="00D94A75">
        <w:t xml:space="preserve">one 41.5 </w:t>
      </w:r>
      <w:r w:rsidRPr="5D61067A" w:rsidR="5D61067A">
        <w:t>cm long hollow fiber modules</w:t>
      </w:r>
      <w:r w:rsidR="00093F53">
        <w:t xml:space="preserve">. The 2000L bioreactor was design with three or four hollow fiber modules </w:t>
      </w:r>
      <w:r w:rsidR="006A53EE">
        <w:t xml:space="preserve">in series </w:t>
      </w:r>
      <w:r w:rsidRPr="5D61067A" w:rsidR="5D61067A">
        <w:t xml:space="preserve">(see Figure </w:t>
      </w:r>
      <w:r w:rsidR="00275CCA">
        <w:t>2</w:t>
      </w:r>
      <w:r w:rsidRPr="5D61067A" w:rsidR="5D61067A">
        <w:t>, A)</w:t>
      </w:r>
      <w:r w:rsidR="00093F53">
        <w:t>. Each module had</w:t>
      </w:r>
      <w:r w:rsidRPr="5D61067A" w:rsidR="00093F53">
        <w:t xml:space="preserve"> a separate permeate pump</w:t>
      </w:r>
      <w:r w:rsidR="00093F53">
        <w:t xml:space="preserve">. In </w:t>
      </w:r>
      <w:r w:rsidRPr="5D61067A" w:rsidR="5D61067A">
        <w:t xml:space="preserve">order to maintain reasonable cross flow rates of less than </w:t>
      </w:r>
      <w:r w:rsidR="00093F53">
        <w:t>90</w:t>
      </w:r>
      <w:r w:rsidRPr="5D61067A" w:rsidR="5D61067A">
        <w:t xml:space="preserve"> L/min, the design assumed that the membrane module would be changed </w:t>
      </w:r>
      <w:r w:rsidR="00D94A75">
        <w:t>one time</w:t>
      </w:r>
      <w:r w:rsidRPr="5D61067A" w:rsidR="5D61067A">
        <w:t xml:space="preserve"> during the run. </w:t>
      </w:r>
      <w:r w:rsidR="00D94A75">
        <w:t xml:space="preserve"> This flow rate is well within the range of existing large low shear centrifugal pumps. </w:t>
      </w:r>
      <w:r w:rsidRPr="5D61067A" w:rsidR="5D61067A">
        <w:t xml:space="preserve">Without these strategies, the retentate flow rate would be between 500 and 1000L/min, or 0.25-0.5vvm. These flow rates would require very large pumps, and the cells would have 5-10 times more pump passes. Damage to cells through pumps is an important factor to mitigate </w:t>
      </w:r>
      <w:r w:rsidR="00275CCA">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PERpc3BsYXlUZXh0PihXYW5nLCBHb2RmcmV5IGV0IGFsLiAyMDE3KTwvRGlzcGxheVRleHQ+PHJl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=
</w:fldData>
        </w:fldChar>
      </w:r>
      <w:r w:rsidR="00275CCA">
        <w:instrText xml:space="preserve"> ADDIN EN.CITE </w:instrText>
      </w:r>
      <w:r w:rsidR="00275CCA">
        <w:fldChar w:fldCharType="begin">
          <w:fldData xml:space="preserve">PEVuZE5vdGU+PENpdGU+PEF1dGhvcj5XYW5nPC9BdXRob3I+PFllYXI+MjAxNzwvWWVhcj48SURU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=
</w:fldData>
        </w:fldChar>
      </w:r>
      <w:r w:rsidR="00275CCA">
        <w:instrText xml:space="preserve"> ADDIN EN.CITE.DATA </w:instrText>
      </w:r>
      <w:r w:rsidR="00275CCA">
        <w:fldChar w:fldCharType="end"/>
      </w:r>
      <w:r w:rsidR="00275CCA">
        <w:fldChar w:fldCharType="separate"/>
      </w:r>
      <w:r w:rsidR="00275CCA">
        <w:rPr>
          <w:noProof/>
        </w:rPr>
        <w:t>(Wang, Godfrey et al. 2017)</w:t>
      </w:r>
      <w:r w:rsidR="00275CCA">
        <w:fldChar w:fldCharType="end"/>
      </w:r>
      <w:r w:rsidRPr="5D61067A" w:rsidR="5D61067A">
        <w:t xml:space="preserve">. </w:t>
      </w:r>
    </w:p>
    <w:p w:rsidR="006A53EE" w:rsidP="006A53EE" w:rsidRDefault="006A53EE" w14:paraId="0A58F460" w14:textId="628B0A75">
      <w:r>
        <w:t>TFF systems suffer from Starling flow</w:t>
      </w:r>
      <w:r w:rsidR="00275CCA">
        <w:t xml:space="preserve"> </w:t>
      </w:r>
      <w:r w:rsidR="00275CCA">
        <w:fldChar w:fldCharType="begin"/>
      </w:r>
      <w:r w:rsidR="00275CCA">
        <w:instrText xml:space="preserve"> ADDIN EN.CITE &lt;EndNote&gt;&lt;Cite&gt;&lt;Author&gt;Radoniqi&lt;/Author&gt;&lt;Year&gt;2018&lt;/Year&gt;&lt;IDText&gt;Computational fluid dynamic modeling of alternating tangential flow filtration for perfusion cell culture&lt;/IDText&gt;&lt;DisplayText&gt;(Radoniqi, Zhang et al. 2018)&lt;/DisplayText&gt;&lt;record&gt;&lt;dates&gt;&lt;pub-dates&gt;&lt;date&gt;Nov&lt;/date&gt;&lt;/pub-dates&gt;&lt;year&gt;2018&lt;/year&gt;&lt;/dates&gt;&lt;keywords&gt;&lt;keyword&gt;Animals&lt;/keyword&gt;&lt;keyword&gt;*Bioreactors&lt;/keyword&gt;&lt;keyword&gt;CHO Cells&lt;/keyword&gt;&lt;keyword&gt;Cell Culture Techniques/*methods&lt;/keyword&gt;&lt;keyword&gt;Cell Separation/*methods&lt;/keyword&gt;&lt;keyword&gt;Cricetulus&lt;/keyword&gt;&lt;keyword&gt;Filtration/*methods&lt;/keyword&gt;&lt;keyword&gt;*Hydrodynamics&lt;/keyword&gt;&lt;keyword&gt;*Starling flow&lt;/keyword&gt;&lt;keyword&gt;*alternating tangential flow filtration&lt;/keyword&gt;&lt;keyword&gt;*computational fluid dynamics&lt;/keyword&gt;&lt;keyword&gt;*cross flow velocity&lt;/keyword&gt;&lt;/keywords&gt;&lt;urls&gt;&lt;related-urls&gt;&lt;url&gt;https://www.ncbi.nlm.nih.gov/pubmed/30080936&lt;/url&gt;&lt;/related-urls&gt;&lt;/urls&gt;&lt;isbn&gt;1097-0290 (Electronic)&amp;#xD;0006-3592 (Linking)&lt;/isbn&gt;&lt;custom2&gt;PMC6221016&lt;/custom2&gt;&lt;titles&gt;&lt;title&gt;Computational fluid dynamic modeling of alternating tangential flow filtration for perfusion cell culture&lt;/title&gt;&lt;secondary-title&gt;Biotechnol Bioeng&lt;/secondary-title&gt;&lt;/titles&gt;&lt;pages&gt;2751-2759&lt;/pages&gt;&lt;number&gt;11&lt;/number&gt;&lt;contributors&gt;&lt;authors&gt;&lt;author&gt;Radoniqi, F.&lt;/author&gt;&lt;author&gt;Zhang, H.&lt;/author&gt;&lt;author&gt;Bardliving, C. L.&lt;/author&gt;&lt;author&gt;Shamlou, P.&lt;/author&gt;&lt;author&gt;Coffman, J.&lt;/author&gt;&lt;/authors&gt;&lt;/contributors&gt;&lt;edition&gt;2018/08/07&lt;/edition&gt;&lt;added-date format="utc"&gt;1598125667&lt;/added-date&gt;&lt;ref-type name="Journal Article"&gt;17&lt;/ref-type&gt;&lt;auth-address&gt;School of Applied Life Sciences, Amgen Bioprocessing Center, Keck Graduate Institute, Claremont, California.&amp;#xD;Department of Process Science, Boehringer Ingelheim, Fremont, California.&lt;/auth-address&gt;&lt;rec-number&gt;205&lt;/rec-number&gt;&lt;last-updated-date format="utc"&gt;1599749422&lt;/last-updated-date&gt;&lt;accession-num&gt;30080936&lt;/accession-num&gt;&lt;electronic-resource-num&gt;10.1002/bit.26813&lt;/electronic-resource-num&gt;&lt;volume&gt;115&lt;/volume&gt;&lt;/record&gt;&lt;/Cite&gt;&lt;/EndNote&gt;</w:instrText>
      </w:r>
      <w:r w:rsidR="00275CCA">
        <w:fldChar w:fldCharType="separate"/>
      </w:r>
      <w:r w:rsidR="00275CCA">
        <w:rPr>
          <w:noProof/>
        </w:rPr>
        <w:t>(Radoniqi, Zhang et al. 2018)</w:t>
      </w:r>
      <w:r w:rsidR="00275CCA">
        <w:fldChar w:fldCharType="end"/>
      </w:r>
      <w:r>
        <w:t xml:space="preserve"> which causes poor filter utilization and faster fouling. Starling flow can be mitigated in many ways, the easiest perhaps by the use of shorter membranes. Achieving the same filter area with shorter membrane length could require a large number of hollow fibers, and a concomitant high retentate flow rate (Figure 2B).  Or, short membrane modules could be installed in series, each with a separate permeate pump, as shown in Figure 2. The method of using stacked membrane modules each with a separate permeate pump is a relatively simple way of scaling up the TFF step. The shear encountered between modules must be minimized in the coupling design. Such a TFF design could enable perfusion up to 12kL bioreactors. </w:t>
      </w:r>
    </w:p>
    <w:p w:rsidR="00B23039" w:rsidP="006A53EE" w:rsidRDefault="00B23039" w14:paraId="734DAB4D" w14:textId="2FF524E5">
      <w:r>
        <w:t xml:space="preserve">Switching the filter for the 2000L bioreactor design is best accomplished by the use of Y-connectors and valves between the two </w:t>
      </w:r>
      <w:r w:rsidR="001F5183">
        <w:t>sets of filter modules</w:t>
      </w:r>
      <w:r>
        <w:t xml:space="preserve">. </w:t>
      </w:r>
      <w:r w:rsidR="001F5183">
        <w:t xml:space="preserve">Manual switching between the two sets of filter modules is likely acceptable for most operations, even in commercial space.  </w:t>
      </w:r>
    </w:p>
    <w:p w:rsidR="00093F53" w:rsidP="006A53EE" w:rsidRDefault="661F475E" w14:paraId="50D06254" w14:textId="77777777">
      <w:r>
        <w:lastRenderedPageBreak/>
        <w:t xml:space="preserve">The design calls for </w:t>
      </w:r>
      <w:r w:rsidR="00093F53">
        <w:t>one</w:t>
      </w:r>
      <w:r>
        <w:t xml:space="preserve"> ATF</w:t>
      </w:r>
      <w:r w:rsidR="00093F53">
        <w:t>10 systems</w:t>
      </w:r>
      <w:r>
        <w:t xml:space="preserve"> </w:t>
      </w:r>
      <w:r w:rsidR="00093F53">
        <w:t xml:space="preserve">for the 500L bioreactor and three </w:t>
      </w:r>
      <w:r>
        <w:t xml:space="preserve">per 2000L bioreactor. While this takes up a considerable amount of floor space around the bioreactor, it is not a major inconvenience. </w:t>
      </w:r>
    </w:p>
    <w:p w:rsidR="007320DB" w:rsidP="006A53EE" w:rsidRDefault="661F475E" w14:paraId="58AF0ACF" w14:textId="1EE9958C">
      <w:r>
        <w:t xml:space="preserve">The area required </w:t>
      </w:r>
      <w:r w:rsidR="00093F53">
        <w:t xml:space="preserve">for both ATF and TFF on the 2000L bioreactor </w:t>
      </w:r>
      <w:r>
        <w:t>is 30m</w:t>
      </w:r>
      <w:r w:rsidRPr="661F475E">
        <w:rPr>
          <w:vertAlign w:val="superscript"/>
        </w:rPr>
        <w:t>2</w:t>
      </w:r>
      <w:r w:rsidR="00093F53">
        <w:t xml:space="preserve">. Modules are commercially available. </w:t>
      </w:r>
      <w:r>
        <w:t xml:space="preserve"> The </w:t>
      </w:r>
      <w:proofErr w:type="gramStart"/>
      <w:r>
        <w:t>cross-flow</w:t>
      </w:r>
      <w:proofErr w:type="gramEnd"/>
      <w:r>
        <w:t xml:space="preserve"> rate is 70L/min, which can be handled by an off-the-shelf low shear pump. The ATF and TFF systems require three or four </w:t>
      </w:r>
      <w:proofErr w:type="gramStart"/>
      <w:r>
        <w:t>small</w:t>
      </w:r>
      <w:proofErr w:type="gramEnd"/>
      <w:r>
        <w:t xml:space="preserve"> permeate pumps with a maximum flow rate of less than 500 mL/min. The total flow rate onto the capture step is small, about 8L/min</w:t>
      </w:r>
      <w:r w:rsidR="00093F53">
        <w:t xml:space="preserve"> for the 4x2000L design. </w:t>
      </w:r>
      <w:r>
        <w:t xml:space="preserve"> </w:t>
      </w:r>
    </w:p>
    <w:p w:rsidR="008002C6" w:rsidP="006A53EE" w:rsidRDefault="008002C6" w14:paraId="021AE79E" w14:textId="3F948FEB">
      <w:r>
        <w:t xml:space="preserve">Single-use bioreactors require 1.5-inch ports to allow unrestricted flow for each pump system. The 2000L bioreactor requires four ports to support the ATF and two ports to support the TFF operation. </w:t>
      </w:r>
    </w:p>
    <w:p w:rsidR="001A5131" w:rsidP="007E0C39" w:rsidRDefault="00A86482" w14:paraId="2203A9DC" w14:textId="46974531">
      <w:pPr>
        <w:pStyle w:val="Heading2"/>
      </w:pPr>
      <w:r>
        <w:t xml:space="preserve">Dual Column Chromatography </w:t>
      </w:r>
      <w:r w:rsidR="001A5131">
        <w:t>Design</w:t>
      </w:r>
    </w:p>
    <w:p w:rsidR="003228AC" w:rsidP="006A53EE" w:rsidRDefault="00A86482" w14:paraId="50AD0271" w14:textId="7C8A72D2">
      <w:r>
        <w:t>Dual</w:t>
      </w:r>
      <w:r w:rsidR="00903475">
        <w:t xml:space="preserve"> chromatography</w:t>
      </w:r>
      <w:r>
        <w:t xml:space="preserve"> is the simplest and perhaps easiest form of ICB that can be implemented. The high-level skid design shown in Figure </w:t>
      </w:r>
      <w:r w:rsidR="006460F7">
        <w:t>3</w:t>
      </w:r>
      <w:r>
        <w:t xml:space="preserve"> allows flexibility for ICB and batch processing. The system uses two pump sizes. A smaller pump is used for the solution concentrates. Larger pumps are used for the diluent and the load. </w:t>
      </w:r>
      <w:r w:rsidR="00903475">
        <w:t xml:space="preserve"> </w:t>
      </w:r>
      <w:r>
        <w:t xml:space="preserve">This design has a large range productivity. </w:t>
      </w:r>
      <w:r w:rsidR="00045625">
        <w:t xml:space="preserve">The overall accurate flow rate range is 0.3 to 12.5 L/min. </w:t>
      </w:r>
      <w:r>
        <w:t xml:space="preserve">High productivity processes use solution concentrates and dilute with water. The largest </w:t>
      </w:r>
      <w:r w:rsidR="00024969">
        <w:t>processing</w:t>
      </w:r>
      <w:r>
        <w:t xml:space="preserve"> </w:t>
      </w:r>
      <w:r w:rsidR="007B1224">
        <w:t>possible on this system is two 25L columns operated in series</w:t>
      </w:r>
      <w:r w:rsidR="00024969">
        <w:t xml:space="preserve">, allowing for </w:t>
      </w:r>
      <w:r w:rsidR="007B1224">
        <w:t>57.6kg/day</w:t>
      </w:r>
      <w:r w:rsidR="00024969">
        <w:t>.</w:t>
      </w:r>
      <w:r w:rsidR="007B1224">
        <w:t xml:space="preserve"> [</w:t>
      </w:r>
      <w:r w:rsidR="003228AC">
        <w:t>2-minute</w:t>
      </w:r>
      <w:r w:rsidR="007B1224">
        <w:t xml:space="preserve"> residence time, 20 cm bed depth, 300 cm/</w:t>
      </w:r>
      <w:proofErr w:type="spellStart"/>
      <w:r w:rsidR="007B1224">
        <w:t>hr</w:t>
      </w:r>
      <w:proofErr w:type="spellEnd"/>
      <w:r w:rsidR="00024969">
        <w:t>, 16 cycles per day per column</w:t>
      </w:r>
      <w:r w:rsidR="007B1224">
        <w:t>].</w:t>
      </w:r>
      <w:r w:rsidR="00024969">
        <w:t xml:space="preserve"> </w:t>
      </w:r>
      <w:r w:rsidR="00160AB4">
        <w:t>Two columns operated in parallel can process 48kg/day, due to the decreased effective capacity of the column.</w:t>
      </w:r>
      <w:r w:rsidR="00024969">
        <w:t xml:space="preserve"> The smallest mass </w:t>
      </w:r>
      <w:r w:rsidR="00045625">
        <w:t>that can be processed uses only the smaller pump with no dilution at the lowest accurate flow rate, allowing the use of a</w:t>
      </w:r>
      <w:r w:rsidR="00024969">
        <w:t xml:space="preserve"> 0.6L column</w:t>
      </w:r>
      <w:r w:rsidR="00045625">
        <w:t xml:space="preserve">. This set up processes as little as 36g per day. </w:t>
      </w:r>
      <w:r w:rsidR="007B1224">
        <w:t xml:space="preserve"> </w:t>
      </w:r>
      <w:r w:rsidR="002B0DBC">
        <w:t xml:space="preserve">For plants that desire this degree of flexibility, </w:t>
      </w:r>
      <w:r w:rsidR="00045625">
        <w:t xml:space="preserve">the product flow path on such a skid would </w:t>
      </w:r>
      <w:r w:rsidR="008C6F26">
        <w:t xml:space="preserve">be single </w:t>
      </w:r>
      <w:proofErr w:type="gramStart"/>
      <w:r w:rsidR="008C6F26">
        <w:t>use, and</w:t>
      </w:r>
      <w:proofErr w:type="gramEnd"/>
      <w:r w:rsidR="008C6F26">
        <w:t xml:space="preserve"> allow a high-flow and a low-flow tubing kit to avoid product dilution at the low flow rate range. </w:t>
      </w:r>
      <w:r w:rsidR="002B0DBC">
        <w:t xml:space="preserve"> Most plants would not need this degree of flexibility and the full range of productivity will depend upon the tubing diameter and the extra-column volume. </w:t>
      </w:r>
    </w:p>
    <w:p w:rsidR="0063232D" w:rsidP="006A53EE" w:rsidRDefault="0063232D" w14:paraId="5AE1CA01" w14:textId="25FBA54C">
      <w:r>
        <w:t xml:space="preserve">The number of cycles per day is set to avoid changing </w:t>
      </w:r>
      <w:r w:rsidR="00995D71">
        <w:t>columns</w:t>
      </w:r>
      <w:r>
        <w:t xml:space="preserve"> during the </w:t>
      </w:r>
      <w:proofErr w:type="gramStart"/>
      <w:r>
        <w:t>20 day</w:t>
      </w:r>
      <w:proofErr w:type="gramEnd"/>
      <w:r>
        <w:t xml:space="preserve"> run for commercial processes. Each column is cycled 10 times per day, for a total cycling of 200 cycles per lot. While column lifetime may vary from product to product, targeting 200 cycles is not overly burdensome for commercial processes. Poorer column lifetime will require larger columns and fewer cycles per day. If the Protein A resin costs $15,000L/L, then the contribution to COGM is about $1.7/g, which is still one of the highest single contributions to COGM. </w:t>
      </w:r>
    </w:p>
    <w:p w:rsidR="00995D71" w:rsidP="006A53EE" w:rsidRDefault="00995D71" w14:paraId="42012A54" w14:textId="1B60428F">
      <w:r>
        <w:t xml:space="preserve">The downstream process is tolerant to changes in productivity in the upstream in two ways. Firstly, the columns can be underloaded. The load range the Protein A is assumed to be 10g/L-72g/L. The second is that the columns can be cycled as few as </w:t>
      </w:r>
      <w:r w:rsidR="00E95C37">
        <w:t>once</w:t>
      </w:r>
      <w:r>
        <w:t xml:space="preserve"> per day, to as many as sixteen times per day. Th</w:t>
      </w:r>
      <w:r w:rsidR="00E95C37">
        <w:t xml:space="preserve">e lower limit is set, in part, by the bioburden control strategy, in that we prefer to load a column less than 12 hours before sanitizing it. The total in-batch range of productivity is therefore </w:t>
      </w:r>
      <w:proofErr w:type="gramStart"/>
      <w:r w:rsidR="00E95C37">
        <w:t>230 fold</w:t>
      </w:r>
      <w:proofErr w:type="gramEnd"/>
      <w:r w:rsidR="00E95C37">
        <w:t xml:space="preserve">. Between batches, the columns can be changed in size from </w:t>
      </w:r>
      <w:r w:rsidR="00E95C37">
        <w:lastRenderedPageBreak/>
        <w:t xml:space="preserve">0.6L to 25L. Thus, the overall batch-to-batch productivity range for the downstream is 9600-fold range. </w:t>
      </w:r>
    </w:p>
    <w:p w:rsidR="008C6F26" w:rsidP="006A53EE" w:rsidRDefault="008C6F26" w14:paraId="7B590A1C" w14:textId="1B1722B7">
      <w:r>
        <w:t xml:space="preserve">The system also has UV absorbance detection with two path lengths to allow both high and low concentration measurement. Ideally, the UV detector would be linear up to concentrations of 150 g/L, or about 200 AU/cm. A detector with 0.1mm and 1.0mm path lengths would be sufficient. These detection limits are necessary to enable accurate yield calculations on every cycle. Optionally, the detector would allow a scan of absorbance from 230 nm to 320 nm. Spectral analysis of column peaks can be used to estimate purity [Jorgen </w:t>
      </w:r>
      <w:proofErr w:type="spellStart"/>
      <w:r>
        <w:t>Hubbuch</w:t>
      </w:r>
      <w:proofErr w:type="spellEnd"/>
      <w:r>
        <w:t xml:space="preserve">]. Additional data input ports should be available for expanding PAT methods that are not described here. </w:t>
      </w:r>
    </w:p>
    <w:p w:rsidR="00D81BC5" w:rsidP="006A53EE" w:rsidRDefault="4C852D9A" w14:paraId="0F639FF8" w14:textId="399D0EC6">
      <w:r>
        <w:t>The dual column chromatography skid may not benefit from being single use, depending upon the application. Small lot sizes will have an increased burden of on the COGM of the single use assemblies. This burden is less important in clinical manufacturing, where flexibility and change over time might be more important. This burden is also less important for very large batches, such as those derived from the 4x2000L example. Plants producing more material than the 4x2000L example would be limited by the available SU column sizes, large SU valves, and the number of SU containers for media and solution preparation and storage. SU pumps are not limiting:  A system based on commonly used single use pumps (</w:t>
      </w:r>
      <w:proofErr w:type="spellStart"/>
      <w:r>
        <w:t>Quatroflo</w:t>
      </w:r>
      <w:proofErr w:type="spellEnd"/>
      <w:r>
        <w:t xml:space="preserve"> 4400SU, 83L/min max, and </w:t>
      </w:r>
      <w:proofErr w:type="spellStart"/>
      <w:r>
        <w:t>Quatroflo</w:t>
      </w:r>
      <w:proofErr w:type="spellEnd"/>
      <w:r>
        <w:t xml:space="preserve"> 1200SU, 20L/min max) could conceivably be used to process nearly 400kg/day. The list price for 5,000L single use containers (</w:t>
      </w:r>
      <w:proofErr w:type="spellStart"/>
      <w:r>
        <w:t>ThermoFisher</w:t>
      </w:r>
      <w:proofErr w:type="spellEnd"/>
      <w:r>
        <w:t xml:space="preserve">, Logan Utah) is less than $2000, which contributes about $0.2 per g of material produced in this scenario where the PMI for media and buffers is 560 L/kg. When 1x media concentrates are used, and the bioreactor productivity is 1g/L/day, the PMI for solutions and media is 2700 L/kg, and the cost of the media storage rises to about $1/g. This cost may become prohibitively expensive for COGM sensitive products. </w:t>
      </w:r>
    </w:p>
    <w:p w:rsidR="00496D7A" w:rsidP="00496D7A" w:rsidRDefault="00496D7A" w14:paraId="594C9420" w14:textId="46806C25">
      <w:pPr>
        <w:pStyle w:val="Heading2"/>
      </w:pPr>
      <w:r>
        <w:t>Virus Inactivation</w:t>
      </w:r>
    </w:p>
    <w:p w:rsidR="00496D7A" w:rsidP="006A53EE" w:rsidRDefault="0098366C" w14:paraId="47C1A7E0" w14:textId="2491721B">
      <w:r>
        <w:t>The framework virus inactivation step supports both batch virus inactivation and continuous. The skid performs on-line titration of the peak as it elutes from the Protein A step. The acidified peak then goes into a tank for the batch operation or into a plug flow reactor (PFR) for continuous inactivation. At the end of the incubation time, the product stream is neutralized before passing to the next step.</w:t>
      </w:r>
    </w:p>
    <w:p w:rsidR="0098366C" w:rsidP="006A53EE" w:rsidRDefault="0098366C" w14:paraId="7AD33BCA" w14:textId="7824DF19">
      <w:r>
        <w:t xml:space="preserve">Those processes that use a surge tank prior to the virus inactivation step will have a homogeneous </w:t>
      </w:r>
      <w:r w:rsidR="00AF667D">
        <w:t xml:space="preserve">product stream entering and exiting the PFR. This homogeneity allows for either a volume-based titration, or one based on a closed-loop pH control. Those steps that </w:t>
      </w:r>
      <w:r w:rsidR="00906BBE">
        <w:t xml:space="preserve">titrate the peak directly will require some feed-forward control based on UV. The UV signal from the Protein A skid will require integration with the virus inactivation skid, or the VI skid will require a UV sensor on the inlet. </w:t>
      </w:r>
    </w:p>
    <w:p w:rsidR="006F1B28" w:rsidP="006F1B28" w:rsidRDefault="006F1B28" w14:paraId="398FB82B" w14:textId="7CEC4368">
      <w:pPr>
        <w:pStyle w:val="Heading2"/>
      </w:pPr>
      <w:r>
        <w:lastRenderedPageBreak/>
        <w:t xml:space="preserve">Depth Filtration </w:t>
      </w:r>
    </w:p>
    <w:p w:rsidR="006F1B28" w:rsidP="006A53EE" w:rsidRDefault="006F1B28" w14:paraId="0EE2E2B9" w14:textId="7DE49447">
      <w:r>
        <w:t xml:space="preserve">High-density fed-batch processes precipitate HCP and other impurities after the low pH virus inactivation process. The particulates are removed typically by a depth filter. </w:t>
      </w:r>
    </w:p>
    <w:p w:rsidR="006F1B28" w:rsidP="006A53EE" w:rsidRDefault="006F1B28" w14:paraId="769A42DD" w14:textId="2F0A58EC">
      <w:r>
        <w:t xml:space="preserve">Perfusion based processes do not precipitate with the same frequency or degree. The framework process requires the capability of adding a depth filter. The depth filter has challenges for continuous processing. There are not many depth filters that arrive sterile or have a low bioburden specification. This means that depth filtration is an opportunity for bioburden to enter the process. Some depth filters can be sanitized with various solutions, hydroxide being the most typical. </w:t>
      </w:r>
    </w:p>
    <w:p w:rsidRPr="006F1B28" w:rsidR="006F1B28" w:rsidP="006A53EE" w:rsidRDefault="006F1B28" w14:paraId="3B022BD4" w14:textId="4AA20F20">
      <w:r>
        <w:t>Since the depth filter capacity is so low (100 L/m</w:t>
      </w:r>
      <w:r>
        <w:rPr>
          <w:vertAlign w:val="superscript"/>
        </w:rPr>
        <w:t>2</w:t>
      </w:r>
      <w:r>
        <w:t>), it will require frequent changing. The framework presumes daily changing.  The filter area is proportional to the Protein A column volume, and varies from 0.5 m</w:t>
      </w:r>
      <w:proofErr w:type="gramStart"/>
      <w:r>
        <w:rPr>
          <w:vertAlign w:val="superscript"/>
        </w:rPr>
        <w:t>2</w:t>
      </w:r>
      <w:r>
        <w:t xml:space="preserve">  for</w:t>
      </w:r>
      <w:proofErr w:type="gramEnd"/>
      <w:r>
        <w:t xml:space="preserve"> the clinical process to 13m</w:t>
      </w:r>
      <w:r>
        <w:rPr>
          <w:vertAlign w:val="superscript"/>
        </w:rPr>
        <w:t>2</w:t>
      </w:r>
      <w:r>
        <w:t xml:space="preserve">  for the 500kg process. While 13m</w:t>
      </w:r>
      <w:r>
        <w:rPr>
          <w:vertAlign w:val="superscript"/>
        </w:rPr>
        <w:t>2</w:t>
      </w:r>
      <w:r>
        <w:t xml:space="preserve"> is seen commonly in manufacturing plants, it is large and is best </w:t>
      </w:r>
      <w:r w:rsidR="007C4E36">
        <w:t xml:space="preserve">flushed with its own pump system. </w:t>
      </w:r>
    </w:p>
    <w:p w:rsidRPr="00A676F3" w:rsidR="00A676F3" w:rsidP="008002C6" w:rsidRDefault="00A676F3" w14:paraId="4DC35BFB" w14:textId="10556381">
      <w:pPr>
        <w:pStyle w:val="Heading2"/>
      </w:pPr>
      <w:r w:rsidRPr="00A676F3">
        <w:t xml:space="preserve">Virus </w:t>
      </w:r>
      <w:r w:rsidR="00F77AFB">
        <w:t>retentive</w:t>
      </w:r>
      <w:r w:rsidRPr="00A676F3">
        <w:t xml:space="preserve"> filtration (VRF)</w:t>
      </w:r>
    </w:p>
    <w:p w:rsidR="00A676F3" w:rsidP="006A53EE" w:rsidRDefault="747B87A7" w14:paraId="5AAC8785" w14:textId="16EEA657">
      <w:r>
        <w:t xml:space="preserve">Virus filtration provides a robust and scalable solution for viral clearance in biologic manufacturing. The choice of a suitable virus filter is governed by a combination of feed characteristics and process parameters. Therefore, the lack of in-depth understanding has, for many, restricted the VRF process to a batch operation. Table </w:t>
      </w:r>
      <w:r w:rsidR="006460F7">
        <w:t>1 and 2</w:t>
      </w:r>
      <w:r>
        <w:t xml:space="preserve"> depict various scenarios for a VRF process following the second polishing step. As shown in Table </w:t>
      </w:r>
      <w:r w:rsidR="006460F7">
        <w:t>2</w:t>
      </w:r>
      <w:r>
        <w:t>, the low productivity scenario would necessitate a membrane area of 0.5 m</w:t>
      </w:r>
      <w:r w:rsidRPr="747B87A7">
        <w:rPr>
          <w:vertAlign w:val="superscript"/>
        </w:rPr>
        <w:t>2</w:t>
      </w:r>
      <w:r>
        <w:t xml:space="preserve">. Each VRF sub-batch is expected to be operated at 24 h intervals. Here, each sub-batch will take roughly three hours, yielding the final product pool </w:t>
      </w:r>
      <w:proofErr w:type="gramStart"/>
      <w:r>
        <w:t>of  277</w:t>
      </w:r>
      <w:proofErr w:type="gramEnd"/>
      <w:r>
        <w:t xml:space="preserve"> </w:t>
      </w:r>
      <w:proofErr w:type="spellStart"/>
      <w:r>
        <w:t>Litres</w:t>
      </w:r>
      <w:proofErr w:type="spellEnd"/>
      <w:r>
        <w:t xml:space="preserve"> at 24 g/L (Table </w:t>
      </w:r>
      <w:r w:rsidR="006460F7">
        <w:t>2</w:t>
      </w:r>
      <w:r>
        <w:t xml:space="preserve">). The concomitant adjustments in membrane area and other operating parameters towards changes in capacity and productivity are mentioned in the supplementary information (Table </w:t>
      </w:r>
      <w:r w:rsidR="006460F7">
        <w:t>2</w:t>
      </w:r>
      <w:r>
        <w:t xml:space="preserve"> &amp; SI Table). </w:t>
      </w:r>
    </w:p>
    <w:p w:rsidR="00A676F3" w:rsidP="006A53EE" w:rsidRDefault="00A676F3" w14:paraId="0D05F395" w14:textId="79FD8843">
      <w:pPr>
        <w:pStyle w:val="Heading2"/>
      </w:pPr>
      <w:r>
        <w:t>Ultrafiltration and Diafiltration (UF/DF)</w:t>
      </w:r>
    </w:p>
    <w:p w:rsidR="005D1514" w:rsidP="006A53EE" w:rsidRDefault="00A429DF" w14:paraId="2F0F0FCC" w14:textId="4C347DED">
      <w:r>
        <w:t xml:space="preserve">The common framework process enables both batch and single-pass (SP) ultrafiltration and diafiltration (UFDF). </w:t>
      </w:r>
      <w:r w:rsidR="005D1514">
        <w:t xml:space="preserve">The framework uses a flexible single-use skid with the same pumps and different flow path to accommodate both operations. </w:t>
      </w:r>
    </w:p>
    <w:p w:rsidR="00B304B0" w:rsidP="006A53EE" w:rsidRDefault="00A676F3" w14:paraId="02014325" w14:textId="33AF9E7B">
      <w:r w:rsidRPr="002F271B">
        <w:t xml:space="preserve">The </w:t>
      </w:r>
      <w:r w:rsidR="007058E1">
        <w:t xml:space="preserve">batch </w:t>
      </w:r>
      <w:r w:rsidRPr="002F271B">
        <w:t>UF/DF step</w:t>
      </w:r>
      <w:r w:rsidR="005D1514">
        <w:t xml:space="preserve"> is shown in Figure </w:t>
      </w:r>
      <w:proofErr w:type="gramStart"/>
      <w:r w:rsidR="006460F7">
        <w:t xml:space="preserve">5 </w:t>
      </w:r>
      <w:r w:rsidR="005D1514">
        <w:t xml:space="preserve"> and</w:t>
      </w:r>
      <w:proofErr w:type="gramEnd"/>
      <w:r w:rsidR="005D1514">
        <w:t xml:space="preserve"> </w:t>
      </w:r>
      <w:r w:rsidRPr="002F271B">
        <w:t>involves batch tangential flow filtration (TFF) with multiple pump passes and a recirculation skid to attain the desired product concentration.</w:t>
      </w:r>
      <w:r w:rsidR="00A429DF">
        <w:t xml:space="preserve"> </w:t>
      </w:r>
      <w:r w:rsidR="007058E1">
        <w:t xml:space="preserve">The framework process performs a batch UFDF frequently to avoid the need for a large system.  </w:t>
      </w:r>
      <w:r w:rsidRPr="002F271B" w:rsidR="005D1514">
        <w:t xml:space="preserve">The entire UF/DF process will be split into </w:t>
      </w:r>
      <w:r w:rsidR="005D1514">
        <w:t xml:space="preserve">as many as </w:t>
      </w:r>
      <w:r w:rsidRPr="002F271B" w:rsidR="005D1514">
        <w:t xml:space="preserve">20 sub-batches that are expected to be in-sync with the VRF process. </w:t>
      </w:r>
      <w:r w:rsidR="007058E1">
        <w:t xml:space="preserve">A concentration step is operated continuously as the run progresses. The filter is sized to allow for 18 hours per day to give ample time for daily sanitization if required.  Periodically, the concentrated pool is moved to </w:t>
      </w:r>
      <w:r w:rsidR="005D1514">
        <w:t xml:space="preserve">the DF </w:t>
      </w:r>
      <w:r w:rsidR="007058E1">
        <w:t>retentate tank where the</w:t>
      </w:r>
      <w:r w:rsidR="005D1514">
        <w:t xml:space="preserve"> diafiltration</w:t>
      </w:r>
      <w:r w:rsidR="007058E1">
        <w:t xml:space="preserve"> is performed. The material is moved to the final in-process retentate </w:t>
      </w:r>
      <w:r w:rsidR="007058E1">
        <w:lastRenderedPageBreak/>
        <w:t xml:space="preserve">pool where the final UF concentration occurs continuously as the run progresses. </w:t>
      </w:r>
      <w:r w:rsidRPr="002F271B" w:rsidR="005D1514">
        <w:t xml:space="preserve">Table </w:t>
      </w:r>
      <w:r w:rsidR="006460F7">
        <w:t>1 and 2</w:t>
      </w:r>
      <w:r w:rsidRPr="002F271B" w:rsidR="005D1514">
        <w:t>, depicts the process parameters and throughput for a typical TFF module</w:t>
      </w:r>
      <w:r w:rsidR="005D1514">
        <w:t xml:space="preserve">. </w:t>
      </w:r>
      <w:r w:rsidRPr="002F271B" w:rsidR="005D1514">
        <w:t xml:space="preserve"> </w:t>
      </w:r>
      <w:r w:rsidR="007058E1">
        <w:t xml:space="preserve">The size of the filters and pumps used is similar across all scales by controlling </w:t>
      </w:r>
      <w:r w:rsidR="00846BE4">
        <w:t>the frequency</w:t>
      </w:r>
      <w:r w:rsidR="007058E1">
        <w:t xml:space="preserve"> of the batch operation. </w:t>
      </w:r>
      <w:r w:rsidR="00B304B0">
        <w:t>T</w:t>
      </w:r>
      <w:r w:rsidR="007058E1">
        <w:t>he filter used for the</w:t>
      </w:r>
      <w:r w:rsidR="005D1514">
        <w:t xml:space="preserve"> clinical</w:t>
      </w:r>
      <w:r w:rsidR="007058E1">
        <w:t xml:space="preserve"> 6</w:t>
      </w:r>
      <w:r w:rsidR="00B304B0">
        <w:t xml:space="preserve"> </w:t>
      </w:r>
      <w:r w:rsidR="007058E1">
        <w:t>kg DF is 0</w:t>
      </w:r>
      <w:r w:rsidR="00B304B0">
        <w:t>.2-1</w:t>
      </w:r>
      <w:r w:rsidR="007058E1">
        <w:t xml:space="preserve"> m</w:t>
      </w:r>
      <w:r w:rsidRPr="005D1514" w:rsidR="007058E1">
        <w:rPr>
          <w:vertAlign w:val="superscript"/>
        </w:rPr>
        <w:t>2</w:t>
      </w:r>
      <w:r w:rsidR="007058E1">
        <w:t xml:space="preserve"> and for the</w:t>
      </w:r>
      <w:r w:rsidR="005D1514">
        <w:t xml:space="preserve"> commercial </w:t>
      </w:r>
      <w:r w:rsidR="007058E1">
        <w:t xml:space="preserve">500kg batch is </w:t>
      </w:r>
      <w:r w:rsidR="00B304B0">
        <w:t>0.4-</w:t>
      </w:r>
      <w:r w:rsidR="007058E1">
        <w:t>4m</w:t>
      </w:r>
      <w:r w:rsidRPr="005D1514" w:rsidR="007058E1">
        <w:rPr>
          <w:vertAlign w:val="superscript"/>
        </w:rPr>
        <w:t>2</w:t>
      </w:r>
      <w:r w:rsidR="00B304B0">
        <w:t>. E</w:t>
      </w:r>
      <w:r w:rsidR="007058E1">
        <w:t xml:space="preserve">ach are sub batched </w:t>
      </w:r>
      <w:r w:rsidR="00B304B0">
        <w:t>one</w:t>
      </w:r>
      <w:r w:rsidR="007058E1">
        <w:t xml:space="preserve"> time and </w:t>
      </w:r>
      <w:r w:rsidR="00B304B0">
        <w:t>twenty</w:t>
      </w:r>
      <w:r w:rsidR="007058E1">
        <w:t xml:space="preserve"> times, respectively. </w:t>
      </w:r>
    </w:p>
    <w:p w:rsidRPr="002F271B" w:rsidR="00A676F3" w:rsidP="006A53EE" w:rsidRDefault="00A676F3" w14:paraId="385E4E9B" w14:textId="48EA6DEB">
      <w:r w:rsidR="1B476BAB">
        <w:rPr/>
        <w:t>It is apparent from the Table 2 (and SI Table) that the volume of DF buffer required for a batch with high-productivity can be prohibitively high. For the 500kg batch, the DF buffer volume is 66,000L. This issue can be partially mitigated by the use of buffer concentrates and in-line mixing with WFI. Ultimately, a final UF step will be required to attain the 150 g/L target product concentration. Depending on the various scenarios mentioned in Table</w:t>
      </w:r>
      <w:ins w:author="Jon Coffman" w:date="2020-09-24T20:21:47.102Z" w:id="1028319991">
        <w:r w:rsidR="1B476BAB">
          <w:t xml:space="preserve"> 2</w:t>
        </w:r>
      </w:ins>
      <w:r w:rsidR="1B476BAB">
        <w:rPr/>
        <w:t xml:space="preserve"> </w:t>
      </w:r>
      <w:del w:author="Jon Coffman" w:date="2020-09-24T20:21:42.58Z" w:id="764373831">
        <w:r w:rsidDel="1B476BAB">
          <w:delText>X.X</w:delText>
        </w:r>
      </w:del>
      <w:r w:rsidR="1B476BAB">
        <w:rPr/>
        <w:t xml:space="preserve"> the requirements for membrane area for the UF and DF buffer would vary. From these calculations (Table </w:t>
      </w:r>
      <w:del w:author="Jon Coffman" w:date="2020-09-24T20:21:53.096Z" w:id="1123393135">
        <w:r w:rsidDel="1B476BAB">
          <w:delText xml:space="preserve">X.X </w:delText>
        </w:r>
      </w:del>
      <w:ins w:author="Jon Coffman" w:date="2020-09-24T20:21:53.154Z" w:id="493386397">
        <w:r w:rsidR="1B476BAB">
          <w:t>2</w:t>
        </w:r>
      </w:ins>
      <w:r w:rsidR="1B476BAB">
        <w:rPr/>
        <w:t xml:space="preserve">and SI </w:t>
      </w:r>
      <w:del w:author="Jon Coffman" w:date="2020-09-24T20:21:57.346Z" w:id="309812940">
        <w:r w:rsidDel="1B476BAB">
          <w:delText>X.XX</w:delText>
        </w:r>
      </w:del>
      <w:r w:rsidR="1B476BAB">
        <w:rPr/>
        <w:t>), it is apparent that the requirements for DF buffer and the batch operation can be challenging to implement in high productivity scenarios.</w:t>
      </w:r>
    </w:p>
    <w:p w:rsidR="00A676F3" w:rsidP="006A53EE" w:rsidRDefault="00A676F3" w14:paraId="14FA61FC" w14:textId="753D8A83">
      <w:r w:rsidR="1B476BAB">
        <w:rPr/>
        <w:t xml:space="preserve">Recently, alternative approaches to overcome shortfalls of the typical UF/DF operation have been reported in the literature. The advent of single-pass tangential flow filtration (SPTFF) membrane filtration modules has made it possible to attain high protein concentration factors in a ‘single-pass’ while eliminating the need for repeated product recirculation </w:t>
      </w:r>
      <w:r>
        <w:fldChar w:fldCharType="begin" w:fldLock="true"/>
      </w:r>
      <w:r>
        <w:instrText xml:space="preserve">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fldChar w:fldCharType="separate"/>
      </w:r>
      <w:r w:rsidRPr="1B476BAB" w:rsidR="1B476BAB">
        <w:rPr>
          <w:noProof/>
        </w:rPr>
        <w:t>(Jungbauer, 2013)</w:t>
      </w:r>
      <w:r>
        <w:fldChar w:fldCharType="end"/>
      </w:r>
      <w:r w:rsidR="1B476BAB">
        <w:rPr/>
        <w:t xml:space="preserve">. The use of multistage SPTFF cascade for continuous diafiltration of proteins using </w:t>
      </w:r>
      <w:proofErr w:type="spellStart"/>
      <w:r w:rsidR="1B476BAB">
        <w:rPr/>
        <w:t>cocurrent</w:t>
      </w:r>
      <w:proofErr w:type="spellEnd"/>
      <w:r w:rsidR="1B476BAB">
        <w:rPr/>
        <w:t xml:space="preserve"> and countercurrent mode have been demonstrated </w:t>
      </w:r>
      <w:r>
        <w:fldChar w:fldCharType="begin" w:fldLock="true"/>
      </w:r>
      <w:r>
        <w:instrText xml:space="preserve">ADDIN CSL_CITATION {"citationItems":[{"id":"ITEM-1","itemData":{"DOI":"10.1002/biot.201800061","ISSN":"1860-6768","abstract":"The changing landscape of the biopharmaceutical market is driving a paradigm shift toward continuous manufacturing. To date, integrated continuous bioprocessing has not been realized as enabling technologies are nascent. In this work, a fully integrated continuous process is successfully demonstrated from pilot scale bioreactor to drug substance. Comparable product quality is observed between the continuous process and a 500 L fed-batch conventional process. The continuous process generated material at a rate of 1 kg of purified mAb every 4 days, achieving a 4.6-fold increase in productivity compared to the fed-batch process A plant throughput analysis using BioSolve software shows that a fed-batch facility with 4 × 12 500 L stainless steel bioreactors and purification train of the corresponding scale can be replaced by a continuous facility consisting of 5 × 2000 L single use bioreactors and smaller purification train, with a cost reduction of 15%.","author":[{"dropping-particle":"","family":"Arnold","given":"Lindsay","non-dropping-particle":"","parse-names":false,"suffix":""},{"dropping-particle":"","family":"Lee","given":"Kenneth","non-dropping-particle":"","parse-names":false,"suffix":""},{"dropping-particle":"","family":"Rucker‐Pezzini","given":"Joanna","non-dropping-particle":"","parse-names":false,"suffix":""},{"dropping-particle":"","family":"Lee","given":"Jeong H.","non-dropping-particle":"","parse-names":false,"suffix":""}],"container-title":"Biotechnology Journal","id":"ITEM-1","issue":"2","issued":{"date-parts":[["2019","2","22"]]},"page":"1800061","title":"Implementation of Fully Integrated Continuous Antibody Processing: Effects on Productivity and COGm","type":"article-journal","volume":"14"},"uris":["http://www.mendeley.com/documents/?uuid=e9d221df-677f-4645-8475-580f1d2650df"]},{"id":"ITEM-2","itemData":{"DOI":"10.3390/pr7060317","ISSN":"2227-9717","abstract":"In this study the Single-Pass-Tangential-Flow-Filtration (SPTFF) concept for continuous ultrafiltration in bioprocessing is investigated. Based on a previously validated physico-chemical model for a single ultrafiltration cassette, the transfer to a multistage SPTFF is predicted and validated experimentally by concentration steps for bovine serum albumin (BSA) and the monoclonal antibody immunoglobulin G (IgG) are compared. The model applied for the ultrafiltration membrane contains the Stagnant Film Model (SFM) for concentration polarization, as well as the Osmotic Pressure Model (OPM) and the Boundary Layer Model (BLM) for the mass transfer through the membrane. In addition, pressure drop correlations as a function of the Reynolds number are included to describe the development of the transmembrane pressure over the length of the module. The outcome of this study shows the potential to improve this multi-parameter dependent unit operation by a model-based optimization allowing significant reduction of experimental efforts and applying the Quality by Design (QbD) approach consistently. Consequently, a versatile tool for conceptual process design is presented and further application is discussed.","author":[{"dropping-particle":"","family":"Huter","given":"Maximilian J.","non-dropping-particle":"","parse-names":false,"suffix":""},{"dropping-particle":"","family":"Strube","given":"Jochen","non-dropping-particle":"","parse-names":false,"suffix":""}],"container-title":"Processes","id":"ITEM-2","issue":"6","issued":{"date-parts":[["2019","5","28"]]},"page":"317","title":"Model-Based Design and Process Optimization of Continuous Single Pass Tangential Flow Filtration Focusing on Continuous Bioprocessing","type":"article-journal","volume":"7"},"uris":["http://www.mendeley.com/documents/?uuid=7cd3b7fe-bb56-4324-9d2f-f73af96d4d74"]},{"id":"ITEM-3","itemData":{"DOI":"10.1002/btpr.2810","ISSN":"8756-7938","abstract":"There is growing interest in the development of fully integrated and continuous biomanufacturing processes for the production of monoclonal antibody products. A recent study has demonstrated the feasibility of using a two-stage countercurrent diafiltration (DF) process for continuous product formulation, but this system did not provide sufficient levels of buffer exchange for most applications. The objective of this study was to design and test a three-stage countercurrent DF system that could achieve at least 99.9% buffer exchange over 24 hr of continuous operation. Experimental data were obtained using concentrated solutions of human immunoglobulin G as a model protein, with the extent of vitamin B12 removal used to track the extent of DF. Pall Cadence™ inline concentrators with Delta 30 kD regenerated cellulose membranes were used in the three stages to achieve high conversion in a single pass. The three-stage system showed stable operation with &gt;99.9% vitamin B12 removal and a minimal increase in pressure over the full 24 hr. Modules were effectively cleaned using sodium hydroxide, with nearly complete recovery of water permeability. A simple economic analysis was presented that accounts for the trade-offs between quantity of buffer used and membrane costs for this type of countercurrent staged DF process. The results provide important insights to the design and operation of a continuous process for antibody formulation.","author":[{"dropping-particle":"","family":"Jabra","given":"Mario G.","non-dropping-particle":"","parse-names":false,"suffix":""},{"dropping-particle":"","family":"Yehl","given":"Christopher J.","non-dropping-particle":"","parse-names":false,"suffix":""},{"dropping-particle":"","family":"Zydney","given":"Andrew L.","non-dropping-particle":"","parse-names":false,"suffix":""}],"container-title":"Biotechnology Progress","id":"ITEM-3","issue":"4","issued":{"date-parts":[["2019","7","15"]]},"page":"6-11","title":"Multistage continuous countercurrent diafiltration for formulation of monoclonal antibodies","type":"article-journal","volume":"35"},"uris":["http://www.mendeley.com/documents/?uuid=1e27a021-dc54-43f3-b02b-f8b2bf64e638"]},{"id":"ITEM-4","itemData":{"DOI":"10.1002/bit.26441","ISSN":"10970290","PMID":"28865125","abstract":"A number of groups have studied the application of continuous bioreactors and continuous chromatographic systems as part of efforts to develop an integrated continuous biomanufacturing process. The objective of this study was to examine the feasibility of using a countercurrent staged diafiltration process for continuous protein formulation with reduced buffer requirements. Experiments were performed using a polyclonal immunoglobulin (IgG) with Cadence™ Inline Concentrators. Model equations were developed for the product yield, impurity removal, and buffer requirements as a function of the number of stages and the stage conversion (ratio of permeate to feed flow rate). Data from a countercurrent two-stage system were in excellent agreement with model calculations, demonstrating the potential of using countercurrent staged diafiltration for protein formulation. Model simulations demonstrated the importance of the countercurrent staging on both the extent of buffer exchange and the amount of buffer required per kg of formulated product. The staged diafiltration process not only provides for continuous buffer exchange, it could also provide significant reductions in the number of pump passes while providing opportunities for reduced buffer requirements.","author":[{"dropping-particle":"","family":"Nambiar","given":"Anirudh M.K.","non-dropping-particle":"","parse-names":false,"suffix":""},{"dropping-particle":"","family":"Li","given":"Ying","non-dropping-particle":"","parse-names":false,"suffix":""},{"dropping-particle":"","family":"Zydney","given":"Andrew L.","non-dropping-particle":"","parse-names":false,"suffix":""}],"container-title":"Biotechnology and Bioengineering","id":"ITEM-4","issue":"1","issued":{"date-parts":[["2018"]]},"page":"139-144","title":"Countercurrent staged diafiltration for formulation of high value proteins","type":"article-journal","volume":"115"},"uris":["http://www.mendeley.com/documents/?uuid=93a7029f-bae4-40ac-8e76-62574a426066"]},{"id":"ITEM-5","itemData":{"DOI":"10.1002/bit.26608","ISSN":"1097-0290","author":[{"dropping-particle":"","family":"Rucker-Pezzini","given":"Joanna","non-dropping-particle":"","parse-names":false,"suffix":""},{"dropping-particle":"","family":"Arnold","given":"Lindsay","non-dropping-particle":"","parse-names":false,"suffix":""},{"dropping-particle":"","family":"Hill-Byrne","given":"Kevin","non-dropping-particle":"","parse-names":false,"suffix":""},{"dropping-particle":"","family":"Sharp","given":"Tom","non-dropping-particle":"","parse-names":false,"suffix":""},{"dropping-particle":"","family":"Avazhanskiy","given":"Maksim","non-dropping-particle":"","parse-names":false,"suffix":""},{"dropping-particle":"","family":"Forespring","given":"Chris","non-dropping-particle":"","parse-names":false,"suffix":""}],"container-title":"Biotechnology and Bioengineering","id":"ITEM-5","issued":{"date-parts":[["2018"]]},"title":"Single Pass Diafiltration Integrated into a Fully Continuous mAb Purification Process","type":"article-journal"},"uris":["http://www.mendeley.com/documents/?uuid=58483fbd-9262-46d7-a3e2-8fb7107a6c44"]}],"mendeley":{"formattedCitation":"(Arnold et al., 2019; Huter and Strube, 2019; Jabra et al., 2019; Nambiar et al., 2018; Rucker-Pezzini et al., 2018)","plainTextFormattedCitation":"(Arnold et al., 2019; Huter and Strube, 2019; Jabra et al., 2019; Nambiar et al., 2018; Rucker-Pezzini et al., 2018)","previouslyFormattedCitation":"(Arnold et al., 2019; Huter and Strube, 2019; Jabra et al., 2019; Nambiar et al., 2018; Rucker-Pezzini et al., 2018)"},"properties":{"noteIndex":0},"schema":"https://github.com/citation-style-language/schema/raw/master/csl-citation.json"}</w:instrText>
      </w:r>
      <w:r>
        <w:fldChar w:fldCharType="separate"/>
      </w:r>
      <w:r w:rsidRPr="1B476BAB" w:rsidR="1B476BAB">
        <w:rPr>
          <w:noProof/>
        </w:rPr>
        <w:t>(Arnold et al., 2019; Huter and Strube, 2019; Jabra et al., 2019; Nambiar et al., 2018; Rucker-Pezzini et al., 2018)</w:t>
      </w:r>
      <w:r>
        <w:fldChar w:fldCharType="end"/>
      </w:r>
      <w:r w:rsidR="1B476BAB">
        <w:rPr/>
        <w:t>. Table X</w:t>
      </w:r>
      <w:del w:author="Jon Coffman" w:date="2020-09-24T20:23:49.19Z" w:id="279149733">
        <w:r w:rsidDel="1B476BAB">
          <w:delText>.X</w:delText>
        </w:r>
      </w:del>
      <w:ins w:author="Jon Coffman" w:date="2020-09-24T20:23:49.277Z" w:id="35042573">
        <w:r w:rsidR="1B476BAB">
          <w:t>2</w:t>
        </w:r>
      </w:ins>
      <w:r w:rsidR="1B476BAB">
        <w:rPr/>
        <w:t xml:space="preserve"> describes the proposed implementation of the SPTFF modules for an integrated and continuous UF and countercurrent-DF (CC-DF) process. Here, the feed flow to the UF process is adjusted in a way to spread out each VRF sub-batch pool over 24 h. This allows the UF process to be operated uninterrupted over the entire batch. Besides, the relatively low flow also reduces the membrane area required to attain the target product concentration. The retentate stream is then directly fed to the three-stage CC-DF cascade eliminating the need for a surge tank. The DF buffer's countercurrent flow results in at least a 40% reduction in buffer usage than batch DF operation </w:t>
      </w:r>
      <w:del w:author="Jon Coffman" w:date="2020-09-24T20:24:06.059Z" w:id="1502208489">
        <w:r w:rsidDel="1B476BAB">
          <w:delText>(Table X.X)</w:delText>
        </w:r>
      </w:del>
      <w:r w:rsidR="1B476BAB">
        <w:rPr/>
        <w:t>, primarily because the DF step operates at a higher product concentration.</w:t>
      </w:r>
      <w:del w:author="Jon Coffman" w:date="2020-09-24T20:24:11.009Z" w:id="1019150460">
        <w:r w:rsidDel="1B476BAB">
          <w:delText xml:space="preserve"> </w:delText>
        </w:r>
      </w:del>
    </w:p>
    <w:p w:rsidR="00B304B0" w:rsidP="006A53EE" w:rsidRDefault="747B87A7" w14:paraId="4868BB64" w14:textId="02DBE88B">
      <w:r>
        <w:t xml:space="preserve">A few pumps are mismatched between the UFDF and SP options. Most pumps in the sub-batch operation match those required for the single-pass operation, between 0.1 and 3 L/min.  The diafiltration crossflow pump requires flow rates up to 26L/min for the 500kg batch. This crossflow pump cannot be used for the single-pass operation. The single-pass operation requires flow rates as low as 33mL/min for the product stream after the initial SPTFF. If the pressure </w:t>
      </w:r>
      <w:proofErr w:type="gramStart"/>
      <w:r>
        <w:t>drop</w:t>
      </w:r>
      <w:proofErr w:type="gramEnd"/>
      <w:r>
        <w:t xml:space="preserve"> through the SPTFF and ILDF modules is sufficiently low, then low flow rate pumps may not be required. Alternatively, the pumps used on the UFDF and SP module could be peristaltic pumps with high-flow and low-flow tubing. </w:t>
      </w:r>
    </w:p>
    <w:p w:rsidR="003C4CE7" w:rsidP="006A53EE" w:rsidRDefault="00992DA1" w14:paraId="2614EFD9" w14:textId="387969A0">
      <w:r>
        <w:t>The UFDF/SPTFF skid</w:t>
      </w:r>
      <w:r w:rsidR="003C4CE7">
        <w:t xml:space="preserve"> can use four pumps for both the batch-wise UFDF and the single-pass operation. It would require at least one larger pump for the batch-wise UFDF and possibly one very small pump for the ILDF. Careful design of such a multipurpose skid</w:t>
      </w:r>
      <w:r w:rsidRPr="002F271B" w:rsidR="00A676F3">
        <w:t xml:space="preserve"> will allow a facility to </w:t>
      </w:r>
      <w:r w:rsidRPr="002F271B" w:rsidR="00A676F3">
        <w:lastRenderedPageBreak/>
        <w:t xml:space="preserve">migrate between batch or continuous processes flexibly. The integrated UF and DF process lowers the requirements for membrane area and DF buffer regardless of productivity scenarios. </w:t>
      </w:r>
    </w:p>
    <w:p w:rsidR="00A676F3" w:rsidP="006A53EE" w:rsidRDefault="00A676F3" w14:paraId="648DB392" w14:textId="783AB641">
      <w:r w:rsidRPr="002F271B">
        <w:t>Recent reports also successfully demonstrated the use of hollow-fiber dialyzers for buffer exchange</w:t>
      </w:r>
      <w:r>
        <w:t xml:space="preserve"> </w:t>
      </w:r>
      <w:r>
        <w:fldChar w:fldCharType="begin" w:fldLock="1"/>
      </w:r>
      <w:r>
        <w:instrText>ADDIN CSL_CITATION {"citationItems":[{"id":"ITEM-1","itemData":{"DOI":"10.1002/btpr.2763","ISSN":"15206033","PMID":"30520568","abstract":"Buffer exchange, desalting, and formulation of high-value biotherapeutics are currently performed using batch diafiltration (DF); however, this type of tangential flow filtration process may be difficult to implement as part of a fully continuous biomanufacturing process. The objective of this study was to explore the potential of using countercurrent dialysis for continuous protein formulation and buffer exchange. Experiments were performed using concentrated solutions of immunoglobuin G (IgG) with commercially available hollow fiber dialyzers having 1.5 and 1.8 m 2 membrane surface area. More than 99.9% buffer exchange was obtained over a range of conditions, as determined from the removal of a model impurity (vitamin B 12 ). The dialyzers were able to process more than 0.5 kg of IgG per day in an easily scalable low-cost process. In addition, buffer requirements were less than 0.02 L of buffer per gram IgG, which is several times less than that used in current batch DF processes. These results clearly demonstrate the potential of using low-cost hollow fiber dialyzers for buffer exchange and product formulation in continuous bioprocessing. © 2018 American Institute of Chemical Engineers Biotechnol. Prog., 35: e2763, 2019.","author":[{"dropping-particle":"","family":"Yehl","given":"Christopher J.","non-dropping-particle":"","parse-names":false,"suffix":""},{"dropping-particle":"","family":"Jabra","given":"Mario G.","non-dropping-particle":"","parse-names":false,"suffix":""},{"dropping-particle":"","family":"Zydney","given":"Andrew L.","non-dropping-particle":"","parse-names":false,"suffix":""}],"container-title":"Biotechnology Progress","id":"ITEM-1","issue":"2","issued":{"date-parts":[["2019"]]},"page":"1-5","title":"Hollow fiber countercurrent dialysis for continuous buffer exchange of high-value biotherapeutics","type":"article-journal","volume":"35"},"uris":["http://www.mendeley.com/documents/?uuid=a6d31de8-33a0-45c4-8042-fd11f08b552e"]}],"mendeley":{"formattedCitation":"(Yehl et al., 2019)","plainTextFormattedCitation":"(Yehl et al., 2019)","previouslyFormattedCitation":"(Yehl et al., 2019)"},"properties":{"noteIndex":0},"schema":"https://github.com/citation-style-language/schema/raw/master/csl-citation.json"}</w:instrText>
      </w:r>
      <w:r>
        <w:fldChar w:fldCharType="separate"/>
      </w:r>
      <w:r w:rsidRPr="00790DFF">
        <w:rPr>
          <w:noProof/>
        </w:rPr>
        <w:t>(Yehl et al., 2019)</w:t>
      </w:r>
      <w:r>
        <w:fldChar w:fldCharType="end"/>
      </w:r>
      <w:r w:rsidRPr="002F271B">
        <w:t xml:space="preserve">. </w:t>
      </w:r>
      <w:r w:rsidR="003C4CE7">
        <w:t xml:space="preserve">The framework skid would also enable the operation of this step, which has the potential of reducing the total DF buffer required by a factor of 8 from the batch-wise UFDF option. </w:t>
      </w:r>
    </w:p>
    <w:p w:rsidR="00A676F3" w:rsidP="00906BBE" w:rsidRDefault="00906BBE" w14:paraId="36A4BC58" w14:textId="483F7771">
      <w:pPr>
        <w:pStyle w:val="Heading1"/>
      </w:pPr>
      <w:r>
        <w:t>Conclusion</w:t>
      </w:r>
    </w:p>
    <w:p w:rsidR="00906BBE" w:rsidP="006A53EE" w:rsidRDefault="00906BBE" w14:paraId="45D60E14" w14:textId="7D9BD716">
      <w:r>
        <w:t xml:space="preserve">The common integrated and continuous bioprocessing framework enables the design of equipment flexible enough to process 6kg to 500kg lot sizes. The design also allows flexibility for some batch </w:t>
      </w:r>
      <w:r w:rsidR="007C4E36">
        <w:t>operations and</w:t>
      </w:r>
      <w:r>
        <w:t xml:space="preserve"> is </w:t>
      </w:r>
      <w:r w:rsidR="00954D5F">
        <w:t>compatible</w:t>
      </w:r>
      <w:r>
        <w:t xml:space="preserve"> with legacy processes. </w:t>
      </w:r>
    </w:p>
    <w:p w:rsidRPr="00906BBE" w:rsidR="00B55A5F" w:rsidP="006A53EE" w:rsidRDefault="747B87A7" w14:paraId="5E976099" w14:textId="4BCD0714">
      <w:r>
        <w:t>It is now possible to design off-the-shelf equipment that would fit most companies ICB. Items and capabilities unique to a company can be upgraded in many cases. Also, it’s possible for contract manufactures to buy equipment that would be backward compatible with batch processes, as well as future compatible for ICB. This flexibility has not been realized to date. Many companies think of ICB processes as a step forward from which there is no turning back. This paper demonstrates that the common framework ICB can be designed, purchased, and installed with an eye toward the future, and yet without worry about the past.</w:t>
      </w:r>
    </w:p>
    <w:p w:rsidRPr="00F41708" w:rsidR="00275CCA" w:rsidP="00275CCA" w:rsidRDefault="00275CCA" w14:paraId="0E6177A4" w14:textId="77777777">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F41708">
        <w:rPr>
          <w:rFonts w:ascii="Times New Roman" w:hAnsi="Times New Roman" w:cs="Times New Roman"/>
          <w:noProof/>
        </w:rPr>
        <w:t xml:space="preserve">Bakhshayeshi M, Zydney AL. 2008. Effect of solution pH on protein transmission and membrane capacity during virus filtration. </w:t>
      </w:r>
      <w:r w:rsidRPr="00F41708">
        <w:rPr>
          <w:rFonts w:ascii="Times New Roman" w:hAnsi="Times New Roman" w:cs="Times New Roman"/>
          <w:i/>
          <w:iCs/>
          <w:noProof/>
        </w:rPr>
        <w:t>Biotechnol. Bioeng.</w:t>
      </w:r>
      <w:r w:rsidRPr="00F41708">
        <w:rPr>
          <w:rFonts w:ascii="Times New Roman" w:hAnsi="Times New Roman" w:cs="Times New Roman"/>
          <w:noProof/>
        </w:rPr>
        <w:t xml:space="preserve"> </w:t>
      </w:r>
      <w:r w:rsidRPr="00F41708">
        <w:rPr>
          <w:rFonts w:ascii="Times New Roman" w:hAnsi="Times New Roman" w:cs="Times New Roman"/>
          <w:b/>
          <w:bCs/>
          <w:noProof/>
        </w:rPr>
        <w:t>100</w:t>
      </w:r>
      <w:r w:rsidRPr="00F41708">
        <w:rPr>
          <w:rFonts w:ascii="Times New Roman" w:hAnsi="Times New Roman" w:cs="Times New Roman"/>
          <w:noProof/>
        </w:rPr>
        <w:t>:108–117.</w:t>
      </w:r>
    </w:p>
    <w:p w:rsidRPr="00F41708" w:rsidR="00275CCA" w:rsidP="00275CCA" w:rsidRDefault="00275CCA" w14:paraId="4C378773"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Bohonak DM, Zydney AL. 2005. Compaction and permeability effects with virus filtration membranes.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254</w:t>
      </w:r>
      <w:r w:rsidRPr="00F41708">
        <w:rPr>
          <w:rFonts w:ascii="Times New Roman" w:hAnsi="Times New Roman" w:cs="Times New Roman"/>
          <w:noProof/>
        </w:rPr>
        <w:t>:71–79.</w:t>
      </w:r>
    </w:p>
    <w:p w:rsidRPr="00F41708" w:rsidR="00275CCA" w:rsidP="00275CCA" w:rsidRDefault="00275CCA" w14:paraId="09541B73"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Bolton G, Cabatingan M, Rubino M, Lute S, Brorson K, Bailey M. 2005. Normal-flow virus filtration: detection and assessment of the endpoint in bioprocessing. </w:t>
      </w:r>
      <w:r w:rsidRPr="00F41708">
        <w:rPr>
          <w:rFonts w:ascii="Times New Roman" w:hAnsi="Times New Roman" w:cs="Times New Roman"/>
          <w:i/>
          <w:iCs/>
          <w:noProof/>
        </w:rPr>
        <w:t>Biotechnol. Appl. Biochem.</w:t>
      </w:r>
      <w:r w:rsidRPr="00F41708">
        <w:rPr>
          <w:rFonts w:ascii="Times New Roman" w:hAnsi="Times New Roman" w:cs="Times New Roman"/>
          <w:noProof/>
        </w:rPr>
        <w:t xml:space="preserve"> </w:t>
      </w:r>
      <w:r w:rsidRPr="00F41708">
        <w:rPr>
          <w:rFonts w:ascii="Times New Roman" w:hAnsi="Times New Roman" w:cs="Times New Roman"/>
          <w:b/>
          <w:bCs/>
          <w:noProof/>
        </w:rPr>
        <w:t>42</w:t>
      </w:r>
      <w:r w:rsidRPr="00F41708">
        <w:rPr>
          <w:rFonts w:ascii="Times New Roman" w:hAnsi="Times New Roman" w:cs="Times New Roman"/>
          <w:noProof/>
        </w:rPr>
        <w:t>:133.</w:t>
      </w:r>
    </w:p>
    <w:p w:rsidRPr="00F41708" w:rsidR="00275CCA" w:rsidP="00275CCA" w:rsidRDefault="00275CCA" w14:paraId="7AADC7FE"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Ireland T, Bolton G, Noguchi M. 2005. Optimizing Virus Filter Performance  with Prefiltration. </w:t>
      </w:r>
      <w:r w:rsidRPr="00F41708">
        <w:rPr>
          <w:rFonts w:ascii="Times New Roman" w:hAnsi="Times New Roman" w:cs="Times New Roman"/>
          <w:i/>
          <w:iCs/>
          <w:noProof/>
        </w:rPr>
        <w:t>Bioprocess Int.</w:t>
      </w:r>
      <w:r w:rsidRPr="00F41708">
        <w:rPr>
          <w:rFonts w:ascii="Times New Roman" w:hAnsi="Times New Roman" w:cs="Times New Roman"/>
          <w:noProof/>
        </w:rPr>
        <w:t xml:space="preserve"> </w:t>
      </w:r>
      <w:r w:rsidRPr="00F41708">
        <w:rPr>
          <w:rFonts w:ascii="Times New Roman" w:hAnsi="Times New Roman" w:cs="Times New Roman"/>
          <w:b/>
          <w:bCs/>
          <w:noProof/>
        </w:rPr>
        <w:t>3</w:t>
      </w:r>
      <w:r w:rsidRPr="00F41708">
        <w:rPr>
          <w:rFonts w:ascii="Times New Roman" w:hAnsi="Times New Roman" w:cs="Times New Roman"/>
          <w:noProof/>
        </w:rPr>
        <w:t xml:space="preserve">:44–7. </w:t>
      </w:r>
    </w:p>
    <w:p w:rsidRPr="00F41708" w:rsidR="00275CCA" w:rsidP="00275CCA" w:rsidRDefault="00275CCA" w14:paraId="77DE4478"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Rathore AS, Kumar V, Arora A, Lute S, Brorson K, Shukla A. 2014. Mechanistic modeling of viral filtration.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458</w:t>
      </w:r>
      <w:r w:rsidRPr="00F41708">
        <w:rPr>
          <w:rFonts w:ascii="Times New Roman" w:hAnsi="Times New Roman" w:cs="Times New Roman"/>
          <w:noProof/>
        </w:rPr>
        <w:t>:96–103.</w:t>
      </w:r>
    </w:p>
    <w:p w:rsidRPr="00F41708" w:rsidR="00275CCA" w:rsidP="00275CCA" w:rsidRDefault="00275CCA" w14:paraId="24F5B0B2"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Strauss D, Goldstein J, Hongo-Hirasaki T, Yokoyama Y, Hirotomi N, Miyabayashi T, Vacante D. 2017. Characterizing the impact of pressure on virus filtration processes and establishing design spaces to ensure effective parvovirus removal. </w:t>
      </w:r>
      <w:r w:rsidRPr="00F41708">
        <w:rPr>
          <w:rFonts w:ascii="Times New Roman" w:hAnsi="Times New Roman" w:cs="Times New Roman"/>
          <w:i/>
          <w:iCs/>
          <w:noProof/>
        </w:rPr>
        <w:t>Biotechnol. Prog.</w:t>
      </w:r>
      <w:r w:rsidRPr="00F41708">
        <w:rPr>
          <w:rFonts w:ascii="Times New Roman" w:hAnsi="Times New Roman" w:cs="Times New Roman"/>
          <w:noProof/>
        </w:rPr>
        <w:t xml:space="preserve"> </w:t>
      </w:r>
      <w:r w:rsidRPr="00F41708">
        <w:rPr>
          <w:rFonts w:ascii="Times New Roman" w:hAnsi="Times New Roman" w:cs="Times New Roman"/>
          <w:b/>
          <w:bCs/>
          <w:noProof/>
        </w:rPr>
        <w:t>33</w:t>
      </w:r>
      <w:r w:rsidRPr="00F41708">
        <w:rPr>
          <w:rFonts w:ascii="Times New Roman" w:hAnsi="Times New Roman" w:cs="Times New Roman"/>
          <w:noProof/>
        </w:rPr>
        <w:t>:1294–1302.</w:t>
      </w:r>
    </w:p>
    <w:p w:rsidRPr="00F41708" w:rsidR="00275CCA" w:rsidP="00275CCA" w:rsidRDefault="00275CCA" w14:paraId="0088754F"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Syedain ZH, Bohonak DM, Zydney AL. 2006. Protein Fouling of Virus Filtration Membranes: Effects of Membrane Orientation and Operating Conditions. </w:t>
      </w:r>
      <w:r w:rsidRPr="00F41708">
        <w:rPr>
          <w:rFonts w:ascii="Times New Roman" w:hAnsi="Times New Roman" w:cs="Times New Roman"/>
          <w:i/>
          <w:iCs/>
          <w:noProof/>
        </w:rPr>
        <w:t>Biotechnol. Prog.</w:t>
      </w:r>
      <w:r w:rsidRPr="00F41708">
        <w:rPr>
          <w:rFonts w:ascii="Times New Roman" w:hAnsi="Times New Roman" w:cs="Times New Roman"/>
          <w:noProof/>
        </w:rPr>
        <w:t xml:space="preserve"> </w:t>
      </w:r>
      <w:r w:rsidRPr="00F41708">
        <w:rPr>
          <w:rFonts w:ascii="Times New Roman" w:hAnsi="Times New Roman" w:cs="Times New Roman"/>
          <w:b/>
          <w:bCs/>
          <w:noProof/>
        </w:rPr>
        <w:t>22</w:t>
      </w:r>
      <w:r w:rsidRPr="00F41708">
        <w:rPr>
          <w:rFonts w:ascii="Times New Roman" w:hAnsi="Times New Roman" w:cs="Times New Roman"/>
          <w:noProof/>
        </w:rPr>
        <w:t>:1163–1169.</w:t>
      </w:r>
    </w:p>
    <w:p w:rsidRPr="00F41708" w:rsidR="00275CCA" w:rsidP="00275CCA" w:rsidRDefault="00275CCA" w14:paraId="0E09069C"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Tateishi J, Kitamoto T, Mohri S, Satoh S, Sato T, Shepherd A, Macnaughton MR. 2001. Scrapie </w:t>
      </w:r>
      <w:r w:rsidRPr="00F41708">
        <w:rPr>
          <w:rFonts w:ascii="Times New Roman" w:hAnsi="Times New Roman" w:cs="Times New Roman"/>
          <w:noProof/>
        </w:rPr>
        <w:lastRenderedPageBreak/>
        <w:t xml:space="preserve">Removal using Planova®Virus Removal Filters. </w:t>
      </w:r>
      <w:r w:rsidRPr="00F41708">
        <w:rPr>
          <w:rFonts w:ascii="Times New Roman" w:hAnsi="Times New Roman" w:cs="Times New Roman"/>
          <w:i/>
          <w:iCs/>
          <w:noProof/>
        </w:rPr>
        <w:t>Biologicals</w:t>
      </w:r>
      <w:r w:rsidRPr="00F41708">
        <w:rPr>
          <w:rFonts w:ascii="Times New Roman" w:hAnsi="Times New Roman" w:cs="Times New Roman"/>
          <w:noProof/>
        </w:rPr>
        <w:t xml:space="preserve"> </w:t>
      </w:r>
      <w:r w:rsidRPr="00F41708">
        <w:rPr>
          <w:rFonts w:ascii="Times New Roman" w:hAnsi="Times New Roman" w:cs="Times New Roman"/>
          <w:b/>
          <w:bCs/>
          <w:noProof/>
        </w:rPr>
        <w:t>29</w:t>
      </w:r>
      <w:r w:rsidRPr="00F41708">
        <w:rPr>
          <w:rFonts w:ascii="Times New Roman" w:hAnsi="Times New Roman" w:cs="Times New Roman"/>
          <w:noProof/>
        </w:rPr>
        <w:t xml:space="preserve">:17–25. </w:t>
      </w:r>
    </w:p>
    <w:p w:rsidRPr="00F41708" w:rsidR="00275CCA" w:rsidP="00275CCA" w:rsidRDefault="00275CCA" w14:paraId="0B4F36EA" w14:textId="77777777">
      <w:pPr>
        <w:widowControl w:val="0"/>
        <w:autoSpaceDE w:val="0"/>
        <w:autoSpaceDN w:val="0"/>
        <w:adjustRightInd w:val="0"/>
        <w:ind w:left="480" w:hanging="480"/>
        <w:rPr>
          <w:rFonts w:ascii="Times New Roman" w:hAnsi="Times New Roman" w:cs="Times New Roman"/>
          <w:noProof/>
        </w:rPr>
      </w:pPr>
      <w:r w:rsidRPr="00F41708">
        <w:rPr>
          <w:rFonts w:ascii="Times New Roman" w:hAnsi="Times New Roman" w:cs="Times New Roman"/>
          <w:noProof/>
        </w:rPr>
        <w:t xml:space="preserve">Wickramasinghe SR, Stump ED, Grzenia DL, Husson SM, Pellegrino J. 2010. Understanding virus filtration membrane performance. </w:t>
      </w:r>
      <w:r w:rsidRPr="00F41708">
        <w:rPr>
          <w:rFonts w:ascii="Times New Roman" w:hAnsi="Times New Roman" w:cs="Times New Roman"/>
          <w:i/>
          <w:iCs/>
          <w:noProof/>
        </w:rPr>
        <w:t>J. Memb. Sci.</w:t>
      </w:r>
      <w:r w:rsidRPr="00F41708">
        <w:rPr>
          <w:rFonts w:ascii="Times New Roman" w:hAnsi="Times New Roman" w:cs="Times New Roman"/>
          <w:noProof/>
        </w:rPr>
        <w:t xml:space="preserve"> </w:t>
      </w:r>
      <w:r w:rsidRPr="00F41708">
        <w:rPr>
          <w:rFonts w:ascii="Times New Roman" w:hAnsi="Times New Roman" w:cs="Times New Roman"/>
          <w:b/>
          <w:bCs/>
          <w:noProof/>
        </w:rPr>
        <w:t>365</w:t>
      </w:r>
      <w:r w:rsidRPr="00F41708">
        <w:rPr>
          <w:rFonts w:ascii="Times New Roman" w:hAnsi="Times New Roman" w:cs="Times New Roman"/>
          <w:noProof/>
        </w:rPr>
        <w:t>:160–169.</w:t>
      </w:r>
    </w:p>
    <w:p w:rsidR="00855C50" w:rsidP="00275CCA" w:rsidRDefault="00275CCA" w14:paraId="29BFE174" w14:textId="78FA5C60">
      <w:pPr>
        <w:textAlignment w:val="center"/>
        <w:rPr>
          <w:rFonts w:ascii="Calibri" w:hAnsi="Calibri" w:eastAsia="Times New Roman" w:cs="Calibri"/>
          <w:color w:val="000000"/>
          <w:sz w:val="22"/>
          <w:szCs w:val="22"/>
        </w:rPr>
      </w:pPr>
      <w:r>
        <w:fldChar w:fldCharType="end"/>
      </w:r>
    </w:p>
    <w:p w:rsidR="00275CCA" w:rsidP="00275CCA" w:rsidRDefault="00275CCA" w14:paraId="5BE0DD8E" w14:textId="77777777">
      <w:pPr>
        <w:pStyle w:val="ListParagraph"/>
        <w:spacing w:line="480" w:lineRule="auto"/>
        <w:ind w:left="0"/>
        <w:jc w:val="both"/>
        <w:rPr>
          <w:rFonts w:ascii="Times New Roman" w:hAnsi="Times New Roman" w:cs="Times New Roman"/>
        </w:rPr>
      </w:pPr>
      <w:r>
        <w:rPr>
          <w:rFonts w:ascii="Times New Roman" w:hAnsi="Times New Roman" w:cs="Times New Roman"/>
        </w:rPr>
        <w:t>References for UF/DF</w:t>
      </w:r>
    </w:p>
    <w:p w:rsidRPr="00AC7F44" w:rsidR="00275CCA" w:rsidP="00275CCA" w:rsidRDefault="00275CCA" w14:paraId="5CA0658E" w14:textId="77777777">
      <w:pPr>
        <w:widowControl w:val="0"/>
        <w:autoSpaceDE w:val="0"/>
        <w:autoSpaceDN w:val="0"/>
        <w:adjustRightInd w:val="0"/>
        <w:ind w:left="480" w:hanging="480"/>
        <w:rPr>
          <w:rFonts w:ascii="Times New Roman" w:hAnsi="Times New Roman" w:cs="Times New Roman"/>
          <w:noProof/>
        </w:rPr>
      </w:pPr>
      <w:r>
        <w:rPr>
          <w:rFonts w:ascii="Times New Roman" w:hAnsi="Times New Roman" w:cs="Times New Roman"/>
        </w:rPr>
        <w:fldChar w:fldCharType="begin" w:fldLock="1"/>
      </w:r>
      <w:r>
        <w:rPr>
          <w:rFonts w:ascii="Times New Roman" w:hAnsi="Times New Roman" w:cs="Times New Roman"/>
        </w:rPr>
        <w:instrText xml:space="preserve">ADDIN Mendeley Bibliography CSL_BIBLIOGRAPHY </w:instrText>
      </w:r>
      <w:r>
        <w:rPr>
          <w:rFonts w:ascii="Times New Roman" w:hAnsi="Times New Roman" w:cs="Times New Roman"/>
        </w:rPr>
        <w:fldChar w:fldCharType="separate"/>
      </w:r>
      <w:r w:rsidRPr="00AC7F44">
        <w:rPr>
          <w:rFonts w:ascii="Times New Roman" w:hAnsi="Times New Roman" w:cs="Times New Roman"/>
          <w:noProof/>
        </w:rPr>
        <w:t xml:space="preserve">Arnold L, Lee K, Rucker‐Pezzini J, Lee JH. 2019. Implementation of Fully Integrated Continuous Antibody Processing: Effects on Productivity and COGm. </w:t>
      </w:r>
      <w:r w:rsidRPr="00AC7F44">
        <w:rPr>
          <w:rFonts w:ascii="Times New Roman" w:hAnsi="Times New Roman" w:cs="Times New Roman"/>
          <w:i/>
          <w:iCs/>
          <w:noProof/>
        </w:rPr>
        <w:t>Biotechnol. J.</w:t>
      </w:r>
      <w:r w:rsidRPr="00AC7F44">
        <w:rPr>
          <w:rFonts w:ascii="Times New Roman" w:hAnsi="Times New Roman" w:cs="Times New Roman"/>
          <w:noProof/>
        </w:rPr>
        <w:t xml:space="preserve"> </w:t>
      </w:r>
      <w:r w:rsidRPr="00AC7F44">
        <w:rPr>
          <w:rFonts w:ascii="Times New Roman" w:hAnsi="Times New Roman" w:cs="Times New Roman"/>
          <w:b/>
          <w:bCs/>
          <w:noProof/>
        </w:rPr>
        <w:t>14</w:t>
      </w:r>
      <w:r w:rsidRPr="00AC7F44">
        <w:rPr>
          <w:rFonts w:ascii="Times New Roman" w:hAnsi="Times New Roman" w:cs="Times New Roman"/>
          <w:noProof/>
        </w:rPr>
        <w:t>:1800061.</w:t>
      </w:r>
    </w:p>
    <w:p w:rsidRPr="00AC7F44" w:rsidR="00275CCA" w:rsidP="00275CCA" w:rsidRDefault="00275CCA" w14:paraId="1064D1AE" w14:textId="77777777">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Huter MJ, Strube J. 2019. Model-Based Design and Process Optimization of Continuous Single Pass Tangential Flow Filtration Focusing on Continuous Bioprocessing. </w:t>
      </w:r>
      <w:r w:rsidRPr="00AC7F44">
        <w:rPr>
          <w:rFonts w:ascii="Times New Roman" w:hAnsi="Times New Roman" w:cs="Times New Roman"/>
          <w:i/>
          <w:iCs/>
          <w:noProof/>
        </w:rPr>
        <w:t>Processes</w:t>
      </w:r>
      <w:r w:rsidRPr="00AC7F44">
        <w:rPr>
          <w:rFonts w:ascii="Times New Roman" w:hAnsi="Times New Roman" w:cs="Times New Roman"/>
          <w:noProof/>
        </w:rPr>
        <w:t xml:space="preserve"> </w:t>
      </w:r>
      <w:r w:rsidRPr="00AC7F44">
        <w:rPr>
          <w:rFonts w:ascii="Times New Roman" w:hAnsi="Times New Roman" w:cs="Times New Roman"/>
          <w:b/>
          <w:bCs/>
          <w:noProof/>
        </w:rPr>
        <w:t>7</w:t>
      </w:r>
      <w:r w:rsidRPr="00AC7F44">
        <w:rPr>
          <w:rFonts w:ascii="Times New Roman" w:hAnsi="Times New Roman" w:cs="Times New Roman"/>
          <w:noProof/>
        </w:rPr>
        <w:t>:317.</w:t>
      </w:r>
    </w:p>
    <w:p w:rsidRPr="00AC7F44" w:rsidR="00275CCA" w:rsidP="00275CCA" w:rsidRDefault="00275CCA" w14:paraId="06CCB291" w14:textId="77777777">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Jabra MG, Yehl CJ, Zydney AL. 2019. Multistage continuous countercurrent diafiltration for formulation of monoclonal antibodies. </w:t>
      </w:r>
      <w:r w:rsidRPr="00AC7F44">
        <w:rPr>
          <w:rFonts w:ascii="Times New Roman" w:hAnsi="Times New Roman" w:cs="Times New Roman"/>
          <w:i/>
          <w:iCs/>
          <w:noProof/>
        </w:rPr>
        <w:t>Biotechnol. Prog.</w:t>
      </w:r>
      <w:r w:rsidRPr="00AC7F44">
        <w:rPr>
          <w:rFonts w:ascii="Times New Roman" w:hAnsi="Times New Roman" w:cs="Times New Roman"/>
          <w:noProof/>
        </w:rPr>
        <w:t xml:space="preserve"> </w:t>
      </w:r>
      <w:r w:rsidRPr="00AC7F44">
        <w:rPr>
          <w:rFonts w:ascii="Times New Roman" w:hAnsi="Times New Roman" w:cs="Times New Roman"/>
          <w:b/>
          <w:bCs/>
          <w:noProof/>
        </w:rPr>
        <w:t>35</w:t>
      </w:r>
      <w:r w:rsidRPr="00AC7F44">
        <w:rPr>
          <w:rFonts w:ascii="Times New Roman" w:hAnsi="Times New Roman" w:cs="Times New Roman"/>
          <w:noProof/>
        </w:rPr>
        <w:t xml:space="preserve">:6–11. </w:t>
      </w:r>
    </w:p>
    <w:p w:rsidRPr="00AC7F44" w:rsidR="00275CCA" w:rsidP="00275CCA" w:rsidRDefault="00275CCA" w14:paraId="75EB1A8C" w14:textId="77777777">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Jungbauer A. 2013. Continuous downstream processing of biopharmaceuticals. </w:t>
      </w:r>
      <w:r w:rsidRPr="00AC7F44">
        <w:rPr>
          <w:rFonts w:ascii="Times New Roman" w:hAnsi="Times New Roman" w:cs="Times New Roman"/>
          <w:i/>
          <w:iCs/>
          <w:noProof/>
        </w:rPr>
        <w:t>Trends Biotechnol.</w:t>
      </w:r>
      <w:r w:rsidRPr="00AC7F44">
        <w:rPr>
          <w:rFonts w:ascii="Times New Roman" w:hAnsi="Times New Roman" w:cs="Times New Roman"/>
          <w:noProof/>
        </w:rPr>
        <w:t xml:space="preserve"> </w:t>
      </w:r>
      <w:r w:rsidRPr="00AC7F44">
        <w:rPr>
          <w:rFonts w:ascii="Times New Roman" w:hAnsi="Times New Roman" w:cs="Times New Roman"/>
          <w:b/>
          <w:bCs/>
          <w:noProof/>
        </w:rPr>
        <w:t>31</w:t>
      </w:r>
      <w:r w:rsidRPr="00AC7F44">
        <w:rPr>
          <w:rFonts w:ascii="Times New Roman" w:hAnsi="Times New Roman" w:cs="Times New Roman"/>
          <w:noProof/>
        </w:rPr>
        <w:t>:479–492.</w:t>
      </w:r>
    </w:p>
    <w:p w:rsidRPr="00AC7F44" w:rsidR="00275CCA" w:rsidP="00275CCA" w:rsidRDefault="00275CCA" w14:paraId="57665DB3" w14:textId="77777777">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Nambiar AMK, Li Y, Zydney AL. 2018. Countercurrent staged diafiltration for formulation of high value proteins. </w:t>
      </w:r>
      <w:r w:rsidRPr="00AC7F44">
        <w:rPr>
          <w:rFonts w:ascii="Times New Roman" w:hAnsi="Times New Roman" w:cs="Times New Roman"/>
          <w:i/>
          <w:iCs/>
          <w:noProof/>
        </w:rPr>
        <w:t>Biotechnol. Bioeng.</w:t>
      </w:r>
      <w:r w:rsidRPr="00AC7F44">
        <w:rPr>
          <w:rFonts w:ascii="Times New Roman" w:hAnsi="Times New Roman" w:cs="Times New Roman"/>
          <w:noProof/>
        </w:rPr>
        <w:t xml:space="preserve"> </w:t>
      </w:r>
      <w:r w:rsidRPr="00AC7F44">
        <w:rPr>
          <w:rFonts w:ascii="Times New Roman" w:hAnsi="Times New Roman" w:cs="Times New Roman"/>
          <w:b/>
          <w:bCs/>
          <w:noProof/>
        </w:rPr>
        <w:t>115</w:t>
      </w:r>
      <w:r w:rsidRPr="00AC7F44">
        <w:rPr>
          <w:rFonts w:ascii="Times New Roman" w:hAnsi="Times New Roman" w:cs="Times New Roman"/>
          <w:noProof/>
        </w:rPr>
        <w:t>:139–144.</w:t>
      </w:r>
    </w:p>
    <w:p w:rsidRPr="00AC7F44" w:rsidR="00275CCA" w:rsidP="00275CCA" w:rsidRDefault="00275CCA" w14:paraId="0D258B26" w14:textId="77777777">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Rucker-Pezzini J, Arnold L, Hill-Byrne K, Sharp T, Avazhanskiy M, Forespring C. 2018. Single Pass Diafiltration Integrated into a Fully Continuous mAb Purification Process. </w:t>
      </w:r>
      <w:r w:rsidRPr="00AC7F44">
        <w:rPr>
          <w:rFonts w:ascii="Times New Roman" w:hAnsi="Times New Roman" w:cs="Times New Roman"/>
          <w:i/>
          <w:iCs/>
          <w:noProof/>
        </w:rPr>
        <w:t>Biotechnol. Bioeng.</w:t>
      </w:r>
    </w:p>
    <w:p w:rsidRPr="00AC7F44" w:rsidR="00275CCA" w:rsidP="00275CCA" w:rsidRDefault="00275CCA" w14:paraId="7457F297" w14:textId="77777777">
      <w:pPr>
        <w:widowControl w:val="0"/>
        <w:autoSpaceDE w:val="0"/>
        <w:autoSpaceDN w:val="0"/>
        <w:adjustRightInd w:val="0"/>
        <w:ind w:left="480" w:hanging="480"/>
        <w:rPr>
          <w:rFonts w:ascii="Times New Roman" w:hAnsi="Times New Roman" w:cs="Times New Roman"/>
          <w:noProof/>
        </w:rPr>
      </w:pPr>
      <w:r w:rsidRPr="00AC7F44">
        <w:rPr>
          <w:rFonts w:ascii="Times New Roman" w:hAnsi="Times New Roman" w:cs="Times New Roman"/>
          <w:noProof/>
        </w:rPr>
        <w:t xml:space="preserve">Yehl CJ, Jabra MG, Zydney AL. 2019. Hollow fiber countercurrent dialysis for continuous buffer exchange of high-value biotherapeutics. </w:t>
      </w:r>
      <w:r w:rsidRPr="00AC7F44">
        <w:rPr>
          <w:rFonts w:ascii="Times New Roman" w:hAnsi="Times New Roman" w:cs="Times New Roman"/>
          <w:i/>
          <w:iCs/>
          <w:noProof/>
        </w:rPr>
        <w:t>Biotechnol. Prog.</w:t>
      </w:r>
      <w:r w:rsidRPr="00AC7F44">
        <w:rPr>
          <w:rFonts w:ascii="Times New Roman" w:hAnsi="Times New Roman" w:cs="Times New Roman"/>
          <w:noProof/>
        </w:rPr>
        <w:t xml:space="preserve"> </w:t>
      </w:r>
      <w:r w:rsidRPr="00AC7F44">
        <w:rPr>
          <w:rFonts w:ascii="Times New Roman" w:hAnsi="Times New Roman" w:cs="Times New Roman"/>
          <w:b/>
          <w:bCs/>
          <w:noProof/>
        </w:rPr>
        <w:t>35</w:t>
      </w:r>
      <w:r w:rsidRPr="00AC7F44">
        <w:rPr>
          <w:rFonts w:ascii="Times New Roman" w:hAnsi="Times New Roman" w:cs="Times New Roman"/>
          <w:noProof/>
        </w:rPr>
        <w:t>:1–5.</w:t>
      </w:r>
    </w:p>
    <w:p w:rsidR="00855C50" w:rsidP="00275CCA" w:rsidRDefault="00275CCA" w14:paraId="3F6181A0" w14:textId="6D027720">
      <w:pPr>
        <w:textAlignment w:val="center"/>
        <w:rPr>
          <w:rFonts w:ascii="Calibri" w:hAnsi="Calibri" w:eastAsia="Times New Roman" w:cs="Calibri"/>
          <w:color w:val="000000"/>
          <w:sz w:val="22"/>
          <w:szCs w:val="22"/>
        </w:rPr>
      </w:pPr>
      <w:r>
        <w:rPr>
          <w:rFonts w:ascii="Times New Roman" w:hAnsi="Times New Roman" w:cs="Times New Roman"/>
        </w:rPr>
        <w:fldChar w:fldCharType="end"/>
      </w:r>
    </w:p>
    <w:p w:rsidRPr="00275CCA" w:rsidR="00275CCA" w:rsidP="00275CCA" w:rsidRDefault="00855C50" w14:paraId="6579A192" w14:textId="77777777">
      <w:pPr>
        <w:pStyle w:val="EndNoteBibliography"/>
        <w:rPr>
          <w:noProof/>
        </w:rPr>
      </w:pPr>
      <w:r>
        <w:fldChar w:fldCharType="begin"/>
      </w:r>
      <w:r>
        <w:instrText xml:space="preserve"> ADDIN EN.REFLIST </w:instrText>
      </w:r>
      <w:r>
        <w:fldChar w:fldCharType="separate"/>
      </w:r>
      <w:r w:rsidRPr="00275CCA" w:rsidR="00275CCA">
        <w:rPr>
          <w:noProof/>
        </w:rPr>
        <w:t>1</w:t>
      </w:r>
    </w:p>
    <w:p w:rsidRPr="00275CCA" w:rsidR="00275CCA" w:rsidP="00275CCA" w:rsidRDefault="00275CCA" w14:paraId="36C4645D" w14:textId="77777777">
      <w:pPr>
        <w:pStyle w:val="EndNoteBibliography"/>
        <w:rPr>
          <w:noProof/>
        </w:rPr>
      </w:pPr>
    </w:p>
    <w:p w:rsidRPr="00275CCA" w:rsidR="00275CCA" w:rsidP="00275CCA" w:rsidRDefault="00275CCA" w14:paraId="08FE4651" w14:textId="77777777">
      <w:pPr>
        <w:pStyle w:val="EndNoteBibliography"/>
        <w:rPr>
          <w:noProof/>
        </w:rPr>
      </w:pPr>
      <w:r w:rsidRPr="00275CCA">
        <w:rPr>
          <w:b/>
          <w:noProof/>
        </w:rPr>
        <w:t xml:space="preserve">Large scale suspension culture of mammalian cells </w:t>
      </w:r>
    </w:p>
    <w:p w:rsidRPr="00275CCA" w:rsidR="00275CCA" w:rsidP="00275CCA" w:rsidRDefault="00275CCA" w14:paraId="260CE670" w14:textId="77777777">
      <w:pPr>
        <w:pStyle w:val="EndNoteBibliography"/>
        <w:rPr>
          <w:noProof/>
        </w:rPr>
      </w:pPr>
      <w:r w:rsidRPr="00275CCA">
        <w:rPr>
          <w:noProof/>
        </w:rPr>
        <w:t xml:space="preserve">Alldread, R. M., J. R. Birch, H. K. Metcalfe, S. Farid, A. J. Racher, R. J. Young,M. J. I. S. S. C. o. L. C. Khan </w:t>
      </w:r>
    </w:p>
    <w:p w:rsidRPr="00275CCA" w:rsidR="00275CCA" w:rsidP="00275CCA" w:rsidRDefault="00275CCA" w14:paraId="572527A6" w14:textId="77777777">
      <w:pPr>
        <w:pStyle w:val="EndNoteBibliography"/>
        <w:rPr>
          <w:noProof/>
        </w:rPr>
      </w:pPr>
      <w:r w:rsidRPr="00275CCA">
        <w:rPr>
          <w:noProof/>
        </w:rPr>
        <w:t xml:space="preserve"> 2014: 410-462.</w:t>
      </w:r>
    </w:p>
    <w:p w:rsidRPr="00275CCA" w:rsidR="00275CCA" w:rsidP="00275CCA" w:rsidRDefault="00275CCA" w14:paraId="0819A2EC" w14:textId="77777777">
      <w:pPr>
        <w:pStyle w:val="EndNoteBibliography"/>
        <w:rPr>
          <w:noProof/>
        </w:rPr>
      </w:pPr>
    </w:p>
    <w:p w:rsidRPr="00275CCA" w:rsidR="00275CCA" w:rsidP="00275CCA" w:rsidRDefault="00275CCA" w14:paraId="456C410C" w14:textId="77777777">
      <w:pPr>
        <w:pStyle w:val="EndNoteBibliography"/>
        <w:rPr>
          <w:noProof/>
        </w:rPr>
      </w:pPr>
    </w:p>
    <w:p w:rsidRPr="00275CCA" w:rsidR="00275CCA" w:rsidP="00275CCA" w:rsidRDefault="00275CCA" w14:paraId="08DE8F03" w14:textId="77777777">
      <w:pPr>
        <w:pStyle w:val="EndNoteBibliography"/>
        <w:spacing w:after="0"/>
        <w:rPr>
          <w:noProof/>
        </w:rPr>
      </w:pPr>
    </w:p>
    <w:p w:rsidRPr="00275CCA" w:rsidR="00275CCA" w:rsidP="00275CCA" w:rsidRDefault="00275CCA" w14:paraId="5CB300C2" w14:textId="77777777">
      <w:pPr>
        <w:pStyle w:val="EndNoteBibliography"/>
        <w:rPr>
          <w:noProof/>
        </w:rPr>
      </w:pPr>
      <w:r w:rsidRPr="00275CCA">
        <w:rPr>
          <w:noProof/>
        </w:rPr>
        <w:t>2</w:t>
      </w:r>
    </w:p>
    <w:p w:rsidRPr="00275CCA" w:rsidR="00275CCA" w:rsidP="00275CCA" w:rsidRDefault="00275CCA" w14:paraId="216DF688" w14:textId="77777777">
      <w:pPr>
        <w:pStyle w:val="EndNoteBibliography"/>
        <w:rPr>
          <w:noProof/>
        </w:rPr>
      </w:pPr>
    </w:p>
    <w:p w:rsidRPr="00275CCA" w:rsidR="00275CCA" w:rsidP="00275CCA" w:rsidRDefault="00275CCA" w14:paraId="25967E55" w14:textId="77777777">
      <w:pPr>
        <w:pStyle w:val="EndNoteBibliography"/>
        <w:rPr>
          <w:noProof/>
        </w:rPr>
      </w:pPr>
      <w:r w:rsidRPr="00275CCA">
        <w:rPr>
          <w:b/>
          <w:noProof/>
        </w:rPr>
        <w:t xml:space="preserve">Very high density of Chinese hamster ovary cells in perfusion by alternating tangential flow or tangential flow filtration in WAVE Bioreactor-part II: Applications for antibody production and cryopreservation </w:t>
      </w:r>
    </w:p>
    <w:p w:rsidRPr="00275CCA" w:rsidR="00275CCA" w:rsidP="00275CCA" w:rsidRDefault="00275CCA" w14:paraId="5B4965AB" w14:textId="77777777">
      <w:pPr>
        <w:pStyle w:val="EndNoteBibliography"/>
        <w:rPr>
          <w:noProof/>
        </w:rPr>
      </w:pPr>
      <w:r w:rsidRPr="00275CCA">
        <w:rPr>
          <w:noProof/>
        </w:rPr>
        <w:t xml:space="preserve">Clincke, M. F., C. Molleryd, P. K. Samani, E. Lindskog, E. Faldt, K. Walsh,V. Chotteau </w:t>
      </w:r>
    </w:p>
    <w:p w:rsidRPr="00275CCA" w:rsidR="00275CCA" w:rsidP="00275CCA" w:rsidRDefault="00275CCA" w14:paraId="4F7D4442" w14:textId="77777777">
      <w:pPr>
        <w:pStyle w:val="EndNoteBibliography"/>
        <w:rPr>
          <w:noProof/>
        </w:rPr>
      </w:pPr>
      <w:r w:rsidRPr="00275CCA">
        <w:rPr>
          <w:noProof/>
        </w:rPr>
        <w:t>Biotechnol Prog 2013 29(3): 768-777.</w:t>
      </w:r>
    </w:p>
    <w:p w:rsidRPr="00275CCA" w:rsidR="00275CCA" w:rsidP="00275CCA" w:rsidRDefault="00275CCA" w14:paraId="754A16BB" w14:textId="77777777">
      <w:pPr>
        <w:pStyle w:val="EndNoteBibliography"/>
        <w:rPr>
          <w:noProof/>
        </w:rPr>
      </w:pPr>
    </w:p>
    <w:p w:rsidRPr="00275CCA" w:rsidR="00275CCA" w:rsidP="00275CCA" w:rsidRDefault="00275CCA" w14:paraId="406C6550" w14:textId="1BF293AD">
      <w:pPr>
        <w:pStyle w:val="EndNoteBibliography"/>
        <w:rPr>
          <w:noProof/>
        </w:rPr>
      </w:pPr>
      <w:hyperlink w:history="1" r:id="rId6">
        <w:r w:rsidRPr="00275CCA">
          <w:rPr>
            <w:rStyle w:val="Hyperlink"/>
            <w:noProof/>
          </w:rPr>
          <w:t>https://www.ncbi.nlm.nih.gov/pubmed/23436783</w:t>
        </w:r>
      </w:hyperlink>
    </w:p>
    <w:p w:rsidRPr="00275CCA" w:rsidR="00275CCA" w:rsidP="00275CCA" w:rsidRDefault="00275CCA" w14:paraId="16837EAD" w14:textId="77777777">
      <w:pPr>
        <w:pStyle w:val="EndNoteBibliography"/>
        <w:rPr>
          <w:noProof/>
        </w:rPr>
      </w:pPr>
    </w:p>
    <w:p w:rsidRPr="00275CCA" w:rsidR="00275CCA" w:rsidP="00275CCA" w:rsidRDefault="00275CCA" w14:paraId="76E8F289" w14:textId="77777777">
      <w:pPr>
        <w:pStyle w:val="EndNoteBibliography"/>
        <w:spacing w:after="0"/>
        <w:rPr>
          <w:noProof/>
        </w:rPr>
      </w:pPr>
    </w:p>
    <w:p w:rsidRPr="00275CCA" w:rsidR="00275CCA" w:rsidP="00275CCA" w:rsidRDefault="00275CCA" w14:paraId="57617EF6" w14:textId="77777777">
      <w:pPr>
        <w:pStyle w:val="EndNoteBibliography"/>
        <w:rPr>
          <w:noProof/>
        </w:rPr>
      </w:pPr>
      <w:r w:rsidRPr="00275CCA">
        <w:rPr>
          <w:noProof/>
        </w:rPr>
        <w:t>3</w:t>
      </w:r>
    </w:p>
    <w:p w:rsidRPr="00275CCA" w:rsidR="00275CCA" w:rsidP="00275CCA" w:rsidRDefault="00275CCA" w14:paraId="781926CE" w14:textId="77777777">
      <w:pPr>
        <w:pStyle w:val="EndNoteBibliography"/>
        <w:rPr>
          <w:noProof/>
        </w:rPr>
      </w:pPr>
    </w:p>
    <w:p w:rsidRPr="00275CCA" w:rsidR="00275CCA" w:rsidP="00275CCA" w:rsidRDefault="00275CCA" w14:paraId="34CDFFD5" w14:textId="77777777">
      <w:pPr>
        <w:pStyle w:val="EndNoteBibliography"/>
        <w:rPr>
          <w:noProof/>
        </w:rPr>
      </w:pPr>
      <w:r w:rsidRPr="00275CCA">
        <w:rPr>
          <w:b/>
          <w:noProof/>
        </w:rPr>
        <w:t xml:space="preserve">Very high density of CHO cells in perfusion by ATF or TFF in WAVE bioreactor. Part I. Effect of the cell density on the process </w:t>
      </w:r>
    </w:p>
    <w:p w:rsidRPr="00275CCA" w:rsidR="00275CCA" w:rsidP="00275CCA" w:rsidRDefault="00275CCA" w14:paraId="4E7D28A4" w14:textId="77777777">
      <w:pPr>
        <w:pStyle w:val="EndNoteBibliography"/>
        <w:rPr>
          <w:noProof/>
        </w:rPr>
      </w:pPr>
      <w:r w:rsidRPr="00275CCA">
        <w:rPr>
          <w:noProof/>
        </w:rPr>
        <w:t xml:space="preserve">Clincke, M. F., C. Molleryd, Y. Zhang, E. Lindskog, K. Walsh,V. Chotteau </w:t>
      </w:r>
    </w:p>
    <w:p w:rsidRPr="00275CCA" w:rsidR="00275CCA" w:rsidP="00275CCA" w:rsidRDefault="00275CCA" w14:paraId="6581B21A" w14:textId="77777777">
      <w:pPr>
        <w:pStyle w:val="EndNoteBibliography"/>
        <w:rPr>
          <w:noProof/>
        </w:rPr>
      </w:pPr>
      <w:r w:rsidRPr="00275CCA">
        <w:rPr>
          <w:noProof/>
        </w:rPr>
        <w:t>Biotechnol Prog 2013 29(3): 754-767.</w:t>
      </w:r>
    </w:p>
    <w:p w:rsidRPr="00275CCA" w:rsidR="00275CCA" w:rsidP="00275CCA" w:rsidRDefault="00275CCA" w14:paraId="2E9D7D7E" w14:textId="77777777">
      <w:pPr>
        <w:pStyle w:val="EndNoteBibliography"/>
        <w:rPr>
          <w:noProof/>
        </w:rPr>
      </w:pPr>
    </w:p>
    <w:p w:rsidRPr="00275CCA" w:rsidR="00275CCA" w:rsidP="00275CCA" w:rsidRDefault="00275CCA" w14:paraId="4CF8D13C" w14:textId="16791E67">
      <w:pPr>
        <w:pStyle w:val="EndNoteBibliography"/>
        <w:rPr>
          <w:noProof/>
        </w:rPr>
      </w:pPr>
      <w:hyperlink w:history="1" r:id="rId7">
        <w:r w:rsidRPr="00275CCA">
          <w:rPr>
            <w:rStyle w:val="Hyperlink"/>
            <w:noProof/>
          </w:rPr>
          <w:t>https://www.ncbi.nlm.nih.gov/pubmed/23436789</w:t>
        </w:r>
      </w:hyperlink>
    </w:p>
    <w:p w:rsidRPr="00275CCA" w:rsidR="00275CCA" w:rsidP="00275CCA" w:rsidRDefault="00275CCA" w14:paraId="3F378371" w14:textId="77777777">
      <w:pPr>
        <w:pStyle w:val="EndNoteBibliography"/>
        <w:rPr>
          <w:noProof/>
        </w:rPr>
      </w:pPr>
    </w:p>
    <w:p w:rsidRPr="00275CCA" w:rsidR="00275CCA" w:rsidP="00275CCA" w:rsidRDefault="00275CCA" w14:paraId="3A7C5C4B" w14:textId="77777777">
      <w:pPr>
        <w:pStyle w:val="EndNoteBibliography"/>
        <w:spacing w:after="0"/>
        <w:rPr>
          <w:noProof/>
        </w:rPr>
      </w:pPr>
    </w:p>
    <w:p w:rsidRPr="00275CCA" w:rsidR="00275CCA" w:rsidP="00275CCA" w:rsidRDefault="00275CCA" w14:paraId="66CA8927" w14:textId="77777777">
      <w:pPr>
        <w:pStyle w:val="EndNoteBibliography"/>
        <w:rPr>
          <w:noProof/>
        </w:rPr>
      </w:pPr>
      <w:r w:rsidRPr="00275CCA">
        <w:rPr>
          <w:noProof/>
        </w:rPr>
        <w:t>4</w:t>
      </w:r>
    </w:p>
    <w:p w:rsidRPr="00275CCA" w:rsidR="00275CCA" w:rsidP="00275CCA" w:rsidRDefault="00275CCA" w14:paraId="2CE3DD14" w14:textId="77777777">
      <w:pPr>
        <w:pStyle w:val="EndNoteBibliography"/>
        <w:rPr>
          <w:noProof/>
        </w:rPr>
      </w:pPr>
    </w:p>
    <w:p w:rsidRPr="00275CCA" w:rsidR="00275CCA" w:rsidP="00275CCA" w:rsidRDefault="00275CCA" w14:paraId="2303D20D" w14:textId="77777777">
      <w:pPr>
        <w:pStyle w:val="EndNoteBibliography"/>
        <w:rPr>
          <w:noProof/>
        </w:rPr>
      </w:pPr>
      <w:r w:rsidRPr="00275CCA">
        <w:rPr>
          <w:b/>
          <w:noProof/>
        </w:rPr>
        <w:lastRenderedPageBreak/>
        <w:t xml:space="preserve">Effects of Cell Density and Temperature on Oxygen Consumption Rate for Different Mammalian Cell Lines. </w:t>
      </w:r>
    </w:p>
    <w:p w:rsidRPr="00275CCA" w:rsidR="00275CCA" w:rsidP="00275CCA" w:rsidRDefault="00275CCA" w14:paraId="1BC3D2CE" w14:textId="77777777">
      <w:pPr>
        <w:pStyle w:val="EndNoteBibliography"/>
        <w:rPr>
          <w:noProof/>
        </w:rPr>
      </w:pPr>
      <w:r w:rsidRPr="00275CCA">
        <w:rPr>
          <w:noProof/>
        </w:rPr>
        <w:t xml:space="preserve">Jorjani, P.,S. S. Ozturk </w:t>
      </w:r>
    </w:p>
    <w:p w:rsidRPr="00275CCA" w:rsidR="00275CCA" w:rsidP="00275CCA" w:rsidRDefault="00275CCA" w14:paraId="1B081EB0" w14:textId="77777777">
      <w:pPr>
        <w:pStyle w:val="EndNoteBibliography"/>
        <w:rPr>
          <w:noProof/>
        </w:rPr>
      </w:pPr>
      <w:r w:rsidRPr="00275CCA">
        <w:rPr>
          <w:noProof/>
        </w:rPr>
        <w:t>Biotechnology and Bioengineering 1999 64(3): 349-356.</w:t>
      </w:r>
    </w:p>
    <w:p w:rsidRPr="00275CCA" w:rsidR="00275CCA" w:rsidP="00275CCA" w:rsidRDefault="00275CCA" w14:paraId="5F136444" w14:textId="77777777">
      <w:pPr>
        <w:pStyle w:val="EndNoteBibliography"/>
        <w:rPr>
          <w:noProof/>
        </w:rPr>
      </w:pPr>
    </w:p>
    <w:p w:rsidRPr="00275CCA" w:rsidR="00275CCA" w:rsidP="00275CCA" w:rsidRDefault="00275CCA" w14:paraId="707FD25F" w14:textId="77777777">
      <w:pPr>
        <w:pStyle w:val="EndNoteBibliography"/>
        <w:rPr>
          <w:noProof/>
        </w:rPr>
      </w:pPr>
    </w:p>
    <w:p w:rsidRPr="00275CCA" w:rsidR="00275CCA" w:rsidP="00275CCA" w:rsidRDefault="00275CCA" w14:paraId="602FA2A8" w14:textId="77777777">
      <w:pPr>
        <w:pStyle w:val="EndNoteBibliography"/>
        <w:spacing w:after="0"/>
        <w:rPr>
          <w:noProof/>
        </w:rPr>
      </w:pPr>
    </w:p>
    <w:p w:rsidRPr="00275CCA" w:rsidR="00275CCA" w:rsidP="00275CCA" w:rsidRDefault="00275CCA" w14:paraId="2C2A4DF1" w14:textId="77777777">
      <w:pPr>
        <w:pStyle w:val="EndNoteBibliography"/>
        <w:rPr>
          <w:noProof/>
        </w:rPr>
      </w:pPr>
      <w:r w:rsidRPr="00275CCA">
        <w:rPr>
          <w:noProof/>
        </w:rPr>
        <w:t>5</w:t>
      </w:r>
    </w:p>
    <w:p w:rsidRPr="00275CCA" w:rsidR="00275CCA" w:rsidP="00275CCA" w:rsidRDefault="00275CCA" w14:paraId="1A238F13" w14:textId="77777777">
      <w:pPr>
        <w:pStyle w:val="EndNoteBibliography"/>
        <w:rPr>
          <w:noProof/>
        </w:rPr>
      </w:pPr>
    </w:p>
    <w:p w:rsidRPr="00275CCA" w:rsidR="00275CCA" w:rsidP="00275CCA" w:rsidRDefault="00275CCA" w14:paraId="37047288" w14:textId="77777777">
      <w:pPr>
        <w:pStyle w:val="EndNoteBibliography"/>
        <w:spacing w:after="0"/>
        <w:rPr>
          <w:noProof/>
        </w:rPr>
      </w:pPr>
      <w:r w:rsidRPr="00275CCA">
        <w:rPr>
          <w:noProof/>
        </w:rPr>
        <w:t xml:space="preserve">Jostock, T. (2011). Expression of antibody in mammalian cells. </w:t>
      </w:r>
      <w:r w:rsidRPr="00275CCA">
        <w:rPr>
          <w:noProof/>
          <w:u w:val="single"/>
        </w:rPr>
        <w:t>Antibody Expression and Production</w:t>
      </w:r>
      <w:r w:rsidRPr="00275CCA">
        <w:rPr>
          <w:noProof/>
        </w:rPr>
        <w:t>, Springer</w:t>
      </w:r>
      <w:r w:rsidRPr="00275CCA">
        <w:rPr>
          <w:b/>
          <w:noProof/>
        </w:rPr>
        <w:t xml:space="preserve">: </w:t>
      </w:r>
      <w:r w:rsidRPr="00275CCA">
        <w:rPr>
          <w:noProof/>
        </w:rPr>
        <w:t>1-24.</w:t>
      </w:r>
    </w:p>
    <w:p w:rsidRPr="00275CCA" w:rsidR="00275CCA" w:rsidP="00275CCA" w:rsidRDefault="00275CCA" w14:paraId="6AE61256" w14:textId="77777777">
      <w:pPr>
        <w:pStyle w:val="EndNoteBibliography"/>
        <w:rPr>
          <w:noProof/>
        </w:rPr>
      </w:pPr>
      <w:r w:rsidRPr="00275CCA">
        <w:rPr>
          <w:noProof/>
        </w:rPr>
        <w:t>6</w:t>
      </w:r>
    </w:p>
    <w:p w:rsidRPr="00275CCA" w:rsidR="00275CCA" w:rsidP="00275CCA" w:rsidRDefault="00275CCA" w14:paraId="00961DA7" w14:textId="77777777">
      <w:pPr>
        <w:pStyle w:val="EndNoteBibliography"/>
        <w:rPr>
          <w:noProof/>
        </w:rPr>
      </w:pPr>
    </w:p>
    <w:p w:rsidRPr="00275CCA" w:rsidR="00275CCA" w:rsidP="00275CCA" w:rsidRDefault="00275CCA" w14:paraId="7BB76A7C" w14:textId="77777777">
      <w:pPr>
        <w:pStyle w:val="EndNoteBibliography"/>
        <w:rPr>
          <w:noProof/>
        </w:rPr>
      </w:pPr>
      <w:r w:rsidRPr="00275CCA">
        <w:rPr>
          <w:b/>
          <w:noProof/>
        </w:rPr>
        <w:t xml:space="preserve">Industrialization of mAb production technology: the bioprocessing industry at a crossroads </w:t>
      </w:r>
    </w:p>
    <w:p w:rsidRPr="00275CCA" w:rsidR="00275CCA" w:rsidP="00275CCA" w:rsidRDefault="00275CCA" w14:paraId="69F36638" w14:textId="77777777">
      <w:pPr>
        <w:pStyle w:val="EndNoteBibliography"/>
        <w:rPr>
          <w:noProof/>
        </w:rPr>
      </w:pPr>
      <w:r w:rsidRPr="00275CCA">
        <w:rPr>
          <w:noProof/>
        </w:rPr>
        <w:t xml:space="preserve">Kelley, B. </w:t>
      </w:r>
    </w:p>
    <w:p w:rsidRPr="00275CCA" w:rsidR="00275CCA" w:rsidP="00275CCA" w:rsidRDefault="00275CCA" w14:paraId="184E1762" w14:textId="77777777">
      <w:pPr>
        <w:pStyle w:val="EndNoteBibliography"/>
        <w:rPr>
          <w:noProof/>
        </w:rPr>
      </w:pPr>
      <w:r w:rsidRPr="00275CCA">
        <w:rPr>
          <w:noProof/>
        </w:rPr>
        <w:t>MAbs 2009 1(5): 443-452.</w:t>
      </w:r>
    </w:p>
    <w:p w:rsidRPr="00275CCA" w:rsidR="00275CCA" w:rsidP="00275CCA" w:rsidRDefault="00275CCA" w14:paraId="6B9244D4" w14:textId="77777777">
      <w:pPr>
        <w:pStyle w:val="EndNoteBibliography"/>
        <w:rPr>
          <w:noProof/>
        </w:rPr>
      </w:pPr>
    </w:p>
    <w:p w:rsidRPr="00275CCA" w:rsidR="00275CCA" w:rsidP="00275CCA" w:rsidRDefault="00275CCA" w14:paraId="4D576E74" w14:textId="5951D286">
      <w:pPr>
        <w:pStyle w:val="EndNoteBibliography"/>
        <w:rPr>
          <w:noProof/>
        </w:rPr>
      </w:pPr>
      <w:hyperlink w:history="1" r:id="rId8">
        <w:r w:rsidRPr="00275CCA">
          <w:rPr>
            <w:rStyle w:val="Hyperlink"/>
            <w:noProof/>
          </w:rPr>
          <w:t>https://www.ncbi.nlm.nih.gov/pubmed/20065641</w:t>
        </w:r>
      </w:hyperlink>
    </w:p>
    <w:p w:rsidRPr="00275CCA" w:rsidR="00275CCA" w:rsidP="00275CCA" w:rsidRDefault="00275CCA" w14:paraId="49949E50" w14:textId="77777777">
      <w:pPr>
        <w:pStyle w:val="EndNoteBibliography"/>
        <w:rPr>
          <w:noProof/>
        </w:rPr>
      </w:pPr>
    </w:p>
    <w:p w:rsidRPr="00275CCA" w:rsidR="00275CCA" w:rsidP="00275CCA" w:rsidRDefault="00275CCA" w14:paraId="037A59A7" w14:textId="77777777">
      <w:pPr>
        <w:pStyle w:val="EndNoteBibliography"/>
        <w:spacing w:after="0"/>
        <w:rPr>
          <w:noProof/>
        </w:rPr>
      </w:pPr>
    </w:p>
    <w:p w:rsidRPr="00275CCA" w:rsidR="00275CCA" w:rsidP="00275CCA" w:rsidRDefault="00275CCA" w14:paraId="09529728" w14:textId="77777777">
      <w:pPr>
        <w:pStyle w:val="EndNoteBibliography"/>
        <w:rPr>
          <w:noProof/>
        </w:rPr>
      </w:pPr>
      <w:r w:rsidRPr="00275CCA">
        <w:rPr>
          <w:noProof/>
        </w:rPr>
        <w:t>7</w:t>
      </w:r>
    </w:p>
    <w:p w:rsidRPr="00275CCA" w:rsidR="00275CCA" w:rsidP="00275CCA" w:rsidRDefault="00275CCA" w14:paraId="2D0FE675" w14:textId="77777777">
      <w:pPr>
        <w:pStyle w:val="EndNoteBibliography"/>
        <w:rPr>
          <w:noProof/>
        </w:rPr>
      </w:pPr>
    </w:p>
    <w:p w:rsidRPr="00275CCA" w:rsidR="00275CCA" w:rsidP="00275CCA" w:rsidRDefault="00275CCA" w14:paraId="2F7D9734" w14:textId="77777777">
      <w:pPr>
        <w:pStyle w:val="EndNoteBibliography"/>
        <w:rPr>
          <w:noProof/>
        </w:rPr>
      </w:pPr>
      <w:r w:rsidRPr="00275CCA">
        <w:rPr>
          <w:b/>
          <w:noProof/>
        </w:rPr>
        <w:t xml:space="preserve">Heat flux and the calorimetric-respirometric ratio as measures of catabolic flux in mammalian cells </w:t>
      </w:r>
    </w:p>
    <w:p w:rsidRPr="00275CCA" w:rsidR="00275CCA" w:rsidP="00275CCA" w:rsidRDefault="00275CCA" w14:paraId="2AD5349A" w14:textId="77777777">
      <w:pPr>
        <w:pStyle w:val="EndNoteBibliography"/>
        <w:rPr>
          <w:noProof/>
        </w:rPr>
      </w:pPr>
      <w:r w:rsidRPr="00275CCA">
        <w:rPr>
          <w:noProof/>
        </w:rPr>
        <w:t xml:space="preserve">Kemp, R. B.,Y. Guan </w:t>
      </w:r>
    </w:p>
    <w:p w:rsidRPr="00275CCA" w:rsidR="00275CCA" w:rsidP="00275CCA" w:rsidRDefault="00275CCA" w14:paraId="1EC5E7E3" w14:textId="77777777">
      <w:pPr>
        <w:pStyle w:val="EndNoteBibliography"/>
        <w:rPr>
          <w:noProof/>
        </w:rPr>
      </w:pPr>
      <w:r w:rsidRPr="00275CCA">
        <w:rPr>
          <w:noProof/>
        </w:rPr>
        <w:t>Thermochimica acta 1997 300: 199-211.</w:t>
      </w:r>
    </w:p>
    <w:p w:rsidRPr="00275CCA" w:rsidR="00275CCA" w:rsidP="00275CCA" w:rsidRDefault="00275CCA" w14:paraId="08046BF1" w14:textId="77777777">
      <w:pPr>
        <w:pStyle w:val="EndNoteBibliography"/>
        <w:rPr>
          <w:noProof/>
        </w:rPr>
      </w:pPr>
    </w:p>
    <w:p w:rsidRPr="00275CCA" w:rsidR="00275CCA" w:rsidP="00275CCA" w:rsidRDefault="00275CCA" w14:paraId="1FAE1E0D" w14:textId="77777777">
      <w:pPr>
        <w:pStyle w:val="EndNoteBibliography"/>
        <w:rPr>
          <w:noProof/>
        </w:rPr>
      </w:pPr>
    </w:p>
    <w:p w:rsidRPr="00275CCA" w:rsidR="00275CCA" w:rsidP="00275CCA" w:rsidRDefault="00275CCA" w14:paraId="6D1F4D15" w14:textId="77777777">
      <w:pPr>
        <w:pStyle w:val="EndNoteBibliography"/>
        <w:spacing w:after="0"/>
        <w:rPr>
          <w:noProof/>
        </w:rPr>
      </w:pPr>
    </w:p>
    <w:p w:rsidRPr="00275CCA" w:rsidR="00275CCA" w:rsidP="00275CCA" w:rsidRDefault="00275CCA" w14:paraId="0D209ABD" w14:textId="77777777">
      <w:pPr>
        <w:pStyle w:val="EndNoteBibliography"/>
        <w:rPr>
          <w:noProof/>
        </w:rPr>
      </w:pPr>
      <w:r w:rsidRPr="00275CCA">
        <w:rPr>
          <w:noProof/>
        </w:rPr>
        <w:t>8</w:t>
      </w:r>
    </w:p>
    <w:p w:rsidRPr="00275CCA" w:rsidR="00275CCA" w:rsidP="00275CCA" w:rsidRDefault="00275CCA" w14:paraId="583BF076" w14:textId="77777777">
      <w:pPr>
        <w:pStyle w:val="EndNoteBibliography"/>
        <w:rPr>
          <w:noProof/>
        </w:rPr>
      </w:pPr>
    </w:p>
    <w:p w:rsidRPr="00275CCA" w:rsidR="00275CCA" w:rsidP="00275CCA" w:rsidRDefault="00275CCA" w14:paraId="7AAC9B88" w14:textId="77777777">
      <w:pPr>
        <w:pStyle w:val="EndNoteBibliography"/>
        <w:rPr>
          <w:noProof/>
        </w:rPr>
      </w:pPr>
      <w:r w:rsidRPr="00275CCA">
        <w:rPr>
          <w:b/>
          <w:noProof/>
        </w:rPr>
        <w:t xml:space="preserve">Cell culture processes in monoclonal antibody production </w:t>
      </w:r>
    </w:p>
    <w:p w:rsidRPr="00275CCA" w:rsidR="00275CCA" w:rsidP="00275CCA" w:rsidRDefault="00275CCA" w14:paraId="51319050" w14:textId="77777777">
      <w:pPr>
        <w:pStyle w:val="EndNoteBibliography"/>
        <w:rPr>
          <w:noProof/>
        </w:rPr>
      </w:pPr>
      <w:r w:rsidRPr="00275CCA">
        <w:rPr>
          <w:noProof/>
        </w:rPr>
        <w:t xml:space="preserve">Li, F., A. Shen, A. J. P. S. E. D. D. Amanullah, Development,,Manufacturing </w:t>
      </w:r>
    </w:p>
    <w:p w:rsidRPr="00275CCA" w:rsidR="00275CCA" w:rsidP="00275CCA" w:rsidRDefault="00275CCA" w14:paraId="6AF3D4EC" w14:textId="77777777">
      <w:pPr>
        <w:pStyle w:val="EndNoteBibliography"/>
        <w:rPr>
          <w:noProof/>
        </w:rPr>
      </w:pPr>
      <w:r w:rsidRPr="00275CCA">
        <w:rPr>
          <w:noProof/>
        </w:rPr>
        <w:t xml:space="preserve"> 2010: 1-38.</w:t>
      </w:r>
    </w:p>
    <w:p w:rsidRPr="00275CCA" w:rsidR="00275CCA" w:rsidP="00275CCA" w:rsidRDefault="00275CCA" w14:paraId="515553A4" w14:textId="77777777">
      <w:pPr>
        <w:pStyle w:val="EndNoteBibliography"/>
        <w:rPr>
          <w:noProof/>
        </w:rPr>
      </w:pPr>
    </w:p>
    <w:p w:rsidRPr="00275CCA" w:rsidR="00275CCA" w:rsidP="00275CCA" w:rsidRDefault="00275CCA" w14:paraId="505BD9AF" w14:textId="77777777">
      <w:pPr>
        <w:pStyle w:val="EndNoteBibliography"/>
        <w:rPr>
          <w:noProof/>
        </w:rPr>
      </w:pPr>
    </w:p>
    <w:p w:rsidRPr="00275CCA" w:rsidR="00275CCA" w:rsidP="00275CCA" w:rsidRDefault="00275CCA" w14:paraId="1598037B" w14:textId="77777777">
      <w:pPr>
        <w:pStyle w:val="EndNoteBibliography"/>
        <w:spacing w:after="0"/>
        <w:rPr>
          <w:noProof/>
        </w:rPr>
      </w:pPr>
    </w:p>
    <w:p w:rsidRPr="00275CCA" w:rsidR="00275CCA" w:rsidP="00275CCA" w:rsidRDefault="00275CCA" w14:paraId="02B74C46" w14:textId="77777777">
      <w:pPr>
        <w:pStyle w:val="EndNoteBibliography"/>
        <w:rPr>
          <w:noProof/>
        </w:rPr>
      </w:pPr>
      <w:r w:rsidRPr="00275CCA">
        <w:rPr>
          <w:noProof/>
        </w:rPr>
        <w:t>9</w:t>
      </w:r>
    </w:p>
    <w:p w:rsidRPr="00275CCA" w:rsidR="00275CCA" w:rsidP="00275CCA" w:rsidRDefault="00275CCA" w14:paraId="0CB7327A" w14:textId="77777777">
      <w:pPr>
        <w:pStyle w:val="EndNoteBibliography"/>
        <w:rPr>
          <w:noProof/>
        </w:rPr>
      </w:pPr>
    </w:p>
    <w:p w:rsidRPr="00275CCA" w:rsidR="00275CCA" w:rsidP="00275CCA" w:rsidRDefault="00275CCA" w14:paraId="1888B39F" w14:textId="77777777">
      <w:pPr>
        <w:pStyle w:val="EndNoteBibliography"/>
        <w:rPr>
          <w:noProof/>
        </w:rPr>
      </w:pPr>
      <w:r w:rsidRPr="00275CCA">
        <w:rPr>
          <w:b/>
          <w:noProof/>
        </w:rPr>
        <w:t xml:space="preserve">Cell culture processes for monoclonal antibody production </w:t>
      </w:r>
    </w:p>
    <w:p w:rsidRPr="00275CCA" w:rsidR="00275CCA" w:rsidP="00275CCA" w:rsidRDefault="00275CCA" w14:paraId="2FAE3A75" w14:textId="77777777">
      <w:pPr>
        <w:pStyle w:val="EndNoteBibliography"/>
        <w:rPr>
          <w:noProof/>
        </w:rPr>
      </w:pPr>
      <w:r w:rsidRPr="00275CCA">
        <w:rPr>
          <w:noProof/>
        </w:rPr>
        <w:t xml:space="preserve">Li, F., N. Vijayasankaran, A. Y. Shen, R. Kiss,A. Amanullah </w:t>
      </w:r>
    </w:p>
    <w:p w:rsidRPr="00275CCA" w:rsidR="00275CCA" w:rsidP="00275CCA" w:rsidRDefault="00275CCA" w14:paraId="4D3C11ED" w14:textId="77777777">
      <w:pPr>
        <w:pStyle w:val="EndNoteBibliography"/>
        <w:rPr>
          <w:noProof/>
        </w:rPr>
      </w:pPr>
      <w:r w:rsidRPr="00275CCA">
        <w:rPr>
          <w:noProof/>
        </w:rPr>
        <w:t>MAbs 2010 2(5): 466-479.</w:t>
      </w:r>
    </w:p>
    <w:p w:rsidRPr="00275CCA" w:rsidR="00275CCA" w:rsidP="00275CCA" w:rsidRDefault="00275CCA" w14:paraId="56637E0E" w14:textId="77777777">
      <w:pPr>
        <w:pStyle w:val="EndNoteBibliography"/>
        <w:rPr>
          <w:noProof/>
        </w:rPr>
      </w:pPr>
    </w:p>
    <w:p w:rsidRPr="00275CCA" w:rsidR="00275CCA" w:rsidP="00275CCA" w:rsidRDefault="00275CCA" w14:paraId="73B6765C" w14:textId="20A4E65E">
      <w:pPr>
        <w:pStyle w:val="EndNoteBibliography"/>
        <w:rPr>
          <w:noProof/>
        </w:rPr>
      </w:pPr>
      <w:hyperlink w:history="1" r:id="rId9">
        <w:r w:rsidRPr="00275CCA">
          <w:rPr>
            <w:rStyle w:val="Hyperlink"/>
            <w:noProof/>
          </w:rPr>
          <w:t>https://www.ncbi.nlm.nih.gov/pubmed/20622510</w:t>
        </w:r>
      </w:hyperlink>
    </w:p>
    <w:p w:rsidRPr="00275CCA" w:rsidR="00275CCA" w:rsidP="00275CCA" w:rsidRDefault="00275CCA" w14:paraId="0478B515" w14:textId="77777777">
      <w:pPr>
        <w:pStyle w:val="EndNoteBibliography"/>
        <w:rPr>
          <w:noProof/>
        </w:rPr>
      </w:pPr>
    </w:p>
    <w:p w:rsidRPr="00275CCA" w:rsidR="00275CCA" w:rsidP="00275CCA" w:rsidRDefault="00275CCA" w14:paraId="77A05642" w14:textId="77777777">
      <w:pPr>
        <w:pStyle w:val="EndNoteBibliography"/>
        <w:spacing w:after="0"/>
        <w:rPr>
          <w:noProof/>
        </w:rPr>
      </w:pPr>
    </w:p>
    <w:p w:rsidRPr="00275CCA" w:rsidR="00275CCA" w:rsidP="00275CCA" w:rsidRDefault="00275CCA" w14:paraId="4EDA6DAB" w14:textId="77777777">
      <w:pPr>
        <w:pStyle w:val="EndNoteBibliography"/>
        <w:rPr>
          <w:noProof/>
        </w:rPr>
      </w:pPr>
      <w:r w:rsidRPr="00275CCA">
        <w:rPr>
          <w:noProof/>
        </w:rPr>
        <w:t>10</w:t>
      </w:r>
    </w:p>
    <w:p w:rsidRPr="00275CCA" w:rsidR="00275CCA" w:rsidP="00275CCA" w:rsidRDefault="00275CCA" w14:paraId="2B906AC2" w14:textId="77777777">
      <w:pPr>
        <w:pStyle w:val="EndNoteBibliography"/>
        <w:rPr>
          <w:noProof/>
        </w:rPr>
      </w:pPr>
    </w:p>
    <w:p w:rsidRPr="00275CCA" w:rsidR="00275CCA" w:rsidP="00275CCA" w:rsidRDefault="00275CCA" w14:paraId="194EDEA1" w14:textId="77777777">
      <w:pPr>
        <w:pStyle w:val="EndNoteBibliography"/>
        <w:rPr>
          <w:noProof/>
        </w:rPr>
      </w:pPr>
      <w:r w:rsidRPr="00275CCA">
        <w:rPr>
          <w:b/>
          <w:noProof/>
        </w:rPr>
        <w:t xml:space="preserve">EXPERIMENTAL DETERMINATION OF THE VOLUMETRIC MASS TRANSFER COEFFICIENT </w:t>
      </w:r>
    </w:p>
    <w:p w:rsidRPr="00275CCA" w:rsidR="00275CCA" w:rsidP="00275CCA" w:rsidRDefault="00275CCA" w14:paraId="2AEA5C91" w14:textId="77777777">
      <w:pPr>
        <w:pStyle w:val="EndNoteBibliography"/>
        <w:rPr>
          <w:noProof/>
        </w:rPr>
      </w:pPr>
      <w:r w:rsidRPr="00275CCA">
        <w:rPr>
          <w:noProof/>
        </w:rPr>
        <w:t xml:space="preserve">Moutafchieva, D., D. Popova, M. Dimitrova,S. Tchaoushev </w:t>
      </w:r>
    </w:p>
    <w:p w:rsidRPr="00275CCA" w:rsidR="00275CCA" w:rsidP="00275CCA" w:rsidRDefault="00275CCA" w14:paraId="42C5BF48" w14:textId="77777777">
      <w:pPr>
        <w:pStyle w:val="EndNoteBibliography"/>
        <w:rPr>
          <w:noProof/>
        </w:rPr>
      </w:pPr>
      <w:r w:rsidRPr="00275CCA">
        <w:rPr>
          <w:noProof/>
        </w:rPr>
        <w:lastRenderedPageBreak/>
        <w:t>Journal of Chemical Technology and Metallurgy 2013 48(4): 351-356.</w:t>
      </w:r>
    </w:p>
    <w:p w:rsidRPr="00275CCA" w:rsidR="00275CCA" w:rsidP="00275CCA" w:rsidRDefault="00275CCA" w14:paraId="5EB1D3CB" w14:textId="77777777">
      <w:pPr>
        <w:pStyle w:val="EndNoteBibliography"/>
        <w:rPr>
          <w:noProof/>
        </w:rPr>
      </w:pPr>
    </w:p>
    <w:p w:rsidRPr="00275CCA" w:rsidR="00275CCA" w:rsidP="00275CCA" w:rsidRDefault="00275CCA" w14:paraId="78422859" w14:textId="77777777">
      <w:pPr>
        <w:pStyle w:val="EndNoteBibliography"/>
        <w:rPr>
          <w:noProof/>
        </w:rPr>
      </w:pPr>
    </w:p>
    <w:p w:rsidRPr="00275CCA" w:rsidR="00275CCA" w:rsidP="00275CCA" w:rsidRDefault="00275CCA" w14:paraId="756C1C7B" w14:textId="77777777">
      <w:pPr>
        <w:pStyle w:val="EndNoteBibliography"/>
        <w:spacing w:after="0"/>
        <w:rPr>
          <w:noProof/>
        </w:rPr>
      </w:pPr>
    </w:p>
    <w:p w:rsidRPr="00275CCA" w:rsidR="00275CCA" w:rsidP="00275CCA" w:rsidRDefault="00275CCA" w14:paraId="07D1D8E7" w14:textId="77777777">
      <w:pPr>
        <w:pStyle w:val="EndNoteBibliography"/>
        <w:rPr>
          <w:noProof/>
        </w:rPr>
      </w:pPr>
      <w:r w:rsidRPr="00275CCA">
        <w:rPr>
          <w:noProof/>
        </w:rPr>
        <w:t>11</w:t>
      </w:r>
    </w:p>
    <w:p w:rsidRPr="00275CCA" w:rsidR="00275CCA" w:rsidP="00275CCA" w:rsidRDefault="00275CCA" w14:paraId="3711B5F2" w14:textId="77777777">
      <w:pPr>
        <w:pStyle w:val="EndNoteBibliography"/>
        <w:rPr>
          <w:noProof/>
        </w:rPr>
      </w:pPr>
    </w:p>
    <w:p w:rsidRPr="00275CCA" w:rsidR="00275CCA" w:rsidP="00275CCA" w:rsidRDefault="00275CCA" w14:paraId="1F47D5C4" w14:textId="77777777">
      <w:pPr>
        <w:pStyle w:val="EndNoteBibliography"/>
        <w:rPr>
          <w:noProof/>
        </w:rPr>
      </w:pPr>
      <w:r w:rsidRPr="00275CCA">
        <w:rPr>
          <w:b/>
          <w:noProof/>
        </w:rPr>
        <w:t xml:space="preserve">Computational fluid dynamic modeling of alternating tangential flow filtration for perfusion cell culture </w:t>
      </w:r>
    </w:p>
    <w:p w:rsidRPr="00275CCA" w:rsidR="00275CCA" w:rsidP="00275CCA" w:rsidRDefault="00275CCA" w14:paraId="3A4CD130" w14:textId="77777777">
      <w:pPr>
        <w:pStyle w:val="EndNoteBibliography"/>
        <w:rPr>
          <w:noProof/>
        </w:rPr>
      </w:pPr>
      <w:r w:rsidRPr="00275CCA">
        <w:rPr>
          <w:noProof/>
        </w:rPr>
        <w:t xml:space="preserve">Radoniqi, F., H. Zhang, C. L. Bardliving, P. Shamlou,J. Coffman </w:t>
      </w:r>
    </w:p>
    <w:p w:rsidRPr="00275CCA" w:rsidR="00275CCA" w:rsidP="00275CCA" w:rsidRDefault="00275CCA" w14:paraId="532095AF" w14:textId="77777777">
      <w:pPr>
        <w:pStyle w:val="EndNoteBibliography"/>
        <w:rPr>
          <w:noProof/>
        </w:rPr>
      </w:pPr>
      <w:r w:rsidRPr="00275CCA">
        <w:rPr>
          <w:noProof/>
        </w:rPr>
        <w:t>Biotechnol Bioeng 2018 115(11): 2751-2759.</w:t>
      </w:r>
    </w:p>
    <w:p w:rsidRPr="00275CCA" w:rsidR="00275CCA" w:rsidP="00275CCA" w:rsidRDefault="00275CCA" w14:paraId="44FE1DED" w14:textId="77777777">
      <w:pPr>
        <w:pStyle w:val="EndNoteBibliography"/>
        <w:rPr>
          <w:noProof/>
        </w:rPr>
      </w:pPr>
    </w:p>
    <w:p w:rsidRPr="00275CCA" w:rsidR="00275CCA" w:rsidP="00275CCA" w:rsidRDefault="00275CCA" w14:paraId="006B8726" w14:textId="3BD07A84">
      <w:pPr>
        <w:pStyle w:val="EndNoteBibliography"/>
        <w:rPr>
          <w:noProof/>
        </w:rPr>
      </w:pPr>
      <w:hyperlink w:history="1" r:id="rId10">
        <w:r w:rsidRPr="00275CCA">
          <w:rPr>
            <w:rStyle w:val="Hyperlink"/>
            <w:noProof/>
          </w:rPr>
          <w:t>https://www.ncbi.nlm.nih.gov/pubmed/30080936</w:t>
        </w:r>
      </w:hyperlink>
    </w:p>
    <w:p w:rsidRPr="00275CCA" w:rsidR="00275CCA" w:rsidP="00275CCA" w:rsidRDefault="00275CCA" w14:paraId="1997A5F5" w14:textId="77777777">
      <w:pPr>
        <w:pStyle w:val="EndNoteBibliography"/>
        <w:rPr>
          <w:noProof/>
        </w:rPr>
      </w:pPr>
    </w:p>
    <w:p w:rsidRPr="00275CCA" w:rsidR="00275CCA" w:rsidP="00275CCA" w:rsidRDefault="00275CCA" w14:paraId="799C3042" w14:textId="77777777">
      <w:pPr>
        <w:pStyle w:val="EndNoteBibliography"/>
        <w:spacing w:after="0"/>
        <w:rPr>
          <w:noProof/>
        </w:rPr>
      </w:pPr>
    </w:p>
    <w:p w:rsidRPr="00275CCA" w:rsidR="00275CCA" w:rsidP="00275CCA" w:rsidRDefault="00275CCA" w14:paraId="71CFEBBB" w14:textId="77777777">
      <w:pPr>
        <w:pStyle w:val="EndNoteBibliography"/>
        <w:rPr>
          <w:noProof/>
        </w:rPr>
      </w:pPr>
      <w:r w:rsidRPr="00275CCA">
        <w:rPr>
          <w:noProof/>
        </w:rPr>
        <w:t>12</w:t>
      </w:r>
    </w:p>
    <w:p w:rsidRPr="00275CCA" w:rsidR="00275CCA" w:rsidP="00275CCA" w:rsidRDefault="00275CCA" w14:paraId="3F8AD942" w14:textId="77777777">
      <w:pPr>
        <w:pStyle w:val="EndNoteBibliography"/>
        <w:rPr>
          <w:noProof/>
        </w:rPr>
      </w:pPr>
    </w:p>
    <w:p w:rsidRPr="00275CCA" w:rsidR="00275CCA" w:rsidP="00275CCA" w:rsidRDefault="00275CCA" w14:paraId="1F5751DE" w14:textId="77777777">
      <w:pPr>
        <w:pStyle w:val="EndNoteBibliography"/>
        <w:rPr>
          <w:noProof/>
        </w:rPr>
      </w:pPr>
      <w:r w:rsidRPr="00275CCA">
        <w:rPr>
          <w:b/>
          <w:noProof/>
        </w:rPr>
        <w:t xml:space="preserve">Shear contributions to cell culture performance and product recovery in ATF and TFF perfusion systems </w:t>
      </w:r>
    </w:p>
    <w:p w:rsidRPr="00275CCA" w:rsidR="00275CCA" w:rsidP="00275CCA" w:rsidRDefault="00275CCA" w14:paraId="52010AFD" w14:textId="77777777">
      <w:pPr>
        <w:pStyle w:val="EndNoteBibliography"/>
        <w:rPr>
          <w:noProof/>
        </w:rPr>
      </w:pPr>
      <w:r w:rsidRPr="00275CCA">
        <w:rPr>
          <w:noProof/>
        </w:rPr>
        <w:t xml:space="preserve">Wang, S., S. Godfrey, J. Ravikrishnan, H. Lin, J. Vogel,J. Coffman </w:t>
      </w:r>
    </w:p>
    <w:p w:rsidRPr="00275CCA" w:rsidR="00275CCA" w:rsidP="00275CCA" w:rsidRDefault="00275CCA" w14:paraId="26909C74" w14:textId="77777777">
      <w:pPr>
        <w:pStyle w:val="EndNoteBibliography"/>
        <w:rPr>
          <w:noProof/>
        </w:rPr>
      </w:pPr>
      <w:r w:rsidRPr="00275CCA">
        <w:rPr>
          <w:noProof/>
        </w:rPr>
        <w:t>J Biotechnol 2017 246: 52-60.</w:t>
      </w:r>
    </w:p>
    <w:p w:rsidRPr="00275CCA" w:rsidR="00275CCA" w:rsidP="00275CCA" w:rsidRDefault="00275CCA" w14:paraId="5D92BD4A" w14:textId="77777777">
      <w:pPr>
        <w:pStyle w:val="EndNoteBibliography"/>
        <w:rPr>
          <w:noProof/>
        </w:rPr>
      </w:pPr>
    </w:p>
    <w:p w:rsidRPr="00275CCA" w:rsidR="00275CCA" w:rsidP="00275CCA" w:rsidRDefault="00275CCA" w14:paraId="494F2C83" w14:textId="45A75FCA">
      <w:pPr>
        <w:pStyle w:val="EndNoteBibliography"/>
        <w:rPr>
          <w:noProof/>
        </w:rPr>
      </w:pPr>
      <w:hyperlink w:history="1" r:id="rId11">
        <w:r w:rsidRPr="00275CCA">
          <w:rPr>
            <w:rStyle w:val="Hyperlink"/>
            <w:noProof/>
          </w:rPr>
          <w:t>https://www.ncbi.nlm.nih.gov/pubmed/28159614</w:t>
        </w:r>
      </w:hyperlink>
    </w:p>
    <w:p w:rsidRPr="00275CCA" w:rsidR="00275CCA" w:rsidP="00275CCA" w:rsidRDefault="00275CCA" w14:paraId="1DB4F570" w14:textId="77777777">
      <w:pPr>
        <w:pStyle w:val="EndNoteBibliography"/>
        <w:rPr>
          <w:noProof/>
        </w:rPr>
      </w:pPr>
    </w:p>
    <w:p w:rsidRPr="00275CCA" w:rsidR="00275CCA" w:rsidP="00275CCA" w:rsidRDefault="00275CCA" w14:paraId="0FBE5C8C" w14:textId="77777777">
      <w:pPr>
        <w:pStyle w:val="EndNoteBibliography"/>
        <w:spacing w:after="0"/>
        <w:rPr>
          <w:noProof/>
        </w:rPr>
      </w:pPr>
    </w:p>
    <w:p w:rsidRPr="00275CCA" w:rsidR="00275CCA" w:rsidP="00275CCA" w:rsidRDefault="00275CCA" w14:paraId="0412BE4F" w14:textId="77777777">
      <w:pPr>
        <w:pStyle w:val="EndNoteBibliography"/>
        <w:rPr>
          <w:noProof/>
        </w:rPr>
      </w:pPr>
      <w:r w:rsidRPr="00275CCA">
        <w:rPr>
          <w:noProof/>
        </w:rPr>
        <w:t>13</w:t>
      </w:r>
    </w:p>
    <w:p w:rsidRPr="00275CCA" w:rsidR="00275CCA" w:rsidP="00275CCA" w:rsidRDefault="00275CCA" w14:paraId="63F24EF2" w14:textId="77777777">
      <w:pPr>
        <w:pStyle w:val="EndNoteBibliography"/>
        <w:rPr>
          <w:noProof/>
        </w:rPr>
      </w:pPr>
    </w:p>
    <w:p w:rsidRPr="00275CCA" w:rsidR="00275CCA" w:rsidP="00275CCA" w:rsidRDefault="00275CCA" w14:paraId="59CA8F3E" w14:textId="77777777">
      <w:pPr>
        <w:pStyle w:val="EndNoteBibliography"/>
        <w:spacing w:after="0"/>
        <w:rPr>
          <w:noProof/>
        </w:rPr>
      </w:pPr>
      <w:r w:rsidRPr="00275CCA">
        <w:rPr>
          <w:noProof/>
        </w:rPr>
        <w:t xml:space="preserve">Wolf, M. K. F., J. M. Bielser,M. Morbidelli (2020). </w:t>
      </w:r>
      <w:r w:rsidRPr="00275CCA">
        <w:rPr>
          <w:noProof/>
          <w:u w:val="single"/>
        </w:rPr>
        <w:t>Perfuson Cell Culture Process for Biopharmaceuticals</w:t>
      </w:r>
      <w:r w:rsidRPr="00275CCA">
        <w:rPr>
          <w:noProof/>
        </w:rPr>
        <w:t>. Cambridge, Cambridge University Press.</w:t>
      </w:r>
    </w:p>
    <w:p w:rsidRPr="00275CCA" w:rsidR="00275CCA" w:rsidP="00275CCA" w:rsidRDefault="00275CCA" w14:paraId="7B11FA50" w14:textId="77777777">
      <w:pPr>
        <w:pStyle w:val="EndNoteBibliography"/>
        <w:rPr>
          <w:noProof/>
        </w:rPr>
      </w:pPr>
      <w:r w:rsidRPr="00275CCA">
        <w:rPr>
          <w:noProof/>
        </w:rPr>
        <w:t>14</w:t>
      </w:r>
    </w:p>
    <w:p w:rsidRPr="00275CCA" w:rsidR="00275CCA" w:rsidP="00275CCA" w:rsidRDefault="00275CCA" w14:paraId="13460E06" w14:textId="77777777">
      <w:pPr>
        <w:pStyle w:val="EndNoteBibliography"/>
        <w:rPr>
          <w:noProof/>
        </w:rPr>
      </w:pPr>
    </w:p>
    <w:p w:rsidRPr="00275CCA" w:rsidR="00275CCA" w:rsidP="00275CCA" w:rsidRDefault="00275CCA" w14:paraId="0D90C334" w14:textId="77777777">
      <w:pPr>
        <w:pStyle w:val="EndNoteBibliography"/>
        <w:rPr>
          <w:noProof/>
        </w:rPr>
      </w:pPr>
      <w:r w:rsidRPr="00275CCA">
        <w:rPr>
          <w:b/>
          <w:noProof/>
        </w:rPr>
        <w:t xml:space="preserve">High Cell Density Perfusion Culture has a Maintained Exoproteome and Metabolome </w:t>
      </w:r>
    </w:p>
    <w:p w:rsidRPr="00275CCA" w:rsidR="00275CCA" w:rsidP="00275CCA" w:rsidRDefault="00275CCA" w14:paraId="7F56CF06" w14:textId="77777777">
      <w:pPr>
        <w:pStyle w:val="EndNoteBibliography"/>
        <w:rPr>
          <w:noProof/>
        </w:rPr>
      </w:pPr>
      <w:r w:rsidRPr="00275CCA">
        <w:rPr>
          <w:noProof/>
        </w:rPr>
        <w:t xml:space="preserve">Zamani, L., M. Lundqvist, Y. Zhang, M. Aberg, F. Edfors, G. Bidkhori, A. Lindahl, A. Mie, A. Mardinoglu, R. Field, R. Turner, J. Rockberg,V. Chotteau </w:t>
      </w:r>
    </w:p>
    <w:p w:rsidRPr="00275CCA" w:rsidR="00275CCA" w:rsidP="00275CCA" w:rsidRDefault="00275CCA" w14:paraId="031C4CC8" w14:textId="77777777">
      <w:pPr>
        <w:pStyle w:val="EndNoteBibliography"/>
        <w:rPr>
          <w:noProof/>
        </w:rPr>
      </w:pPr>
      <w:r w:rsidRPr="00275CCA">
        <w:rPr>
          <w:noProof/>
        </w:rPr>
        <w:t>Biotechnol J 2018 13(10): e1800036.</w:t>
      </w:r>
    </w:p>
    <w:p w:rsidRPr="00275CCA" w:rsidR="00275CCA" w:rsidP="00275CCA" w:rsidRDefault="00275CCA" w14:paraId="59B2E369" w14:textId="77777777">
      <w:pPr>
        <w:pStyle w:val="EndNoteBibliography"/>
        <w:rPr>
          <w:noProof/>
        </w:rPr>
      </w:pPr>
    </w:p>
    <w:p w:rsidRPr="00275CCA" w:rsidR="00275CCA" w:rsidP="00275CCA" w:rsidRDefault="00275CCA" w14:paraId="1153137A" w14:textId="066FD8CC">
      <w:pPr>
        <w:pStyle w:val="EndNoteBibliography"/>
        <w:rPr>
          <w:noProof/>
        </w:rPr>
      </w:pPr>
      <w:hyperlink w:history="1" r:id="rId12">
        <w:r w:rsidRPr="00275CCA">
          <w:rPr>
            <w:rStyle w:val="Hyperlink"/>
            <w:noProof/>
          </w:rPr>
          <w:t>https://www.ncbi.nlm.nih.gov/pubmed/29957873</w:t>
        </w:r>
      </w:hyperlink>
    </w:p>
    <w:p w:rsidRPr="00275CCA" w:rsidR="00275CCA" w:rsidP="00275CCA" w:rsidRDefault="00275CCA" w14:paraId="2C8D6B29" w14:textId="77777777">
      <w:pPr>
        <w:pStyle w:val="EndNoteBibliography"/>
        <w:rPr>
          <w:noProof/>
        </w:rPr>
      </w:pPr>
    </w:p>
    <w:p w:rsidRPr="00275CCA" w:rsidR="00275CCA" w:rsidP="00275CCA" w:rsidRDefault="00275CCA" w14:paraId="780826C8" w14:textId="77777777">
      <w:pPr>
        <w:pStyle w:val="EndNoteBibliography"/>
        <w:rPr>
          <w:noProof/>
        </w:rPr>
      </w:pPr>
    </w:p>
    <w:p w:rsidR="00252F14" w:rsidP="006A53EE" w:rsidRDefault="00855C50" w14:paraId="68E168B9" w14:textId="4854CB4D">
      <w:pPr>
        <w:textAlignment w:val="center"/>
        <w:rPr>
          <w:rFonts w:ascii="Calibri" w:hAnsi="Calibri" w:eastAsia="Times New Roman" w:cs="Calibri"/>
          <w:color w:val="000000"/>
          <w:sz w:val="22"/>
          <w:szCs w:val="22"/>
        </w:rPr>
      </w:pPr>
      <w:r>
        <w:rPr>
          <w:rFonts w:ascii="Calibri" w:hAnsi="Calibri" w:eastAsia="Times New Roman" w:cs="Calibri"/>
          <w:color w:val="000000"/>
          <w:sz w:val="22"/>
          <w:szCs w:val="22"/>
        </w:rPr>
        <w:fldChar w:fldCharType="end"/>
      </w:r>
    </w:p>
    <w:sectPr w:rsidR="00252F14" w:rsidSect="00CA45D6">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NG" w:author="Nicholas Guros" w:date="2020-09-23T17:01:21" w:id="642717930">
    <w:p w:rsidR="6CD06139" w:rsidRDefault="6CD06139" w14:paraId="0CCEDFB0" w14:textId="11BF373A">
      <w:pPr>
        <w:pStyle w:val="CommentText"/>
      </w:pPr>
      <w:r w:rsidR="6CD06139">
        <w:rPr/>
        <w:t xml:space="preserve">There is not an overhwleming option of impellers from vendors. Sartorius, ABEC, GE, and thermo appear to account of the vast majority of single-use BRXs and there are a limited number of impeller designs. </w:t>
      </w:r>
      <w:r>
        <w:rPr>
          <w:rStyle w:val="CommentReference"/>
        </w:rPr>
        <w:annotationRef/>
      </w:r>
    </w:p>
    <w:p w:rsidR="6CD06139" w:rsidRDefault="6CD06139" w14:paraId="75EE3808" w14:textId="169CB200">
      <w:pPr>
        <w:pStyle w:val="CommentText"/>
      </w:pPr>
    </w:p>
    <w:p w:rsidR="6CD06139" w:rsidRDefault="6CD06139" w14:paraId="78EA4303" w14:textId="03771C09">
      <w:pPr>
        <w:pStyle w:val="CommentText"/>
      </w:pPr>
      <w:r w:rsidR="6CD06139">
        <w:rPr/>
        <w:t>What could be touched on is the benefit of marine vs rushton vs dual blade w.r.t. power input vs tip speed (i.e. the compromise between avoiding clumping and shear). Please let me know if you would like me to make this addition.</w:t>
      </w:r>
    </w:p>
  </w:comment>
  <w:comment w:initials="NG" w:author="Nicholas Guros" w:date="2020-09-23T17:05:01" w:id="1948807956">
    <w:p w:rsidR="6CD06139" w:rsidRDefault="6CD06139" w14:paraId="60292DAD" w14:textId="7F1847BB">
      <w:pPr>
        <w:pStyle w:val="CommentText"/>
      </w:pPr>
      <w:r w:rsidR="6CD06139">
        <w:rPr/>
        <w:t>CHO or CAT-S? We are seeing 0.2 - 0.25 mmol/L/hr / 1E6 cells/mL, generally</w:t>
      </w:r>
      <w:r>
        <w:rPr>
          <w:rStyle w:val="CommentReference"/>
        </w:rPr>
        <w:annotationRef/>
      </w:r>
    </w:p>
  </w:comment>
  <w:comment w:initials="JC" w:author="Jon Coffman" w:date="2020-09-24T13:59:26" w:id="850943227">
    <w:p w:rsidR="67C4E83A" w:rsidRDefault="67C4E83A" w14:paraId="1AAFD870" w14:textId="4F1AF686">
      <w:pPr>
        <w:pStyle w:val="CommentText"/>
      </w:pPr>
      <w:r w:rsidR="67C4E83A">
        <w:rPr/>
        <w:t>ok, i'll cite the lower range</w:t>
      </w:r>
      <w:r>
        <w:rPr>
          <w:rStyle w:val="CommentReference"/>
        </w:rPr>
        <w:annotationRef/>
      </w:r>
    </w:p>
    <w:p w:rsidR="67C4E83A" w:rsidRDefault="67C4E83A" w14:paraId="6205B021" w14:textId="7CA5D53E">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78EA4303"/>
  <w15:commentEx w15:done="0" w15:paraId="60292DAD"/>
  <w15:commentEx w15:done="0" w15:paraId="6205B021" w15:paraIdParent="60292DA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D7F4050" w16cex:dateUtc="2020-09-23T21:01:21.707Z"/>
  <w16cex:commentExtensible w16cex:durableId="42B06D06" w16cex:dateUtc="2020-09-23T21:05:01.061Z"/>
  <w16cex:commentExtensible w16cex:durableId="2A56C345" w16cex:dateUtc="2020-09-24T17:59:26Z"/>
</w16cex:commentsExtensible>
</file>

<file path=word/commentsIds.xml><?xml version="1.0" encoding="utf-8"?>
<w16cid:commentsIds xmlns:mc="http://schemas.openxmlformats.org/markup-compatibility/2006" xmlns:w16cid="http://schemas.microsoft.com/office/word/2016/wordml/cid" mc:Ignorable="w16cid">
  <w16cid:commentId w16cid:paraId="78EA4303" w16cid:durableId="7D7F4050"/>
  <w16cid:commentId w16cid:paraId="60292DAD" w16cid:durableId="42B06D06"/>
  <w16cid:commentId w16cid:paraId="6205B021" w16cid:durableId="2A56C3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hint="default" w:ascii="Symbol" w:hAnsi="Symbol" w:eastAsia="Times New Roman"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711D3A4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 w:numId="40">
    <w:abstractNumId w:val="9"/>
  </w:num>
</w:numbering>
</file>

<file path=word/people.xml><?xml version="1.0" encoding="utf-8"?>
<w15:people xmlns:mc="http://schemas.openxmlformats.org/markup-compatibility/2006" xmlns:w15="http://schemas.microsoft.com/office/word/2012/wordml" mc:Ignorable="w15">
  <w15:person w15:author="Nicholas Guros">
    <w15:presenceInfo w15:providerId="" w15:userId=""/>
  </w15:person>
  <w15:person w15:author="Jon Coffman">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trackRevisions w:val="true"/>
  <w:zoom w:percent="183"/>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EyNDMwNDAztTC1NLBU0lEKTi0uzszPAykwrAUAVdH5yCwAAAA="/>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58AF"/>
    <w:rsid w:val="000072BA"/>
    <w:rsid w:val="000072E6"/>
    <w:rsid w:val="00010E24"/>
    <w:rsid w:val="00012CB3"/>
    <w:rsid w:val="00012D10"/>
    <w:rsid w:val="00017C70"/>
    <w:rsid w:val="00024969"/>
    <w:rsid w:val="00026752"/>
    <w:rsid w:val="000277EA"/>
    <w:rsid w:val="00034EA7"/>
    <w:rsid w:val="00045625"/>
    <w:rsid w:val="00045812"/>
    <w:rsid w:val="000528EE"/>
    <w:rsid w:val="0006145F"/>
    <w:rsid w:val="0006624C"/>
    <w:rsid w:val="00067703"/>
    <w:rsid w:val="0006775C"/>
    <w:rsid w:val="00071E4F"/>
    <w:rsid w:val="0007765C"/>
    <w:rsid w:val="00080CA4"/>
    <w:rsid w:val="000810BE"/>
    <w:rsid w:val="00082771"/>
    <w:rsid w:val="00082CA6"/>
    <w:rsid w:val="000837A9"/>
    <w:rsid w:val="00083D20"/>
    <w:rsid w:val="00086A43"/>
    <w:rsid w:val="00091F71"/>
    <w:rsid w:val="00093F53"/>
    <w:rsid w:val="000940BF"/>
    <w:rsid w:val="0009437C"/>
    <w:rsid w:val="00094D84"/>
    <w:rsid w:val="00096911"/>
    <w:rsid w:val="00097E72"/>
    <w:rsid w:val="000A0048"/>
    <w:rsid w:val="000A04C7"/>
    <w:rsid w:val="000A0C75"/>
    <w:rsid w:val="000A1D8F"/>
    <w:rsid w:val="000B13B4"/>
    <w:rsid w:val="000B20E2"/>
    <w:rsid w:val="000B39E1"/>
    <w:rsid w:val="000B42EF"/>
    <w:rsid w:val="000B64EE"/>
    <w:rsid w:val="000B6852"/>
    <w:rsid w:val="000C012E"/>
    <w:rsid w:val="000C198C"/>
    <w:rsid w:val="000C5F98"/>
    <w:rsid w:val="000C6159"/>
    <w:rsid w:val="000C765C"/>
    <w:rsid w:val="000F00AC"/>
    <w:rsid w:val="000F7EB4"/>
    <w:rsid w:val="00103FD6"/>
    <w:rsid w:val="001109E8"/>
    <w:rsid w:val="00125DA4"/>
    <w:rsid w:val="001262C7"/>
    <w:rsid w:val="00131F05"/>
    <w:rsid w:val="00136682"/>
    <w:rsid w:val="00140D3F"/>
    <w:rsid w:val="00143246"/>
    <w:rsid w:val="001433AB"/>
    <w:rsid w:val="00143BC8"/>
    <w:rsid w:val="00144ADD"/>
    <w:rsid w:val="00153BBA"/>
    <w:rsid w:val="00155902"/>
    <w:rsid w:val="001573D6"/>
    <w:rsid w:val="00160233"/>
    <w:rsid w:val="00160544"/>
    <w:rsid w:val="00160AB4"/>
    <w:rsid w:val="0016638C"/>
    <w:rsid w:val="00166BF8"/>
    <w:rsid w:val="00173F83"/>
    <w:rsid w:val="00174A70"/>
    <w:rsid w:val="00177100"/>
    <w:rsid w:val="001814F8"/>
    <w:rsid w:val="00185949"/>
    <w:rsid w:val="00192DE3"/>
    <w:rsid w:val="001A336C"/>
    <w:rsid w:val="001A5131"/>
    <w:rsid w:val="001A63A2"/>
    <w:rsid w:val="001B0EF3"/>
    <w:rsid w:val="001B3B3F"/>
    <w:rsid w:val="001C0B46"/>
    <w:rsid w:val="001C3995"/>
    <w:rsid w:val="001D052B"/>
    <w:rsid w:val="001D19FE"/>
    <w:rsid w:val="001D25F4"/>
    <w:rsid w:val="001D2E6C"/>
    <w:rsid w:val="001D2ED0"/>
    <w:rsid w:val="001D3F6F"/>
    <w:rsid w:val="001D5041"/>
    <w:rsid w:val="001D70E3"/>
    <w:rsid w:val="001D7DE1"/>
    <w:rsid w:val="001E3FBC"/>
    <w:rsid w:val="001E464B"/>
    <w:rsid w:val="001E6470"/>
    <w:rsid w:val="001E6AA2"/>
    <w:rsid w:val="001F141B"/>
    <w:rsid w:val="001F2C63"/>
    <w:rsid w:val="001F3F49"/>
    <w:rsid w:val="001F5183"/>
    <w:rsid w:val="001F6798"/>
    <w:rsid w:val="00200030"/>
    <w:rsid w:val="00204A09"/>
    <w:rsid w:val="00204FE4"/>
    <w:rsid w:val="00212C4B"/>
    <w:rsid w:val="00215132"/>
    <w:rsid w:val="002162E9"/>
    <w:rsid w:val="00221854"/>
    <w:rsid w:val="00227AE6"/>
    <w:rsid w:val="00232214"/>
    <w:rsid w:val="00246B66"/>
    <w:rsid w:val="00252F14"/>
    <w:rsid w:val="00253828"/>
    <w:rsid w:val="00254D37"/>
    <w:rsid w:val="002552B1"/>
    <w:rsid w:val="00265402"/>
    <w:rsid w:val="00265513"/>
    <w:rsid w:val="002735EF"/>
    <w:rsid w:val="00275CCA"/>
    <w:rsid w:val="002923A0"/>
    <w:rsid w:val="00292501"/>
    <w:rsid w:val="0029705E"/>
    <w:rsid w:val="00297CD6"/>
    <w:rsid w:val="002A3957"/>
    <w:rsid w:val="002A510F"/>
    <w:rsid w:val="002A6B55"/>
    <w:rsid w:val="002A7A96"/>
    <w:rsid w:val="002A7F19"/>
    <w:rsid w:val="002B0DBC"/>
    <w:rsid w:val="002B2841"/>
    <w:rsid w:val="002B347D"/>
    <w:rsid w:val="002B4D99"/>
    <w:rsid w:val="002B57F5"/>
    <w:rsid w:val="002B7ADD"/>
    <w:rsid w:val="002C0821"/>
    <w:rsid w:val="002C096A"/>
    <w:rsid w:val="002C23DB"/>
    <w:rsid w:val="002C4D50"/>
    <w:rsid w:val="002C52D1"/>
    <w:rsid w:val="002D0690"/>
    <w:rsid w:val="002E410C"/>
    <w:rsid w:val="002E6CDF"/>
    <w:rsid w:val="002E76B3"/>
    <w:rsid w:val="002E78A9"/>
    <w:rsid w:val="002E7E0E"/>
    <w:rsid w:val="002F258D"/>
    <w:rsid w:val="002F4DCA"/>
    <w:rsid w:val="002F6A44"/>
    <w:rsid w:val="002F7DCA"/>
    <w:rsid w:val="00306914"/>
    <w:rsid w:val="003107D4"/>
    <w:rsid w:val="00310B6A"/>
    <w:rsid w:val="003135A1"/>
    <w:rsid w:val="00320ACC"/>
    <w:rsid w:val="003223E2"/>
    <w:rsid w:val="003228AC"/>
    <w:rsid w:val="00322929"/>
    <w:rsid w:val="00322AB2"/>
    <w:rsid w:val="00322DB1"/>
    <w:rsid w:val="00326735"/>
    <w:rsid w:val="00334150"/>
    <w:rsid w:val="00350D44"/>
    <w:rsid w:val="003610EF"/>
    <w:rsid w:val="003623CC"/>
    <w:rsid w:val="00362580"/>
    <w:rsid w:val="0036342E"/>
    <w:rsid w:val="003634AB"/>
    <w:rsid w:val="00365C4E"/>
    <w:rsid w:val="00372DCE"/>
    <w:rsid w:val="00374990"/>
    <w:rsid w:val="00376D9B"/>
    <w:rsid w:val="0037720D"/>
    <w:rsid w:val="00390EE1"/>
    <w:rsid w:val="00395EE9"/>
    <w:rsid w:val="003A0970"/>
    <w:rsid w:val="003A1A27"/>
    <w:rsid w:val="003A1F35"/>
    <w:rsid w:val="003A6A46"/>
    <w:rsid w:val="003B7DF7"/>
    <w:rsid w:val="003C1E87"/>
    <w:rsid w:val="003C2C0D"/>
    <w:rsid w:val="003C47CE"/>
    <w:rsid w:val="003C4CE7"/>
    <w:rsid w:val="003C4E72"/>
    <w:rsid w:val="003C4F3C"/>
    <w:rsid w:val="003C6982"/>
    <w:rsid w:val="003C69D4"/>
    <w:rsid w:val="003D1C80"/>
    <w:rsid w:val="003D3E58"/>
    <w:rsid w:val="003D7AE6"/>
    <w:rsid w:val="003E2182"/>
    <w:rsid w:val="003E3DB9"/>
    <w:rsid w:val="003F2235"/>
    <w:rsid w:val="003F4574"/>
    <w:rsid w:val="004039A4"/>
    <w:rsid w:val="004050BB"/>
    <w:rsid w:val="0040593D"/>
    <w:rsid w:val="0041023B"/>
    <w:rsid w:val="004155A0"/>
    <w:rsid w:val="00416725"/>
    <w:rsid w:val="004315B2"/>
    <w:rsid w:val="004321C8"/>
    <w:rsid w:val="00434601"/>
    <w:rsid w:val="00434D7F"/>
    <w:rsid w:val="0043703E"/>
    <w:rsid w:val="0044159F"/>
    <w:rsid w:val="00443082"/>
    <w:rsid w:val="004459F7"/>
    <w:rsid w:val="0046157F"/>
    <w:rsid w:val="00463963"/>
    <w:rsid w:val="00470597"/>
    <w:rsid w:val="004723EF"/>
    <w:rsid w:val="00472D1F"/>
    <w:rsid w:val="00474359"/>
    <w:rsid w:val="004771A7"/>
    <w:rsid w:val="00487716"/>
    <w:rsid w:val="004918F7"/>
    <w:rsid w:val="004929D8"/>
    <w:rsid w:val="00496C5B"/>
    <w:rsid w:val="00496D7A"/>
    <w:rsid w:val="004A31D3"/>
    <w:rsid w:val="004B1722"/>
    <w:rsid w:val="004B599F"/>
    <w:rsid w:val="004C6925"/>
    <w:rsid w:val="004D3490"/>
    <w:rsid w:val="004E16AD"/>
    <w:rsid w:val="004E2CC9"/>
    <w:rsid w:val="004F03CB"/>
    <w:rsid w:val="004F37CD"/>
    <w:rsid w:val="00504D4D"/>
    <w:rsid w:val="005055ED"/>
    <w:rsid w:val="00506C45"/>
    <w:rsid w:val="00515D62"/>
    <w:rsid w:val="00516749"/>
    <w:rsid w:val="00527D91"/>
    <w:rsid w:val="0053035C"/>
    <w:rsid w:val="005316F7"/>
    <w:rsid w:val="005371C9"/>
    <w:rsid w:val="0054142A"/>
    <w:rsid w:val="00546F8F"/>
    <w:rsid w:val="00547481"/>
    <w:rsid w:val="00547B45"/>
    <w:rsid w:val="00550092"/>
    <w:rsid w:val="005517AF"/>
    <w:rsid w:val="0055300A"/>
    <w:rsid w:val="00553997"/>
    <w:rsid w:val="00554E63"/>
    <w:rsid w:val="005550ED"/>
    <w:rsid w:val="00555DA4"/>
    <w:rsid w:val="00562088"/>
    <w:rsid w:val="00564439"/>
    <w:rsid w:val="00565227"/>
    <w:rsid w:val="00571626"/>
    <w:rsid w:val="005746D0"/>
    <w:rsid w:val="005755F4"/>
    <w:rsid w:val="005868AA"/>
    <w:rsid w:val="0059006C"/>
    <w:rsid w:val="00590127"/>
    <w:rsid w:val="00591A02"/>
    <w:rsid w:val="00592716"/>
    <w:rsid w:val="0059432F"/>
    <w:rsid w:val="00595E2E"/>
    <w:rsid w:val="0059639F"/>
    <w:rsid w:val="005A1CD5"/>
    <w:rsid w:val="005A25F2"/>
    <w:rsid w:val="005A4C79"/>
    <w:rsid w:val="005A4E01"/>
    <w:rsid w:val="005A6E2E"/>
    <w:rsid w:val="005B790A"/>
    <w:rsid w:val="005C568C"/>
    <w:rsid w:val="005C5B42"/>
    <w:rsid w:val="005D0885"/>
    <w:rsid w:val="005D0A40"/>
    <w:rsid w:val="005D1514"/>
    <w:rsid w:val="005E2C16"/>
    <w:rsid w:val="005E52EF"/>
    <w:rsid w:val="0060435F"/>
    <w:rsid w:val="006118AC"/>
    <w:rsid w:val="00615C13"/>
    <w:rsid w:val="0062574B"/>
    <w:rsid w:val="0062760A"/>
    <w:rsid w:val="0063232D"/>
    <w:rsid w:val="00632F47"/>
    <w:rsid w:val="0063490A"/>
    <w:rsid w:val="00634B17"/>
    <w:rsid w:val="006370B3"/>
    <w:rsid w:val="0063758B"/>
    <w:rsid w:val="00643F3B"/>
    <w:rsid w:val="006460F7"/>
    <w:rsid w:val="00650571"/>
    <w:rsid w:val="006630B3"/>
    <w:rsid w:val="006661B4"/>
    <w:rsid w:val="00671BE5"/>
    <w:rsid w:val="0067226E"/>
    <w:rsid w:val="0067559B"/>
    <w:rsid w:val="00677502"/>
    <w:rsid w:val="006812C9"/>
    <w:rsid w:val="0069064B"/>
    <w:rsid w:val="00691C2F"/>
    <w:rsid w:val="00696DDE"/>
    <w:rsid w:val="006A1372"/>
    <w:rsid w:val="006A53EE"/>
    <w:rsid w:val="006A6811"/>
    <w:rsid w:val="006B1147"/>
    <w:rsid w:val="006B2852"/>
    <w:rsid w:val="006C1551"/>
    <w:rsid w:val="006C2621"/>
    <w:rsid w:val="006D4CF2"/>
    <w:rsid w:val="006E4B0F"/>
    <w:rsid w:val="006F1B28"/>
    <w:rsid w:val="006F1D25"/>
    <w:rsid w:val="006F2F42"/>
    <w:rsid w:val="006F4184"/>
    <w:rsid w:val="00703C7B"/>
    <w:rsid w:val="00704F98"/>
    <w:rsid w:val="007058E1"/>
    <w:rsid w:val="007070C6"/>
    <w:rsid w:val="0071662A"/>
    <w:rsid w:val="007320DB"/>
    <w:rsid w:val="00732447"/>
    <w:rsid w:val="00732DB8"/>
    <w:rsid w:val="00736313"/>
    <w:rsid w:val="00740F05"/>
    <w:rsid w:val="00745CB2"/>
    <w:rsid w:val="0075041C"/>
    <w:rsid w:val="00752910"/>
    <w:rsid w:val="00756EC1"/>
    <w:rsid w:val="00763ADB"/>
    <w:rsid w:val="007642A8"/>
    <w:rsid w:val="00766758"/>
    <w:rsid w:val="00770565"/>
    <w:rsid w:val="0077596E"/>
    <w:rsid w:val="0078561C"/>
    <w:rsid w:val="00787D4F"/>
    <w:rsid w:val="007964A0"/>
    <w:rsid w:val="007A1419"/>
    <w:rsid w:val="007B1224"/>
    <w:rsid w:val="007B5C00"/>
    <w:rsid w:val="007B5FAE"/>
    <w:rsid w:val="007C4E36"/>
    <w:rsid w:val="007C632B"/>
    <w:rsid w:val="007D2786"/>
    <w:rsid w:val="007E0C39"/>
    <w:rsid w:val="007E1D1C"/>
    <w:rsid w:val="007E5062"/>
    <w:rsid w:val="007E5CE5"/>
    <w:rsid w:val="007E7586"/>
    <w:rsid w:val="007F08AD"/>
    <w:rsid w:val="007F4A83"/>
    <w:rsid w:val="007F5CAB"/>
    <w:rsid w:val="008002C6"/>
    <w:rsid w:val="008057E5"/>
    <w:rsid w:val="008108E5"/>
    <w:rsid w:val="00811010"/>
    <w:rsid w:val="008136BE"/>
    <w:rsid w:val="00813DE6"/>
    <w:rsid w:val="00814B24"/>
    <w:rsid w:val="008200B2"/>
    <w:rsid w:val="00820327"/>
    <w:rsid w:val="00825438"/>
    <w:rsid w:val="00825DF8"/>
    <w:rsid w:val="00831D04"/>
    <w:rsid w:val="00834291"/>
    <w:rsid w:val="00835099"/>
    <w:rsid w:val="00836D65"/>
    <w:rsid w:val="00842D97"/>
    <w:rsid w:val="00843185"/>
    <w:rsid w:val="00845FA3"/>
    <w:rsid w:val="00846BE4"/>
    <w:rsid w:val="0084725F"/>
    <w:rsid w:val="00855C50"/>
    <w:rsid w:val="00857858"/>
    <w:rsid w:val="00863F40"/>
    <w:rsid w:val="0086403C"/>
    <w:rsid w:val="00866442"/>
    <w:rsid w:val="00873F56"/>
    <w:rsid w:val="00874006"/>
    <w:rsid w:val="008742F8"/>
    <w:rsid w:val="0087443E"/>
    <w:rsid w:val="00880178"/>
    <w:rsid w:val="00886161"/>
    <w:rsid w:val="00893594"/>
    <w:rsid w:val="00895477"/>
    <w:rsid w:val="0089575B"/>
    <w:rsid w:val="008A7CFF"/>
    <w:rsid w:val="008A7F5C"/>
    <w:rsid w:val="008B22EA"/>
    <w:rsid w:val="008B368D"/>
    <w:rsid w:val="008B49F3"/>
    <w:rsid w:val="008C246C"/>
    <w:rsid w:val="008C6F26"/>
    <w:rsid w:val="008D5C2C"/>
    <w:rsid w:val="008E1012"/>
    <w:rsid w:val="00903475"/>
    <w:rsid w:val="00906BBE"/>
    <w:rsid w:val="00907D9D"/>
    <w:rsid w:val="00920795"/>
    <w:rsid w:val="00923D7D"/>
    <w:rsid w:val="009241A6"/>
    <w:rsid w:val="00924EE6"/>
    <w:rsid w:val="0092630C"/>
    <w:rsid w:val="0092789C"/>
    <w:rsid w:val="00940FAE"/>
    <w:rsid w:val="00954D5F"/>
    <w:rsid w:val="009553A1"/>
    <w:rsid w:val="00955B4B"/>
    <w:rsid w:val="0096127E"/>
    <w:rsid w:val="00971259"/>
    <w:rsid w:val="00974EE3"/>
    <w:rsid w:val="00975089"/>
    <w:rsid w:val="009805E1"/>
    <w:rsid w:val="0098366C"/>
    <w:rsid w:val="00985396"/>
    <w:rsid w:val="00991D3F"/>
    <w:rsid w:val="00992DA1"/>
    <w:rsid w:val="00993891"/>
    <w:rsid w:val="00993C44"/>
    <w:rsid w:val="009953F4"/>
    <w:rsid w:val="00995D71"/>
    <w:rsid w:val="009966B7"/>
    <w:rsid w:val="00997E56"/>
    <w:rsid w:val="009A15D0"/>
    <w:rsid w:val="009A3563"/>
    <w:rsid w:val="009A6049"/>
    <w:rsid w:val="009A71CB"/>
    <w:rsid w:val="009A75AB"/>
    <w:rsid w:val="009B1A50"/>
    <w:rsid w:val="009B3131"/>
    <w:rsid w:val="009B48BE"/>
    <w:rsid w:val="009C09BB"/>
    <w:rsid w:val="009C67CA"/>
    <w:rsid w:val="009C6A46"/>
    <w:rsid w:val="009D0086"/>
    <w:rsid w:val="009D41DC"/>
    <w:rsid w:val="009E08FD"/>
    <w:rsid w:val="009E2C78"/>
    <w:rsid w:val="009E47B3"/>
    <w:rsid w:val="009E675D"/>
    <w:rsid w:val="009E67AA"/>
    <w:rsid w:val="009F07E1"/>
    <w:rsid w:val="009F1353"/>
    <w:rsid w:val="009F1E2D"/>
    <w:rsid w:val="009F589D"/>
    <w:rsid w:val="009F63B0"/>
    <w:rsid w:val="00A01097"/>
    <w:rsid w:val="00A029EE"/>
    <w:rsid w:val="00A02F54"/>
    <w:rsid w:val="00A13C16"/>
    <w:rsid w:val="00A17648"/>
    <w:rsid w:val="00A20405"/>
    <w:rsid w:val="00A22994"/>
    <w:rsid w:val="00A26E73"/>
    <w:rsid w:val="00A34317"/>
    <w:rsid w:val="00A415FA"/>
    <w:rsid w:val="00A429DF"/>
    <w:rsid w:val="00A44FC6"/>
    <w:rsid w:val="00A45B56"/>
    <w:rsid w:val="00A50C1A"/>
    <w:rsid w:val="00A54DD3"/>
    <w:rsid w:val="00A56A7F"/>
    <w:rsid w:val="00A576DF"/>
    <w:rsid w:val="00A57C06"/>
    <w:rsid w:val="00A60E84"/>
    <w:rsid w:val="00A64398"/>
    <w:rsid w:val="00A64A3E"/>
    <w:rsid w:val="00A676F3"/>
    <w:rsid w:val="00A71AA8"/>
    <w:rsid w:val="00A81E59"/>
    <w:rsid w:val="00A82C5F"/>
    <w:rsid w:val="00A86482"/>
    <w:rsid w:val="00A91F3F"/>
    <w:rsid w:val="00A97AF1"/>
    <w:rsid w:val="00AA2F81"/>
    <w:rsid w:val="00AA47EC"/>
    <w:rsid w:val="00AA499C"/>
    <w:rsid w:val="00AA5616"/>
    <w:rsid w:val="00AB4E3F"/>
    <w:rsid w:val="00AD0B01"/>
    <w:rsid w:val="00AD1F8A"/>
    <w:rsid w:val="00AE2B46"/>
    <w:rsid w:val="00AE5911"/>
    <w:rsid w:val="00AE65F1"/>
    <w:rsid w:val="00AE797C"/>
    <w:rsid w:val="00AE7DC1"/>
    <w:rsid w:val="00AF1631"/>
    <w:rsid w:val="00AF2B48"/>
    <w:rsid w:val="00AF5CF5"/>
    <w:rsid w:val="00AF667D"/>
    <w:rsid w:val="00AF7F9E"/>
    <w:rsid w:val="00B055BD"/>
    <w:rsid w:val="00B07506"/>
    <w:rsid w:val="00B1294E"/>
    <w:rsid w:val="00B12C70"/>
    <w:rsid w:val="00B143B5"/>
    <w:rsid w:val="00B15421"/>
    <w:rsid w:val="00B17D70"/>
    <w:rsid w:val="00B23039"/>
    <w:rsid w:val="00B304B0"/>
    <w:rsid w:val="00B31939"/>
    <w:rsid w:val="00B4001F"/>
    <w:rsid w:val="00B44B16"/>
    <w:rsid w:val="00B4568C"/>
    <w:rsid w:val="00B461BB"/>
    <w:rsid w:val="00B51208"/>
    <w:rsid w:val="00B54898"/>
    <w:rsid w:val="00B55A5F"/>
    <w:rsid w:val="00B57DDB"/>
    <w:rsid w:val="00B62C34"/>
    <w:rsid w:val="00B678A7"/>
    <w:rsid w:val="00B72992"/>
    <w:rsid w:val="00B749A7"/>
    <w:rsid w:val="00B82CAD"/>
    <w:rsid w:val="00B91E6E"/>
    <w:rsid w:val="00B95F61"/>
    <w:rsid w:val="00B9674E"/>
    <w:rsid w:val="00B9677D"/>
    <w:rsid w:val="00B96B20"/>
    <w:rsid w:val="00BA14A4"/>
    <w:rsid w:val="00BB4338"/>
    <w:rsid w:val="00BB779E"/>
    <w:rsid w:val="00BC137B"/>
    <w:rsid w:val="00BC290E"/>
    <w:rsid w:val="00BC29C2"/>
    <w:rsid w:val="00BC3F65"/>
    <w:rsid w:val="00BC637B"/>
    <w:rsid w:val="00BC6E78"/>
    <w:rsid w:val="00BD5939"/>
    <w:rsid w:val="00BD6820"/>
    <w:rsid w:val="00BE122C"/>
    <w:rsid w:val="00BE6237"/>
    <w:rsid w:val="00BE7086"/>
    <w:rsid w:val="00BE7784"/>
    <w:rsid w:val="00BE7ED8"/>
    <w:rsid w:val="00BF6BC7"/>
    <w:rsid w:val="00C036B8"/>
    <w:rsid w:val="00C0799E"/>
    <w:rsid w:val="00C10F70"/>
    <w:rsid w:val="00C13471"/>
    <w:rsid w:val="00C151B5"/>
    <w:rsid w:val="00C206AF"/>
    <w:rsid w:val="00C220D4"/>
    <w:rsid w:val="00C26A83"/>
    <w:rsid w:val="00C27DD7"/>
    <w:rsid w:val="00C30F19"/>
    <w:rsid w:val="00C3356E"/>
    <w:rsid w:val="00C337FE"/>
    <w:rsid w:val="00C33DE1"/>
    <w:rsid w:val="00C34E54"/>
    <w:rsid w:val="00C479D2"/>
    <w:rsid w:val="00C47CE8"/>
    <w:rsid w:val="00C52D6B"/>
    <w:rsid w:val="00C61D38"/>
    <w:rsid w:val="00C630F0"/>
    <w:rsid w:val="00C64508"/>
    <w:rsid w:val="00C64A83"/>
    <w:rsid w:val="00C72820"/>
    <w:rsid w:val="00C743CE"/>
    <w:rsid w:val="00C80C4A"/>
    <w:rsid w:val="00C81FBD"/>
    <w:rsid w:val="00C83C4D"/>
    <w:rsid w:val="00C856E7"/>
    <w:rsid w:val="00C92F82"/>
    <w:rsid w:val="00C9340F"/>
    <w:rsid w:val="00C94563"/>
    <w:rsid w:val="00CA218D"/>
    <w:rsid w:val="00CA45D6"/>
    <w:rsid w:val="00CB0CF7"/>
    <w:rsid w:val="00CB15D3"/>
    <w:rsid w:val="00CB4697"/>
    <w:rsid w:val="00CB5279"/>
    <w:rsid w:val="00CC0671"/>
    <w:rsid w:val="00CC22F2"/>
    <w:rsid w:val="00CC31B7"/>
    <w:rsid w:val="00CC4FBF"/>
    <w:rsid w:val="00CC6305"/>
    <w:rsid w:val="00CC6FE3"/>
    <w:rsid w:val="00CD1BE7"/>
    <w:rsid w:val="00CD1C78"/>
    <w:rsid w:val="00CE0DF8"/>
    <w:rsid w:val="00CF3C52"/>
    <w:rsid w:val="00CF545C"/>
    <w:rsid w:val="00CF6DC7"/>
    <w:rsid w:val="00D03E28"/>
    <w:rsid w:val="00D07805"/>
    <w:rsid w:val="00D10C4C"/>
    <w:rsid w:val="00D12170"/>
    <w:rsid w:val="00D126DD"/>
    <w:rsid w:val="00D1798E"/>
    <w:rsid w:val="00D30B4D"/>
    <w:rsid w:val="00D31732"/>
    <w:rsid w:val="00D31B5E"/>
    <w:rsid w:val="00D423F4"/>
    <w:rsid w:val="00D45736"/>
    <w:rsid w:val="00D46E46"/>
    <w:rsid w:val="00D47091"/>
    <w:rsid w:val="00D51089"/>
    <w:rsid w:val="00D52551"/>
    <w:rsid w:val="00D56D0F"/>
    <w:rsid w:val="00D63AF3"/>
    <w:rsid w:val="00D660BD"/>
    <w:rsid w:val="00D66306"/>
    <w:rsid w:val="00D72EBB"/>
    <w:rsid w:val="00D73F3C"/>
    <w:rsid w:val="00D81BC5"/>
    <w:rsid w:val="00D849D4"/>
    <w:rsid w:val="00D8548C"/>
    <w:rsid w:val="00D858A9"/>
    <w:rsid w:val="00D92D37"/>
    <w:rsid w:val="00D94071"/>
    <w:rsid w:val="00D94A75"/>
    <w:rsid w:val="00DA2B59"/>
    <w:rsid w:val="00DA36C9"/>
    <w:rsid w:val="00DA458D"/>
    <w:rsid w:val="00DA68C5"/>
    <w:rsid w:val="00DA7DD2"/>
    <w:rsid w:val="00DB25B3"/>
    <w:rsid w:val="00DB40D0"/>
    <w:rsid w:val="00DB5E13"/>
    <w:rsid w:val="00DB703D"/>
    <w:rsid w:val="00DC4A97"/>
    <w:rsid w:val="00DC5570"/>
    <w:rsid w:val="00DC731E"/>
    <w:rsid w:val="00DD12EF"/>
    <w:rsid w:val="00DD59ED"/>
    <w:rsid w:val="00DE59C4"/>
    <w:rsid w:val="00DF0F68"/>
    <w:rsid w:val="00DF124F"/>
    <w:rsid w:val="00E016BD"/>
    <w:rsid w:val="00E01F11"/>
    <w:rsid w:val="00E0533A"/>
    <w:rsid w:val="00E05F5E"/>
    <w:rsid w:val="00E07A21"/>
    <w:rsid w:val="00E10A04"/>
    <w:rsid w:val="00E11C85"/>
    <w:rsid w:val="00E17AAF"/>
    <w:rsid w:val="00E23664"/>
    <w:rsid w:val="00E27A7C"/>
    <w:rsid w:val="00E3498E"/>
    <w:rsid w:val="00E34E77"/>
    <w:rsid w:val="00E37B54"/>
    <w:rsid w:val="00E401C5"/>
    <w:rsid w:val="00E43986"/>
    <w:rsid w:val="00E43DBF"/>
    <w:rsid w:val="00E47449"/>
    <w:rsid w:val="00E51285"/>
    <w:rsid w:val="00E5303E"/>
    <w:rsid w:val="00E56A39"/>
    <w:rsid w:val="00E57122"/>
    <w:rsid w:val="00E62CEE"/>
    <w:rsid w:val="00E66C81"/>
    <w:rsid w:val="00E66DFF"/>
    <w:rsid w:val="00E718F2"/>
    <w:rsid w:val="00E731A4"/>
    <w:rsid w:val="00E743FF"/>
    <w:rsid w:val="00E74D61"/>
    <w:rsid w:val="00E75F13"/>
    <w:rsid w:val="00E80E98"/>
    <w:rsid w:val="00E837C9"/>
    <w:rsid w:val="00E916B8"/>
    <w:rsid w:val="00E91969"/>
    <w:rsid w:val="00E949DC"/>
    <w:rsid w:val="00E95C37"/>
    <w:rsid w:val="00EA26D5"/>
    <w:rsid w:val="00EA41DC"/>
    <w:rsid w:val="00EA5B91"/>
    <w:rsid w:val="00EB4A0D"/>
    <w:rsid w:val="00EC0EBB"/>
    <w:rsid w:val="00EC36AB"/>
    <w:rsid w:val="00ED0530"/>
    <w:rsid w:val="00ED3BFD"/>
    <w:rsid w:val="00ED74F9"/>
    <w:rsid w:val="00EE203E"/>
    <w:rsid w:val="00EF2BC5"/>
    <w:rsid w:val="00EF36FD"/>
    <w:rsid w:val="00EF549E"/>
    <w:rsid w:val="00EF78FD"/>
    <w:rsid w:val="00F034BF"/>
    <w:rsid w:val="00F03B70"/>
    <w:rsid w:val="00F1376B"/>
    <w:rsid w:val="00F1540A"/>
    <w:rsid w:val="00F16520"/>
    <w:rsid w:val="00F17385"/>
    <w:rsid w:val="00F21627"/>
    <w:rsid w:val="00F24989"/>
    <w:rsid w:val="00F34CAC"/>
    <w:rsid w:val="00F4420A"/>
    <w:rsid w:val="00F45F00"/>
    <w:rsid w:val="00F51C3A"/>
    <w:rsid w:val="00F536E5"/>
    <w:rsid w:val="00F60A6E"/>
    <w:rsid w:val="00F61775"/>
    <w:rsid w:val="00F642BD"/>
    <w:rsid w:val="00F668A8"/>
    <w:rsid w:val="00F77AFB"/>
    <w:rsid w:val="00F77B87"/>
    <w:rsid w:val="00F82348"/>
    <w:rsid w:val="00F83B38"/>
    <w:rsid w:val="00F849E9"/>
    <w:rsid w:val="00F86CCA"/>
    <w:rsid w:val="00F92EB5"/>
    <w:rsid w:val="00F95B0E"/>
    <w:rsid w:val="00F9745C"/>
    <w:rsid w:val="00F97B88"/>
    <w:rsid w:val="00FA37F5"/>
    <w:rsid w:val="00FA380B"/>
    <w:rsid w:val="00FA3A5D"/>
    <w:rsid w:val="00FA4CBF"/>
    <w:rsid w:val="00FA7AC6"/>
    <w:rsid w:val="00FB09D9"/>
    <w:rsid w:val="00FB37C4"/>
    <w:rsid w:val="00FB7E3A"/>
    <w:rsid w:val="00FB7E8C"/>
    <w:rsid w:val="00FC19E5"/>
    <w:rsid w:val="00FC648D"/>
    <w:rsid w:val="00FC6945"/>
    <w:rsid w:val="00FD33CF"/>
    <w:rsid w:val="00FD379D"/>
    <w:rsid w:val="00FD4D66"/>
    <w:rsid w:val="00FD6676"/>
    <w:rsid w:val="00FD6FFD"/>
    <w:rsid w:val="00FD7ED5"/>
    <w:rsid w:val="00FE1BF1"/>
    <w:rsid w:val="00FE34C7"/>
    <w:rsid w:val="00FF2949"/>
    <w:rsid w:val="00FF45E0"/>
    <w:rsid w:val="16B1401E"/>
    <w:rsid w:val="1AD3A749"/>
    <w:rsid w:val="1B476BAB"/>
    <w:rsid w:val="251E84D6"/>
    <w:rsid w:val="4637320E"/>
    <w:rsid w:val="4C852D9A"/>
    <w:rsid w:val="5D61067A"/>
    <w:rsid w:val="661F475E"/>
    <w:rsid w:val="67C4E83A"/>
    <w:rsid w:val="6CD06139"/>
    <w:rsid w:val="747B87A7"/>
    <w:rsid w:val="7700BC93"/>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32DB8"/>
    <w:pPr>
      <w:spacing w:before="240" w:after="240"/>
    </w:pPr>
  </w:style>
  <w:style w:type="paragraph" w:styleId="Heading1">
    <w:name w:val="heading 1"/>
    <w:basedOn w:val="Normal"/>
    <w:next w:val="Normal"/>
    <w:link w:val="Heading1Char"/>
    <w:uiPriority w:val="9"/>
    <w:qFormat/>
    <w:rsid w:val="009A15D0"/>
    <w:pPr>
      <w:keepNext/>
      <w:keepLines/>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C2C0D"/>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ndNoteBibliographyTitle" w:customStyle="1">
    <w:name w:val="EndNote Bibliography Title"/>
    <w:basedOn w:val="Normal"/>
    <w:link w:val="EndNoteBibliographyTitleChar"/>
    <w:rsid w:val="00BC6E78"/>
    <w:pPr>
      <w:jc w:val="center"/>
    </w:pPr>
    <w:rPr>
      <w:rFonts w:ascii="Calibri" w:hAnsi="Calibri" w:cs="Calibri"/>
    </w:rPr>
  </w:style>
  <w:style w:type="character" w:styleId="EndNoteBibliographyTitleChar" w:customStyle="1">
    <w:name w:val="EndNote Bibliography Title Char"/>
    <w:basedOn w:val="DefaultParagraphFont"/>
    <w:link w:val="EndNoteBibliographyTitle"/>
    <w:rsid w:val="00BC6E78"/>
    <w:rPr>
      <w:rFonts w:ascii="Calibri" w:hAnsi="Calibri" w:cs="Calibri"/>
    </w:rPr>
  </w:style>
  <w:style w:type="paragraph" w:styleId="EndNoteBibliography" w:customStyle="1">
    <w:name w:val="EndNote Bibliography"/>
    <w:basedOn w:val="Normal"/>
    <w:link w:val="EndNoteBibliographyChar"/>
    <w:rsid w:val="00BC6E78"/>
    <w:rPr>
      <w:rFonts w:ascii="Calibri" w:hAnsi="Calibri" w:cs="Calibri"/>
    </w:rPr>
  </w:style>
  <w:style w:type="character" w:styleId="EndNoteBibliographyChar" w:customStyle="1">
    <w:name w:val="EndNote Bibliography Char"/>
    <w:basedOn w:val="DefaultParagraphFont"/>
    <w:link w:val="EndNoteBibliography"/>
    <w:rsid w:val="00BC6E78"/>
    <w:rPr>
      <w:rFonts w:ascii="Calibri" w:hAnsi="Calibri" w:cs="Calibri"/>
    </w:rPr>
  </w:style>
  <w:style w:type="paragraph" w:styleId="NormalWeb">
    <w:name w:val="Normal (Web)"/>
    <w:basedOn w:val="Normal"/>
    <w:uiPriority w:val="99"/>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converted-space" w:customStyle="1">
    <w:name w:val="apple-converted-space"/>
    <w:basedOn w:val="DefaultParagraphFont"/>
    <w:rsid w:val="0007765C"/>
  </w:style>
  <w:style w:type="character" w:styleId="Heading1Char" w:customStyle="1">
    <w:name w:val="Heading 1 Char"/>
    <w:basedOn w:val="DefaultParagraphFont"/>
    <w:link w:val="Heading1"/>
    <w:uiPriority w:val="9"/>
    <w:rsid w:val="009A15D0"/>
    <w:rPr>
      <w:rFonts w:asciiTheme="majorHAnsi" w:hAnsiTheme="majorHAnsi" w:eastAsiaTheme="majorEastAsia" w:cstheme="majorBidi"/>
      <w:color w:val="2F5496" w:themeColor="accent1" w:themeShade="BF"/>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1" w:customStyle="1">
    <w:name w:val="Unresolved Mention1"/>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styleId="identity-handle" w:customStyle="1">
    <w:name w:val="identity-handle"/>
    <w:basedOn w:val="DefaultParagraphFont"/>
    <w:rsid w:val="00AD0B01"/>
  </w:style>
  <w:style w:type="paragraph" w:styleId="Title">
    <w:name w:val="Title"/>
    <w:basedOn w:val="Normal"/>
    <w:next w:val="Normal"/>
    <w:link w:val="TitleChar"/>
    <w:uiPriority w:val="10"/>
    <w:qFormat/>
    <w:rsid w:val="00C94563"/>
    <w:pPr>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94563"/>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AD1F8A"/>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blPr/>
      <w:tcPr>
        <w:tcBorders>
          <w:bottom w:val="single" w:color="8EAADB" w:themeColor="accent1" w:themeTint="99" w:sz="12" w:space="0"/>
        </w:tcBorders>
      </w:tcPr>
    </w:tblStylePr>
    <w:tblStylePr w:type="lastRow">
      <w:rPr>
        <w:b/>
        <w:bCs/>
      </w:rPr>
      <w:tblPr/>
      <w:tcPr>
        <w:tcBorders>
          <w:top w:val="double" w:color="8EAADB" w:themeColor="accent1" w:themeTint="99" w:sz="2" w:space="0"/>
        </w:tcBorders>
      </w:tcPr>
    </w:tblStylePr>
    <w:tblStylePr w:type="firstCol">
      <w:rPr>
        <w:b/>
        <w:bCs/>
      </w:rPr>
    </w:tblStylePr>
    <w:tblStylePr w:type="lastCol">
      <w:rPr>
        <w:b/>
        <w:bCs/>
      </w:rPr>
    </w:tblStylePr>
  </w:style>
  <w:style w:type="character" w:styleId="Heading2Char" w:customStyle="1">
    <w:name w:val="Heading 2 Char"/>
    <w:basedOn w:val="DefaultParagraphFont"/>
    <w:link w:val="Heading2"/>
    <w:uiPriority w:val="9"/>
    <w:rsid w:val="003C2C0D"/>
    <w:rPr>
      <w:rFonts w:asciiTheme="majorHAnsi" w:hAnsiTheme="majorHAnsi" w:eastAsiaTheme="majorEastAsia" w:cstheme="majorBidi"/>
      <w:color w:val="2F5496" w:themeColor="accent1" w:themeShade="BF"/>
      <w:sz w:val="26"/>
      <w:szCs w:val="26"/>
    </w:rPr>
  </w:style>
  <w:style w:type="paragraph" w:styleId="CommentText">
    <w:name w:val="annotation text"/>
    <w:basedOn w:val="Normal"/>
    <w:link w:val="CommentTextChar"/>
    <w:uiPriority w:val="99"/>
    <w:semiHidden/>
    <w:unhideWhenUsed/>
    <w:rsid w:val="001A5131"/>
    <w:rPr>
      <w:sz w:val="20"/>
      <w:szCs w:val="20"/>
    </w:rPr>
  </w:style>
  <w:style w:type="character" w:styleId="CommentTextChar" w:customStyle="1">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CommentSubject">
    <w:name w:val="annotation subject"/>
    <w:basedOn w:val="CommentText"/>
    <w:next w:val="CommentText"/>
    <w:link w:val="CommentSubjectChar"/>
    <w:uiPriority w:val="99"/>
    <w:semiHidden/>
    <w:unhideWhenUsed/>
    <w:rsid w:val="00CA218D"/>
    <w:rPr>
      <w:b/>
      <w:bCs/>
    </w:rPr>
  </w:style>
  <w:style w:type="character" w:styleId="CommentSubjectChar" w:customStyle="1">
    <w:name w:val="Comment Subject Char"/>
    <w:basedOn w:val="CommentTextChar"/>
    <w:link w:val="CommentSubject"/>
    <w:uiPriority w:val="99"/>
    <w:semiHidden/>
    <w:rsid w:val="00CA218D"/>
    <w:rPr>
      <w:b/>
      <w:bCs/>
      <w:sz w:val="20"/>
      <w:szCs w:val="20"/>
    </w:rPr>
  </w:style>
  <w:style w:type="paragraph" w:styleId="NoSpacing">
    <w:name w:val="No Spacing"/>
    <w:uiPriority w:val="1"/>
    <w:qFormat/>
    <w:rsid w:val="008002C6"/>
  </w:style>
  <w:style w:type="character" w:styleId="UnresolvedMention">
    <w:name w:val="Unresolved Mention"/>
    <w:basedOn w:val="DefaultParagraphFont"/>
    <w:uiPriority w:val="99"/>
    <w:semiHidden/>
    <w:unhideWhenUsed/>
    <w:rsid w:val="000B39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84114145">
      <w:bodyDiv w:val="1"/>
      <w:marLeft w:val="0"/>
      <w:marRight w:val="0"/>
      <w:marTop w:val="0"/>
      <w:marBottom w:val="0"/>
      <w:divBdr>
        <w:top w:val="none" w:sz="0" w:space="0" w:color="auto"/>
        <w:left w:val="none" w:sz="0" w:space="0" w:color="auto"/>
        <w:bottom w:val="none" w:sz="0" w:space="0" w:color="auto"/>
        <w:right w:val="none" w:sz="0" w:space="0" w:color="auto"/>
      </w:divBdr>
      <w:divsChild>
        <w:div w:id="334500400">
          <w:marLeft w:val="0"/>
          <w:marRight w:val="0"/>
          <w:marTop w:val="0"/>
          <w:marBottom w:val="0"/>
          <w:divBdr>
            <w:top w:val="none" w:sz="0" w:space="0" w:color="auto"/>
            <w:left w:val="none" w:sz="0" w:space="0" w:color="auto"/>
            <w:bottom w:val="none" w:sz="0" w:space="0" w:color="auto"/>
            <w:right w:val="none" w:sz="0" w:space="0" w:color="auto"/>
          </w:divBdr>
          <w:divsChild>
            <w:div w:id="1082288903">
              <w:marLeft w:val="0"/>
              <w:marRight w:val="0"/>
              <w:marTop w:val="0"/>
              <w:marBottom w:val="0"/>
              <w:divBdr>
                <w:top w:val="none" w:sz="0" w:space="0" w:color="auto"/>
                <w:left w:val="none" w:sz="0" w:space="0" w:color="auto"/>
                <w:bottom w:val="none" w:sz="0" w:space="0" w:color="auto"/>
                <w:right w:val="none" w:sz="0" w:space="0" w:color="auto"/>
              </w:divBdr>
              <w:divsChild>
                <w:div w:id="2135250675">
                  <w:marLeft w:val="0"/>
                  <w:marRight w:val="0"/>
                  <w:marTop w:val="0"/>
                  <w:marBottom w:val="0"/>
                  <w:divBdr>
                    <w:top w:val="none" w:sz="0" w:space="0" w:color="auto"/>
                    <w:left w:val="none" w:sz="0" w:space="0" w:color="auto"/>
                    <w:bottom w:val="none" w:sz="0" w:space="0" w:color="auto"/>
                    <w:right w:val="none" w:sz="0" w:space="0" w:color="auto"/>
                  </w:divBdr>
                  <w:divsChild>
                    <w:div w:id="145447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ncbi.nlm.nih.gov/pubmed/20065641" TargetMode="External"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hyperlink" Target="https://www.ncbi.nlm.nih.gov/pubmed/23436789" TargetMode="External" Id="rId7" /><Relationship Type="http://schemas.openxmlformats.org/officeDocument/2006/relationships/hyperlink" Target="https://www.ncbi.nlm.nih.gov/pubmed/29957873" TargetMode="Externa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ncbi.nlm.nih.gov/pubmed/23436783" TargetMode="External" Id="rId6" /><Relationship Type="http://schemas.openxmlformats.org/officeDocument/2006/relationships/hyperlink" Target="https://www.ncbi.nlm.nih.gov/pubmed/28159614" TargetMode="External" Id="rId11" /><Relationship Type="http://schemas.openxmlformats.org/officeDocument/2006/relationships/webSettings" Target="webSettings.xml" Id="rId5" /><Relationship Type="http://schemas.openxmlformats.org/officeDocument/2006/relationships/hyperlink" Target="https://www.ncbi.nlm.nih.gov/pubmed/30080936" TargetMode="External" Id="rId10" /><Relationship Type="http://schemas.openxmlformats.org/officeDocument/2006/relationships/settings" Target="settings.xml" Id="rId4" /><Relationship Type="http://schemas.openxmlformats.org/officeDocument/2006/relationships/hyperlink" Target="https://www.ncbi.nlm.nih.gov/pubmed/20622510" TargetMode="External" Id="rId9" /><Relationship Type="http://schemas.openxmlformats.org/officeDocument/2006/relationships/theme" Target="theme/theme1.xml" Id="rId14" /><Relationship Type="http://schemas.openxmlformats.org/officeDocument/2006/relationships/comments" Target="/word/comments.xml" Id="R2d161a1cfc404cc1" /><Relationship Type="http://schemas.microsoft.com/office/2011/relationships/people" Target="/word/people.xml" Id="R62dfe7d4e0c34808" /><Relationship Type="http://schemas.microsoft.com/office/2011/relationships/commentsExtended" Target="/word/commentsExtended.xml" Id="R0e0f7c8f29f041a5" /><Relationship Type="http://schemas.microsoft.com/office/2016/09/relationships/commentsIds" Target="/word/commentsIds.xml" Id="R810f22ac75394031" /><Relationship Type="http://schemas.microsoft.com/office/2018/08/relationships/commentsExtensible" Target="/word/commentsExtensible.xml" Id="Ra67564bc8a8045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170683-82CA-4FB6-8BC0-CFA97BB22A5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Coffman, Jon</dc:creator>
  <keywords/>
  <dc:description/>
  <lastModifiedBy>Jon Coffman</lastModifiedBy>
  <revision>37</revision>
  <dcterms:created xsi:type="dcterms:W3CDTF">2020-08-23T18:52:00.0000000Z</dcterms:created>
  <dcterms:modified xsi:type="dcterms:W3CDTF">2020-09-24T20:24:50.4592207Z</dcterms:modified>
</coreProperties>
</file>