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502B77" w14:textId="77777777" w:rsidR="00065340" w:rsidRPr="00340616" w:rsidRDefault="00065340" w:rsidP="00340616">
      <w:pPr>
        <w:jc w:val="both"/>
        <w:rPr>
          <w:rFonts w:ascii="Arial" w:hAnsi="Arial" w:cs="Arial"/>
          <w:color w:val="000000"/>
          <w:sz w:val="24"/>
          <w:szCs w:val="24"/>
        </w:rPr>
      </w:pPr>
    </w:p>
    <w:p w14:paraId="31A047A0" w14:textId="77777777" w:rsidR="008B7293" w:rsidRPr="00340616" w:rsidRDefault="008B7293" w:rsidP="00340616">
      <w:pPr>
        <w:pStyle w:val="Heading1"/>
        <w:numPr>
          <w:ilvl w:val="0"/>
          <w:numId w:val="14"/>
        </w:numPr>
        <w:jc w:val="both"/>
        <w:rPr>
          <w:rFonts w:eastAsia="Times New Roman" w:cs="Arial"/>
          <w:sz w:val="24"/>
          <w:szCs w:val="24"/>
        </w:rPr>
      </w:pPr>
      <w:r w:rsidRPr="00340616">
        <w:rPr>
          <w:rFonts w:eastAsia="Times New Roman" w:cs="Arial"/>
          <w:sz w:val="24"/>
          <w:szCs w:val="24"/>
        </w:rPr>
        <w:t xml:space="preserve">True Continuous Downstream </w:t>
      </w:r>
    </w:p>
    <w:p w14:paraId="6CE8A555" w14:textId="77777777" w:rsidR="00522200" w:rsidRPr="00340616" w:rsidRDefault="00522200" w:rsidP="00340616">
      <w:pPr>
        <w:pStyle w:val="ListParagraph"/>
        <w:spacing w:after="0" w:line="240" w:lineRule="auto"/>
        <w:jc w:val="both"/>
        <w:textAlignment w:val="center"/>
        <w:rPr>
          <w:rFonts w:ascii="Arial" w:eastAsia="Times New Roman" w:hAnsi="Arial" w:cs="Arial"/>
          <w:sz w:val="24"/>
          <w:szCs w:val="24"/>
        </w:rPr>
      </w:pPr>
    </w:p>
    <w:p w14:paraId="341B9069" w14:textId="77777777" w:rsidR="00FB60AD" w:rsidRPr="00340616" w:rsidRDefault="008B7293" w:rsidP="00340616">
      <w:pPr>
        <w:pStyle w:val="Heading2"/>
        <w:numPr>
          <w:ilvl w:val="1"/>
          <w:numId w:val="14"/>
        </w:numPr>
        <w:jc w:val="both"/>
        <w:rPr>
          <w:rFonts w:eastAsia="Times New Roman" w:cs="Arial"/>
          <w:sz w:val="24"/>
          <w:szCs w:val="24"/>
        </w:rPr>
      </w:pPr>
      <w:r w:rsidRPr="00340616">
        <w:rPr>
          <w:rFonts w:eastAsia="Times New Roman" w:cs="Arial"/>
          <w:sz w:val="24"/>
          <w:szCs w:val="24"/>
        </w:rPr>
        <w:t xml:space="preserve">Precipitation </w:t>
      </w:r>
      <w:r w:rsidR="008C33BC" w:rsidRPr="00340616">
        <w:rPr>
          <w:rFonts w:eastAsia="Times New Roman" w:cs="Arial"/>
          <w:sz w:val="24"/>
          <w:szCs w:val="24"/>
        </w:rPr>
        <w:t>B</w:t>
      </w:r>
      <w:r w:rsidRPr="00340616">
        <w:rPr>
          <w:rFonts w:eastAsia="Times New Roman" w:cs="Arial"/>
          <w:sz w:val="24"/>
          <w:szCs w:val="24"/>
        </w:rPr>
        <w:t xml:space="preserve">ased </w:t>
      </w:r>
      <w:r w:rsidR="008C33BC" w:rsidRPr="00340616">
        <w:rPr>
          <w:rFonts w:eastAsia="Times New Roman" w:cs="Arial"/>
          <w:sz w:val="24"/>
          <w:szCs w:val="24"/>
        </w:rPr>
        <w:t>S</w:t>
      </w:r>
      <w:r w:rsidRPr="00340616">
        <w:rPr>
          <w:rFonts w:eastAsia="Times New Roman" w:cs="Arial"/>
          <w:sz w:val="24"/>
          <w:szCs w:val="24"/>
        </w:rPr>
        <w:t>eparations</w:t>
      </w:r>
    </w:p>
    <w:p w14:paraId="207FE097" w14:textId="77777777" w:rsidR="00B22251" w:rsidRPr="00340616" w:rsidRDefault="00B22251" w:rsidP="00340616">
      <w:pPr>
        <w:autoSpaceDE w:val="0"/>
        <w:autoSpaceDN w:val="0"/>
        <w:adjustRightInd w:val="0"/>
        <w:spacing w:after="0" w:line="240" w:lineRule="auto"/>
        <w:jc w:val="both"/>
        <w:rPr>
          <w:rFonts w:ascii="Arial" w:hAnsi="Arial" w:cs="Arial"/>
          <w:sz w:val="24"/>
          <w:szCs w:val="24"/>
        </w:rPr>
      </w:pPr>
    </w:p>
    <w:p w14:paraId="64D7CF87" w14:textId="77777777" w:rsidR="00965B7B" w:rsidRPr="00340616" w:rsidRDefault="00F863B4" w:rsidP="00340616">
      <w:pPr>
        <w:autoSpaceDE w:val="0"/>
        <w:autoSpaceDN w:val="0"/>
        <w:adjustRightInd w:val="0"/>
        <w:spacing w:after="0" w:line="360" w:lineRule="auto"/>
        <w:ind w:firstLine="720"/>
        <w:jc w:val="both"/>
        <w:rPr>
          <w:rFonts w:ascii="Arial" w:hAnsi="Arial" w:cs="Arial"/>
          <w:sz w:val="24"/>
          <w:szCs w:val="24"/>
        </w:rPr>
      </w:pPr>
      <w:r w:rsidRPr="00340616">
        <w:rPr>
          <w:rFonts w:ascii="Arial" w:hAnsi="Arial" w:cs="Arial"/>
          <w:sz w:val="24"/>
          <w:szCs w:val="24"/>
        </w:rPr>
        <w:t>T</w:t>
      </w:r>
      <w:r w:rsidR="00965B7B" w:rsidRPr="00340616">
        <w:rPr>
          <w:rFonts w:ascii="Arial" w:hAnsi="Arial" w:cs="Arial"/>
          <w:sz w:val="24"/>
          <w:szCs w:val="24"/>
        </w:rPr>
        <w:t>he significant increase in product titer that is achieved in perfusion bioreactor demands an alternative method to a chromatographic process, whose performance is reduced at high titers. Precipitation is one of the earliest developed techniques that can be used as an alternative method because of its low cost and highe</w:t>
      </w:r>
      <w:r w:rsidR="00DB6ACF" w:rsidRPr="00340616">
        <w:rPr>
          <w:rFonts w:ascii="Arial" w:hAnsi="Arial" w:cs="Arial"/>
          <w:sz w:val="24"/>
          <w:szCs w:val="24"/>
        </w:rPr>
        <w:t>r</w:t>
      </w:r>
      <w:r w:rsidR="00965B7B" w:rsidRPr="00340616">
        <w:rPr>
          <w:rFonts w:ascii="Arial" w:hAnsi="Arial" w:cs="Arial"/>
          <w:sz w:val="24"/>
          <w:szCs w:val="24"/>
        </w:rPr>
        <w:t xml:space="preserve"> selectivity as the product titer increases.</w:t>
      </w:r>
    </w:p>
    <w:p w14:paraId="4641639B" w14:textId="77777777" w:rsidR="004064FE" w:rsidRPr="00340616" w:rsidRDefault="00F0340D" w:rsidP="00340616">
      <w:pPr>
        <w:autoSpaceDE w:val="0"/>
        <w:autoSpaceDN w:val="0"/>
        <w:adjustRightInd w:val="0"/>
        <w:spacing w:after="0" w:line="360" w:lineRule="auto"/>
        <w:ind w:firstLine="720"/>
        <w:jc w:val="both"/>
        <w:rPr>
          <w:rFonts w:ascii="Arial" w:hAnsi="Arial" w:cs="Arial"/>
          <w:bCs/>
          <w:sz w:val="24"/>
          <w:szCs w:val="24"/>
          <w:shd w:val="clear" w:color="auto" w:fill="FFFFFF"/>
        </w:rPr>
      </w:pPr>
      <w:hyperlink r:id="rId5" w:history="1">
        <w:proofErr w:type="spellStart"/>
        <w:r w:rsidR="001509EF" w:rsidRPr="00340616">
          <w:rPr>
            <w:rStyle w:val="Hyperlink"/>
            <w:rFonts w:ascii="Arial" w:hAnsi="Arial" w:cs="Arial"/>
            <w:color w:val="auto"/>
            <w:sz w:val="24"/>
            <w:szCs w:val="24"/>
            <w:u w:val="none"/>
            <w:shd w:val="clear" w:color="auto" w:fill="FFFFFF"/>
          </w:rPr>
          <w:t>Tscheliessnig</w:t>
        </w:r>
        <w:proofErr w:type="spellEnd"/>
      </w:hyperlink>
      <w:r w:rsidR="004064FE" w:rsidRPr="00340616">
        <w:rPr>
          <w:rFonts w:ascii="Arial" w:hAnsi="Arial" w:cs="Arial"/>
          <w:sz w:val="24"/>
          <w:szCs w:val="24"/>
        </w:rPr>
        <w:t xml:space="preserve"> et al. (2014) </w:t>
      </w:r>
      <w:r w:rsidR="004064FE" w:rsidRPr="00340616">
        <w:rPr>
          <w:rFonts w:ascii="Arial" w:hAnsi="Arial" w:cs="Arial"/>
          <w:bCs/>
          <w:sz w:val="24"/>
          <w:szCs w:val="24"/>
          <w:shd w:val="clear" w:color="auto" w:fill="FFFFFF"/>
        </w:rPr>
        <w:t xml:space="preserve">used the cold ethanol precipitation (CEP) method for purification of </w:t>
      </w:r>
      <w:r w:rsidR="004F6B4D">
        <w:rPr>
          <w:rFonts w:ascii="Arial" w:hAnsi="Arial" w:cs="Arial"/>
          <w:bCs/>
          <w:sz w:val="24"/>
          <w:szCs w:val="24"/>
          <w:shd w:val="clear" w:color="auto" w:fill="FFFFFF"/>
        </w:rPr>
        <w:t xml:space="preserve">monoclonal </w:t>
      </w:r>
      <w:r w:rsidR="004064FE" w:rsidRPr="00340616">
        <w:rPr>
          <w:rFonts w:ascii="Arial" w:hAnsi="Arial" w:cs="Arial"/>
          <w:bCs/>
          <w:sz w:val="24"/>
          <w:szCs w:val="24"/>
          <w:shd w:val="clear" w:color="auto" w:fill="FFFFFF"/>
        </w:rPr>
        <w:t>antibodies</w:t>
      </w:r>
      <w:r w:rsidR="004F6B4D">
        <w:rPr>
          <w:rFonts w:ascii="Arial" w:hAnsi="Arial" w:cs="Arial"/>
          <w:bCs/>
          <w:sz w:val="24"/>
          <w:szCs w:val="24"/>
          <w:shd w:val="clear" w:color="auto" w:fill="FFFFFF"/>
        </w:rPr>
        <w:t xml:space="preserve"> (</w:t>
      </w:r>
      <w:proofErr w:type="spellStart"/>
      <w:r w:rsidR="004F6B4D">
        <w:rPr>
          <w:rFonts w:ascii="Arial" w:hAnsi="Arial" w:cs="Arial"/>
          <w:bCs/>
          <w:sz w:val="24"/>
          <w:szCs w:val="24"/>
          <w:shd w:val="clear" w:color="auto" w:fill="FFFFFF"/>
        </w:rPr>
        <w:t>mAbs</w:t>
      </w:r>
      <w:proofErr w:type="spellEnd"/>
      <w:r w:rsidR="004F6B4D">
        <w:rPr>
          <w:rFonts w:ascii="Arial" w:hAnsi="Arial" w:cs="Arial"/>
          <w:bCs/>
          <w:sz w:val="24"/>
          <w:szCs w:val="24"/>
          <w:shd w:val="clear" w:color="auto" w:fill="FFFFFF"/>
        </w:rPr>
        <w:t>)</w:t>
      </w:r>
      <w:r w:rsidR="004064FE" w:rsidRPr="00340616">
        <w:rPr>
          <w:rFonts w:ascii="Arial" w:hAnsi="Arial" w:cs="Arial"/>
          <w:bCs/>
          <w:sz w:val="24"/>
          <w:szCs w:val="24"/>
          <w:shd w:val="clear" w:color="auto" w:fill="FFFFFF"/>
        </w:rPr>
        <w:t xml:space="preserve"> from</w:t>
      </w:r>
      <w:r w:rsidR="00DB6ACF" w:rsidRPr="00340616">
        <w:rPr>
          <w:rFonts w:ascii="Arial" w:hAnsi="Arial" w:cs="Arial"/>
          <w:bCs/>
          <w:sz w:val="24"/>
          <w:szCs w:val="24"/>
          <w:shd w:val="clear" w:color="auto" w:fill="FFFFFF"/>
        </w:rPr>
        <w:t xml:space="preserve"> </w:t>
      </w:r>
      <w:r w:rsidR="00DB6ACF" w:rsidRPr="00340616">
        <w:rPr>
          <w:rFonts w:ascii="Arial" w:hAnsi="Arial" w:cs="Arial"/>
          <w:sz w:val="24"/>
          <w:szCs w:val="24"/>
        </w:rPr>
        <w:t>Chinese hamster ovary (</w:t>
      </w:r>
      <w:r w:rsidR="004064FE" w:rsidRPr="00340616">
        <w:rPr>
          <w:rFonts w:ascii="Arial" w:hAnsi="Arial" w:cs="Arial"/>
          <w:bCs/>
          <w:sz w:val="24"/>
          <w:szCs w:val="24"/>
          <w:shd w:val="clear" w:color="auto" w:fill="FFFFFF"/>
        </w:rPr>
        <w:t>CHO</w:t>
      </w:r>
      <w:r w:rsidR="00DB6ACF" w:rsidRPr="00340616">
        <w:rPr>
          <w:rFonts w:ascii="Arial" w:hAnsi="Arial" w:cs="Arial"/>
          <w:bCs/>
          <w:sz w:val="24"/>
          <w:szCs w:val="24"/>
          <w:shd w:val="clear" w:color="auto" w:fill="FFFFFF"/>
        </w:rPr>
        <w:t>)</w:t>
      </w:r>
      <w:r w:rsidR="004064FE" w:rsidRPr="00340616">
        <w:rPr>
          <w:rFonts w:ascii="Arial" w:hAnsi="Arial" w:cs="Arial"/>
          <w:bCs/>
          <w:sz w:val="24"/>
          <w:szCs w:val="24"/>
          <w:shd w:val="clear" w:color="auto" w:fill="FFFFFF"/>
        </w:rPr>
        <w:t xml:space="preserve"> cell culture supernatant where </w:t>
      </w:r>
      <w:r w:rsidR="00DD3422">
        <w:rPr>
          <w:rFonts w:ascii="Arial" w:hAnsi="Arial" w:cs="Arial"/>
          <w:bCs/>
          <w:sz w:val="24"/>
          <w:szCs w:val="24"/>
          <w:shd w:val="clear" w:color="auto" w:fill="FFFFFF"/>
        </w:rPr>
        <w:t>calcium chloride (</w:t>
      </w:r>
      <w:r w:rsidR="004064FE" w:rsidRPr="00340616">
        <w:rPr>
          <w:rFonts w:ascii="Arial" w:hAnsi="Arial" w:cs="Arial"/>
          <w:bCs/>
          <w:sz w:val="24"/>
          <w:szCs w:val="24"/>
          <w:shd w:val="clear" w:color="auto" w:fill="FFFFFF"/>
        </w:rPr>
        <w:t>CaCl</w:t>
      </w:r>
      <w:r w:rsidR="00313A15">
        <w:rPr>
          <w:rFonts w:ascii="Arial" w:hAnsi="Arial" w:cs="Arial"/>
          <w:bCs/>
          <w:sz w:val="24"/>
          <w:szCs w:val="24"/>
          <w:shd w:val="clear" w:color="auto" w:fill="FFFFFF"/>
          <w:vertAlign w:val="subscript"/>
        </w:rPr>
        <w:t>2</w:t>
      </w:r>
      <w:r w:rsidR="00313A15">
        <w:rPr>
          <w:rFonts w:ascii="Arial" w:hAnsi="Arial" w:cs="Arial"/>
          <w:bCs/>
          <w:sz w:val="24"/>
          <w:szCs w:val="24"/>
          <w:shd w:val="clear" w:color="auto" w:fill="FFFFFF"/>
        </w:rPr>
        <w:t>)</w:t>
      </w:r>
      <w:r w:rsidR="004064FE" w:rsidRPr="00340616">
        <w:rPr>
          <w:rFonts w:ascii="Arial" w:hAnsi="Arial" w:cs="Arial"/>
          <w:bCs/>
          <w:sz w:val="24"/>
          <w:szCs w:val="24"/>
          <w:shd w:val="clear" w:color="auto" w:fill="FFFFFF"/>
        </w:rPr>
        <w:t xml:space="preserve"> was also added to overcome the co-purification of DNA during the CEP process. The developed process was introduced as a continuous operation in which methanol and isopropanol could also be replaced with ethanol in order to </w:t>
      </w:r>
      <w:r w:rsidR="004F6B4D">
        <w:rPr>
          <w:rFonts w:ascii="Arial" w:hAnsi="Arial" w:cs="Arial"/>
          <w:bCs/>
          <w:sz w:val="24"/>
          <w:szCs w:val="24"/>
          <w:shd w:val="clear" w:color="auto" w:fill="FFFFFF"/>
        </w:rPr>
        <w:t>reduce</w:t>
      </w:r>
      <w:r w:rsidR="004064FE" w:rsidRPr="00340616">
        <w:rPr>
          <w:rFonts w:ascii="Arial" w:hAnsi="Arial" w:cs="Arial"/>
          <w:bCs/>
          <w:sz w:val="24"/>
          <w:szCs w:val="24"/>
          <w:shd w:val="clear" w:color="auto" w:fill="FFFFFF"/>
        </w:rPr>
        <w:t xml:space="preserve"> the final cost of the process. The experiments were conducted with antibodies of different isoelectric points; however, the level of </w:t>
      </w:r>
      <w:r w:rsidR="00313A15">
        <w:rPr>
          <w:rFonts w:ascii="Arial" w:hAnsi="Arial" w:cs="Arial"/>
          <w:bCs/>
          <w:sz w:val="24"/>
          <w:szCs w:val="24"/>
          <w:shd w:val="clear" w:color="auto" w:fill="FFFFFF"/>
        </w:rPr>
        <w:t>host cell proteins (</w:t>
      </w:r>
      <w:r w:rsidR="004064FE" w:rsidRPr="00340616">
        <w:rPr>
          <w:rFonts w:ascii="Arial" w:hAnsi="Arial" w:cs="Arial"/>
          <w:bCs/>
          <w:sz w:val="24"/>
          <w:szCs w:val="24"/>
          <w:shd w:val="clear" w:color="auto" w:fill="FFFFFF"/>
        </w:rPr>
        <w:t>HCPs</w:t>
      </w:r>
      <w:r w:rsidR="00313A15">
        <w:rPr>
          <w:rFonts w:ascii="Arial" w:hAnsi="Arial" w:cs="Arial"/>
          <w:bCs/>
          <w:sz w:val="24"/>
          <w:szCs w:val="24"/>
          <w:shd w:val="clear" w:color="auto" w:fill="FFFFFF"/>
        </w:rPr>
        <w:t>)</w:t>
      </w:r>
      <w:r w:rsidR="004064FE" w:rsidRPr="00340616">
        <w:rPr>
          <w:rFonts w:ascii="Arial" w:hAnsi="Arial" w:cs="Arial"/>
          <w:bCs/>
          <w:sz w:val="24"/>
          <w:szCs w:val="24"/>
          <w:shd w:val="clear" w:color="auto" w:fill="FFFFFF"/>
        </w:rPr>
        <w:t xml:space="preserve"> clearance was different in each case and it varied from 20-90</w:t>
      </w:r>
      <w:r w:rsidR="00DD3422">
        <w:rPr>
          <w:rFonts w:ascii="Arial" w:hAnsi="Arial" w:cs="Arial"/>
          <w:bCs/>
          <w:sz w:val="24"/>
          <w:szCs w:val="24"/>
          <w:shd w:val="clear" w:color="auto" w:fill="FFFFFF"/>
        </w:rPr>
        <w:t>x</w:t>
      </w:r>
      <w:r w:rsidR="004064FE" w:rsidRPr="00340616">
        <w:rPr>
          <w:rFonts w:ascii="Arial" w:hAnsi="Arial" w:cs="Arial"/>
          <w:bCs/>
          <w:sz w:val="24"/>
          <w:szCs w:val="24"/>
          <w:shd w:val="clear" w:color="auto" w:fill="FFFFFF"/>
        </w:rPr>
        <w:t xml:space="preserve">. Depending on the initial concentration of the antibody that was used, the final yield for the developed process also varied from 60-90% </w:t>
      </w:r>
      <w:r w:rsidR="004064FE" w:rsidRPr="00340616">
        <w:rPr>
          <w:rFonts w:ascii="Arial" w:hAnsi="Arial" w:cs="Arial"/>
          <w:bCs/>
          <w:sz w:val="24"/>
          <w:szCs w:val="24"/>
          <w:shd w:val="clear" w:color="auto" w:fill="FFFFFF"/>
        </w:rPr>
        <w:fldChar w:fldCharType="begin"/>
      </w:r>
      <w:r w:rsidR="004064FE" w:rsidRPr="00340616">
        <w:rPr>
          <w:rFonts w:ascii="Arial" w:hAnsi="Arial" w:cs="Arial"/>
          <w:bCs/>
          <w:sz w:val="24"/>
          <w:szCs w:val="24"/>
          <w:shd w:val="clear" w:color="auto" w:fill="FFFFFF"/>
        </w:rPr>
        <w:instrText xml:space="preserve"> ADDIN EN.CITE &lt;EndNote&gt;&lt;Cite&gt;&lt;Author&gt;Tscheliessnig&lt;/Author&gt;&lt;Year&gt;2014&lt;/Year&gt;&lt;RecNum&gt;176&lt;/RecNum&gt;&lt;DisplayText&gt;(Tscheliessnig, Satzer et al. 2014)&lt;/DisplayText&gt;&lt;record&gt;&lt;rec-number&gt;176&lt;/rec-number&gt;&lt;foreign-keys&gt;&lt;key app="EN" db-id="dttspz0ess90ave9x9652sddvz2xewewf299" timestamp="1588959582" guid="9af651b5-8d8a-4711-9af2-41a15b26dd16"&gt;176&lt;/key&gt;&lt;/foreign-keys&gt;&lt;ref-type name="Journal Article"&gt;17&lt;/ref-type&gt;&lt;contributors&gt;&lt;authors&gt;&lt;author&gt;Tscheliessnig, Anne&lt;/author&gt;&lt;author&gt;Satzer, Peter&lt;/author&gt;&lt;author&gt;Hammerschmidt, Nikolaus&lt;/author&gt;&lt;author&gt;Schulz, Henk&lt;/author&gt;&lt;author&gt;Helk, Bernhard&lt;/author&gt;&lt;author&gt;Jungbauer, Alois %J Journal of biotechnology&lt;/author&gt;&lt;/authors&gt;&lt;/contributors&gt;&lt;titles&gt;&lt;title&gt;Ethanol precipitation for purification of recombinant antibodies&lt;/title&gt;&lt;/titles&gt;&lt;pages&gt;17-28&lt;/pages&gt;&lt;volume&gt;188&lt;/volume&gt;&lt;dates&gt;&lt;year&gt;2014&lt;/year&gt;&lt;/dates&gt;&lt;isbn&gt;0168-1656&lt;/isbn&gt;&lt;urls&gt;&lt;/urls&gt;&lt;/record&gt;&lt;/Cite&gt;&lt;/EndNote&gt;</w:instrText>
      </w:r>
      <w:r w:rsidR="004064FE" w:rsidRPr="00340616">
        <w:rPr>
          <w:rFonts w:ascii="Arial" w:hAnsi="Arial" w:cs="Arial"/>
          <w:bCs/>
          <w:sz w:val="24"/>
          <w:szCs w:val="24"/>
          <w:shd w:val="clear" w:color="auto" w:fill="FFFFFF"/>
        </w:rPr>
        <w:fldChar w:fldCharType="separate"/>
      </w:r>
      <w:r w:rsidR="004064FE" w:rsidRPr="00340616">
        <w:rPr>
          <w:rFonts w:ascii="Arial" w:hAnsi="Arial" w:cs="Arial"/>
          <w:bCs/>
          <w:noProof/>
          <w:sz w:val="24"/>
          <w:szCs w:val="24"/>
          <w:shd w:val="clear" w:color="auto" w:fill="FFFFFF"/>
        </w:rPr>
        <w:t>(Tscheliessnig, Satzer et al. 2014)</w:t>
      </w:r>
      <w:r w:rsidR="004064FE" w:rsidRPr="00340616">
        <w:rPr>
          <w:rFonts w:ascii="Arial" w:hAnsi="Arial" w:cs="Arial"/>
          <w:bCs/>
          <w:sz w:val="24"/>
          <w:szCs w:val="24"/>
          <w:shd w:val="clear" w:color="auto" w:fill="FFFFFF"/>
        </w:rPr>
        <w:fldChar w:fldCharType="end"/>
      </w:r>
      <w:r w:rsidR="004064FE" w:rsidRPr="00340616">
        <w:rPr>
          <w:rFonts w:ascii="Arial" w:hAnsi="Arial" w:cs="Arial"/>
          <w:bCs/>
          <w:sz w:val="24"/>
          <w:szCs w:val="24"/>
          <w:shd w:val="clear" w:color="auto" w:fill="FFFFFF"/>
        </w:rPr>
        <w:t>.</w:t>
      </w:r>
    </w:p>
    <w:p w14:paraId="55970AEC" w14:textId="77777777" w:rsidR="00965B7B" w:rsidRPr="00340616" w:rsidRDefault="001F53E2" w:rsidP="00340616">
      <w:pPr>
        <w:autoSpaceDE w:val="0"/>
        <w:autoSpaceDN w:val="0"/>
        <w:adjustRightInd w:val="0"/>
        <w:spacing w:after="0" w:line="360" w:lineRule="auto"/>
        <w:ind w:firstLine="720"/>
        <w:jc w:val="both"/>
        <w:rPr>
          <w:rFonts w:ascii="Arial" w:hAnsi="Arial" w:cs="Arial"/>
          <w:sz w:val="24"/>
          <w:szCs w:val="24"/>
        </w:rPr>
      </w:pPr>
      <w:r w:rsidRPr="00340616">
        <w:rPr>
          <w:rFonts w:ascii="Arial" w:hAnsi="Arial" w:cs="Arial"/>
          <w:sz w:val="24"/>
          <w:szCs w:val="24"/>
        </w:rPr>
        <w:t>Li</w:t>
      </w:r>
      <w:r w:rsidR="00965B7B" w:rsidRPr="00340616">
        <w:rPr>
          <w:rFonts w:ascii="Arial" w:hAnsi="Arial" w:cs="Arial"/>
          <w:sz w:val="24"/>
          <w:szCs w:val="24"/>
        </w:rPr>
        <w:t xml:space="preserve"> et al.</w:t>
      </w:r>
      <w:r w:rsidR="005F6829">
        <w:rPr>
          <w:rFonts w:ascii="Arial" w:hAnsi="Arial" w:cs="Arial"/>
          <w:sz w:val="24"/>
          <w:szCs w:val="24"/>
        </w:rPr>
        <w:t xml:space="preserve"> </w:t>
      </w:r>
      <w:r w:rsidR="00965B7B" w:rsidRPr="00340616">
        <w:rPr>
          <w:rFonts w:ascii="Arial" w:hAnsi="Arial" w:cs="Arial"/>
          <w:sz w:val="24"/>
          <w:szCs w:val="24"/>
        </w:rPr>
        <w:t>(2019) developed a continuous precipitation process for purification of antibody product from harvested cell culture fluid using a combination of zinc chloride (ZnCl</w:t>
      </w:r>
      <w:r w:rsidR="00965B7B" w:rsidRPr="00340616">
        <w:rPr>
          <w:rFonts w:ascii="Arial" w:hAnsi="Arial" w:cs="Arial"/>
          <w:sz w:val="24"/>
          <w:szCs w:val="24"/>
          <w:vertAlign w:val="subscript"/>
        </w:rPr>
        <w:t>2</w:t>
      </w:r>
      <w:r w:rsidR="00965B7B" w:rsidRPr="00340616">
        <w:rPr>
          <w:rFonts w:ascii="Arial" w:hAnsi="Arial" w:cs="Arial"/>
          <w:sz w:val="24"/>
          <w:szCs w:val="24"/>
        </w:rPr>
        <w:t>) as a cross-linking agent, and polyethylene glycol (PEG) as a volume exclusion agent. Precipitation was accomplished in a tubular reactor fitted with a static mixer where ZnCl</w:t>
      </w:r>
      <w:r w:rsidR="00965B7B" w:rsidRPr="00340616">
        <w:rPr>
          <w:rFonts w:ascii="Arial" w:hAnsi="Arial" w:cs="Arial"/>
          <w:sz w:val="24"/>
          <w:szCs w:val="24"/>
          <w:vertAlign w:val="subscript"/>
        </w:rPr>
        <w:t>2</w:t>
      </w:r>
      <w:r w:rsidR="00965B7B" w:rsidRPr="00340616">
        <w:rPr>
          <w:rFonts w:ascii="Arial" w:hAnsi="Arial" w:cs="Arial"/>
          <w:sz w:val="24"/>
          <w:szCs w:val="24"/>
        </w:rPr>
        <w:t xml:space="preserve"> and PEG were added sequentially to provide a uniform precipitate yields and morphologies. To further reduce the amount of soluble impurities, the precipitates were continuously washed using a two-stage counter-current hollow fiber membrane modules that result</w:t>
      </w:r>
      <w:r w:rsidR="00313A15">
        <w:rPr>
          <w:rFonts w:ascii="Arial" w:hAnsi="Arial" w:cs="Arial"/>
          <w:sz w:val="24"/>
          <w:szCs w:val="24"/>
        </w:rPr>
        <w:t>ed</w:t>
      </w:r>
      <w:r w:rsidR="00965B7B" w:rsidRPr="00340616">
        <w:rPr>
          <w:rFonts w:ascii="Arial" w:hAnsi="Arial" w:cs="Arial"/>
          <w:sz w:val="24"/>
          <w:szCs w:val="24"/>
        </w:rPr>
        <w:t xml:space="preserve"> in more than 90% removal of HCPs. During the washing step, HEPES buffer was used not only to reduce the costs but also to eliminate the additional step for removal of ZnCl</w:t>
      </w:r>
      <w:r w:rsidR="00965B7B" w:rsidRPr="00340616">
        <w:rPr>
          <w:rFonts w:ascii="Arial" w:hAnsi="Arial" w:cs="Arial"/>
          <w:sz w:val="24"/>
          <w:szCs w:val="24"/>
          <w:vertAlign w:val="subscript"/>
        </w:rPr>
        <w:t>2</w:t>
      </w:r>
      <w:r w:rsidR="00965B7B" w:rsidRPr="00340616">
        <w:rPr>
          <w:rFonts w:ascii="Arial" w:hAnsi="Arial" w:cs="Arial"/>
          <w:sz w:val="24"/>
          <w:szCs w:val="24"/>
        </w:rPr>
        <w:t xml:space="preserve"> and PEG; however, it slightly decreased the final yield of the process. The precipitated product after washing step was resolubilized using a depth filter by decreasing the </w:t>
      </w:r>
      <w:proofErr w:type="spellStart"/>
      <w:r w:rsidR="00965B7B" w:rsidRPr="00340616">
        <w:rPr>
          <w:rFonts w:ascii="Arial" w:hAnsi="Arial" w:cs="Arial"/>
          <w:sz w:val="24"/>
          <w:szCs w:val="24"/>
        </w:rPr>
        <w:t>pH.</w:t>
      </w:r>
      <w:proofErr w:type="spellEnd"/>
      <w:r w:rsidRPr="00340616">
        <w:rPr>
          <w:rFonts w:ascii="Arial" w:hAnsi="Arial" w:cs="Arial"/>
          <w:sz w:val="24"/>
          <w:szCs w:val="24"/>
        </w:rPr>
        <w:t xml:space="preserve"> </w:t>
      </w:r>
      <w:r w:rsidR="00965B7B" w:rsidRPr="00340616">
        <w:rPr>
          <w:rFonts w:ascii="Arial" w:hAnsi="Arial" w:cs="Arial"/>
          <w:sz w:val="24"/>
          <w:szCs w:val="24"/>
        </w:rPr>
        <w:t xml:space="preserve">During this step, the cross-linking associated with cations was </w:t>
      </w:r>
      <w:r w:rsidR="00965B7B" w:rsidRPr="00340616">
        <w:rPr>
          <w:rFonts w:ascii="Arial" w:hAnsi="Arial" w:cs="Arial"/>
          <w:sz w:val="24"/>
          <w:szCs w:val="24"/>
        </w:rPr>
        <w:lastRenderedPageBreak/>
        <w:t>disrupted and the product was directly prepared for a continuous virus inactivation step. The results from this study demonstrate</w:t>
      </w:r>
      <w:r w:rsidR="00313A15">
        <w:rPr>
          <w:rFonts w:ascii="Arial" w:hAnsi="Arial" w:cs="Arial"/>
          <w:sz w:val="24"/>
          <w:szCs w:val="24"/>
        </w:rPr>
        <w:t>d</w:t>
      </w:r>
      <w:r w:rsidR="00965B7B" w:rsidRPr="00340616">
        <w:rPr>
          <w:rFonts w:ascii="Arial" w:hAnsi="Arial" w:cs="Arial"/>
          <w:sz w:val="24"/>
          <w:szCs w:val="24"/>
        </w:rPr>
        <w:t xml:space="preserve"> the feasibility of the fully continuous integrated precipitation process with a noticeably short residence time (&lt;30 s), and without any intervening hold steps during precipitation, washing, and resolubilizing</w:t>
      </w:r>
      <w:r w:rsidR="00145800" w:rsidRPr="00340616">
        <w:rPr>
          <w:rFonts w:ascii="Arial" w:hAnsi="Arial" w:cs="Arial"/>
          <w:sz w:val="24"/>
          <w:szCs w:val="24"/>
        </w:rPr>
        <w:t xml:space="preserve"> </w:t>
      </w:r>
      <w:r w:rsidR="00145800" w:rsidRPr="00340616">
        <w:rPr>
          <w:rFonts w:ascii="Arial" w:hAnsi="Arial" w:cs="Arial"/>
          <w:sz w:val="24"/>
          <w:szCs w:val="24"/>
        </w:rPr>
        <w:fldChar w:fldCharType="begin"/>
      </w:r>
      <w:r w:rsidR="004064FE" w:rsidRPr="00340616">
        <w:rPr>
          <w:rFonts w:ascii="Arial" w:hAnsi="Arial" w:cs="Arial"/>
          <w:sz w:val="24"/>
          <w:szCs w:val="24"/>
        </w:rPr>
        <w:instrText xml:space="preserve"> ADDIN EN.CITE &lt;EndNote&gt;&lt;Cite&gt;&lt;Author&gt;Li&lt;/Author&gt;&lt;Year&gt;2019&lt;/Year&gt;&lt;RecNum&gt;174&lt;/RecNum&gt;&lt;DisplayText&gt;(Li, Gu et al. 2019)&lt;/DisplayText&gt;&lt;record&gt;&lt;rec-number&gt;174&lt;/rec-number&gt;&lt;foreign-keys&gt;&lt;key app="EN" db-id="dttspz0ess90ave9x9652sddvz2xewewf299" timestamp="1588959221" guid="9ec747b1-c1c8-4ded-85b7-04c96cf47d08"&gt;174&lt;/key&gt;&lt;/foreign-keys&gt;&lt;ref-type name="Journal Article"&gt;17&lt;/ref-type&gt;&lt;contributors&gt;&lt;authors&gt;&lt;author&gt;Li, Zhao&lt;/author&gt;&lt;author&gt;Gu, Qin&lt;/author&gt;&lt;author&gt;Coffman, Jonathan L&lt;/author&gt;&lt;author&gt;Przybycien, Todd&lt;/author&gt;&lt;author&gt;Zydney, Andrew L %J Biotechnology progress&lt;/author&gt;&lt;/authors&gt;&lt;/contributors&gt;&lt;titles&gt;&lt;title&gt;Continuous precipitation for monoclonal antibody capture using countercurrent washing by microfiltration&lt;/title&gt;&lt;/titles&gt;&lt;pages&gt;e2886&lt;/pages&gt;&lt;dates&gt;&lt;year&gt;2019&lt;/year&gt;&lt;/dates&gt;&lt;isbn&gt;8756-7938&lt;/isbn&gt;&lt;urls&gt;&lt;/urls&gt;&lt;/record&gt;&lt;/Cite&gt;&lt;/EndNote&gt;</w:instrText>
      </w:r>
      <w:r w:rsidR="00145800" w:rsidRPr="00340616">
        <w:rPr>
          <w:rFonts w:ascii="Arial" w:hAnsi="Arial" w:cs="Arial"/>
          <w:sz w:val="24"/>
          <w:szCs w:val="24"/>
        </w:rPr>
        <w:fldChar w:fldCharType="separate"/>
      </w:r>
      <w:r w:rsidR="00145800" w:rsidRPr="00340616">
        <w:rPr>
          <w:rFonts w:ascii="Arial" w:hAnsi="Arial" w:cs="Arial"/>
          <w:noProof/>
          <w:sz w:val="24"/>
          <w:szCs w:val="24"/>
        </w:rPr>
        <w:t>(Li, Gu et al. 2019)</w:t>
      </w:r>
      <w:r w:rsidR="00145800" w:rsidRPr="00340616">
        <w:rPr>
          <w:rFonts w:ascii="Arial" w:hAnsi="Arial" w:cs="Arial"/>
          <w:sz w:val="24"/>
          <w:szCs w:val="24"/>
        </w:rPr>
        <w:fldChar w:fldCharType="end"/>
      </w:r>
      <w:r w:rsidR="00145800" w:rsidRPr="00340616">
        <w:rPr>
          <w:rFonts w:ascii="Arial" w:hAnsi="Arial" w:cs="Arial"/>
          <w:sz w:val="24"/>
          <w:szCs w:val="24"/>
        </w:rPr>
        <w:t xml:space="preserve">. </w:t>
      </w:r>
    </w:p>
    <w:p w14:paraId="1E8AE2DE" w14:textId="77777777" w:rsidR="00A97C05" w:rsidRPr="00340616" w:rsidRDefault="001F53E2" w:rsidP="00340616">
      <w:pPr>
        <w:autoSpaceDE w:val="0"/>
        <w:autoSpaceDN w:val="0"/>
        <w:adjustRightInd w:val="0"/>
        <w:spacing w:after="0" w:line="360" w:lineRule="auto"/>
        <w:ind w:firstLine="720"/>
        <w:jc w:val="both"/>
        <w:rPr>
          <w:rFonts w:ascii="Arial" w:hAnsi="Arial" w:cs="Arial"/>
          <w:sz w:val="24"/>
          <w:szCs w:val="24"/>
        </w:rPr>
      </w:pPr>
      <w:proofErr w:type="spellStart"/>
      <w:r w:rsidRPr="00340616">
        <w:rPr>
          <w:rFonts w:ascii="Arial" w:hAnsi="Arial" w:cs="Arial"/>
          <w:sz w:val="24"/>
          <w:szCs w:val="24"/>
        </w:rPr>
        <w:t>Burgstaller</w:t>
      </w:r>
      <w:proofErr w:type="spellEnd"/>
      <w:r w:rsidRPr="00340616">
        <w:rPr>
          <w:rFonts w:ascii="Arial" w:hAnsi="Arial" w:cs="Arial"/>
          <w:sz w:val="24"/>
          <w:szCs w:val="24"/>
        </w:rPr>
        <w:t xml:space="preserve"> </w:t>
      </w:r>
      <w:r w:rsidR="00965B7B" w:rsidRPr="00340616">
        <w:rPr>
          <w:rFonts w:ascii="Arial" w:hAnsi="Arial" w:cs="Arial"/>
          <w:sz w:val="24"/>
          <w:szCs w:val="24"/>
        </w:rPr>
        <w:t>et al.</w:t>
      </w:r>
      <w:r w:rsidR="005F6829">
        <w:rPr>
          <w:rFonts w:ascii="Arial" w:hAnsi="Arial" w:cs="Arial"/>
          <w:sz w:val="24"/>
          <w:szCs w:val="24"/>
        </w:rPr>
        <w:t xml:space="preserve"> </w:t>
      </w:r>
      <w:r w:rsidR="00965B7B" w:rsidRPr="00340616">
        <w:rPr>
          <w:rFonts w:ascii="Arial" w:hAnsi="Arial" w:cs="Arial"/>
          <w:sz w:val="24"/>
          <w:szCs w:val="24"/>
        </w:rPr>
        <w:t xml:space="preserve">(2019) developed </w:t>
      </w:r>
      <w:r w:rsidR="00965B7B" w:rsidRPr="00340616">
        <w:rPr>
          <w:rStyle w:val="Hyperlink"/>
          <w:rFonts w:ascii="Arial" w:hAnsi="Arial" w:cs="Arial"/>
          <w:color w:val="auto"/>
          <w:sz w:val="24"/>
          <w:szCs w:val="24"/>
          <w:u w:val="none"/>
        </w:rPr>
        <w:t xml:space="preserve">a continuous precipitation process consisting of a tubular reactor integrated with two stages of </w:t>
      </w:r>
      <w:r w:rsidR="00313A15">
        <w:rPr>
          <w:rStyle w:val="Hyperlink"/>
          <w:rFonts w:ascii="Arial" w:hAnsi="Arial" w:cs="Arial"/>
          <w:color w:val="auto"/>
          <w:sz w:val="24"/>
          <w:szCs w:val="24"/>
          <w:u w:val="none"/>
        </w:rPr>
        <w:t>tangential flow filtration (</w:t>
      </w:r>
      <w:r w:rsidR="00965B7B" w:rsidRPr="00340616">
        <w:rPr>
          <w:rStyle w:val="Hyperlink"/>
          <w:rFonts w:ascii="Arial" w:hAnsi="Arial" w:cs="Arial"/>
          <w:color w:val="auto"/>
          <w:sz w:val="24"/>
          <w:szCs w:val="24"/>
          <w:u w:val="none"/>
        </w:rPr>
        <w:t>TFF</w:t>
      </w:r>
      <w:r w:rsidR="00313A15">
        <w:rPr>
          <w:rStyle w:val="Hyperlink"/>
          <w:rFonts w:ascii="Arial" w:hAnsi="Arial" w:cs="Arial"/>
          <w:color w:val="auto"/>
          <w:sz w:val="24"/>
          <w:szCs w:val="24"/>
          <w:u w:val="none"/>
        </w:rPr>
        <w:t>)</w:t>
      </w:r>
      <w:r w:rsidR="00965B7B" w:rsidRPr="00340616">
        <w:rPr>
          <w:rStyle w:val="Hyperlink"/>
          <w:rFonts w:ascii="Arial" w:hAnsi="Arial" w:cs="Arial"/>
          <w:color w:val="auto"/>
          <w:sz w:val="24"/>
          <w:szCs w:val="24"/>
          <w:u w:val="none"/>
        </w:rPr>
        <w:t xml:space="preserve"> units, which resulted in 97% antibody purity and a 95% process yield. The cell culture broth, PEG, and ZnCl</w:t>
      </w:r>
      <w:r w:rsidR="00965B7B" w:rsidRPr="00340616">
        <w:rPr>
          <w:rStyle w:val="Hyperlink"/>
          <w:rFonts w:ascii="Arial" w:hAnsi="Arial" w:cs="Arial"/>
          <w:color w:val="auto"/>
          <w:sz w:val="24"/>
          <w:szCs w:val="24"/>
          <w:u w:val="none"/>
          <w:vertAlign w:val="subscript"/>
        </w:rPr>
        <w:t>2</w:t>
      </w:r>
      <w:r w:rsidR="00965B7B" w:rsidRPr="00340616">
        <w:rPr>
          <w:rStyle w:val="Hyperlink"/>
          <w:rFonts w:ascii="Arial" w:hAnsi="Arial" w:cs="Arial"/>
          <w:color w:val="auto"/>
          <w:sz w:val="24"/>
          <w:szCs w:val="24"/>
          <w:u w:val="none"/>
        </w:rPr>
        <w:t xml:space="preserve"> were continuously fed into a tubular reactor setup fitted with a static mixer; note that the total hold time of the precipitation step was 22.5 minutes. Next, the precipitate from the reactor was concentrated continuously by the first stage of the TFF units, and the second stage of the TFF units was used as the following washing step. A 0.2-µm hollow fiber module was used during the two-stage TFF process which produced an overall concentration factor of 8.2 for the product. The described process was introduced as a truly continuous capture step without a need for a surge tank or an in-line protein concentration monitoring</w:t>
      </w:r>
      <w:r w:rsidRPr="00340616">
        <w:rPr>
          <w:rStyle w:val="Hyperlink"/>
          <w:rFonts w:ascii="Arial" w:hAnsi="Arial" w:cs="Arial"/>
          <w:color w:val="auto"/>
          <w:sz w:val="24"/>
          <w:szCs w:val="24"/>
          <w:u w:val="none"/>
        </w:rPr>
        <w:t xml:space="preserve"> </w:t>
      </w:r>
      <w:r w:rsidR="00145800" w:rsidRPr="00340616">
        <w:rPr>
          <w:rStyle w:val="Hyperlink"/>
          <w:rFonts w:ascii="Arial" w:hAnsi="Arial" w:cs="Arial"/>
          <w:color w:val="auto"/>
          <w:sz w:val="24"/>
          <w:szCs w:val="24"/>
          <w:u w:val="none"/>
        </w:rPr>
        <w:fldChar w:fldCharType="begin"/>
      </w:r>
      <w:r w:rsidR="004064FE" w:rsidRPr="00340616">
        <w:rPr>
          <w:rStyle w:val="Hyperlink"/>
          <w:rFonts w:ascii="Arial" w:hAnsi="Arial" w:cs="Arial"/>
          <w:color w:val="auto"/>
          <w:sz w:val="24"/>
          <w:szCs w:val="24"/>
          <w:u w:val="none"/>
        </w:rPr>
        <w:instrText xml:space="preserve"> ADDIN EN.CITE &lt;EndNote&gt;&lt;Cite&gt;&lt;Author&gt;Burgstaller&lt;/Author&gt;&lt;Year&gt;2019&lt;/Year&gt;&lt;RecNum&gt;175&lt;/RecNum&gt;&lt;DisplayText&gt;(Burgstaller, Jungbauer et al. 2019)&lt;/DisplayText&gt;&lt;record&gt;&lt;rec-number&gt;175&lt;/rec-number&gt;&lt;foreign-keys&gt;&lt;key app="EN" db-id="dttspz0ess90ave9x9652sddvz2xewewf299" timestamp="1588959485" guid="8a7d0bf6-e5cb-4cc4-82c5-90269b7f49bb"&gt;175&lt;/key&gt;&lt;/foreign-keys&gt;&lt;ref-type name="Journal Article"&gt;17&lt;/ref-type&gt;&lt;contributors&gt;&lt;authors&gt;&lt;author&gt;Burgstaller, Daniel&lt;/author&gt;&lt;author&gt;Jungbauer, Alois&lt;/author&gt;&lt;author&gt;Satzer, Peter %J Biotechnology&lt;/author&gt;&lt;author&gt;bioengineering&lt;/author&gt;&lt;/authors&gt;&lt;/contributors&gt;&lt;titles&gt;&lt;title&gt;Continuous integrated antibody precipitation with two</w:instrText>
      </w:r>
      <w:r w:rsidR="004064FE" w:rsidRPr="00340616">
        <w:rPr>
          <w:rStyle w:val="Hyperlink"/>
          <w:rFonts w:ascii="Cambria Math" w:hAnsi="Cambria Math" w:cs="Cambria Math"/>
          <w:color w:val="auto"/>
          <w:sz w:val="24"/>
          <w:szCs w:val="24"/>
          <w:u w:val="none"/>
        </w:rPr>
        <w:instrText>‐</w:instrText>
      </w:r>
      <w:r w:rsidR="004064FE" w:rsidRPr="00340616">
        <w:rPr>
          <w:rStyle w:val="Hyperlink"/>
          <w:rFonts w:ascii="Arial" w:hAnsi="Arial" w:cs="Arial"/>
          <w:color w:val="auto"/>
          <w:sz w:val="24"/>
          <w:szCs w:val="24"/>
          <w:u w:val="none"/>
        </w:rPr>
        <w:instrText>stage tangential flow microfiltration enables constant mass flow&lt;/title&gt;&lt;/titles&gt;&lt;pages&gt;1053-1065&lt;/pages&gt;&lt;volume&gt;116&lt;/volume&gt;&lt;number&gt;5&lt;/number&gt;&lt;dates&gt;&lt;year&gt;2019&lt;/year&gt;&lt;/dates&gt;&lt;isbn&gt;0006-3592&lt;/isbn&gt;&lt;urls&gt;&lt;/urls&gt;&lt;/record&gt;&lt;/Cite&gt;&lt;/EndNote&gt;</w:instrText>
      </w:r>
      <w:r w:rsidR="00145800" w:rsidRPr="00340616">
        <w:rPr>
          <w:rStyle w:val="Hyperlink"/>
          <w:rFonts w:ascii="Arial" w:hAnsi="Arial" w:cs="Arial"/>
          <w:color w:val="auto"/>
          <w:sz w:val="24"/>
          <w:szCs w:val="24"/>
          <w:u w:val="none"/>
        </w:rPr>
        <w:fldChar w:fldCharType="separate"/>
      </w:r>
      <w:r w:rsidR="00145800" w:rsidRPr="00340616">
        <w:rPr>
          <w:rStyle w:val="Hyperlink"/>
          <w:rFonts w:ascii="Arial" w:hAnsi="Arial" w:cs="Arial"/>
          <w:noProof/>
          <w:color w:val="auto"/>
          <w:sz w:val="24"/>
          <w:szCs w:val="24"/>
          <w:u w:val="none"/>
        </w:rPr>
        <w:t>(Burgstaller, Jungbauer et al. 2019)</w:t>
      </w:r>
      <w:r w:rsidR="00145800" w:rsidRPr="00340616">
        <w:rPr>
          <w:rStyle w:val="Hyperlink"/>
          <w:rFonts w:ascii="Arial" w:hAnsi="Arial" w:cs="Arial"/>
          <w:color w:val="auto"/>
          <w:sz w:val="24"/>
          <w:szCs w:val="24"/>
          <w:u w:val="none"/>
        </w:rPr>
        <w:fldChar w:fldCharType="end"/>
      </w:r>
      <w:r w:rsidR="00145800" w:rsidRPr="00340616">
        <w:rPr>
          <w:rStyle w:val="Hyperlink"/>
          <w:rFonts w:ascii="Arial" w:hAnsi="Arial" w:cs="Arial"/>
          <w:color w:val="auto"/>
          <w:sz w:val="24"/>
          <w:szCs w:val="24"/>
          <w:u w:val="none"/>
        </w:rPr>
        <w:t xml:space="preserve">. </w:t>
      </w:r>
    </w:p>
    <w:p w14:paraId="512E1E09" w14:textId="77777777" w:rsidR="00981AD2" w:rsidRPr="00340616" w:rsidRDefault="00981AD2" w:rsidP="00340616">
      <w:pPr>
        <w:autoSpaceDE w:val="0"/>
        <w:autoSpaceDN w:val="0"/>
        <w:adjustRightInd w:val="0"/>
        <w:spacing w:after="0" w:line="360" w:lineRule="auto"/>
        <w:ind w:firstLine="720"/>
        <w:jc w:val="both"/>
        <w:rPr>
          <w:rFonts w:ascii="Arial" w:hAnsi="Arial" w:cs="Arial"/>
          <w:bCs/>
          <w:sz w:val="24"/>
          <w:szCs w:val="24"/>
          <w:shd w:val="clear" w:color="auto" w:fill="FFFFFF"/>
        </w:rPr>
      </w:pPr>
      <w:bookmarkStart w:id="0" w:name="_Hlk39334988"/>
    </w:p>
    <w:p w14:paraId="714332BB" w14:textId="77777777" w:rsidR="00220748" w:rsidRPr="00340616" w:rsidRDefault="006048BE" w:rsidP="00340616">
      <w:pPr>
        <w:pStyle w:val="Heading2"/>
        <w:numPr>
          <w:ilvl w:val="1"/>
          <w:numId w:val="14"/>
        </w:numPr>
        <w:jc w:val="both"/>
        <w:rPr>
          <w:rFonts w:cs="Arial"/>
          <w:bCs/>
          <w:sz w:val="24"/>
          <w:szCs w:val="24"/>
          <w:shd w:val="clear" w:color="auto" w:fill="FFFFFF"/>
        </w:rPr>
      </w:pPr>
      <w:r w:rsidRPr="00340616">
        <w:rPr>
          <w:rFonts w:eastAsia="Times New Roman" w:cs="Arial"/>
          <w:sz w:val="24"/>
          <w:szCs w:val="24"/>
        </w:rPr>
        <w:t>Continuous Countercurrent Tangential Chromatography</w:t>
      </w:r>
    </w:p>
    <w:p w14:paraId="39FE2C9D" w14:textId="77777777" w:rsidR="00981AD2" w:rsidRPr="00340616" w:rsidRDefault="00981AD2" w:rsidP="00340616">
      <w:pPr>
        <w:jc w:val="both"/>
        <w:rPr>
          <w:rFonts w:ascii="Arial" w:hAnsi="Arial" w:cs="Arial"/>
          <w:sz w:val="24"/>
          <w:szCs w:val="24"/>
        </w:rPr>
      </w:pPr>
    </w:p>
    <w:p w14:paraId="67026677" w14:textId="77777777" w:rsidR="00252FE8" w:rsidRPr="00340616" w:rsidRDefault="00965B7B" w:rsidP="00340616">
      <w:pPr>
        <w:autoSpaceDE w:val="0"/>
        <w:autoSpaceDN w:val="0"/>
        <w:adjustRightInd w:val="0"/>
        <w:spacing w:after="0" w:line="360" w:lineRule="auto"/>
        <w:ind w:firstLine="720"/>
        <w:jc w:val="both"/>
        <w:rPr>
          <w:rFonts w:ascii="Arial" w:hAnsi="Arial" w:cs="Arial"/>
          <w:sz w:val="24"/>
          <w:szCs w:val="24"/>
        </w:rPr>
      </w:pPr>
      <w:r w:rsidRPr="00340616">
        <w:rPr>
          <w:rFonts w:ascii="Arial" w:hAnsi="Arial" w:cs="Arial"/>
          <w:sz w:val="24"/>
          <w:szCs w:val="24"/>
        </w:rPr>
        <w:t xml:space="preserve">Continuous countercurrent tangential chromatography (CCTC) is considered as </w:t>
      </w:r>
      <w:r w:rsidR="009D0E86" w:rsidRPr="00340616">
        <w:rPr>
          <w:rFonts w:ascii="Arial" w:hAnsi="Arial" w:cs="Arial"/>
          <w:sz w:val="24"/>
          <w:szCs w:val="24"/>
        </w:rPr>
        <w:t>a cost</w:t>
      </w:r>
      <w:r w:rsidR="001509EF" w:rsidRPr="00340616">
        <w:rPr>
          <w:rFonts w:ascii="Arial" w:hAnsi="Arial" w:cs="Arial"/>
          <w:sz w:val="24"/>
          <w:szCs w:val="24"/>
        </w:rPr>
        <w:t xml:space="preserve"> saving </w:t>
      </w:r>
      <w:r w:rsidRPr="00340616">
        <w:rPr>
          <w:rFonts w:ascii="Arial" w:hAnsi="Arial" w:cs="Arial"/>
          <w:sz w:val="24"/>
          <w:szCs w:val="24"/>
        </w:rPr>
        <w:t xml:space="preserve">alternative to a column-based chromatographic processes. </w:t>
      </w:r>
      <w:proofErr w:type="spellStart"/>
      <w:r w:rsidR="004064FE" w:rsidRPr="00340616">
        <w:rPr>
          <w:rFonts w:ascii="Arial" w:hAnsi="Arial" w:cs="Arial"/>
          <w:sz w:val="24"/>
          <w:szCs w:val="24"/>
        </w:rPr>
        <w:t>Shinkazh</w:t>
      </w:r>
      <w:proofErr w:type="spellEnd"/>
      <w:r w:rsidRPr="00340616">
        <w:rPr>
          <w:rFonts w:ascii="Arial" w:hAnsi="Arial" w:cs="Arial"/>
          <w:sz w:val="24"/>
          <w:szCs w:val="24"/>
        </w:rPr>
        <w:t xml:space="preserve"> et al. (2011) developed the CCTC process where the chromatographic resin was utilized in the form of a slurry and it flowed sequentially through a series of static mixers and microporous hollow fiber membrane modules. </w:t>
      </w:r>
      <w:r w:rsidR="004064FE" w:rsidRPr="00340616">
        <w:rPr>
          <w:rFonts w:ascii="Arial" w:hAnsi="Arial" w:cs="Arial"/>
          <w:sz w:val="24"/>
          <w:szCs w:val="24"/>
        </w:rPr>
        <w:t>All of</w:t>
      </w:r>
      <w:r w:rsidRPr="00340616">
        <w:rPr>
          <w:rFonts w:ascii="Arial" w:hAnsi="Arial" w:cs="Arial"/>
          <w:sz w:val="24"/>
          <w:szCs w:val="24"/>
        </w:rPr>
        <w:t xml:space="preserve"> the dissolved species and impurities passed through the membrane during the binding step, while the target product was retained by binding onto the large resin particle. The binding step was followed by a washing step in order to remove the trace amount of impurities that were retained, and the target product was recovered from the slurry during the final elution step. A multistage countercurrent configuration was used during binding, washing, and elution steps in order to reduce the amount of required buffer</w:t>
      </w:r>
      <w:r w:rsidR="004064FE" w:rsidRPr="00340616">
        <w:rPr>
          <w:rFonts w:ascii="Arial" w:hAnsi="Arial" w:cs="Arial"/>
          <w:sz w:val="24"/>
          <w:szCs w:val="24"/>
        </w:rPr>
        <w:t xml:space="preserve"> </w:t>
      </w:r>
      <w:r w:rsidR="00A16BA7" w:rsidRPr="00340616">
        <w:rPr>
          <w:rFonts w:ascii="Arial" w:hAnsi="Arial" w:cs="Arial"/>
          <w:sz w:val="24"/>
          <w:szCs w:val="24"/>
        </w:rPr>
        <w:fldChar w:fldCharType="begin"/>
      </w:r>
      <w:r w:rsidR="004064FE" w:rsidRPr="00340616">
        <w:rPr>
          <w:rFonts w:ascii="Arial" w:hAnsi="Arial" w:cs="Arial"/>
          <w:sz w:val="24"/>
          <w:szCs w:val="24"/>
        </w:rPr>
        <w:instrText xml:space="preserve"> ADDIN EN.CITE &lt;EndNote&gt;&lt;Cite&gt;&lt;Author&gt;Shinkazh&lt;/Author&gt;&lt;Year&gt;2011&lt;/Year&gt;&lt;RecNum&gt;177&lt;/RecNum&gt;&lt;DisplayText&gt;(Shinkazh, Kanani et al. 2011)&lt;/DisplayText&gt;&lt;record&gt;&lt;rec-number&gt;177&lt;/rec-number&gt;&lt;foreign-keys&gt;&lt;key app="EN" db-id="dttspz0ess90ave9x9652sddvz2xewewf299" timestamp="1588959684" guid="b59fb3d6-13d6-42ab-b44f-2e8f060f0a35"&gt;177&lt;/key&gt;&lt;/foreign-keys&gt;&lt;ref-type name="Journal Article"&gt;17&lt;/ref-type&gt;&lt;contributors&gt;&lt;authors&gt;&lt;author&gt;Shinkazh, Oleg&lt;/author&gt;&lt;author&gt;Kanani, Dharmesh&lt;/author&gt;&lt;author&gt;Barth, Morgan&lt;/author&gt;&lt;author&gt;Long, Matthew&lt;/author&gt;&lt;author&gt;Hussain, Daniar&lt;/author&gt;&lt;author&gt;Zydney, Andrew L %J Biotechnology&lt;/author&gt;&lt;author&gt;bioengineering&lt;/author&gt;&lt;/authors&gt;&lt;/contributors&gt;&lt;titles&gt;&lt;title&gt;Countercurrent tangential chromatography for large</w:instrText>
      </w:r>
      <w:r w:rsidR="004064FE" w:rsidRPr="00340616">
        <w:rPr>
          <w:rFonts w:ascii="Cambria Math" w:hAnsi="Cambria Math" w:cs="Cambria Math"/>
          <w:sz w:val="24"/>
          <w:szCs w:val="24"/>
        </w:rPr>
        <w:instrText>‐</w:instrText>
      </w:r>
      <w:r w:rsidR="004064FE" w:rsidRPr="00340616">
        <w:rPr>
          <w:rFonts w:ascii="Arial" w:hAnsi="Arial" w:cs="Arial"/>
          <w:sz w:val="24"/>
          <w:szCs w:val="24"/>
        </w:rPr>
        <w:instrText>scale protein purification&lt;/title&gt;&lt;/titles&gt;&lt;pages&gt;582-591&lt;/pages&gt;&lt;volume&gt;108&lt;/volume&gt;&lt;number&gt;3&lt;/number&gt;&lt;dates&gt;&lt;year&gt;2011&lt;/year&gt;&lt;/dates&gt;&lt;isbn&gt;0006-3592&lt;/isbn&gt;&lt;urls&gt;&lt;/urls&gt;&lt;/record&gt;&lt;/Cite&gt;&lt;/EndNote&gt;</w:instrText>
      </w:r>
      <w:r w:rsidR="00A16BA7" w:rsidRPr="00340616">
        <w:rPr>
          <w:rFonts w:ascii="Arial" w:hAnsi="Arial" w:cs="Arial"/>
          <w:sz w:val="24"/>
          <w:szCs w:val="24"/>
        </w:rPr>
        <w:fldChar w:fldCharType="separate"/>
      </w:r>
      <w:r w:rsidR="00A16BA7" w:rsidRPr="00340616">
        <w:rPr>
          <w:rFonts w:ascii="Arial" w:hAnsi="Arial" w:cs="Arial"/>
          <w:noProof/>
          <w:sz w:val="24"/>
          <w:szCs w:val="24"/>
        </w:rPr>
        <w:t>(Shinkazh, Kanani et al. 2011)</w:t>
      </w:r>
      <w:r w:rsidR="00A16BA7" w:rsidRPr="00340616">
        <w:rPr>
          <w:rFonts w:ascii="Arial" w:hAnsi="Arial" w:cs="Arial"/>
          <w:sz w:val="24"/>
          <w:szCs w:val="24"/>
        </w:rPr>
        <w:fldChar w:fldCharType="end"/>
      </w:r>
      <w:r w:rsidR="00A16BA7" w:rsidRPr="00340616">
        <w:rPr>
          <w:rFonts w:ascii="Arial" w:hAnsi="Arial" w:cs="Arial"/>
          <w:sz w:val="24"/>
          <w:szCs w:val="24"/>
        </w:rPr>
        <w:t xml:space="preserve">. </w:t>
      </w:r>
      <w:r w:rsidR="00981AD2" w:rsidRPr="00340616">
        <w:rPr>
          <w:rFonts w:ascii="Arial" w:hAnsi="Arial" w:cs="Arial"/>
          <w:sz w:val="24"/>
          <w:szCs w:val="24"/>
        </w:rPr>
        <w:t xml:space="preserve"> </w:t>
      </w:r>
    </w:p>
    <w:p w14:paraId="6221BE7E" w14:textId="77777777" w:rsidR="00BE242D" w:rsidRPr="00340616" w:rsidRDefault="00BE242D" w:rsidP="00340616">
      <w:pPr>
        <w:autoSpaceDE w:val="0"/>
        <w:autoSpaceDN w:val="0"/>
        <w:adjustRightInd w:val="0"/>
        <w:spacing w:after="0" w:line="360" w:lineRule="auto"/>
        <w:jc w:val="both"/>
        <w:rPr>
          <w:rFonts w:ascii="Arial" w:hAnsi="Arial" w:cs="Arial"/>
          <w:sz w:val="24"/>
          <w:szCs w:val="24"/>
        </w:rPr>
      </w:pPr>
    </w:p>
    <w:p w14:paraId="4395CAC1" w14:textId="77777777" w:rsidR="00BE242D" w:rsidRPr="00340616" w:rsidRDefault="00BE242D" w:rsidP="00340616">
      <w:pPr>
        <w:autoSpaceDE w:val="0"/>
        <w:autoSpaceDN w:val="0"/>
        <w:adjustRightInd w:val="0"/>
        <w:spacing w:after="0" w:line="360" w:lineRule="auto"/>
        <w:jc w:val="both"/>
        <w:rPr>
          <w:rFonts w:ascii="Arial" w:hAnsi="Arial" w:cs="Arial"/>
          <w:sz w:val="24"/>
          <w:szCs w:val="24"/>
        </w:rPr>
      </w:pPr>
    </w:p>
    <w:p w14:paraId="649025ED" w14:textId="77777777" w:rsidR="00CB2572" w:rsidRPr="00340616" w:rsidRDefault="00E276B9" w:rsidP="00340616">
      <w:pPr>
        <w:autoSpaceDE w:val="0"/>
        <w:autoSpaceDN w:val="0"/>
        <w:adjustRightInd w:val="0"/>
        <w:spacing w:after="0" w:line="360" w:lineRule="auto"/>
        <w:ind w:firstLine="720"/>
        <w:jc w:val="both"/>
        <w:rPr>
          <w:rFonts w:ascii="Arial" w:hAnsi="Arial" w:cs="Arial"/>
          <w:sz w:val="24"/>
          <w:szCs w:val="24"/>
        </w:rPr>
      </w:pPr>
      <w:r w:rsidRPr="00340616">
        <w:rPr>
          <w:rFonts w:ascii="Arial" w:hAnsi="Arial" w:cs="Arial"/>
          <w:sz w:val="24"/>
          <w:szCs w:val="24"/>
        </w:rPr>
        <w:lastRenderedPageBreak/>
        <w:t xml:space="preserve">In order to </w:t>
      </w:r>
      <w:r w:rsidR="00512E08" w:rsidRPr="00340616">
        <w:rPr>
          <w:rFonts w:ascii="Arial" w:hAnsi="Arial" w:cs="Arial"/>
          <w:sz w:val="24"/>
          <w:szCs w:val="24"/>
        </w:rPr>
        <w:t xml:space="preserve">employ the CCTC technique for </w:t>
      </w:r>
      <w:r w:rsidRPr="00340616">
        <w:rPr>
          <w:rFonts w:ascii="Arial" w:hAnsi="Arial" w:cs="Arial"/>
          <w:sz w:val="24"/>
          <w:szCs w:val="24"/>
        </w:rPr>
        <w:t>captur</w:t>
      </w:r>
      <w:r w:rsidR="00512E08" w:rsidRPr="00340616">
        <w:rPr>
          <w:rFonts w:ascii="Arial" w:hAnsi="Arial" w:cs="Arial"/>
          <w:sz w:val="24"/>
          <w:szCs w:val="24"/>
        </w:rPr>
        <w:t>ing</w:t>
      </w:r>
      <w:r w:rsidRPr="00340616">
        <w:rPr>
          <w:rFonts w:ascii="Arial" w:hAnsi="Arial" w:cs="Arial"/>
          <w:sz w:val="24"/>
          <w:szCs w:val="24"/>
        </w:rPr>
        <w:t xml:space="preserve"> the monoclonal antibody from the clarified cell culture harvest, </w:t>
      </w:r>
      <w:proofErr w:type="spellStart"/>
      <w:r w:rsidR="00B04E2B" w:rsidRPr="00340616">
        <w:rPr>
          <w:rFonts w:ascii="Arial" w:hAnsi="Arial" w:cs="Arial"/>
          <w:sz w:val="24"/>
          <w:szCs w:val="24"/>
        </w:rPr>
        <w:t>Fedorenko</w:t>
      </w:r>
      <w:proofErr w:type="spellEnd"/>
      <w:r w:rsidR="005D5789" w:rsidRPr="00340616">
        <w:rPr>
          <w:rFonts w:ascii="Arial" w:hAnsi="Arial" w:cs="Arial"/>
          <w:sz w:val="24"/>
          <w:szCs w:val="24"/>
        </w:rPr>
        <w:t xml:space="preserve"> et al. (20</w:t>
      </w:r>
      <w:r w:rsidR="00B04E2B" w:rsidRPr="00340616">
        <w:rPr>
          <w:rFonts w:ascii="Arial" w:hAnsi="Arial" w:cs="Arial"/>
          <w:sz w:val="24"/>
          <w:szCs w:val="24"/>
        </w:rPr>
        <w:t>20</w:t>
      </w:r>
      <w:r w:rsidR="005D5789" w:rsidRPr="00340616">
        <w:rPr>
          <w:rFonts w:ascii="Arial" w:hAnsi="Arial" w:cs="Arial"/>
          <w:sz w:val="24"/>
          <w:szCs w:val="24"/>
        </w:rPr>
        <w:t>)</w:t>
      </w:r>
      <w:r w:rsidR="003A1B7E" w:rsidRPr="00340616">
        <w:rPr>
          <w:rFonts w:ascii="Arial" w:hAnsi="Arial" w:cs="Arial"/>
          <w:sz w:val="24"/>
          <w:szCs w:val="24"/>
        </w:rPr>
        <w:t xml:space="preserve"> used a </w:t>
      </w:r>
      <w:r w:rsidRPr="00340616">
        <w:rPr>
          <w:rFonts w:ascii="Arial" w:hAnsi="Arial" w:cs="Arial"/>
          <w:sz w:val="24"/>
          <w:szCs w:val="24"/>
        </w:rPr>
        <w:t xml:space="preserve">customized </w:t>
      </w:r>
      <w:r w:rsidR="003A1B7E" w:rsidRPr="00340616">
        <w:rPr>
          <w:rFonts w:ascii="Arial" w:hAnsi="Arial" w:cs="Arial"/>
          <w:sz w:val="24"/>
          <w:szCs w:val="24"/>
        </w:rPr>
        <w:t>small</w:t>
      </w:r>
      <w:r w:rsidRPr="00340616">
        <w:rPr>
          <w:rFonts w:ascii="Arial" w:hAnsi="Arial" w:cs="Arial"/>
          <w:sz w:val="24"/>
          <w:szCs w:val="24"/>
        </w:rPr>
        <w:t>-</w:t>
      </w:r>
      <w:r w:rsidR="003A1B7E" w:rsidRPr="00340616">
        <w:rPr>
          <w:rFonts w:ascii="Arial" w:hAnsi="Arial" w:cs="Arial"/>
          <w:sz w:val="24"/>
          <w:szCs w:val="24"/>
        </w:rPr>
        <w:t>size</w:t>
      </w:r>
      <w:r w:rsidR="00D901F3" w:rsidRPr="00340616">
        <w:rPr>
          <w:rFonts w:ascii="Arial" w:hAnsi="Arial" w:cs="Arial"/>
          <w:sz w:val="24"/>
          <w:szCs w:val="24"/>
        </w:rPr>
        <w:t>d</w:t>
      </w:r>
      <w:r w:rsidR="003A1B7E" w:rsidRPr="00340616">
        <w:rPr>
          <w:rFonts w:ascii="Arial" w:hAnsi="Arial" w:cs="Arial"/>
          <w:sz w:val="24"/>
          <w:szCs w:val="24"/>
        </w:rPr>
        <w:t xml:space="preserve"> agarose resin (20–25 </w:t>
      </w:r>
      <w:proofErr w:type="spellStart"/>
      <w:r w:rsidR="003A1B7E" w:rsidRPr="00340616">
        <w:rPr>
          <w:rFonts w:ascii="Arial" w:hAnsi="Arial" w:cs="Arial"/>
          <w:sz w:val="24"/>
          <w:szCs w:val="24"/>
        </w:rPr>
        <w:t>μm</w:t>
      </w:r>
      <w:proofErr w:type="spellEnd"/>
      <w:r w:rsidR="003A1B7E" w:rsidRPr="00340616">
        <w:rPr>
          <w:rFonts w:ascii="Arial" w:hAnsi="Arial" w:cs="Arial"/>
          <w:sz w:val="24"/>
          <w:szCs w:val="24"/>
        </w:rPr>
        <w:t>) with lower cross-linking</w:t>
      </w:r>
      <w:r w:rsidR="007F02EF" w:rsidRPr="00340616">
        <w:rPr>
          <w:rFonts w:ascii="Arial" w:hAnsi="Arial" w:cs="Arial"/>
          <w:sz w:val="24"/>
          <w:szCs w:val="24"/>
        </w:rPr>
        <w:t xml:space="preserve">. The results from this study </w:t>
      </w:r>
      <w:r w:rsidR="00B04E2B" w:rsidRPr="00340616">
        <w:rPr>
          <w:rFonts w:ascii="Arial" w:hAnsi="Arial" w:cs="Arial"/>
          <w:sz w:val="24"/>
          <w:szCs w:val="24"/>
        </w:rPr>
        <w:t>showed</w:t>
      </w:r>
      <w:r w:rsidR="007F02EF" w:rsidRPr="00340616">
        <w:rPr>
          <w:rFonts w:ascii="Arial" w:hAnsi="Arial" w:cs="Arial"/>
          <w:sz w:val="24"/>
          <w:szCs w:val="24"/>
        </w:rPr>
        <w:t xml:space="preserve"> a high productivity up to 140 g of </w:t>
      </w:r>
      <w:proofErr w:type="spellStart"/>
      <w:r w:rsidR="007F02EF" w:rsidRPr="00340616">
        <w:rPr>
          <w:rFonts w:ascii="Arial" w:hAnsi="Arial" w:cs="Arial"/>
          <w:sz w:val="24"/>
          <w:szCs w:val="24"/>
        </w:rPr>
        <w:t>mAb.L</w:t>
      </w:r>
      <w:proofErr w:type="spellEnd"/>
      <w:r w:rsidR="007F02EF" w:rsidRPr="00340616">
        <w:rPr>
          <w:rFonts w:ascii="Arial" w:hAnsi="Arial" w:cs="Arial"/>
          <w:sz w:val="24"/>
          <w:szCs w:val="24"/>
        </w:rPr>
        <w:t xml:space="preserve"> resin</w:t>
      </w:r>
      <w:r w:rsidR="007F02EF" w:rsidRPr="00340616">
        <w:rPr>
          <w:rFonts w:ascii="Arial" w:hAnsi="Arial" w:cs="Arial"/>
          <w:sz w:val="24"/>
          <w:szCs w:val="24"/>
          <w:vertAlign w:val="superscript"/>
        </w:rPr>
        <w:t>-1</w:t>
      </w:r>
      <w:r w:rsidR="007F02EF" w:rsidRPr="00340616">
        <w:rPr>
          <w:rFonts w:ascii="Arial" w:hAnsi="Arial" w:cs="Arial"/>
          <w:sz w:val="24"/>
          <w:szCs w:val="24"/>
        </w:rPr>
        <w:t>.hr</w:t>
      </w:r>
      <w:r w:rsidR="007F02EF" w:rsidRPr="00340616">
        <w:rPr>
          <w:rFonts w:ascii="Arial" w:hAnsi="Arial" w:cs="Arial"/>
          <w:sz w:val="24"/>
          <w:szCs w:val="24"/>
          <w:vertAlign w:val="superscript"/>
        </w:rPr>
        <w:t>-1</w:t>
      </w:r>
      <w:r w:rsidR="007F02EF" w:rsidRPr="00340616">
        <w:rPr>
          <w:rFonts w:ascii="Arial" w:hAnsi="Arial" w:cs="Arial"/>
          <w:sz w:val="24"/>
          <w:szCs w:val="24"/>
        </w:rPr>
        <w:t xml:space="preserve"> </w:t>
      </w:r>
      <w:r w:rsidR="00BE242D" w:rsidRPr="00340616">
        <w:rPr>
          <w:rFonts w:ascii="Arial" w:hAnsi="Arial" w:cs="Arial"/>
          <w:sz w:val="24"/>
          <w:szCs w:val="24"/>
        </w:rPr>
        <w:t>due to the increased binding capacity and a faster kinetics</w:t>
      </w:r>
      <w:r w:rsidR="00536601" w:rsidRPr="00340616">
        <w:rPr>
          <w:rFonts w:ascii="Arial" w:hAnsi="Arial" w:cs="Arial"/>
          <w:sz w:val="24"/>
          <w:szCs w:val="24"/>
        </w:rPr>
        <w:t xml:space="preserve"> </w:t>
      </w:r>
      <w:r w:rsidR="00D901F3" w:rsidRPr="00340616">
        <w:rPr>
          <w:rFonts w:ascii="Arial" w:hAnsi="Arial" w:cs="Arial"/>
          <w:sz w:val="24"/>
          <w:szCs w:val="24"/>
        </w:rPr>
        <w:t xml:space="preserve">comparing with </w:t>
      </w:r>
      <w:r w:rsidR="007F02EF" w:rsidRPr="00340616">
        <w:rPr>
          <w:rFonts w:ascii="Arial" w:hAnsi="Arial" w:cs="Arial"/>
          <w:sz w:val="24"/>
          <w:szCs w:val="24"/>
        </w:rPr>
        <w:t xml:space="preserve">the previous studies, where a commercial chromatography resins were used. </w:t>
      </w:r>
      <w:r w:rsidR="00CB2572" w:rsidRPr="00340616">
        <w:rPr>
          <w:rFonts w:ascii="Arial" w:hAnsi="Arial" w:cs="Arial"/>
          <w:sz w:val="24"/>
          <w:szCs w:val="24"/>
        </w:rPr>
        <w:t xml:space="preserve">A </w:t>
      </w:r>
      <w:r w:rsidR="000E41AE" w:rsidRPr="00340616">
        <w:rPr>
          <w:rFonts w:ascii="Arial" w:hAnsi="Arial" w:cs="Arial"/>
          <w:sz w:val="24"/>
          <w:szCs w:val="24"/>
        </w:rPr>
        <w:t xml:space="preserve">higher buffer usage compared with </w:t>
      </w:r>
      <w:r w:rsidR="00D901F3" w:rsidRPr="00340616">
        <w:rPr>
          <w:rFonts w:ascii="Arial" w:hAnsi="Arial" w:cs="Arial"/>
          <w:sz w:val="24"/>
          <w:szCs w:val="24"/>
        </w:rPr>
        <w:t xml:space="preserve">the </w:t>
      </w:r>
      <w:r w:rsidR="000E41AE" w:rsidRPr="00340616">
        <w:rPr>
          <w:rFonts w:ascii="Arial" w:hAnsi="Arial" w:cs="Arial"/>
          <w:sz w:val="24"/>
          <w:szCs w:val="24"/>
        </w:rPr>
        <w:t>batch</w:t>
      </w:r>
      <w:r w:rsidR="00CB2572" w:rsidRPr="00340616">
        <w:rPr>
          <w:rFonts w:ascii="Arial" w:hAnsi="Arial" w:cs="Arial"/>
          <w:sz w:val="24"/>
          <w:szCs w:val="24"/>
        </w:rPr>
        <w:t xml:space="preserve"> </w:t>
      </w:r>
      <w:r w:rsidR="000E41AE" w:rsidRPr="00340616">
        <w:rPr>
          <w:rFonts w:ascii="Arial" w:hAnsi="Arial" w:cs="Arial"/>
          <w:sz w:val="24"/>
          <w:szCs w:val="24"/>
        </w:rPr>
        <w:t>column operation</w:t>
      </w:r>
      <w:r w:rsidR="00CB2572" w:rsidRPr="00340616">
        <w:rPr>
          <w:rFonts w:ascii="Arial" w:hAnsi="Arial" w:cs="Arial"/>
          <w:sz w:val="24"/>
          <w:szCs w:val="24"/>
        </w:rPr>
        <w:t xml:space="preserve"> is considered as one of the main challenges associated with CCTC, where the </w:t>
      </w:r>
      <w:r w:rsidR="00D901F3" w:rsidRPr="00340616">
        <w:rPr>
          <w:rFonts w:ascii="Arial" w:hAnsi="Arial" w:cs="Arial"/>
          <w:sz w:val="24"/>
          <w:szCs w:val="24"/>
        </w:rPr>
        <w:t>employed small-sized resins</w:t>
      </w:r>
      <w:r w:rsidR="00152389" w:rsidRPr="00340616">
        <w:rPr>
          <w:rFonts w:ascii="Arial" w:hAnsi="Arial" w:cs="Arial"/>
          <w:sz w:val="24"/>
          <w:szCs w:val="24"/>
        </w:rPr>
        <w:t xml:space="preserve"> </w:t>
      </w:r>
      <w:r w:rsidR="00CB2572" w:rsidRPr="00340616">
        <w:rPr>
          <w:rFonts w:ascii="Arial" w:hAnsi="Arial" w:cs="Arial"/>
          <w:sz w:val="24"/>
          <w:szCs w:val="24"/>
        </w:rPr>
        <w:t xml:space="preserve">indicated a 2X reduction in buffer consumption for </w:t>
      </w:r>
      <w:r w:rsidR="00BA4318" w:rsidRPr="00340616">
        <w:rPr>
          <w:rFonts w:ascii="Arial" w:hAnsi="Arial" w:cs="Arial"/>
          <w:sz w:val="24"/>
          <w:szCs w:val="24"/>
        </w:rPr>
        <w:t>the</w:t>
      </w:r>
      <w:r w:rsidR="00152389" w:rsidRPr="00340616">
        <w:rPr>
          <w:rFonts w:ascii="Arial" w:hAnsi="Arial" w:cs="Arial"/>
          <w:sz w:val="24"/>
          <w:szCs w:val="24"/>
        </w:rPr>
        <w:t xml:space="preserve"> overall </w:t>
      </w:r>
      <w:r w:rsidR="00BA4318" w:rsidRPr="00340616">
        <w:rPr>
          <w:rFonts w:ascii="Arial" w:hAnsi="Arial" w:cs="Arial"/>
          <w:sz w:val="24"/>
          <w:szCs w:val="24"/>
        </w:rPr>
        <w:t>process</w:t>
      </w:r>
      <w:r w:rsidR="00A16BA7" w:rsidRPr="00340616">
        <w:rPr>
          <w:rFonts w:ascii="Arial" w:hAnsi="Arial" w:cs="Arial"/>
          <w:sz w:val="24"/>
          <w:szCs w:val="24"/>
        </w:rPr>
        <w:t xml:space="preserve"> </w:t>
      </w:r>
      <w:r w:rsidR="00A16BA7" w:rsidRPr="00340616">
        <w:rPr>
          <w:rFonts w:ascii="Arial" w:hAnsi="Arial" w:cs="Arial"/>
          <w:sz w:val="24"/>
          <w:szCs w:val="24"/>
        </w:rPr>
        <w:fldChar w:fldCharType="begin"/>
      </w:r>
      <w:r w:rsidR="004064FE" w:rsidRPr="00340616">
        <w:rPr>
          <w:rFonts w:ascii="Arial" w:hAnsi="Arial" w:cs="Arial"/>
          <w:sz w:val="24"/>
          <w:szCs w:val="24"/>
        </w:rPr>
        <w:instrText xml:space="preserve"> ADDIN EN.CITE &lt;EndNote&gt;&lt;Cite&gt;&lt;Author&gt;Fedorenko&lt;/Author&gt;&lt;Year&gt;2020&lt;/Year&gt;&lt;RecNum&gt;178&lt;/RecNum&gt;&lt;DisplayText&gt;(Fedorenko, Dutta et al. 2020)&lt;/DisplayText&gt;&lt;record&gt;&lt;rec-number&gt;178&lt;/rec-number&gt;&lt;foreign-keys&gt;&lt;key app="EN" db-id="dttspz0ess90ave9x9652sddvz2xewewf299" timestamp="1588959754" guid="10c2649f-83a9-4d88-9dda-c012b9b0d846"&gt;178&lt;/key&gt;&lt;/foreign-keys&gt;&lt;ref-type name="Journal Article"&gt;17&lt;/ref-type&gt;&lt;contributors&gt;&lt;authors&gt;&lt;author&gt;Fedorenko, Dmitriy&lt;/author&gt;&lt;author&gt;Dutta, Amit K&lt;/author&gt;&lt;author&gt;Tan, Jasmine&lt;/author&gt;&lt;author&gt;Walko, Jonathan&lt;/author&gt;&lt;author&gt;Brower, Mark&lt;/author&gt;&lt;author&gt;Pinto, Nuno DS&lt;/author&gt;&lt;author&gt;Zydney, Andrew L&lt;/author&gt;&lt;author&gt;Shinkazh, Oleg %J Biotechnology&lt;/author&gt;&lt;author&gt;bioengineering&lt;/author&gt;&lt;/authors&gt;&lt;/contributors&gt;&lt;titles&gt;&lt;title&gt;Improved protein A resin for antibody capture in a continuous countercurrent tangential chromatography system&lt;/title&gt;&lt;/titles&gt;&lt;pages&gt;646-653&lt;/pages&gt;&lt;volume&gt;117&lt;/volume&gt;&lt;number&gt;3&lt;/number&gt;&lt;dates&gt;&lt;year&gt;2020&lt;/year&gt;&lt;/dates&gt;&lt;isbn&gt;0006-3592&lt;/isbn&gt;&lt;urls&gt;&lt;/urls&gt;&lt;/record&gt;&lt;/Cite&gt;&lt;/EndNote&gt;</w:instrText>
      </w:r>
      <w:r w:rsidR="00A16BA7" w:rsidRPr="00340616">
        <w:rPr>
          <w:rFonts w:ascii="Arial" w:hAnsi="Arial" w:cs="Arial"/>
          <w:sz w:val="24"/>
          <w:szCs w:val="24"/>
        </w:rPr>
        <w:fldChar w:fldCharType="separate"/>
      </w:r>
      <w:r w:rsidR="00A16BA7" w:rsidRPr="00340616">
        <w:rPr>
          <w:rFonts w:ascii="Arial" w:hAnsi="Arial" w:cs="Arial"/>
          <w:noProof/>
          <w:sz w:val="24"/>
          <w:szCs w:val="24"/>
        </w:rPr>
        <w:t>(Fedorenko, Dutta et al. 2020)</w:t>
      </w:r>
      <w:r w:rsidR="00A16BA7" w:rsidRPr="00340616">
        <w:rPr>
          <w:rFonts w:ascii="Arial" w:hAnsi="Arial" w:cs="Arial"/>
          <w:sz w:val="24"/>
          <w:szCs w:val="24"/>
        </w:rPr>
        <w:fldChar w:fldCharType="end"/>
      </w:r>
      <w:r w:rsidR="00A16BA7" w:rsidRPr="00340616">
        <w:rPr>
          <w:rFonts w:ascii="Arial" w:hAnsi="Arial" w:cs="Arial"/>
          <w:sz w:val="24"/>
          <w:szCs w:val="24"/>
        </w:rPr>
        <w:t xml:space="preserve">. </w:t>
      </w:r>
    </w:p>
    <w:p w14:paraId="090BF0CF" w14:textId="77777777" w:rsidR="0004792A" w:rsidRPr="00340616" w:rsidRDefault="0004792A" w:rsidP="00340616">
      <w:pPr>
        <w:spacing w:after="0" w:line="240" w:lineRule="auto"/>
        <w:jc w:val="both"/>
        <w:textAlignment w:val="center"/>
        <w:rPr>
          <w:rFonts w:ascii="Arial" w:eastAsia="Times New Roman" w:hAnsi="Arial" w:cs="Arial"/>
          <w:sz w:val="24"/>
          <w:szCs w:val="24"/>
          <w:highlight w:val="yellow"/>
        </w:rPr>
      </w:pPr>
    </w:p>
    <w:p w14:paraId="2A21E468" w14:textId="77777777" w:rsidR="00BA58F0" w:rsidRPr="00340616" w:rsidRDefault="008B7293" w:rsidP="00340616">
      <w:pPr>
        <w:pStyle w:val="Heading2"/>
        <w:numPr>
          <w:ilvl w:val="1"/>
          <w:numId w:val="14"/>
        </w:numPr>
        <w:jc w:val="both"/>
        <w:rPr>
          <w:rFonts w:eastAsia="Times New Roman" w:cs="Arial"/>
          <w:sz w:val="24"/>
          <w:szCs w:val="24"/>
        </w:rPr>
      </w:pPr>
      <w:r w:rsidRPr="00340616">
        <w:rPr>
          <w:rFonts w:eastAsia="Times New Roman" w:cs="Arial"/>
          <w:sz w:val="24"/>
          <w:szCs w:val="24"/>
        </w:rPr>
        <w:t>A</w:t>
      </w:r>
      <w:bookmarkEnd w:id="0"/>
      <w:r w:rsidR="00CD2310" w:rsidRPr="00340616">
        <w:rPr>
          <w:rFonts w:eastAsia="Times New Roman" w:cs="Arial"/>
          <w:sz w:val="24"/>
          <w:szCs w:val="24"/>
        </w:rPr>
        <w:t xml:space="preserve">queous Two-Phase Extraction </w:t>
      </w:r>
    </w:p>
    <w:p w14:paraId="71442DE3" w14:textId="77777777" w:rsidR="00CD2310" w:rsidRPr="00340616" w:rsidRDefault="00CD2310" w:rsidP="00340616">
      <w:pPr>
        <w:jc w:val="both"/>
        <w:rPr>
          <w:rFonts w:ascii="Arial" w:hAnsi="Arial" w:cs="Arial"/>
          <w:sz w:val="24"/>
          <w:szCs w:val="24"/>
        </w:rPr>
      </w:pPr>
    </w:p>
    <w:p w14:paraId="5FA161F0" w14:textId="429214C6" w:rsidR="00A85A5D" w:rsidRPr="00340616" w:rsidRDefault="00965B7B" w:rsidP="00340616">
      <w:pPr>
        <w:spacing w:after="0" w:line="360" w:lineRule="auto"/>
        <w:ind w:firstLine="720"/>
        <w:jc w:val="both"/>
        <w:textAlignment w:val="center"/>
        <w:rPr>
          <w:rFonts w:ascii="Arial" w:eastAsia="Times New Roman" w:hAnsi="Arial" w:cs="Arial"/>
          <w:color w:val="000000"/>
          <w:sz w:val="24"/>
          <w:szCs w:val="24"/>
        </w:rPr>
      </w:pPr>
      <w:r w:rsidRPr="00340616">
        <w:rPr>
          <w:rFonts w:ascii="Arial" w:hAnsi="Arial" w:cs="Arial"/>
          <w:sz w:val="24"/>
          <w:szCs w:val="24"/>
        </w:rPr>
        <w:t>Aqueous two-phase extraction (ATPE) is considered as a low-cost technique for a continuous downstream processing</w:t>
      </w:r>
      <w:r w:rsidR="00382C1F" w:rsidRPr="00340616">
        <w:rPr>
          <w:rFonts w:ascii="Arial" w:hAnsi="Arial" w:cs="Arial"/>
          <w:sz w:val="24"/>
          <w:szCs w:val="24"/>
        </w:rPr>
        <w:t xml:space="preserve">, </w:t>
      </w:r>
      <w:r w:rsidRPr="00340616">
        <w:rPr>
          <w:rFonts w:ascii="Arial" w:hAnsi="Arial" w:cs="Arial"/>
          <w:sz w:val="24"/>
          <w:szCs w:val="24"/>
        </w:rPr>
        <w:t xml:space="preserve">which offers a </w:t>
      </w:r>
      <w:del w:id="1" w:author="Coffman, Jon" w:date="2020-05-11T08:35:00Z">
        <w:r w:rsidRPr="00340616" w:rsidDel="00F0340D">
          <w:rPr>
            <w:rFonts w:ascii="Arial" w:hAnsi="Arial" w:cs="Arial"/>
            <w:sz w:val="24"/>
            <w:szCs w:val="24"/>
          </w:rPr>
          <w:delText>high selectivity</w:delText>
        </w:r>
      </w:del>
      <w:ins w:id="2" w:author="Coffman, Jon" w:date="2020-05-11T08:35:00Z">
        <w:r w:rsidR="00F0340D">
          <w:rPr>
            <w:rFonts w:ascii="Arial" w:hAnsi="Arial" w:cs="Arial"/>
            <w:sz w:val="24"/>
            <w:szCs w:val="24"/>
          </w:rPr>
          <w:t>moderate selectivity</w:t>
        </w:r>
      </w:ins>
      <w:r w:rsidRPr="00340616">
        <w:rPr>
          <w:rFonts w:ascii="Arial" w:hAnsi="Arial" w:cs="Arial"/>
          <w:sz w:val="24"/>
          <w:szCs w:val="24"/>
        </w:rPr>
        <w:t xml:space="preserve"> and </w:t>
      </w:r>
      <w:ins w:id="3" w:author="Coffman, Jon" w:date="2020-05-11T08:35:00Z">
        <w:r w:rsidR="00F0340D">
          <w:rPr>
            <w:rFonts w:ascii="Arial" w:hAnsi="Arial" w:cs="Arial"/>
            <w:sz w:val="24"/>
            <w:szCs w:val="24"/>
          </w:rPr>
          <w:t xml:space="preserve">high </w:t>
        </w:r>
      </w:ins>
      <w:r w:rsidRPr="00340616">
        <w:rPr>
          <w:rFonts w:ascii="Arial" w:hAnsi="Arial" w:cs="Arial"/>
          <w:sz w:val="24"/>
          <w:szCs w:val="24"/>
        </w:rPr>
        <w:t xml:space="preserve">yield for the </w:t>
      </w:r>
      <w:r w:rsidR="00382C1F" w:rsidRPr="00340616">
        <w:rPr>
          <w:rFonts w:ascii="Arial" w:hAnsi="Arial" w:cs="Arial"/>
          <w:sz w:val="24"/>
          <w:szCs w:val="24"/>
        </w:rPr>
        <w:t xml:space="preserve">purification of </w:t>
      </w:r>
      <w:r w:rsidRPr="00340616">
        <w:rPr>
          <w:rFonts w:ascii="Arial" w:hAnsi="Arial" w:cs="Arial"/>
          <w:sz w:val="24"/>
          <w:szCs w:val="24"/>
        </w:rPr>
        <w:t>biomolecules.</w:t>
      </w:r>
      <w:r w:rsidR="00A85A5D" w:rsidRPr="00340616">
        <w:rPr>
          <w:rFonts w:ascii="Arial" w:eastAsia="Times New Roman" w:hAnsi="Arial" w:cs="Arial"/>
          <w:color w:val="000000"/>
          <w:sz w:val="24"/>
          <w:szCs w:val="24"/>
        </w:rPr>
        <w:t xml:space="preserve"> </w:t>
      </w:r>
      <w:r w:rsidRPr="00340616">
        <w:rPr>
          <w:rFonts w:ascii="Arial" w:eastAsia="Times New Roman" w:hAnsi="Arial" w:cs="Arial"/>
          <w:color w:val="000000"/>
          <w:sz w:val="24"/>
          <w:szCs w:val="24"/>
        </w:rPr>
        <w:t xml:space="preserve">One </w:t>
      </w:r>
      <w:r w:rsidR="00382C1F" w:rsidRPr="00340616">
        <w:rPr>
          <w:rFonts w:ascii="Arial" w:eastAsia="Times New Roman" w:hAnsi="Arial" w:cs="Arial"/>
          <w:color w:val="000000"/>
          <w:sz w:val="24"/>
          <w:szCs w:val="24"/>
        </w:rPr>
        <w:t>of the early developments of the</w:t>
      </w:r>
      <w:r w:rsidRPr="00340616">
        <w:rPr>
          <w:rFonts w:ascii="Arial" w:eastAsia="Times New Roman" w:hAnsi="Arial" w:cs="Arial"/>
          <w:color w:val="000000"/>
          <w:sz w:val="24"/>
          <w:szCs w:val="24"/>
        </w:rPr>
        <w:t xml:space="preserve"> continuous ATPE</w:t>
      </w:r>
      <w:r w:rsidR="00382C1F" w:rsidRPr="00340616">
        <w:rPr>
          <w:rFonts w:ascii="Arial" w:eastAsia="Times New Roman" w:hAnsi="Arial" w:cs="Arial"/>
          <w:color w:val="000000"/>
          <w:sz w:val="24"/>
          <w:szCs w:val="24"/>
        </w:rPr>
        <w:t xml:space="preserve">, </w:t>
      </w:r>
      <w:r w:rsidRPr="00340616">
        <w:rPr>
          <w:rFonts w:ascii="Arial" w:eastAsia="Times New Roman" w:hAnsi="Arial" w:cs="Arial"/>
          <w:color w:val="000000"/>
          <w:sz w:val="24"/>
          <w:szCs w:val="24"/>
        </w:rPr>
        <w:t xml:space="preserve">in </w:t>
      </w:r>
      <w:r w:rsidR="00382C1F" w:rsidRPr="00340616">
        <w:rPr>
          <w:rFonts w:ascii="Arial" w:eastAsia="Times New Roman" w:hAnsi="Arial" w:cs="Arial"/>
          <w:color w:val="000000"/>
          <w:sz w:val="24"/>
          <w:szCs w:val="24"/>
        </w:rPr>
        <w:t xml:space="preserve">a </w:t>
      </w:r>
      <w:r w:rsidRPr="00340616">
        <w:rPr>
          <w:rFonts w:ascii="Arial" w:eastAsia="Times New Roman" w:hAnsi="Arial" w:cs="Arial"/>
          <w:color w:val="000000"/>
          <w:sz w:val="24"/>
          <w:szCs w:val="24"/>
        </w:rPr>
        <w:t>pilot scale</w:t>
      </w:r>
      <w:r w:rsidR="00382C1F" w:rsidRPr="00340616">
        <w:rPr>
          <w:rFonts w:ascii="Arial" w:eastAsia="Times New Roman" w:hAnsi="Arial" w:cs="Arial"/>
          <w:color w:val="000000"/>
          <w:sz w:val="24"/>
          <w:szCs w:val="24"/>
        </w:rPr>
        <w:t xml:space="preserve">, </w:t>
      </w:r>
      <w:r w:rsidRPr="00340616">
        <w:rPr>
          <w:rFonts w:ascii="Arial" w:eastAsia="Times New Roman" w:hAnsi="Arial" w:cs="Arial"/>
          <w:color w:val="000000"/>
          <w:sz w:val="24"/>
          <w:szCs w:val="24"/>
        </w:rPr>
        <w:t>was developed by Boland et al. (1990) for purification of bovine liver, using PEG and phosphate systems. The experiments were conducted using two-disc separators</w:t>
      </w:r>
      <w:r w:rsidR="00C458F7" w:rsidRPr="00340616">
        <w:rPr>
          <w:rFonts w:ascii="Arial" w:eastAsia="Times New Roman" w:hAnsi="Arial" w:cs="Arial"/>
          <w:color w:val="000000"/>
          <w:sz w:val="24"/>
          <w:szCs w:val="24"/>
        </w:rPr>
        <w:t xml:space="preserve">, which yielded </w:t>
      </w:r>
      <w:r w:rsidRPr="00340616">
        <w:rPr>
          <w:rFonts w:ascii="Arial" w:eastAsia="Times New Roman" w:hAnsi="Arial" w:cs="Arial"/>
          <w:color w:val="000000"/>
          <w:sz w:val="24"/>
          <w:szCs w:val="24"/>
        </w:rPr>
        <w:t>a 4-fold purification factor with respect to soluble proteins</w:t>
      </w:r>
      <w:r w:rsidR="00C458F7" w:rsidRPr="00340616">
        <w:rPr>
          <w:rFonts w:ascii="Arial" w:eastAsia="Times New Roman" w:hAnsi="Arial" w:cs="Arial"/>
          <w:color w:val="000000"/>
          <w:sz w:val="24"/>
          <w:szCs w:val="24"/>
        </w:rPr>
        <w:t>, mean</w:t>
      </w:r>
      <w:r w:rsidR="00263EA7" w:rsidRPr="00340616">
        <w:rPr>
          <w:rFonts w:ascii="Arial" w:eastAsia="Times New Roman" w:hAnsi="Arial" w:cs="Arial"/>
          <w:color w:val="000000"/>
          <w:sz w:val="24"/>
          <w:szCs w:val="24"/>
        </w:rPr>
        <w:t>while a</w:t>
      </w:r>
      <w:r w:rsidRPr="00340616">
        <w:rPr>
          <w:rFonts w:ascii="Arial" w:eastAsia="Times New Roman" w:hAnsi="Arial" w:cs="Arial"/>
          <w:color w:val="000000"/>
          <w:sz w:val="24"/>
          <w:szCs w:val="24"/>
        </w:rPr>
        <w:t xml:space="preserve"> recovery of 83%</w:t>
      </w:r>
      <w:r w:rsidR="009927F4" w:rsidRPr="00340616">
        <w:rPr>
          <w:rFonts w:ascii="Arial" w:eastAsia="Times New Roman" w:hAnsi="Arial" w:cs="Arial"/>
          <w:color w:val="000000"/>
          <w:sz w:val="24"/>
          <w:szCs w:val="24"/>
        </w:rPr>
        <w:t xml:space="preserve"> was achieved</w:t>
      </w:r>
      <w:r w:rsidR="001F53E2" w:rsidRPr="00340616">
        <w:rPr>
          <w:rFonts w:ascii="Arial" w:eastAsia="Times New Roman" w:hAnsi="Arial" w:cs="Arial"/>
          <w:color w:val="000000"/>
          <w:sz w:val="24"/>
          <w:szCs w:val="24"/>
        </w:rPr>
        <w:t xml:space="preserve"> </w:t>
      </w:r>
      <w:r w:rsidR="001F53E2" w:rsidRPr="00340616">
        <w:rPr>
          <w:rFonts w:ascii="Arial" w:eastAsia="Times New Roman" w:hAnsi="Arial" w:cs="Arial"/>
          <w:color w:val="000000"/>
          <w:sz w:val="24"/>
          <w:szCs w:val="24"/>
        </w:rPr>
        <w:fldChar w:fldCharType="begin"/>
      </w:r>
      <w:r w:rsidR="001077D4" w:rsidRPr="00340616">
        <w:rPr>
          <w:rFonts w:ascii="Arial" w:eastAsia="Times New Roman" w:hAnsi="Arial" w:cs="Arial"/>
          <w:color w:val="000000"/>
          <w:sz w:val="24"/>
          <w:szCs w:val="24"/>
        </w:rPr>
        <w:instrText xml:space="preserve"> ADDIN EN.CITE &lt;EndNote&gt;&lt;Cite&gt;&lt;Author&gt;Boland&lt;/Author&gt;&lt;Year&gt;1991&lt;/Year&gt;&lt;RecNum&gt;181&lt;/RecNum&gt;&lt;DisplayText&gt;(Boland, Hesselink et al. 1991)&lt;/DisplayText&gt;&lt;record&gt;&lt;rec-number&gt;181&lt;/rec-number&gt;&lt;foreign-keys&gt;&lt;key app="EN" db-id="dttspz0ess90ave9x9652sddvz2xewewf299" timestamp="1589124566" guid="e4c9f02e-0726-4360-87ca-cc03bc16cc9c"&gt;181&lt;/key&gt;&lt;/foreign-keys&gt;&lt;ref-type name="Journal Article"&gt;17&lt;/ref-type&gt;&lt;contributors&gt;&lt;authors&gt;&lt;author&gt;Boland, Michael J&lt;/author&gt;&lt;author&gt;Hesselink, Paul GM&lt;/author&gt;&lt;author&gt;Papamichael, Neophytos&lt;/author&gt;&lt;author&gt;Hustedt, Helmut %J Journal of biotechnology&lt;/author&gt;&lt;/authors&gt;&lt;/contributors&gt;&lt;titles&gt;&lt;title&gt;Extractive purification of enzymes from animal tissue using aqueous two phase systems: pilot scale studies&lt;/title&gt;&lt;/titles&gt;&lt;pages&gt;19-33&lt;/pages&gt;&lt;volume&gt;19&lt;/volume&gt;&lt;number&gt;1&lt;/number&gt;&lt;dates&gt;&lt;year&gt;1991&lt;/year&gt;&lt;/dates&gt;&lt;isbn&gt;0168-1656&lt;/isbn&gt;&lt;urls&gt;&lt;/urls&gt;&lt;/record&gt;&lt;/Cite&gt;&lt;/EndNote&gt;</w:instrText>
      </w:r>
      <w:r w:rsidR="001F53E2" w:rsidRPr="00340616">
        <w:rPr>
          <w:rFonts w:ascii="Arial" w:eastAsia="Times New Roman" w:hAnsi="Arial" w:cs="Arial"/>
          <w:color w:val="000000"/>
          <w:sz w:val="24"/>
          <w:szCs w:val="24"/>
        </w:rPr>
        <w:fldChar w:fldCharType="separate"/>
      </w:r>
      <w:r w:rsidR="001F53E2" w:rsidRPr="00340616">
        <w:rPr>
          <w:rFonts w:ascii="Arial" w:eastAsia="Times New Roman" w:hAnsi="Arial" w:cs="Arial"/>
          <w:noProof/>
          <w:color w:val="000000"/>
          <w:sz w:val="24"/>
          <w:szCs w:val="24"/>
        </w:rPr>
        <w:t>(Boland, Hesselink et al. 1991)</w:t>
      </w:r>
      <w:r w:rsidR="001F53E2" w:rsidRPr="00340616">
        <w:rPr>
          <w:rFonts w:ascii="Arial" w:eastAsia="Times New Roman" w:hAnsi="Arial" w:cs="Arial"/>
          <w:color w:val="000000"/>
          <w:sz w:val="24"/>
          <w:szCs w:val="24"/>
        </w:rPr>
        <w:fldChar w:fldCharType="end"/>
      </w:r>
      <w:r w:rsidR="001F53E2" w:rsidRPr="00340616">
        <w:rPr>
          <w:rFonts w:ascii="Arial" w:eastAsia="Times New Roman" w:hAnsi="Arial" w:cs="Arial"/>
          <w:color w:val="000000"/>
          <w:sz w:val="24"/>
          <w:szCs w:val="24"/>
        </w:rPr>
        <w:t xml:space="preserve">. </w:t>
      </w:r>
    </w:p>
    <w:p w14:paraId="4D37136C" w14:textId="77777777" w:rsidR="00A85A5D" w:rsidRPr="00340616" w:rsidRDefault="006965E5" w:rsidP="00340616">
      <w:pPr>
        <w:spacing w:after="0" w:line="360" w:lineRule="auto"/>
        <w:ind w:firstLine="720"/>
        <w:jc w:val="both"/>
        <w:textAlignment w:val="center"/>
        <w:rPr>
          <w:rFonts w:ascii="Arial" w:eastAsia="Times New Roman" w:hAnsi="Arial" w:cs="Arial"/>
          <w:color w:val="000000"/>
          <w:sz w:val="24"/>
          <w:szCs w:val="24"/>
        </w:rPr>
      </w:pPr>
      <w:r w:rsidRPr="00340616">
        <w:rPr>
          <w:rFonts w:ascii="Arial" w:hAnsi="Arial" w:cs="Arial"/>
          <w:sz w:val="24"/>
          <w:szCs w:val="24"/>
        </w:rPr>
        <w:t xml:space="preserve">For the purification of antibody from a CHO cells supernatant, </w:t>
      </w:r>
      <w:r w:rsidR="00965B7B" w:rsidRPr="00340616">
        <w:rPr>
          <w:rFonts w:ascii="Arial" w:hAnsi="Arial" w:cs="Arial"/>
          <w:sz w:val="24"/>
          <w:szCs w:val="24"/>
        </w:rPr>
        <w:t>Rosa et al. (2012) used a packed</w:t>
      </w:r>
      <w:r w:rsidRPr="00340616">
        <w:rPr>
          <w:rFonts w:ascii="Arial" w:hAnsi="Arial" w:cs="Arial"/>
          <w:sz w:val="24"/>
          <w:szCs w:val="24"/>
        </w:rPr>
        <w:t>-</w:t>
      </w:r>
      <w:r w:rsidR="00965B7B" w:rsidRPr="00340616">
        <w:rPr>
          <w:rFonts w:ascii="Arial" w:hAnsi="Arial" w:cs="Arial"/>
          <w:sz w:val="24"/>
          <w:szCs w:val="24"/>
        </w:rPr>
        <w:t xml:space="preserve">column contactor </w:t>
      </w:r>
      <w:r w:rsidR="00887A2F" w:rsidRPr="00340616">
        <w:rPr>
          <w:rFonts w:ascii="Arial" w:hAnsi="Arial" w:cs="Arial"/>
          <w:sz w:val="24"/>
          <w:szCs w:val="24"/>
        </w:rPr>
        <w:t>during</w:t>
      </w:r>
      <w:r w:rsidR="00965B7B" w:rsidRPr="00340616">
        <w:rPr>
          <w:rFonts w:ascii="Arial" w:hAnsi="Arial" w:cs="Arial"/>
          <w:sz w:val="24"/>
          <w:szCs w:val="24"/>
        </w:rPr>
        <w:t xml:space="preserve"> the continuous counter-current ATPE</w:t>
      </w:r>
      <w:r w:rsidRPr="00340616">
        <w:rPr>
          <w:rFonts w:ascii="Arial" w:hAnsi="Arial" w:cs="Arial"/>
          <w:sz w:val="24"/>
          <w:szCs w:val="24"/>
        </w:rPr>
        <w:t xml:space="preserve"> </w:t>
      </w:r>
      <w:r w:rsidR="00887A2F" w:rsidRPr="00340616">
        <w:rPr>
          <w:rFonts w:ascii="Arial" w:hAnsi="Arial" w:cs="Arial"/>
          <w:sz w:val="24"/>
          <w:szCs w:val="24"/>
        </w:rPr>
        <w:t>process</w:t>
      </w:r>
      <w:r w:rsidR="00965B7B" w:rsidRPr="00340616">
        <w:rPr>
          <w:rFonts w:ascii="Arial" w:hAnsi="Arial" w:cs="Arial"/>
          <w:sz w:val="24"/>
          <w:szCs w:val="24"/>
        </w:rPr>
        <w:t>. The initial experiments confirmed the capability of th</w:t>
      </w:r>
      <w:r w:rsidRPr="00340616">
        <w:rPr>
          <w:rFonts w:ascii="Arial" w:hAnsi="Arial" w:cs="Arial"/>
          <w:sz w:val="24"/>
          <w:szCs w:val="24"/>
        </w:rPr>
        <w:t>e</w:t>
      </w:r>
      <w:r w:rsidR="00965B7B" w:rsidRPr="00340616">
        <w:rPr>
          <w:rFonts w:ascii="Arial" w:hAnsi="Arial" w:cs="Arial"/>
          <w:sz w:val="24"/>
          <w:szCs w:val="24"/>
        </w:rPr>
        <w:t xml:space="preserve"> system to recover 65% of the antibodies</w:t>
      </w:r>
      <w:r w:rsidR="00DD08B1" w:rsidRPr="00340616">
        <w:rPr>
          <w:rFonts w:ascii="Arial" w:hAnsi="Arial" w:cs="Arial"/>
          <w:sz w:val="24"/>
          <w:szCs w:val="24"/>
        </w:rPr>
        <w:t xml:space="preserve"> and </w:t>
      </w:r>
      <w:r w:rsidR="00965B7B" w:rsidRPr="00340616">
        <w:rPr>
          <w:rFonts w:ascii="Arial" w:hAnsi="Arial" w:cs="Arial"/>
          <w:sz w:val="24"/>
          <w:szCs w:val="24"/>
        </w:rPr>
        <w:t>removal of more than 80% of impurities. In order to improve the recovery and purity</w:t>
      </w:r>
      <w:r w:rsidR="00887A2F" w:rsidRPr="00340616">
        <w:rPr>
          <w:rFonts w:ascii="Arial" w:hAnsi="Arial" w:cs="Arial"/>
          <w:sz w:val="24"/>
          <w:szCs w:val="24"/>
        </w:rPr>
        <w:t xml:space="preserve">, </w:t>
      </w:r>
      <w:r w:rsidR="00965B7B" w:rsidRPr="00340616">
        <w:rPr>
          <w:rFonts w:ascii="Arial" w:hAnsi="Arial" w:cs="Arial"/>
          <w:sz w:val="24"/>
          <w:szCs w:val="24"/>
        </w:rPr>
        <w:t xml:space="preserve">a mixer settler was </w:t>
      </w:r>
      <w:r w:rsidR="00DD08B1" w:rsidRPr="00340616">
        <w:rPr>
          <w:rFonts w:ascii="Arial" w:hAnsi="Arial" w:cs="Arial"/>
          <w:sz w:val="24"/>
          <w:szCs w:val="24"/>
        </w:rPr>
        <w:t xml:space="preserve">used </w:t>
      </w:r>
      <w:r w:rsidR="00965B7B" w:rsidRPr="00340616">
        <w:rPr>
          <w:rFonts w:ascii="Arial" w:hAnsi="Arial" w:cs="Arial"/>
          <w:sz w:val="24"/>
          <w:szCs w:val="24"/>
        </w:rPr>
        <w:t xml:space="preserve">in this system where the recovery and the protein removal both </w:t>
      </w:r>
      <w:r w:rsidR="00887A2F" w:rsidRPr="00340616">
        <w:rPr>
          <w:rFonts w:ascii="Arial" w:hAnsi="Arial" w:cs="Arial"/>
          <w:sz w:val="24"/>
          <w:szCs w:val="24"/>
        </w:rPr>
        <w:t xml:space="preserve">increased </w:t>
      </w:r>
      <w:r w:rsidR="00965B7B" w:rsidRPr="00340616">
        <w:rPr>
          <w:rFonts w:ascii="Arial" w:hAnsi="Arial" w:cs="Arial"/>
          <w:sz w:val="24"/>
          <w:szCs w:val="24"/>
        </w:rPr>
        <w:t>for about 85%</w:t>
      </w:r>
      <w:r w:rsidR="001F53E2" w:rsidRPr="00340616">
        <w:rPr>
          <w:rFonts w:ascii="Arial" w:hAnsi="Arial" w:cs="Arial"/>
          <w:sz w:val="24"/>
          <w:szCs w:val="24"/>
        </w:rPr>
        <w:t xml:space="preserve"> </w:t>
      </w:r>
      <w:r w:rsidR="001F53E2" w:rsidRPr="00340616">
        <w:rPr>
          <w:rFonts w:ascii="Arial" w:hAnsi="Arial" w:cs="Arial"/>
          <w:sz w:val="24"/>
          <w:szCs w:val="24"/>
        </w:rPr>
        <w:fldChar w:fldCharType="begin"/>
      </w:r>
      <w:r w:rsidR="001077D4" w:rsidRPr="00340616">
        <w:rPr>
          <w:rFonts w:ascii="Arial" w:hAnsi="Arial" w:cs="Arial"/>
          <w:sz w:val="24"/>
          <w:szCs w:val="24"/>
        </w:rPr>
        <w:instrText xml:space="preserve"> ADDIN EN.CITE &lt;EndNote&gt;&lt;Cite&gt;&lt;Author&gt;Rosa&lt;/Author&gt;&lt;Year&gt;2012&lt;/Year&gt;&lt;RecNum&gt;182&lt;/RecNum&gt;&lt;DisplayText&gt;(Rosa, Azevedo et al. 2012)&lt;/DisplayText&gt;&lt;record&gt;&lt;rec-number&gt;182&lt;/rec-number&gt;&lt;foreign-keys&gt;&lt;key app="EN" db-id="dttspz0ess90ave9x9652sddvz2xewewf299" timestamp="1589124630" guid="2e441535-f920-4aa0-8e6d-6f95b2df2aba"&gt;182&lt;/key&gt;&lt;/foreign-keys&gt;&lt;ref-type name="Journal Article"&gt;17&lt;/ref-type&gt;&lt;contributors&gt;&lt;authors&gt;&lt;author&gt;Rosa, PAJ&lt;/author&gt;&lt;author&gt;Azevedo, AM&lt;/author&gt;&lt;author&gt;Sommerfeld, S&lt;/author&gt;&lt;author&gt;Bäcker, W&lt;/author&gt;&lt;author&gt;Aires-Barros, MR %J Journal of Chromatography B&lt;/author&gt;&lt;/authors&gt;&lt;/contributors&gt;&lt;titles&gt;&lt;title&gt;Continuous aqueous two-phase extraction of human antibodies using a packed column&lt;/title&gt;&lt;/titles&gt;&lt;pages&gt;148-156&lt;/pages&gt;&lt;volume&gt;880&lt;/volume&gt;&lt;dates&gt;&lt;year&gt;2012&lt;/year&gt;&lt;/dates&gt;&lt;isbn&gt;1570-0232&lt;/isbn&gt;&lt;urls&gt;&lt;/urls&gt;&lt;/record&gt;&lt;/Cite&gt;&lt;/EndNote&gt;</w:instrText>
      </w:r>
      <w:r w:rsidR="001F53E2" w:rsidRPr="00340616">
        <w:rPr>
          <w:rFonts w:ascii="Arial" w:hAnsi="Arial" w:cs="Arial"/>
          <w:sz w:val="24"/>
          <w:szCs w:val="24"/>
        </w:rPr>
        <w:fldChar w:fldCharType="separate"/>
      </w:r>
      <w:r w:rsidR="001F53E2" w:rsidRPr="00340616">
        <w:rPr>
          <w:rFonts w:ascii="Arial" w:hAnsi="Arial" w:cs="Arial"/>
          <w:noProof/>
          <w:sz w:val="24"/>
          <w:szCs w:val="24"/>
        </w:rPr>
        <w:t>(Rosa, Azevedo et al. 2012)</w:t>
      </w:r>
      <w:r w:rsidR="001F53E2" w:rsidRPr="00340616">
        <w:rPr>
          <w:rFonts w:ascii="Arial" w:hAnsi="Arial" w:cs="Arial"/>
          <w:sz w:val="24"/>
          <w:szCs w:val="24"/>
        </w:rPr>
        <w:fldChar w:fldCharType="end"/>
      </w:r>
      <w:r w:rsidR="001F53E2" w:rsidRPr="00340616">
        <w:rPr>
          <w:rFonts w:ascii="Arial" w:hAnsi="Arial" w:cs="Arial"/>
          <w:sz w:val="24"/>
          <w:szCs w:val="24"/>
        </w:rPr>
        <w:t xml:space="preserve">. </w:t>
      </w:r>
    </w:p>
    <w:p w14:paraId="54F0EAE7" w14:textId="77777777" w:rsidR="00965B7B" w:rsidRPr="00340616" w:rsidRDefault="00965B7B" w:rsidP="00340616">
      <w:pPr>
        <w:spacing w:after="0" w:line="360" w:lineRule="auto"/>
        <w:ind w:firstLine="720"/>
        <w:jc w:val="both"/>
        <w:textAlignment w:val="center"/>
        <w:rPr>
          <w:rFonts w:ascii="Arial" w:eastAsia="Times New Roman" w:hAnsi="Arial" w:cs="Arial"/>
          <w:color w:val="000000"/>
          <w:sz w:val="24"/>
          <w:szCs w:val="24"/>
        </w:rPr>
      </w:pPr>
      <w:proofErr w:type="spellStart"/>
      <w:r w:rsidRPr="00340616">
        <w:rPr>
          <w:rFonts w:ascii="Arial" w:hAnsi="Arial" w:cs="Arial"/>
          <w:sz w:val="24"/>
          <w:szCs w:val="24"/>
        </w:rPr>
        <w:t>Eggersgluess</w:t>
      </w:r>
      <w:proofErr w:type="spellEnd"/>
      <w:r w:rsidRPr="00340616">
        <w:rPr>
          <w:rFonts w:ascii="Arial" w:hAnsi="Arial" w:cs="Arial"/>
          <w:sz w:val="24"/>
          <w:szCs w:val="24"/>
        </w:rPr>
        <w:t xml:space="preserve"> et al. (2014) developed a continuous countercurrent multi-stage </w:t>
      </w:r>
      <w:r w:rsidR="00887A2F" w:rsidRPr="00340616">
        <w:rPr>
          <w:rFonts w:ascii="Arial" w:hAnsi="Arial" w:cs="Arial"/>
          <w:sz w:val="24"/>
          <w:szCs w:val="24"/>
        </w:rPr>
        <w:t>ATPE</w:t>
      </w:r>
      <w:r w:rsidRPr="00340616">
        <w:rPr>
          <w:rFonts w:ascii="Arial" w:hAnsi="Arial" w:cs="Arial"/>
          <w:sz w:val="24"/>
          <w:szCs w:val="24"/>
        </w:rPr>
        <w:t xml:space="preserve"> process to concentrate and purify the antibody from clarified cell culture fluid. During all </w:t>
      </w:r>
      <w:r w:rsidR="00887A2F" w:rsidRPr="00340616">
        <w:rPr>
          <w:rFonts w:ascii="Arial" w:hAnsi="Arial" w:cs="Arial"/>
          <w:sz w:val="24"/>
          <w:szCs w:val="24"/>
        </w:rPr>
        <w:t xml:space="preserve">of </w:t>
      </w:r>
      <w:r w:rsidRPr="00340616">
        <w:rPr>
          <w:rFonts w:ascii="Arial" w:hAnsi="Arial" w:cs="Arial"/>
          <w:sz w:val="24"/>
          <w:szCs w:val="24"/>
        </w:rPr>
        <w:t>the extraction steps 12% PEG and</w:t>
      </w:r>
      <w:r w:rsidR="009927F4" w:rsidRPr="00340616">
        <w:rPr>
          <w:rFonts w:ascii="Arial" w:hAnsi="Arial" w:cs="Arial"/>
          <w:sz w:val="24"/>
          <w:szCs w:val="24"/>
        </w:rPr>
        <w:t xml:space="preserve"> </w:t>
      </w:r>
      <w:r w:rsidRPr="00340616">
        <w:rPr>
          <w:rFonts w:ascii="Arial" w:hAnsi="Arial" w:cs="Arial"/>
          <w:sz w:val="24"/>
          <w:szCs w:val="24"/>
        </w:rPr>
        <w:t>18% phosphate was used, and the experiments were conducted using a mixer settler in combination with an extraction column. During the initial extraction step, the product volume was reduced up to 5-fold</w:t>
      </w:r>
      <w:r w:rsidR="0017026B" w:rsidRPr="00340616">
        <w:rPr>
          <w:rFonts w:ascii="Arial" w:hAnsi="Arial" w:cs="Arial"/>
          <w:sz w:val="24"/>
          <w:szCs w:val="24"/>
        </w:rPr>
        <w:t>; meanwhile</w:t>
      </w:r>
      <w:r w:rsidRPr="00340616">
        <w:rPr>
          <w:rFonts w:ascii="Arial" w:hAnsi="Arial" w:cs="Arial"/>
          <w:sz w:val="24"/>
          <w:szCs w:val="24"/>
        </w:rPr>
        <w:t xml:space="preserve">, the purity was less than 40%. </w:t>
      </w:r>
      <w:r w:rsidR="0017026B" w:rsidRPr="00340616">
        <w:rPr>
          <w:rFonts w:ascii="Arial" w:hAnsi="Arial" w:cs="Arial"/>
          <w:sz w:val="24"/>
          <w:szCs w:val="24"/>
        </w:rPr>
        <w:t>In order to improve the purity</w:t>
      </w:r>
      <w:r w:rsidRPr="00340616">
        <w:rPr>
          <w:rFonts w:ascii="Arial" w:hAnsi="Arial" w:cs="Arial"/>
          <w:sz w:val="24"/>
          <w:szCs w:val="24"/>
        </w:rPr>
        <w:t xml:space="preserve">, a multi-stage </w:t>
      </w:r>
      <w:r w:rsidRPr="00340616">
        <w:rPr>
          <w:rFonts w:ascii="Arial" w:hAnsi="Arial" w:cs="Arial"/>
          <w:sz w:val="24"/>
          <w:szCs w:val="24"/>
        </w:rPr>
        <w:lastRenderedPageBreak/>
        <w:t xml:space="preserve">wash-extraction </w:t>
      </w:r>
      <w:r w:rsidR="0017026B" w:rsidRPr="00340616">
        <w:rPr>
          <w:rFonts w:ascii="Arial" w:hAnsi="Arial" w:cs="Arial"/>
          <w:sz w:val="24"/>
          <w:szCs w:val="24"/>
        </w:rPr>
        <w:t xml:space="preserve">step </w:t>
      </w:r>
      <w:r w:rsidRPr="00340616">
        <w:rPr>
          <w:rFonts w:ascii="Arial" w:hAnsi="Arial" w:cs="Arial"/>
          <w:sz w:val="24"/>
          <w:szCs w:val="24"/>
        </w:rPr>
        <w:t xml:space="preserve">was </w:t>
      </w:r>
      <w:r w:rsidR="0017026B" w:rsidRPr="00340616">
        <w:rPr>
          <w:rFonts w:ascii="Arial" w:hAnsi="Arial" w:cs="Arial"/>
          <w:sz w:val="24"/>
          <w:szCs w:val="24"/>
        </w:rPr>
        <w:t>implemented</w:t>
      </w:r>
      <w:r w:rsidRPr="00340616">
        <w:rPr>
          <w:rFonts w:ascii="Arial" w:hAnsi="Arial" w:cs="Arial"/>
          <w:sz w:val="24"/>
          <w:szCs w:val="24"/>
        </w:rPr>
        <w:t xml:space="preserve"> </w:t>
      </w:r>
      <w:r w:rsidR="0017026B" w:rsidRPr="00340616">
        <w:rPr>
          <w:rFonts w:ascii="Arial" w:hAnsi="Arial" w:cs="Arial"/>
          <w:sz w:val="24"/>
          <w:szCs w:val="24"/>
        </w:rPr>
        <w:t xml:space="preserve">which resulted in achieving the purity level of 70% and </w:t>
      </w:r>
      <w:r w:rsidR="001077D4" w:rsidRPr="00340616">
        <w:rPr>
          <w:rFonts w:ascii="Arial" w:hAnsi="Arial" w:cs="Arial"/>
          <w:sz w:val="24"/>
          <w:szCs w:val="24"/>
        </w:rPr>
        <w:t>the</w:t>
      </w:r>
      <w:r w:rsidRPr="00340616">
        <w:rPr>
          <w:rFonts w:ascii="Arial" w:hAnsi="Arial" w:cs="Arial"/>
          <w:sz w:val="24"/>
          <w:szCs w:val="24"/>
        </w:rPr>
        <w:t xml:space="preserve"> yield</w:t>
      </w:r>
      <w:r w:rsidR="001077D4" w:rsidRPr="00340616">
        <w:rPr>
          <w:rFonts w:ascii="Arial" w:hAnsi="Arial" w:cs="Arial"/>
          <w:sz w:val="24"/>
          <w:szCs w:val="24"/>
        </w:rPr>
        <w:t xml:space="preserve"> of 95%</w:t>
      </w:r>
      <w:r w:rsidR="0017026B" w:rsidRPr="00340616">
        <w:rPr>
          <w:rFonts w:ascii="Arial" w:hAnsi="Arial" w:cs="Arial"/>
          <w:sz w:val="24"/>
          <w:szCs w:val="24"/>
        </w:rPr>
        <w:t xml:space="preserve"> </w:t>
      </w:r>
      <w:r w:rsidR="001F53E2" w:rsidRPr="00340616">
        <w:rPr>
          <w:rFonts w:ascii="Arial" w:hAnsi="Arial" w:cs="Arial"/>
          <w:sz w:val="24"/>
          <w:szCs w:val="24"/>
        </w:rPr>
        <w:fldChar w:fldCharType="begin"/>
      </w:r>
      <w:r w:rsidR="001077D4" w:rsidRPr="00340616">
        <w:rPr>
          <w:rFonts w:ascii="Arial" w:hAnsi="Arial" w:cs="Arial"/>
          <w:sz w:val="24"/>
          <w:szCs w:val="24"/>
        </w:rPr>
        <w:instrText xml:space="preserve"> ADDIN EN.CITE &lt;EndNote&gt;&lt;Cite&gt;&lt;Author&gt;Eggersgluess&lt;/Author&gt;&lt;Year&gt;2014&lt;/Year&gt;&lt;RecNum&gt;183&lt;/RecNum&gt;&lt;DisplayText&gt;(Eggersgluess, Richter et al. 2014)&lt;/DisplayText&gt;&lt;record&gt;&lt;rec-number&gt;183&lt;/rec-number&gt;&lt;foreign-keys&gt;&lt;key app="EN" db-id="dttspz0ess90ave9x9652sddvz2xewewf299" timestamp="1589124683" guid="d75a6590-2954-4db1-8245-569bc5b76f95"&gt;183&lt;/key&gt;&lt;/foreign-keys&gt;&lt;ref-type name="Journal Article"&gt;17&lt;/ref-type&gt;&lt;contributors&gt;&lt;authors&gt;&lt;author&gt;Eggersgluess, Jan K&lt;/author&gt;&lt;author&gt;Richter, Michael&lt;/author&gt;&lt;author&gt;Dieterle, Michael&lt;/author&gt;&lt;author&gt;Strube, Jochen %J Chemical Engineering&lt;/author&gt;&lt;author&gt;Technology&lt;/author&gt;&lt;/authors&gt;&lt;/contributors&gt;&lt;titles&gt;&lt;title&gt;Multi</w:instrText>
      </w:r>
      <w:r w:rsidR="001077D4" w:rsidRPr="00340616">
        <w:rPr>
          <w:rFonts w:ascii="Cambria Math" w:hAnsi="Cambria Math" w:cs="Cambria Math"/>
          <w:sz w:val="24"/>
          <w:szCs w:val="24"/>
        </w:rPr>
        <w:instrText>‐</w:instrText>
      </w:r>
      <w:r w:rsidR="001077D4" w:rsidRPr="00340616">
        <w:rPr>
          <w:rFonts w:ascii="Arial" w:hAnsi="Arial" w:cs="Arial"/>
          <w:sz w:val="24"/>
          <w:szCs w:val="24"/>
        </w:rPr>
        <w:instrText>stage aqueous two</w:instrText>
      </w:r>
      <w:r w:rsidR="001077D4" w:rsidRPr="00340616">
        <w:rPr>
          <w:rFonts w:ascii="Cambria Math" w:hAnsi="Cambria Math" w:cs="Cambria Math"/>
          <w:sz w:val="24"/>
          <w:szCs w:val="24"/>
        </w:rPr>
        <w:instrText>‐</w:instrText>
      </w:r>
      <w:r w:rsidR="001077D4" w:rsidRPr="00340616">
        <w:rPr>
          <w:rFonts w:ascii="Arial" w:hAnsi="Arial" w:cs="Arial"/>
          <w:sz w:val="24"/>
          <w:szCs w:val="24"/>
        </w:rPr>
        <w:instrText>phase extraction for the purification of monoclonal antibodies&lt;/title&gt;&lt;/titles&gt;&lt;pages&gt;675-682&lt;/pages&gt;&lt;volume&gt;37&lt;/volume&gt;&lt;number&gt;4&lt;/number&gt;&lt;dates&gt;&lt;year&gt;2014&lt;/year&gt;&lt;/dates&gt;&lt;isbn&gt;0930-7516&lt;/isbn&gt;&lt;urls&gt;&lt;/urls&gt;&lt;/record&gt;&lt;/Cite&gt;&lt;/EndNote&gt;</w:instrText>
      </w:r>
      <w:r w:rsidR="001F53E2" w:rsidRPr="00340616">
        <w:rPr>
          <w:rFonts w:ascii="Arial" w:hAnsi="Arial" w:cs="Arial"/>
          <w:sz w:val="24"/>
          <w:szCs w:val="24"/>
        </w:rPr>
        <w:fldChar w:fldCharType="separate"/>
      </w:r>
      <w:r w:rsidR="001077D4" w:rsidRPr="00340616">
        <w:rPr>
          <w:rFonts w:ascii="Arial" w:hAnsi="Arial" w:cs="Arial"/>
          <w:noProof/>
          <w:sz w:val="24"/>
          <w:szCs w:val="24"/>
        </w:rPr>
        <w:t>(Eggersgluess, Richter et al. 2014)</w:t>
      </w:r>
      <w:r w:rsidR="001F53E2" w:rsidRPr="00340616">
        <w:rPr>
          <w:rFonts w:ascii="Arial" w:hAnsi="Arial" w:cs="Arial"/>
          <w:sz w:val="24"/>
          <w:szCs w:val="24"/>
        </w:rPr>
        <w:fldChar w:fldCharType="end"/>
      </w:r>
      <w:r w:rsidR="001F53E2" w:rsidRPr="00340616">
        <w:rPr>
          <w:rFonts w:ascii="Arial" w:hAnsi="Arial" w:cs="Arial"/>
          <w:sz w:val="24"/>
          <w:szCs w:val="24"/>
        </w:rPr>
        <w:t xml:space="preserve">. </w:t>
      </w:r>
    </w:p>
    <w:p w14:paraId="39708380" w14:textId="77777777" w:rsidR="00A85A5D" w:rsidRDefault="00A85A5D" w:rsidP="00340616">
      <w:pPr>
        <w:jc w:val="both"/>
        <w:rPr>
          <w:rFonts w:ascii="Arial" w:hAnsi="Arial" w:cs="Arial"/>
          <w:sz w:val="24"/>
          <w:szCs w:val="24"/>
        </w:rPr>
      </w:pPr>
    </w:p>
    <w:p w14:paraId="2C718856" w14:textId="77777777" w:rsidR="005F6829" w:rsidRPr="00340616" w:rsidRDefault="005F6829" w:rsidP="00340616">
      <w:pPr>
        <w:jc w:val="both"/>
        <w:rPr>
          <w:rFonts w:ascii="Arial" w:hAnsi="Arial" w:cs="Arial"/>
          <w:sz w:val="24"/>
          <w:szCs w:val="24"/>
        </w:rPr>
      </w:pPr>
    </w:p>
    <w:p w14:paraId="1A8825FC" w14:textId="77777777" w:rsidR="00145800" w:rsidRPr="00340616" w:rsidRDefault="00A16BA7" w:rsidP="00340616">
      <w:pPr>
        <w:jc w:val="both"/>
        <w:rPr>
          <w:rFonts w:ascii="Arial" w:hAnsi="Arial" w:cs="Arial"/>
          <w:b/>
          <w:sz w:val="24"/>
          <w:szCs w:val="24"/>
        </w:rPr>
      </w:pPr>
      <w:r w:rsidRPr="00340616">
        <w:rPr>
          <w:rFonts w:ascii="Arial" w:hAnsi="Arial" w:cs="Arial"/>
          <w:b/>
          <w:sz w:val="24"/>
          <w:szCs w:val="24"/>
        </w:rPr>
        <w:t xml:space="preserve">References: </w:t>
      </w:r>
    </w:p>
    <w:p w14:paraId="7425E6BF" w14:textId="77777777" w:rsidR="001077D4" w:rsidRPr="00340616" w:rsidRDefault="00145800" w:rsidP="00340616">
      <w:pPr>
        <w:pStyle w:val="EndNoteBibliography"/>
        <w:jc w:val="both"/>
        <w:rPr>
          <w:rFonts w:ascii="Arial" w:hAnsi="Arial" w:cs="Arial"/>
          <w:sz w:val="24"/>
          <w:szCs w:val="24"/>
        </w:rPr>
      </w:pPr>
      <w:r w:rsidRPr="00340616">
        <w:rPr>
          <w:rFonts w:ascii="Arial" w:hAnsi="Arial" w:cs="Arial"/>
          <w:sz w:val="24"/>
          <w:szCs w:val="24"/>
        </w:rPr>
        <w:fldChar w:fldCharType="begin"/>
      </w:r>
      <w:r w:rsidRPr="00340616">
        <w:rPr>
          <w:rFonts w:ascii="Arial" w:hAnsi="Arial" w:cs="Arial"/>
          <w:sz w:val="24"/>
          <w:szCs w:val="24"/>
        </w:rPr>
        <w:instrText xml:space="preserve"> ADDIN EN.REFLIST </w:instrText>
      </w:r>
      <w:r w:rsidRPr="00340616">
        <w:rPr>
          <w:rFonts w:ascii="Arial" w:hAnsi="Arial" w:cs="Arial"/>
          <w:sz w:val="24"/>
          <w:szCs w:val="24"/>
        </w:rPr>
        <w:fldChar w:fldCharType="separate"/>
      </w:r>
      <w:r w:rsidR="001077D4" w:rsidRPr="00340616">
        <w:rPr>
          <w:rFonts w:ascii="Arial" w:hAnsi="Arial" w:cs="Arial"/>
          <w:sz w:val="24"/>
          <w:szCs w:val="24"/>
        </w:rPr>
        <w:t xml:space="preserve">Boland, M. J., et al. (1991). "Extractive purification of enzymes from animal tissue using aqueous two phase systems: pilot scale studies."  </w:t>
      </w:r>
      <w:r w:rsidR="001077D4" w:rsidRPr="00340616">
        <w:rPr>
          <w:rFonts w:ascii="Arial" w:hAnsi="Arial" w:cs="Arial"/>
          <w:b/>
          <w:sz w:val="24"/>
          <w:szCs w:val="24"/>
        </w:rPr>
        <w:t>19</w:t>
      </w:r>
      <w:r w:rsidR="001077D4" w:rsidRPr="00340616">
        <w:rPr>
          <w:rFonts w:ascii="Arial" w:hAnsi="Arial" w:cs="Arial"/>
          <w:sz w:val="24"/>
          <w:szCs w:val="24"/>
        </w:rPr>
        <w:t>(1): 19-33.</w:t>
      </w:r>
    </w:p>
    <w:p w14:paraId="6D12220C" w14:textId="77777777" w:rsidR="001077D4" w:rsidRPr="00340616" w:rsidRDefault="001077D4" w:rsidP="00340616">
      <w:pPr>
        <w:pStyle w:val="EndNoteBibliography"/>
        <w:spacing w:after="0"/>
        <w:ind w:left="720" w:hanging="720"/>
        <w:jc w:val="both"/>
        <w:rPr>
          <w:rFonts w:ascii="Arial" w:hAnsi="Arial" w:cs="Arial"/>
          <w:sz w:val="24"/>
          <w:szCs w:val="24"/>
        </w:rPr>
      </w:pPr>
      <w:r w:rsidRPr="00340616">
        <w:rPr>
          <w:rFonts w:ascii="Arial" w:hAnsi="Arial" w:cs="Arial"/>
          <w:sz w:val="24"/>
          <w:szCs w:val="24"/>
        </w:rPr>
        <w:tab/>
      </w:r>
    </w:p>
    <w:p w14:paraId="6BB11F84" w14:textId="77777777" w:rsidR="001077D4" w:rsidRPr="00340616" w:rsidRDefault="001077D4" w:rsidP="00340616">
      <w:pPr>
        <w:pStyle w:val="EndNoteBibliography"/>
        <w:jc w:val="both"/>
        <w:rPr>
          <w:rFonts w:ascii="Arial" w:hAnsi="Arial" w:cs="Arial"/>
          <w:sz w:val="24"/>
          <w:szCs w:val="24"/>
        </w:rPr>
      </w:pPr>
      <w:r w:rsidRPr="00340616">
        <w:rPr>
          <w:rFonts w:ascii="Arial" w:hAnsi="Arial" w:cs="Arial"/>
          <w:sz w:val="24"/>
          <w:szCs w:val="24"/>
        </w:rPr>
        <w:t>Burgstaller, D., et al. (2019). "Continuous integrated antibody precipitation with two</w:t>
      </w:r>
      <w:r w:rsidRPr="00340616">
        <w:rPr>
          <w:rFonts w:ascii="Cambria Math" w:hAnsi="Cambria Math" w:cs="Cambria Math"/>
          <w:sz w:val="24"/>
          <w:szCs w:val="24"/>
        </w:rPr>
        <w:t>‐</w:t>
      </w:r>
      <w:r w:rsidRPr="00340616">
        <w:rPr>
          <w:rFonts w:ascii="Arial" w:hAnsi="Arial" w:cs="Arial"/>
          <w:sz w:val="24"/>
          <w:szCs w:val="24"/>
        </w:rPr>
        <w:t xml:space="preserve">stage tangential flow microfiltration enables constant mass flow."  </w:t>
      </w:r>
      <w:r w:rsidRPr="00340616">
        <w:rPr>
          <w:rFonts w:ascii="Arial" w:hAnsi="Arial" w:cs="Arial"/>
          <w:b/>
          <w:sz w:val="24"/>
          <w:szCs w:val="24"/>
        </w:rPr>
        <w:t>116</w:t>
      </w:r>
      <w:r w:rsidRPr="00340616">
        <w:rPr>
          <w:rFonts w:ascii="Arial" w:hAnsi="Arial" w:cs="Arial"/>
          <w:sz w:val="24"/>
          <w:szCs w:val="24"/>
        </w:rPr>
        <w:t>(5): 1053-1065.</w:t>
      </w:r>
    </w:p>
    <w:p w14:paraId="05130038" w14:textId="77777777" w:rsidR="001077D4" w:rsidRPr="00340616" w:rsidRDefault="001077D4" w:rsidP="00340616">
      <w:pPr>
        <w:pStyle w:val="EndNoteBibliography"/>
        <w:spacing w:after="0"/>
        <w:ind w:left="720" w:hanging="720"/>
        <w:jc w:val="both"/>
        <w:rPr>
          <w:rFonts w:ascii="Arial" w:hAnsi="Arial" w:cs="Arial"/>
          <w:sz w:val="24"/>
          <w:szCs w:val="24"/>
        </w:rPr>
      </w:pPr>
      <w:r w:rsidRPr="00340616">
        <w:rPr>
          <w:rFonts w:ascii="Arial" w:hAnsi="Arial" w:cs="Arial"/>
          <w:sz w:val="24"/>
          <w:szCs w:val="24"/>
        </w:rPr>
        <w:tab/>
      </w:r>
    </w:p>
    <w:p w14:paraId="44FC2229" w14:textId="77777777" w:rsidR="001077D4" w:rsidRPr="00340616" w:rsidRDefault="001077D4" w:rsidP="00340616">
      <w:pPr>
        <w:pStyle w:val="EndNoteBibliography"/>
        <w:jc w:val="both"/>
        <w:rPr>
          <w:rFonts w:ascii="Arial" w:hAnsi="Arial" w:cs="Arial"/>
          <w:sz w:val="24"/>
          <w:szCs w:val="24"/>
        </w:rPr>
      </w:pPr>
      <w:r w:rsidRPr="00340616">
        <w:rPr>
          <w:rFonts w:ascii="Arial" w:hAnsi="Arial" w:cs="Arial"/>
          <w:sz w:val="24"/>
          <w:szCs w:val="24"/>
        </w:rPr>
        <w:t>Eggersgluess, J. K., et al. (2014). "Multi</w:t>
      </w:r>
      <w:r w:rsidRPr="00340616">
        <w:rPr>
          <w:rFonts w:ascii="Cambria Math" w:hAnsi="Cambria Math" w:cs="Cambria Math"/>
          <w:sz w:val="24"/>
          <w:szCs w:val="24"/>
        </w:rPr>
        <w:t>‐</w:t>
      </w:r>
      <w:r w:rsidRPr="00340616">
        <w:rPr>
          <w:rFonts w:ascii="Arial" w:hAnsi="Arial" w:cs="Arial"/>
          <w:sz w:val="24"/>
          <w:szCs w:val="24"/>
        </w:rPr>
        <w:t>stage aqueous two</w:t>
      </w:r>
      <w:r w:rsidRPr="00340616">
        <w:rPr>
          <w:rFonts w:ascii="Cambria Math" w:hAnsi="Cambria Math" w:cs="Cambria Math"/>
          <w:sz w:val="24"/>
          <w:szCs w:val="24"/>
        </w:rPr>
        <w:t>‐</w:t>
      </w:r>
      <w:r w:rsidRPr="00340616">
        <w:rPr>
          <w:rFonts w:ascii="Arial" w:hAnsi="Arial" w:cs="Arial"/>
          <w:sz w:val="24"/>
          <w:szCs w:val="24"/>
        </w:rPr>
        <w:t xml:space="preserve">phase extraction for the purification of monoclonal antibodies."  </w:t>
      </w:r>
      <w:r w:rsidRPr="00340616">
        <w:rPr>
          <w:rFonts w:ascii="Arial" w:hAnsi="Arial" w:cs="Arial"/>
          <w:b/>
          <w:sz w:val="24"/>
          <w:szCs w:val="24"/>
        </w:rPr>
        <w:t>37</w:t>
      </w:r>
      <w:r w:rsidRPr="00340616">
        <w:rPr>
          <w:rFonts w:ascii="Arial" w:hAnsi="Arial" w:cs="Arial"/>
          <w:sz w:val="24"/>
          <w:szCs w:val="24"/>
        </w:rPr>
        <w:t>(4): 675-682.</w:t>
      </w:r>
    </w:p>
    <w:p w14:paraId="17B7531E" w14:textId="77777777" w:rsidR="001077D4" w:rsidRPr="00340616" w:rsidRDefault="001077D4" w:rsidP="00340616">
      <w:pPr>
        <w:pStyle w:val="EndNoteBibliography"/>
        <w:spacing w:after="0"/>
        <w:ind w:left="720" w:hanging="720"/>
        <w:jc w:val="both"/>
        <w:rPr>
          <w:rFonts w:ascii="Arial" w:hAnsi="Arial" w:cs="Arial"/>
          <w:sz w:val="24"/>
          <w:szCs w:val="24"/>
        </w:rPr>
      </w:pPr>
      <w:r w:rsidRPr="00340616">
        <w:rPr>
          <w:rFonts w:ascii="Arial" w:hAnsi="Arial" w:cs="Arial"/>
          <w:sz w:val="24"/>
          <w:szCs w:val="24"/>
        </w:rPr>
        <w:tab/>
      </w:r>
    </w:p>
    <w:p w14:paraId="6EFC5FAA" w14:textId="77777777" w:rsidR="001077D4" w:rsidRPr="00340616" w:rsidRDefault="001077D4" w:rsidP="00340616">
      <w:pPr>
        <w:pStyle w:val="EndNoteBibliography"/>
        <w:jc w:val="both"/>
        <w:rPr>
          <w:rFonts w:ascii="Arial" w:hAnsi="Arial" w:cs="Arial"/>
          <w:sz w:val="24"/>
          <w:szCs w:val="24"/>
        </w:rPr>
      </w:pPr>
      <w:r w:rsidRPr="00340616">
        <w:rPr>
          <w:rFonts w:ascii="Arial" w:hAnsi="Arial" w:cs="Arial"/>
          <w:sz w:val="24"/>
          <w:szCs w:val="24"/>
        </w:rPr>
        <w:t xml:space="preserve">Fedorenko, D., et al. (2020). "Improved protein A resin for antibody capture in a continuous countercurrent tangential chromatography system."  </w:t>
      </w:r>
      <w:r w:rsidRPr="00340616">
        <w:rPr>
          <w:rFonts w:ascii="Arial" w:hAnsi="Arial" w:cs="Arial"/>
          <w:b/>
          <w:sz w:val="24"/>
          <w:szCs w:val="24"/>
        </w:rPr>
        <w:t>117</w:t>
      </w:r>
      <w:r w:rsidRPr="00340616">
        <w:rPr>
          <w:rFonts w:ascii="Arial" w:hAnsi="Arial" w:cs="Arial"/>
          <w:sz w:val="24"/>
          <w:szCs w:val="24"/>
        </w:rPr>
        <w:t>(3): 646-653.</w:t>
      </w:r>
    </w:p>
    <w:p w14:paraId="62EEFEAF" w14:textId="77777777" w:rsidR="001077D4" w:rsidRPr="00340616" w:rsidRDefault="001077D4" w:rsidP="00340616">
      <w:pPr>
        <w:pStyle w:val="EndNoteBibliography"/>
        <w:spacing w:after="0"/>
        <w:ind w:left="720" w:hanging="720"/>
        <w:jc w:val="both"/>
        <w:rPr>
          <w:rFonts w:ascii="Arial" w:hAnsi="Arial" w:cs="Arial"/>
          <w:sz w:val="24"/>
          <w:szCs w:val="24"/>
        </w:rPr>
      </w:pPr>
      <w:r w:rsidRPr="00340616">
        <w:rPr>
          <w:rFonts w:ascii="Arial" w:hAnsi="Arial" w:cs="Arial"/>
          <w:sz w:val="24"/>
          <w:szCs w:val="24"/>
        </w:rPr>
        <w:tab/>
      </w:r>
    </w:p>
    <w:p w14:paraId="05AD5838" w14:textId="77777777" w:rsidR="001077D4" w:rsidRPr="00340616" w:rsidRDefault="001077D4" w:rsidP="00340616">
      <w:pPr>
        <w:pStyle w:val="EndNoteBibliography"/>
        <w:jc w:val="both"/>
        <w:rPr>
          <w:rFonts w:ascii="Arial" w:hAnsi="Arial" w:cs="Arial"/>
          <w:sz w:val="24"/>
          <w:szCs w:val="24"/>
        </w:rPr>
      </w:pPr>
      <w:r w:rsidRPr="00340616">
        <w:rPr>
          <w:rFonts w:ascii="Arial" w:hAnsi="Arial" w:cs="Arial"/>
          <w:sz w:val="24"/>
          <w:szCs w:val="24"/>
        </w:rPr>
        <w:t>Li, Z., et al. (2019). "Continuous precipitation for monoclonal antibody capture using countercurrent washing by microfiltration." e2886.</w:t>
      </w:r>
    </w:p>
    <w:p w14:paraId="661E0B3F" w14:textId="77777777" w:rsidR="001077D4" w:rsidRPr="00340616" w:rsidRDefault="001077D4" w:rsidP="00340616">
      <w:pPr>
        <w:pStyle w:val="EndNoteBibliography"/>
        <w:spacing w:after="0"/>
        <w:ind w:left="720" w:hanging="720"/>
        <w:jc w:val="both"/>
        <w:rPr>
          <w:rFonts w:ascii="Arial" w:hAnsi="Arial" w:cs="Arial"/>
          <w:sz w:val="24"/>
          <w:szCs w:val="24"/>
        </w:rPr>
      </w:pPr>
      <w:r w:rsidRPr="00340616">
        <w:rPr>
          <w:rFonts w:ascii="Arial" w:hAnsi="Arial" w:cs="Arial"/>
          <w:sz w:val="24"/>
          <w:szCs w:val="24"/>
        </w:rPr>
        <w:tab/>
      </w:r>
    </w:p>
    <w:p w14:paraId="29A264DA" w14:textId="77777777" w:rsidR="001077D4" w:rsidRPr="00340616" w:rsidRDefault="001077D4" w:rsidP="00340616">
      <w:pPr>
        <w:pStyle w:val="EndNoteBibliography"/>
        <w:jc w:val="both"/>
        <w:rPr>
          <w:rFonts w:ascii="Arial" w:hAnsi="Arial" w:cs="Arial"/>
          <w:sz w:val="24"/>
          <w:szCs w:val="24"/>
        </w:rPr>
      </w:pPr>
      <w:r w:rsidRPr="00340616">
        <w:rPr>
          <w:rFonts w:ascii="Arial" w:hAnsi="Arial" w:cs="Arial"/>
          <w:sz w:val="24"/>
          <w:szCs w:val="24"/>
        </w:rPr>
        <w:t xml:space="preserve">Rosa, P., et al. (2012). "Continuous aqueous two-phase extraction of human antibodies using a packed column."  </w:t>
      </w:r>
      <w:r w:rsidRPr="00340616">
        <w:rPr>
          <w:rFonts w:ascii="Arial" w:hAnsi="Arial" w:cs="Arial"/>
          <w:b/>
          <w:sz w:val="24"/>
          <w:szCs w:val="24"/>
        </w:rPr>
        <w:t>880</w:t>
      </w:r>
      <w:r w:rsidRPr="00340616">
        <w:rPr>
          <w:rFonts w:ascii="Arial" w:hAnsi="Arial" w:cs="Arial"/>
          <w:sz w:val="24"/>
          <w:szCs w:val="24"/>
        </w:rPr>
        <w:t>: 148-156.</w:t>
      </w:r>
    </w:p>
    <w:p w14:paraId="5603C76D" w14:textId="77777777" w:rsidR="001077D4" w:rsidRPr="00340616" w:rsidRDefault="001077D4" w:rsidP="00340616">
      <w:pPr>
        <w:pStyle w:val="EndNoteBibliography"/>
        <w:spacing w:after="0"/>
        <w:ind w:left="720" w:hanging="720"/>
        <w:jc w:val="both"/>
        <w:rPr>
          <w:rFonts w:ascii="Arial" w:hAnsi="Arial" w:cs="Arial"/>
          <w:sz w:val="24"/>
          <w:szCs w:val="24"/>
        </w:rPr>
      </w:pPr>
      <w:r w:rsidRPr="00340616">
        <w:rPr>
          <w:rFonts w:ascii="Arial" w:hAnsi="Arial" w:cs="Arial"/>
          <w:sz w:val="24"/>
          <w:szCs w:val="24"/>
        </w:rPr>
        <w:tab/>
      </w:r>
    </w:p>
    <w:p w14:paraId="6A067E55" w14:textId="77777777" w:rsidR="001077D4" w:rsidRPr="00340616" w:rsidRDefault="001077D4" w:rsidP="00340616">
      <w:pPr>
        <w:pStyle w:val="EndNoteBibliography"/>
        <w:jc w:val="both"/>
        <w:rPr>
          <w:rFonts w:ascii="Arial" w:hAnsi="Arial" w:cs="Arial"/>
          <w:sz w:val="24"/>
          <w:szCs w:val="24"/>
        </w:rPr>
      </w:pPr>
      <w:r w:rsidRPr="00340616">
        <w:rPr>
          <w:rFonts w:ascii="Arial" w:hAnsi="Arial" w:cs="Arial"/>
          <w:sz w:val="24"/>
          <w:szCs w:val="24"/>
        </w:rPr>
        <w:t>Shinkazh, O., et al. (2011). "Countercurrent tangential chromatography for large</w:t>
      </w:r>
      <w:r w:rsidRPr="00340616">
        <w:rPr>
          <w:rFonts w:ascii="Cambria Math" w:hAnsi="Cambria Math" w:cs="Cambria Math"/>
          <w:sz w:val="24"/>
          <w:szCs w:val="24"/>
        </w:rPr>
        <w:t>‐</w:t>
      </w:r>
      <w:r w:rsidRPr="00340616">
        <w:rPr>
          <w:rFonts w:ascii="Arial" w:hAnsi="Arial" w:cs="Arial"/>
          <w:sz w:val="24"/>
          <w:szCs w:val="24"/>
        </w:rPr>
        <w:t xml:space="preserve">scale protein purification."  </w:t>
      </w:r>
      <w:r w:rsidRPr="00340616">
        <w:rPr>
          <w:rFonts w:ascii="Arial" w:hAnsi="Arial" w:cs="Arial"/>
          <w:b/>
          <w:sz w:val="24"/>
          <w:szCs w:val="24"/>
        </w:rPr>
        <w:t>108</w:t>
      </w:r>
      <w:r w:rsidRPr="00340616">
        <w:rPr>
          <w:rFonts w:ascii="Arial" w:hAnsi="Arial" w:cs="Arial"/>
          <w:sz w:val="24"/>
          <w:szCs w:val="24"/>
        </w:rPr>
        <w:t>(3): 582-591.</w:t>
      </w:r>
    </w:p>
    <w:p w14:paraId="162965A3" w14:textId="77777777" w:rsidR="001077D4" w:rsidRPr="00340616" w:rsidRDefault="001077D4" w:rsidP="00340616">
      <w:pPr>
        <w:pStyle w:val="EndNoteBibliography"/>
        <w:spacing w:after="0"/>
        <w:ind w:left="720" w:hanging="720"/>
        <w:jc w:val="both"/>
        <w:rPr>
          <w:rFonts w:ascii="Arial" w:hAnsi="Arial" w:cs="Arial"/>
          <w:sz w:val="24"/>
          <w:szCs w:val="24"/>
        </w:rPr>
      </w:pPr>
      <w:r w:rsidRPr="00340616">
        <w:rPr>
          <w:rFonts w:ascii="Arial" w:hAnsi="Arial" w:cs="Arial"/>
          <w:sz w:val="24"/>
          <w:szCs w:val="24"/>
        </w:rPr>
        <w:tab/>
      </w:r>
    </w:p>
    <w:p w14:paraId="4D2CE120" w14:textId="77777777" w:rsidR="001077D4" w:rsidRPr="00340616" w:rsidRDefault="001077D4" w:rsidP="00340616">
      <w:pPr>
        <w:pStyle w:val="EndNoteBibliography"/>
        <w:jc w:val="both"/>
        <w:rPr>
          <w:rFonts w:ascii="Arial" w:hAnsi="Arial" w:cs="Arial"/>
          <w:sz w:val="24"/>
          <w:szCs w:val="24"/>
        </w:rPr>
      </w:pPr>
      <w:r w:rsidRPr="00340616">
        <w:rPr>
          <w:rFonts w:ascii="Arial" w:hAnsi="Arial" w:cs="Arial"/>
          <w:sz w:val="24"/>
          <w:szCs w:val="24"/>
        </w:rPr>
        <w:t xml:space="preserve">Tscheliessnig, A., et al. (2014). "Ethanol precipitation for purification of recombinant antibodies."  </w:t>
      </w:r>
      <w:r w:rsidRPr="00340616">
        <w:rPr>
          <w:rFonts w:ascii="Arial" w:hAnsi="Arial" w:cs="Arial"/>
          <w:b/>
          <w:sz w:val="24"/>
          <w:szCs w:val="24"/>
        </w:rPr>
        <w:t>188</w:t>
      </w:r>
      <w:r w:rsidRPr="00340616">
        <w:rPr>
          <w:rFonts w:ascii="Arial" w:hAnsi="Arial" w:cs="Arial"/>
          <w:sz w:val="24"/>
          <w:szCs w:val="24"/>
        </w:rPr>
        <w:t>: 17-28.</w:t>
      </w:r>
    </w:p>
    <w:p w14:paraId="4DC56A55" w14:textId="77777777" w:rsidR="001077D4" w:rsidRPr="00340616" w:rsidRDefault="001077D4" w:rsidP="00340616">
      <w:pPr>
        <w:pStyle w:val="EndNoteBibliography"/>
        <w:ind w:left="720" w:hanging="720"/>
        <w:jc w:val="both"/>
        <w:rPr>
          <w:rFonts w:ascii="Arial" w:hAnsi="Arial" w:cs="Arial"/>
          <w:sz w:val="24"/>
          <w:szCs w:val="24"/>
        </w:rPr>
      </w:pPr>
      <w:r w:rsidRPr="00340616">
        <w:rPr>
          <w:rFonts w:ascii="Arial" w:hAnsi="Arial" w:cs="Arial"/>
          <w:sz w:val="24"/>
          <w:szCs w:val="24"/>
        </w:rPr>
        <w:tab/>
      </w:r>
    </w:p>
    <w:p w14:paraId="298D1353" w14:textId="77777777" w:rsidR="0075397F" w:rsidRPr="00340616" w:rsidRDefault="00145800" w:rsidP="00340616">
      <w:pPr>
        <w:jc w:val="both"/>
        <w:rPr>
          <w:rFonts w:ascii="Arial" w:hAnsi="Arial" w:cs="Arial"/>
          <w:sz w:val="24"/>
          <w:szCs w:val="24"/>
        </w:rPr>
      </w:pPr>
      <w:r w:rsidRPr="00340616">
        <w:rPr>
          <w:rFonts w:ascii="Arial" w:hAnsi="Arial" w:cs="Arial"/>
          <w:sz w:val="24"/>
          <w:szCs w:val="24"/>
        </w:rPr>
        <w:fldChar w:fldCharType="end"/>
      </w:r>
    </w:p>
    <w:sectPr w:rsidR="0075397F" w:rsidRPr="00340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B45C3"/>
    <w:multiLevelType w:val="multilevel"/>
    <w:tmpl w:val="FCC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2D69"/>
    <w:multiLevelType w:val="multilevel"/>
    <w:tmpl w:val="A7D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A6787"/>
    <w:multiLevelType w:val="multilevel"/>
    <w:tmpl w:val="F1C6E8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A2FFC"/>
    <w:multiLevelType w:val="multilevel"/>
    <w:tmpl w:val="2D1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F2A83"/>
    <w:multiLevelType w:val="multilevel"/>
    <w:tmpl w:val="E4F660CE"/>
    <w:lvl w:ilvl="0">
      <w:start w:val="1"/>
      <w:numFmt w:val="decimal"/>
      <w:lvlText w:val="%1."/>
      <w:lvlJc w:val="left"/>
      <w:pPr>
        <w:ind w:left="720" w:hanging="360"/>
      </w:pPr>
      <w:rPr>
        <w:rFonts w:ascii="Calibri" w:eastAsia="Times New Roman" w:hAnsi="Calibri" w:cs="Calibri"/>
        <w:color w:val="000000"/>
      </w:rPr>
    </w:lvl>
    <w:lvl w:ilvl="1">
      <w:start w:val="1"/>
      <w:numFmt w:val="decimal"/>
      <w:isLgl/>
      <w:lvlText w:val="%1.%2."/>
      <w:lvlJc w:val="left"/>
      <w:pPr>
        <w:ind w:left="720" w:hanging="36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5" w15:restartNumberingAfterBreak="0">
    <w:nsid w:val="1C2F7A1E"/>
    <w:multiLevelType w:val="hybridMultilevel"/>
    <w:tmpl w:val="374C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303C5"/>
    <w:multiLevelType w:val="multilevel"/>
    <w:tmpl w:val="E4F660CE"/>
    <w:lvl w:ilvl="0">
      <w:start w:val="1"/>
      <w:numFmt w:val="decimal"/>
      <w:lvlText w:val="%1."/>
      <w:lvlJc w:val="left"/>
      <w:pPr>
        <w:ind w:left="720" w:hanging="360"/>
      </w:pPr>
      <w:rPr>
        <w:rFonts w:ascii="Calibri" w:eastAsia="Times New Roman" w:hAnsi="Calibri" w:cs="Calibri"/>
        <w:color w:val="000000"/>
      </w:rPr>
    </w:lvl>
    <w:lvl w:ilvl="1">
      <w:start w:val="1"/>
      <w:numFmt w:val="decimal"/>
      <w:isLgl/>
      <w:lvlText w:val="%1.%2."/>
      <w:lvlJc w:val="left"/>
      <w:pPr>
        <w:ind w:left="720" w:hanging="36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7" w15:restartNumberingAfterBreak="0">
    <w:nsid w:val="43461C92"/>
    <w:multiLevelType w:val="multilevel"/>
    <w:tmpl w:val="A3FA3F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AB09CC"/>
    <w:multiLevelType w:val="hybridMultilevel"/>
    <w:tmpl w:val="1324B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7F4886"/>
    <w:multiLevelType w:val="hybridMultilevel"/>
    <w:tmpl w:val="C526BE98"/>
    <w:lvl w:ilvl="0" w:tplc="E88282AE">
      <w:start w:val="1"/>
      <w:numFmt w:val="decimal"/>
      <w:lvlText w:val="%1."/>
      <w:lvlJc w:val="left"/>
      <w:pPr>
        <w:ind w:left="2270" w:hanging="360"/>
      </w:pPr>
      <w:rPr>
        <w:rFonts w:ascii="Calibri" w:eastAsia="Times New Roman" w:hAnsi="Calibri" w:cs="Calibri" w:hint="default"/>
        <w:color w:val="000000"/>
      </w:rPr>
    </w:lvl>
    <w:lvl w:ilvl="1" w:tplc="04090019" w:tentative="1">
      <w:start w:val="1"/>
      <w:numFmt w:val="lowerLetter"/>
      <w:lvlText w:val="%2."/>
      <w:lvlJc w:val="left"/>
      <w:pPr>
        <w:ind w:left="2990" w:hanging="360"/>
      </w:pPr>
    </w:lvl>
    <w:lvl w:ilvl="2" w:tplc="0409001B" w:tentative="1">
      <w:start w:val="1"/>
      <w:numFmt w:val="lowerRoman"/>
      <w:lvlText w:val="%3."/>
      <w:lvlJc w:val="right"/>
      <w:pPr>
        <w:ind w:left="3710" w:hanging="180"/>
      </w:pPr>
    </w:lvl>
    <w:lvl w:ilvl="3" w:tplc="0409000F" w:tentative="1">
      <w:start w:val="1"/>
      <w:numFmt w:val="decimal"/>
      <w:lvlText w:val="%4."/>
      <w:lvlJc w:val="left"/>
      <w:pPr>
        <w:ind w:left="4430" w:hanging="360"/>
      </w:pPr>
    </w:lvl>
    <w:lvl w:ilvl="4" w:tplc="04090019" w:tentative="1">
      <w:start w:val="1"/>
      <w:numFmt w:val="lowerLetter"/>
      <w:lvlText w:val="%5."/>
      <w:lvlJc w:val="left"/>
      <w:pPr>
        <w:ind w:left="5150" w:hanging="360"/>
      </w:pPr>
    </w:lvl>
    <w:lvl w:ilvl="5" w:tplc="0409001B" w:tentative="1">
      <w:start w:val="1"/>
      <w:numFmt w:val="lowerRoman"/>
      <w:lvlText w:val="%6."/>
      <w:lvlJc w:val="right"/>
      <w:pPr>
        <w:ind w:left="5870" w:hanging="180"/>
      </w:pPr>
    </w:lvl>
    <w:lvl w:ilvl="6" w:tplc="0409000F" w:tentative="1">
      <w:start w:val="1"/>
      <w:numFmt w:val="decimal"/>
      <w:lvlText w:val="%7."/>
      <w:lvlJc w:val="left"/>
      <w:pPr>
        <w:ind w:left="6590" w:hanging="360"/>
      </w:pPr>
    </w:lvl>
    <w:lvl w:ilvl="7" w:tplc="04090019" w:tentative="1">
      <w:start w:val="1"/>
      <w:numFmt w:val="lowerLetter"/>
      <w:lvlText w:val="%8."/>
      <w:lvlJc w:val="left"/>
      <w:pPr>
        <w:ind w:left="7310" w:hanging="360"/>
      </w:pPr>
    </w:lvl>
    <w:lvl w:ilvl="8" w:tplc="0409001B" w:tentative="1">
      <w:start w:val="1"/>
      <w:numFmt w:val="lowerRoman"/>
      <w:lvlText w:val="%9."/>
      <w:lvlJc w:val="right"/>
      <w:pPr>
        <w:ind w:left="8030" w:hanging="180"/>
      </w:pPr>
    </w:lvl>
  </w:abstractNum>
  <w:abstractNum w:abstractNumId="10" w15:restartNumberingAfterBreak="0">
    <w:nsid w:val="53883FB8"/>
    <w:multiLevelType w:val="multilevel"/>
    <w:tmpl w:val="8DB613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3B421C8"/>
    <w:multiLevelType w:val="hybridMultilevel"/>
    <w:tmpl w:val="38B4D9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2"/>
    <w:lvlOverride w:ilvl="0"/>
    <w:lvlOverride w:ilvl="1">
      <w:startOverride w:val="1"/>
    </w:lvlOverride>
  </w:num>
  <w:num w:numId="3">
    <w:abstractNumId w:val="7"/>
    <w:lvlOverride w:ilvl="0">
      <w:startOverride w:val="1"/>
    </w:lvlOverride>
  </w:num>
  <w:num w:numId="4">
    <w:abstractNumId w:val="7"/>
    <w:lvlOverride w:ilvl="0"/>
    <w:lvlOverride w:ilvl="1">
      <w:startOverride w:val="1"/>
    </w:lvlOverride>
  </w:num>
  <w:num w:numId="5">
    <w:abstractNumId w:val="7"/>
    <w:lvlOverride w:ilvl="0"/>
    <w:lvlOverride w:ilvl="1"/>
    <w:lvlOverride w:ilvl="2">
      <w:startOverride w:val="1"/>
    </w:lvlOverride>
  </w:num>
  <w:num w:numId="6">
    <w:abstractNumId w:val="9"/>
  </w:num>
  <w:num w:numId="7">
    <w:abstractNumId w:val="1"/>
  </w:num>
  <w:num w:numId="8">
    <w:abstractNumId w:val="3"/>
  </w:num>
  <w:num w:numId="9">
    <w:abstractNumId w:val="0"/>
  </w:num>
  <w:num w:numId="10">
    <w:abstractNumId w:val="5"/>
  </w:num>
  <w:num w:numId="11">
    <w:abstractNumId w:val="8"/>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4"/>
  </w:num>
  <w:num w:numId="1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offman, Jon">
    <w15:presenceInfo w15:providerId="AD" w15:userId="S::klqj388@astrazeneca.net::8aef971a-c79f-40b6-92ad-bf1239c9e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oNotDisplayPageBoundarie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tspz0ess90ave9x9652sddvz2xewewf299&quot;&gt;drcoffman@gmail.com&lt;record-ids&gt;&lt;item&gt;174&lt;/item&gt;&lt;item&gt;175&lt;/item&gt;&lt;item&gt;176&lt;/item&gt;&lt;item&gt;177&lt;/item&gt;&lt;item&gt;178&lt;/item&gt;&lt;item&gt;181&lt;/item&gt;&lt;item&gt;182&lt;/item&gt;&lt;item&gt;183&lt;/item&gt;&lt;/record-ids&gt;&lt;/item&gt;&lt;/Libraries&gt;"/>
  </w:docVars>
  <w:rsids>
    <w:rsidRoot w:val="008B7293"/>
    <w:rsid w:val="00037767"/>
    <w:rsid w:val="0004792A"/>
    <w:rsid w:val="00065340"/>
    <w:rsid w:val="00081B75"/>
    <w:rsid w:val="00082A39"/>
    <w:rsid w:val="000E41AE"/>
    <w:rsid w:val="001077D4"/>
    <w:rsid w:val="00145800"/>
    <w:rsid w:val="001509EF"/>
    <w:rsid w:val="00152389"/>
    <w:rsid w:val="00157B67"/>
    <w:rsid w:val="00161747"/>
    <w:rsid w:val="0017026B"/>
    <w:rsid w:val="00170971"/>
    <w:rsid w:val="001B24A7"/>
    <w:rsid w:val="001F53E2"/>
    <w:rsid w:val="002066CE"/>
    <w:rsid w:val="00220748"/>
    <w:rsid w:val="00233358"/>
    <w:rsid w:val="00252FE8"/>
    <w:rsid w:val="00263EA7"/>
    <w:rsid w:val="00264E14"/>
    <w:rsid w:val="0028687C"/>
    <w:rsid w:val="0030453D"/>
    <w:rsid w:val="00313A15"/>
    <w:rsid w:val="00340616"/>
    <w:rsid w:val="00343D43"/>
    <w:rsid w:val="00363896"/>
    <w:rsid w:val="00375F9D"/>
    <w:rsid w:val="00382C1F"/>
    <w:rsid w:val="003A1B7E"/>
    <w:rsid w:val="003A2F1F"/>
    <w:rsid w:val="004064FE"/>
    <w:rsid w:val="00412014"/>
    <w:rsid w:val="004B1A25"/>
    <w:rsid w:val="004E37DB"/>
    <w:rsid w:val="004E55B4"/>
    <w:rsid w:val="004F6B4D"/>
    <w:rsid w:val="00512E08"/>
    <w:rsid w:val="00514E11"/>
    <w:rsid w:val="00522200"/>
    <w:rsid w:val="0053355B"/>
    <w:rsid w:val="00536601"/>
    <w:rsid w:val="00542073"/>
    <w:rsid w:val="005873E3"/>
    <w:rsid w:val="00593DB1"/>
    <w:rsid w:val="005B7FEA"/>
    <w:rsid w:val="005D5789"/>
    <w:rsid w:val="005E2622"/>
    <w:rsid w:val="005E5B0F"/>
    <w:rsid w:val="005F6829"/>
    <w:rsid w:val="006048BE"/>
    <w:rsid w:val="00653F9A"/>
    <w:rsid w:val="00671050"/>
    <w:rsid w:val="006949A1"/>
    <w:rsid w:val="006965E5"/>
    <w:rsid w:val="006E502D"/>
    <w:rsid w:val="006F3874"/>
    <w:rsid w:val="006F566D"/>
    <w:rsid w:val="00715D20"/>
    <w:rsid w:val="00717E63"/>
    <w:rsid w:val="00742A6C"/>
    <w:rsid w:val="0075397F"/>
    <w:rsid w:val="00756029"/>
    <w:rsid w:val="007968B6"/>
    <w:rsid w:val="007A53FF"/>
    <w:rsid w:val="007A5993"/>
    <w:rsid w:val="007B5217"/>
    <w:rsid w:val="007D6D7F"/>
    <w:rsid w:val="007F02EF"/>
    <w:rsid w:val="00863376"/>
    <w:rsid w:val="00881A5D"/>
    <w:rsid w:val="00882458"/>
    <w:rsid w:val="00887A2F"/>
    <w:rsid w:val="008B7293"/>
    <w:rsid w:val="008C33BC"/>
    <w:rsid w:val="008C5791"/>
    <w:rsid w:val="00915528"/>
    <w:rsid w:val="00920B3B"/>
    <w:rsid w:val="00927DEB"/>
    <w:rsid w:val="00941FE2"/>
    <w:rsid w:val="00965B7B"/>
    <w:rsid w:val="00973A97"/>
    <w:rsid w:val="00981AD2"/>
    <w:rsid w:val="009927F4"/>
    <w:rsid w:val="009C2C5E"/>
    <w:rsid w:val="009C2C7B"/>
    <w:rsid w:val="009D0E86"/>
    <w:rsid w:val="009E5706"/>
    <w:rsid w:val="00A16BA7"/>
    <w:rsid w:val="00A26B7F"/>
    <w:rsid w:val="00A30D74"/>
    <w:rsid w:val="00A36738"/>
    <w:rsid w:val="00A52F88"/>
    <w:rsid w:val="00A83643"/>
    <w:rsid w:val="00A85A5D"/>
    <w:rsid w:val="00A97C05"/>
    <w:rsid w:val="00AC72D0"/>
    <w:rsid w:val="00B04E2B"/>
    <w:rsid w:val="00B04F56"/>
    <w:rsid w:val="00B22251"/>
    <w:rsid w:val="00BA4318"/>
    <w:rsid w:val="00BA58F0"/>
    <w:rsid w:val="00BB5346"/>
    <w:rsid w:val="00BE242D"/>
    <w:rsid w:val="00C458F7"/>
    <w:rsid w:val="00CB2572"/>
    <w:rsid w:val="00CB3C3C"/>
    <w:rsid w:val="00CB4848"/>
    <w:rsid w:val="00CD2310"/>
    <w:rsid w:val="00CE6973"/>
    <w:rsid w:val="00D31AD2"/>
    <w:rsid w:val="00D75DA9"/>
    <w:rsid w:val="00D901F3"/>
    <w:rsid w:val="00DB6ACF"/>
    <w:rsid w:val="00DD08B1"/>
    <w:rsid w:val="00DD3422"/>
    <w:rsid w:val="00DD4019"/>
    <w:rsid w:val="00E11A16"/>
    <w:rsid w:val="00E276B9"/>
    <w:rsid w:val="00E534F0"/>
    <w:rsid w:val="00E552D6"/>
    <w:rsid w:val="00E73192"/>
    <w:rsid w:val="00EA0F12"/>
    <w:rsid w:val="00F0340D"/>
    <w:rsid w:val="00F04D08"/>
    <w:rsid w:val="00F0790A"/>
    <w:rsid w:val="00F17C6A"/>
    <w:rsid w:val="00F244E5"/>
    <w:rsid w:val="00F454C6"/>
    <w:rsid w:val="00F50EA1"/>
    <w:rsid w:val="00F863B4"/>
    <w:rsid w:val="00F87A0E"/>
    <w:rsid w:val="00FB0452"/>
    <w:rsid w:val="00FB60AD"/>
    <w:rsid w:val="00FD0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0537"/>
  <w15:chartTrackingRefBased/>
  <w15:docId w15:val="{58CCD918-CF10-45B9-9B0D-5BEF8644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A5D"/>
    <w:pPr>
      <w:keepNext/>
      <w:keepLines/>
      <w:spacing w:before="240" w:after="0"/>
      <w:outlineLvl w:val="0"/>
    </w:pPr>
    <w:rPr>
      <w:rFonts w:ascii="Arial" w:eastAsiaTheme="majorEastAsia" w:hAnsi="Arial" w:cstheme="majorBidi"/>
      <w:b/>
      <w:sz w:val="28"/>
      <w:szCs w:val="32"/>
    </w:rPr>
  </w:style>
  <w:style w:type="paragraph" w:styleId="Heading2">
    <w:name w:val="heading 2"/>
    <w:basedOn w:val="Normal"/>
    <w:next w:val="Normal"/>
    <w:link w:val="Heading2Char"/>
    <w:uiPriority w:val="9"/>
    <w:unhideWhenUsed/>
    <w:qFormat/>
    <w:rsid w:val="00522200"/>
    <w:pPr>
      <w:keepNext/>
      <w:keepLines/>
      <w:spacing w:before="40" w:after="0"/>
      <w:outlineLvl w:val="1"/>
    </w:pPr>
    <w:rPr>
      <w:rFonts w:ascii="Arial" w:eastAsiaTheme="majorEastAsia" w:hAnsi="Arial" w:cstheme="majorBidi"/>
      <w:b/>
      <w:color w:val="000000" w:themeColor="text1"/>
      <w:sz w:val="28"/>
      <w:szCs w:val="26"/>
    </w:rPr>
  </w:style>
  <w:style w:type="paragraph" w:styleId="Heading3">
    <w:name w:val="heading 3"/>
    <w:basedOn w:val="Normal"/>
    <w:link w:val="Heading3Char"/>
    <w:uiPriority w:val="9"/>
    <w:qFormat/>
    <w:rsid w:val="00522200"/>
    <w:pPr>
      <w:spacing w:before="100" w:beforeAutospacing="1" w:after="100" w:afterAutospacing="1" w:line="240" w:lineRule="auto"/>
      <w:outlineLvl w:val="2"/>
    </w:pPr>
    <w:rPr>
      <w:rFonts w:ascii="Arial" w:eastAsia="Times New Roman" w:hAnsi="Arial" w:cs="Times New Roman"/>
      <w:b/>
      <w:bCs/>
      <w:sz w:val="26"/>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F12"/>
    <w:pPr>
      <w:ind w:left="720"/>
      <w:contextualSpacing/>
    </w:pPr>
  </w:style>
  <w:style w:type="character" w:styleId="Hyperlink">
    <w:name w:val="Hyperlink"/>
    <w:basedOn w:val="DefaultParagraphFont"/>
    <w:uiPriority w:val="99"/>
    <w:unhideWhenUsed/>
    <w:rsid w:val="00BA58F0"/>
    <w:rPr>
      <w:color w:val="0563C1" w:themeColor="hyperlink"/>
      <w:u w:val="single"/>
    </w:rPr>
  </w:style>
  <w:style w:type="character" w:styleId="UnresolvedMention">
    <w:name w:val="Unresolved Mention"/>
    <w:basedOn w:val="DefaultParagraphFont"/>
    <w:uiPriority w:val="99"/>
    <w:semiHidden/>
    <w:unhideWhenUsed/>
    <w:rsid w:val="00BA58F0"/>
    <w:rPr>
      <w:color w:val="605E5C"/>
      <w:shd w:val="clear" w:color="auto" w:fill="E1DFDD"/>
    </w:rPr>
  </w:style>
  <w:style w:type="character" w:customStyle="1" w:styleId="Heading3Char">
    <w:name w:val="Heading 3 Char"/>
    <w:basedOn w:val="DefaultParagraphFont"/>
    <w:link w:val="Heading3"/>
    <w:uiPriority w:val="9"/>
    <w:rsid w:val="00522200"/>
    <w:rPr>
      <w:rFonts w:ascii="Arial" w:eastAsia="Times New Roman" w:hAnsi="Arial" w:cs="Times New Roman"/>
      <w:b/>
      <w:bCs/>
      <w:sz w:val="26"/>
      <w:szCs w:val="27"/>
    </w:rPr>
  </w:style>
  <w:style w:type="character" w:styleId="Strong">
    <w:name w:val="Strong"/>
    <w:basedOn w:val="DefaultParagraphFont"/>
    <w:uiPriority w:val="22"/>
    <w:qFormat/>
    <w:rsid w:val="00A52F88"/>
    <w:rPr>
      <w:b/>
      <w:bCs/>
    </w:rPr>
  </w:style>
  <w:style w:type="character" w:customStyle="1" w:styleId="warning-note">
    <w:name w:val="warning-note"/>
    <w:basedOn w:val="DefaultParagraphFont"/>
    <w:rsid w:val="00A52F88"/>
  </w:style>
  <w:style w:type="paragraph" w:customStyle="1" w:styleId="content-message">
    <w:name w:val="content-message"/>
    <w:basedOn w:val="Normal"/>
    <w:rsid w:val="00A52F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txt">
    <w:name w:val="label-txt"/>
    <w:basedOn w:val="DefaultParagraphFont"/>
    <w:rsid w:val="00A52F88"/>
  </w:style>
  <w:style w:type="paragraph" w:customStyle="1" w:styleId="accordion-tabbedtab">
    <w:name w:val="accordion-tabbed__tab"/>
    <w:basedOn w:val="Normal"/>
    <w:rsid w:val="00A52F8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A52F8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52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F88"/>
    <w:rPr>
      <w:rFonts w:ascii="Segoe UI" w:hAnsi="Segoe UI" w:cs="Segoe UI"/>
      <w:sz w:val="18"/>
      <w:szCs w:val="18"/>
    </w:rPr>
  </w:style>
  <w:style w:type="character" w:customStyle="1" w:styleId="Heading2Char">
    <w:name w:val="Heading 2 Char"/>
    <w:basedOn w:val="DefaultParagraphFont"/>
    <w:link w:val="Heading2"/>
    <w:uiPriority w:val="9"/>
    <w:rsid w:val="00522200"/>
    <w:rPr>
      <w:rFonts w:ascii="Arial" w:eastAsiaTheme="majorEastAsia" w:hAnsi="Arial" w:cstheme="majorBidi"/>
      <w:b/>
      <w:color w:val="000000" w:themeColor="text1"/>
      <w:sz w:val="28"/>
      <w:szCs w:val="26"/>
    </w:rPr>
  </w:style>
  <w:style w:type="character" w:customStyle="1" w:styleId="Heading1Char">
    <w:name w:val="Heading 1 Char"/>
    <w:basedOn w:val="DefaultParagraphFont"/>
    <w:link w:val="Heading1"/>
    <w:uiPriority w:val="9"/>
    <w:rsid w:val="00881A5D"/>
    <w:rPr>
      <w:rFonts w:ascii="Arial" w:eastAsiaTheme="majorEastAsia" w:hAnsi="Arial" w:cstheme="majorBidi"/>
      <w:b/>
      <w:sz w:val="28"/>
      <w:szCs w:val="32"/>
    </w:rPr>
  </w:style>
  <w:style w:type="paragraph" w:customStyle="1" w:styleId="EndNoteBibliographyTitle">
    <w:name w:val="EndNote Bibliography Title"/>
    <w:basedOn w:val="Normal"/>
    <w:link w:val="EndNoteBibliographyTitleChar"/>
    <w:rsid w:val="0014580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45800"/>
    <w:rPr>
      <w:rFonts w:ascii="Calibri" w:hAnsi="Calibri" w:cs="Calibri"/>
      <w:noProof/>
    </w:rPr>
  </w:style>
  <w:style w:type="paragraph" w:customStyle="1" w:styleId="EndNoteBibliography">
    <w:name w:val="EndNote Bibliography"/>
    <w:basedOn w:val="Normal"/>
    <w:link w:val="EndNoteBibliographyChar"/>
    <w:rsid w:val="0014580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45800"/>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807413">
      <w:bodyDiv w:val="1"/>
      <w:marLeft w:val="0"/>
      <w:marRight w:val="0"/>
      <w:marTop w:val="0"/>
      <w:marBottom w:val="0"/>
      <w:divBdr>
        <w:top w:val="none" w:sz="0" w:space="0" w:color="auto"/>
        <w:left w:val="none" w:sz="0" w:space="0" w:color="auto"/>
        <w:bottom w:val="none" w:sz="0" w:space="0" w:color="auto"/>
        <w:right w:val="none" w:sz="0" w:space="0" w:color="auto"/>
      </w:divBdr>
    </w:div>
    <w:div w:id="1025014726">
      <w:bodyDiv w:val="1"/>
      <w:marLeft w:val="0"/>
      <w:marRight w:val="0"/>
      <w:marTop w:val="0"/>
      <w:marBottom w:val="0"/>
      <w:divBdr>
        <w:top w:val="none" w:sz="0" w:space="0" w:color="auto"/>
        <w:left w:val="none" w:sz="0" w:space="0" w:color="auto"/>
        <w:bottom w:val="none" w:sz="0" w:space="0" w:color="auto"/>
        <w:right w:val="none" w:sz="0" w:space="0" w:color="auto"/>
      </w:divBdr>
      <w:divsChild>
        <w:div w:id="950941368">
          <w:marLeft w:val="0"/>
          <w:marRight w:val="0"/>
          <w:marTop w:val="0"/>
          <w:marBottom w:val="0"/>
          <w:divBdr>
            <w:top w:val="none" w:sz="0" w:space="0" w:color="auto"/>
            <w:left w:val="none" w:sz="0" w:space="0" w:color="auto"/>
            <w:bottom w:val="single" w:sz="12" w:space="0" w:color="D8D9DA"/>
            <w:right w:val="none" w:sz="0" w:space="0" w:color="auto"/>
          </w:divBdr>
          <w:divsChild>
            <w:div w:id="188570408">
              <w:marLeft w:val="0"/>
              <w:marRight w:val="0"/>
              <w:marTop w:val="0"/>
              <w:marBottom w:val="0"/>
              <w:divBdr>
                <w:top w:val="none" w:sz="0" w:space="0" w:color="auto"/>
                <w:left w:val="none" w:sz="0" w:space="0" w:color="auto"/>
                <w:bottom w:val="none" w:sz="0" w:space="0" w:color="auto"/>
                <w:right w:val="none" w:sz="0" w:space="0" w:color="auto"/>
              </w:divBdr>
              <w:divsChild>
                <w:div w:id="711350078">
                  <w:marLeft w:val="0"/>
                  <w:marRight w:val="0"/>
                  <w:marTop w:val="0"/>
                  <w:marBottom w:val="0"/>
                  <w:divBdr>
                    <w:top w:val="none" w:sz="0" w:space="0" w:color="auto"/>
                    <w:left w:val="none" w:sz="0" w:space="0" w:color="auto"/>
                    <w:bottom w:val="none" w:sz="0" w:space="0" w:color="auto"/>
                    <w:right w:val="none" w:sz="0" w:space="0" w:color="auto"/>
                  </w:divBdr>
                </w:div>
                <w:div w:id="331371638">
                  <w:marLeft w:val="270"/>
                  <w:marRight w:val="0"/>
                  <w:marTop w:val="0"/>
                  <w:marBottom w:val="0"/>
                  <w:divBdr>
                    <w:top w:val="none" w:sz="0" w:space="0" w:color="auto"/>
                    <w:left w:val="none" w:sz="0" w:space="0" w:color="auto"/>
                    <w:bottom w:val="none" w:sz="0" w:space="0" w:color="auto"/>
                    <w:right w:val="none" w:sz="0" w:space="0" w:color="auto"/>
                  </w:divBdr>
                </w:div>
                <w:div w:id="1392342932">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 w:id="647590004">
          <w:marLeft w:val="0"/>
          <w:marRight w:val="0"/>
          <w:marTop w:val="0"/>
          <w:marBottom w:val="0"/>
          <w:divBdr>
            <w:top w:val="none" w:sz="0" w:space="0" w:color="auto"/>
            <w:left w:val="none" w:sz="0" w:space="0" w:color="auto"/>
            <w:bottom w:val="none" w:sz="0" w:space="0" w:color="auto"/>
            <w:right w:val="none" w:sz="0" w:space="0" w:color="auto"/>
          </w:divBdr>
          <w:divsChild>
            <w:div w:id="1552962236">
              <w:marLeft w:val="0"/>
              <w:marRight w:val="0"/>
              <w:marTop w:val="0"/>
              <w:marBottom w:val="0"/>
              <w:divBdr>
                <w:top w:val="none" w:sz="0" w:space="0" w:color="auto"/>
                <w:left w:val="none" w:sz="0" w:space="0" w:color="auto"/>
                <w:bottom w:val="none" w:sz="0" w:space="0" w:color="auto"/>
                <w:right w:val="none" w:sz="0" w:space="0" w:color="auto"/>
              </w:divBdr>
              <w:divsChild>
                <w:div w:id="1421947195">
                  <w:marLeft w:val="0"/>
                  <w:marRight w:val="0"/>
                  <w:marTop w:val="0"/>
                  <w:marBottom w:val="0"/>
                  <w:divBdr>
                    <w:top w:val="single" w:sz="6" w:space="17" w:color="CC4E00"/>
                    <w:left w:val="single" w:sz="6" w:space="12" w:color="CC4E00"/>
                    <w:bottom w:val="single" w:sz="6" w:space="17" w:color="CC4E00"/>
                    <w:right w:val="single" w:sz="6" w:space="12" w:color="CC4E00"/>
                  </w:divBdr>
                </w:div>
                <w:div w:id="1140420081">
                  <w:marLeft w:val="0"/>
                  <w:marRight w:val="0"/>
                  <w:marTop w:val="0"/>
                  <w:marBottom w:val="0"/>
                  <w:divBdr>
                    <w:top w:val="none" w:sz="0" w:space="0" w:color="auto"/>
                    <w:left w:val="none" w:sz="0" w:space="0" w:color="auto"/>
                    <w:bottom w:val="none" w:sz="0" w:space="0" w:color="auto"/>
                    <w:right w:val="none" w:sz="0" w:space="0" w:color="auto"/>
                  </w:divBdr>
                  <w:divsChild>
                    <w:div w:id="1690835828">
                      <w:marLeft w:val="0"/>
                      <w:marRight w:val="0"/>
                      <w:marTop w:val="0"/>
                      <w:marBottom w:val="0"/>
                      <w:divBdr>
                        <w:top w:val="single" w:sz="2" w:space="0" w:color="DFDDD6"/>
                        <w:left w:val="single" w:sz="2" w:space="0" w:color="DFDDD6"/>
                        <w:bottom w:val="single" w:sz="6" w:space="0" w:color="auto"/>
                        <w:right w:val="single" w:sz="2" w:space="0" w:color="DFDDD6"/>
                      </w:divBdr>
                      <w:divsChild>
                        <w:div w:id="883519537">
                          <w:marLeft w:val="0"/>
                          <w:marRight w:val="0"/>
                          <w:marTop w:val="0"/>
                          <w:marBottom w:val="0"/>
                          <w:divBdr>
                            <w:top w:val="none" w:sz="0" w:space="0" w:color="auto"/>
                            <w:left w:val="none" w:sz="0" w:space="0" w:color="auto"/>
                            <w:bottom w:val="none" w:sz="0" w:space="0" w:color="auto"/>
                            <w:right w:val="none" w:sz="0" w:space="0" w:color="auto"/>
                          </w:divBdr>
                        </w:div>
                        <w:div w:id="669991970">
                          <w:marLeft w:val="0"/>
                          <w:marRight w:val="0"/>
                          <w:marTop w:val="0"/>
                          <w:marBottom w:val="0"/>
                          <w:divBdr>
                            <w:top w:val="none" w:sz="0" w:space="0" w:color="auto"/>
                            <w:left w:val="none" w:sz="0" w:space="0" w:color="auto"/>
                            <w:bottom w:val="none" w:sz="0" w:space="0" w:color="auto"/>
                            <w:right w:val="none" w:sz="0" w:space="0" w:color="auto"/>
                          </w:divBdr>
                        </w:div>
                      </w:divsChild>
                    </w:div>
                    <w:div w:id="1312098594">
                      <w:marLeft w:val="0"/>
                      <w:marRight w:val="0"/>
                      <w:marTop w:val="0"/>
                      <w:marBottom w:val="0"/>
                      <w:divBdr>
                        <w:top w:val="none" w:sz="0" w:space="0" w:color="auto"/>
                        <w:left w:val="none" w:sz="0" w:space="0" w:color="auto"/>
                        <w:bottom w:val="none" w:sz="0" w:space="0" w:color="auto"/>
                        <w:right w:val="none" w:sz="0" w:space="0" w:color="auto"/>
                      </w:divBdr>
                    </w:div>
                    <w:div w:id="1780178208">
                      <w:marLeft w:val="0"/>
                      <w:marRight w:val="0"/>
                      <w:marTop w:val="0"/>
                      <w:marBottom w:val="0"/>
                      <w:divBdr>
                        <w:top w:val="none" w:sz="0" w:space="0" w:color="auto"/>
                        <w:left w:val="none" w:sz="0" w:space="0" w:color="auto"/>
                        <w:bottom w:val="none" w:sz="0" w:space="0" w:color="auto"/>
                        <w:right w:val="none" w:sz="0" w:space="0" w:color="auto"/>
                      </w:divBdr>
                    </w:div>
                  </w:divsChild>
                </w:div>
                <w:div w:id="1608653224">
                  <w:marLeft w:val="0"/>
                  <w:marRight w:val="0"/>
                  <w:marTop w:val="0"/>
                  <w:marBottom w:val="0"/>
                  <w:divBdr>
                    <w:top w:val="none" w:sz="0" w:space="0" w:color="auto"/>
                    <w:left w:val="single" w:sz="6" w:space="11" w:color="D8D9DA"/>
                    <w:bottom w:val="none" w:sz="0" w:space="0" w:color="auto"/>
                    <w:right w:val="none" w:sz="0" w:space="0" w:color="auto"/>
                  </w:divBdr>
                  <w:divsChild>
                    <w:div w:id="86583688">
                      <w:marLeft w:val="0"/>
                      <w:marRight w:val="0"/>
                      <w:marTop w:val="0"/>
                      <w:marBottom w:val="0"/>
                      <w:divBdr>
                        <w:top w:val="none" w:sz="0" w:space="0" w:color="auto"/>
                        <w:left w:val="none" w:sz="0" w:space="0" w:color="auto"/>
                        <w:bottom w:val="none" w:sz="0" w:space="0" w:color="auto"/>
                        <w:right w:val="none" w:sz="0" w:space="0" w:color="auto"/>
                      </w:divBdr>
                      <w:divsChild>
                        <w:div w:id="1537691680">
                          <w:marLeft w:val="0"/>
                          <w:marRight w:val="0"/>
                          <w:marTop w:val="0"/>
                          <w:marBottom w:val="0"/>
                          <w:divBdr>
                            <w:top w:val="none" w:sz="0" w:space="0" w:color="auto"/>
                            <w:left w:val="none" w:sz="0" w:space="0" w:color="auto"/>
                            <w:bottom w:val="none" w:sz="0" w:space="0" w:color="auto"/>
                            <w:right w:val="none" w:sz="0" w:space="0" w:color="auto"/>
                          </w:divBdr>
                        </w:div>
                        <w:div w:id="1334062627">
                          <w:marLeft w:val="0"/>
                          <w:marRight w:val="0"/>
                          <w:marTop w:val="0"/>
                          <w:marBottom w:val="0"/>
                          <w:divBdr>
                            <w:top w:val="none" w:sz="0" w:space="0" w:color="auto"/>
                            <w:left w:val="none" w:sz="0" w:space="0" w:color="auto"/>
                            <w:bottom w:val="none" w:sz="0" w:space="0" w:color="auto"/>
                            <w:right w:val="none" w:sz="0" w:space="0" w:color="auto"/>
                          </w:divBdr>
                          <w:divsChild>
                            <w:div w:id="632365410">
                              <w:marLeft w:val="0"/>
                              <w:marRight w:val="0"/>
                              <w:marTop w:val="0"/>
                              <w:marBottom w:val="0"/>
                              <w:divBdr>
                                <w:top w:val="none" w:sz="0" w:space="0" w:color="auto"/>
                                <w:left w:val="none" w:sz="0" w:space="0" w:color="auto"/>
                                <w:bottom w:val="none" w:sz="0" w:space="0" w:color="auto"/>
                                <w:right w:val="none" w:sz="0" w:space="0" w:color="auto"/>
                              </w:divBdr>
                              <w:divsChild>
                                <w:div w:id="1416320828">
                                  <w:marLeft w:val="0"/>
                                  <w:marRight w:val="0"/>
                                  <w:marTop w:val="120"/>
                                  <w:marBottom w:val="120"/>
                                  <w:divBdr>
                                    <w:top w:val="none" w:sz="0" w:space="0" w:color="auto"/>
                                    <w:left w:val="none" w:sz="0" w:space="0" w:color="auto"/>
                                    <w:bottom w:val="none" w:sz="0" w:space="0" w:color="auto"/>
                                    <w:right w:val="none" w:sz="0" w:space="0" w:color="auto"/>
                                  </w:divBdr>
                                  <w:divsChild>
                                    <w:div w:id="597298667">
                                      <w:marLeft w:val="0"/>
                                      <w:marRight w:val="0"/>
                                      <w:marTop w:val="0"/>
                                      <w:marBottom w:val="0"/>
                                      <w:divBdr>
                                        <w:top w:val="none" w:sz="0" w:space="0" w:color="auto"/>
                                        <w:left w:val="none" w:sz="0" w:space="0" w:color="auto"/>
                                        <w:bottom w:val="none" w:sz="0" w:space="0" w:color="auto"/>
                                        <w:right w:val="none" w:sz="0" w:space="0" w:color="auto"/>
                                      </w:divBdr>
                                      <w:divsChild>
                                        <w:div w:id="1887717435">
                                          <w:marLeft w:val="0"/>
                                          <w:marRight w:val="0"/>
                                          <w:marTop w:val="0"/>
                                          <w:marBottom w:val="0"/>
                                          <w:divBdr>
                                            <w:top w:val="single" w:sz="6" w:space="11" w:color="D8D9DA"/>
                                            <w:left w:val="single" w:sz="6" w:space="11" w:color="D8D9DA"/>
                                            <w:bottom w:val="single" w:sz="2" w:space="11" w:color="D8D9DA"/>
                                            <w:right w:val="single" w:sz="6" w:space="11" w:color="D8D9DA"/>
                                          </w:divBdr>
                                        </w:div>
                                      </w:divsChild>
                                    </w:div>
                                    <w:div w:id="995917278">
                                      <w:marLeft w:val="0"/>
                                      <w:marRight w:val="0"/>
                                      <w:marTop w:val="0"/>
                                      <w:marBottom w:val="0"/>
                                      <w:divBdr>
                                        <w:top w:val="single" w:sz="2" w:space="0" w:color="D8D9DA"/>
                                        <w:left w:val="single" w:sz="6" w:space="0" w:color="D8D9DA"/>
                                        <w:bottom w:val="single" w:sz="6" w:space="0" w:color="D8D9DA"/>
                                        <w:right w:val="single" w:sz="6" w:space="0" w:color="D8D9DA"/>
                                      </w:divBdr>
                                      <w:divsChild>
                                        <w:div w:id="11398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3930">
                                  <w:marLeft w:val="0"/>
                                  <w:marRight w:val="0"/>
                                  <w:marTop w:val="120"/>
                                  <w:marBottom w:val="120"/>
                                  <w:divBdr>
                                    <w:top w:val="none" w:sz="0" w:space="0" w:color="auto"/>
                                    <w:left w:val="none" w:sz="0" w:space="0" w:color="auto"/>
                                    <w:bottom w:val="none" w:sz="0" w:space="0" w:color="auto"/>
                                    <w:right w:val="none" w:sz="0" w:space="0" w:color="auto"/>
                                  </w:divBdr>
                                  <w:divsChild>
                                    <w:div w:id="1112281226">
                                      <w:marLeft w:val="0"/>
                                      <w:marRight w:val="0"/>
                                      <w:marTop w:val="0"/>
                                      <w:marBottom w:val="0"/>
                                      <w:divBdr>
                                        <w:top w:val="none" w:sz="0" w:space="0" w:color="auto"/>
                                        <w:left w:val="none" w:sz="0" w:space="0" w:color="auto"/>
                                        <w:bottom w:val="none" w:sz="0" w:space="0" w:color="auto"/>
                                        <w:right w:val="none" w:sz="0" w:space="0" w:color="auto"/>
                                      </w:divBdr>
                                      <w:divsChild>
                                        <w:div w:id="868883356">
                                          <w:marLeft w:val="0"/>
                                          <w:marRight w:val="0"/>
                                          <w:marTop w:val="0"/>
                                          <w:marBottom w:val="0"/>
                                          <w:divBdr>
                                            <w:top w:val="single" w:sz="6" w:space="11" w:color="D8D9DA"/>
                                            <w:left w:val="single" w:sz="6" w:space="11" w:color="D8D9DA"/>
                                            <w:bottom w:val="single" w:sz="2" w:space="11" w:color="D8D9DA"/>
                                            <w:right w:val="single" w:sz="6" w:space="11" w:color="D8D9DA"/>
                                          </w:divBdr>
                                        </w:div>
                                      </w:divsChild>
                                    </w:div>
                                    <w:div w:id="1741826161">
                                      <w:marLeft w:val="0"/>
                                      <w:marRight w:val="0"/>
                                      <w:marTop w:val="0"/>
                                      <w:marBottom w:val="0"/>
                                      <w:divBdr>
                                        <w:top w:val="single" w:sz="2" w:space="0" w:color="D8D9DA"/>
                                        <w:left w:val="single" w:sz="6" w:space="0" w:color="D8D9DA"/>
                                        <w:bottom w:val="single" w:sz="6" w:space="0" w:color="D8D9DA"/>
                                        <w:right w:val="single" w:sz="6" w:space="0" w:color="D8D9DA"/>
                                      </w:divBdr>
                                      <w:divsChild>
                                        <w:div w:id="9340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73984">
                                  <w:marLeft w:val="0"/>
                                  <w:marRight w:val="0"/>
                                  <w:marTop w:val="120"/>
                                  <w:marBottom w:val="120"/>
                                  <w:divBdr>
                                    <w:top w:val="none" w:sz="0" w:space="0" w:color="auto"/>
                                    <w:left w:val="none" w:sz="0" w:space="0" w:color="auto"/>
                                    <w:bottom w:val="none" w:sz="0" w:space="0" w:color="auto"/>
                                    <w:right w:val="none" w:sz="0" w:space="0" w:color="auto"/>
                                  </w:divBdr>
                                  <w:divsChild>
                                    <w:div w:id="579798166">
                                      <w:marLeft w:val="0"/>
                                      <w:marRight w:val="0"/>
                                      <w:marTop w:val="0"/>
                                      <w:marBottom w:val="0"/>
                                      <w:divBdr>
                                        <w:top w:val="none" w:sz="0" w:space="0" w:color="auto"/>
                                        <w:left w:val="none" w:sz="0" w:space="0" w:color="auto"/>
                                        <w:bottom w:val="none" w:sz="0" w:space="0" w:color="auto"/>
                                        <w:right w:val="none" w:sz="0" w:space="0" w:color="auto"/>
                                      </w:divBdr>
                                      <w:divsChild>
                                        <w:div w:id="1332879630">
                                          <w:marLeft w:val="0"/>
                                          <w:marRight w:val="0"/>
                                          <w:marTop w:val="0"/>
                                          <w:marBottom w:val="0"/>
                                          <w:divBdr>
                                            <w:top w:val="single" w:sz="6" w:space="11" w:color="D8D9DA"/>
                                            <w:left w:val="single" w:sz="6" w:space="11" w:color="D8D9DA"/>
                                            <w:bottom w:val="single" w:sz="2" w:space="11" w:color="D8D9DA"/>
                                            <w:right w:val="single" w:sz="6" w:space="11" w:color="D8D9DA"/>
                                          </w:divBdr>
                                        </w:div>
                                      </w:divsChild>
                                    </w:div>
                                    <w:div w:id="821042381">
                                      <w:marLeft w:val="0"/>
                                      <w:marRight w:val="0"/>
                                      <w:marTop w:val="0"/>
                                      <w:marBottom w:val="0"/>
                                      <w:divBdr>
                                        <w:top w:val="single" w:sz="2" w:space="0" w:color="D8D9DA"/>
                                        <w:left w:val="single" w:sz="6" w:space="0" w:color="D8D9DA"/>
                                        <w:bottom w:val="single" w:sz="6" w:space="0" w:color="D8D9DA"/>
                                        <w:right w:val="single" w:sz="6" w:space="0" w:color="D8D9DA"/>
                                      </w:divBdr>
                                      <w:divsChild>
                                        <w:div w:id="17338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959528">
          <w:marLeft w:val="0"/>
          <w:marRight w:val="0"/>
          <w:marTop w:val="300"/>
          <w:marBottom w:val="0"/>
          <w:divBdr>
            <w:top w:val="none" w:sz="0" w:space="0" w:color="auto"/>
            <w:left w:val="none" w:sz="0" w:space="0" w:color="auto"/>
            <w:bottom w:val="none" w:sz="0" w:space="0" w:color="auto"/>
            <w:right w:val="none" w:sz="0" w:space="0" w:color="auto"/>
          </w:divBdr>
          <w:divsChild>
            <w:div w:id="1872500242">
              <w:marLeft w:val="0"/>
              <w:marRight w:val="0"/>
              <w:marTop w:val="0"/>
              <w:marBottom w:val="0"/>
              <w:divBdr>
                <w:top w:val="none" w:sz="0" w:space="0" w:color="auto"/>
                <w:left w:val="none" w:sz="0" w:space="0" w:color="auto"/>
                <w:bottom w:val="none" w:sz="0" w:space="0" w:color="auto"/>
                <w:right w:val="none" w:sz="0" w:space="0" w:color="auto"/>
              </w:divBdr>
              <w:divsChild>
                <w:div w:id="11839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84600">
      <w:bodyDiv w:val="1"/>
      <w:marLeft w:val="0"/>
      <w:marRight w:val="0"/>
      <w:marTop w:val="0"/>
      <w:marBottom w:val="0"/>
      <w:divBdr>
        <w:top w:val="none" w:sz="0" w:space="0" w:color="auto"/>
        <w:left w:val="none" w:sz="0" w:space="0" w:color="auto"/>
        <w:bottom w:val="none" w:sz="0" w:space="0" w:color="auto"/>
        <w:right w:val="none" w:sz="0" w:space="0" w:color="auto"/>
      </w:divBdr>
    </w:div>
    <w:div w:id="2102331848">
      <w:bodyDiv w:val="1"/>
      <w:marLeft w:val="0"/>
      <w:marRight w:val="0"/>
      <w:marTop w:val="0"/>
      <w:marBottom w:val="0"/>
      <w:divBdr>
        <w:top w:val="none" w:sz="0" w:space="0" w:color="auto"/>
        <w:left w:val="none" w:sz="0" w:space="0" w:color="auto"/>
        <w:bottom w:val="none" w:sz="0" w:space="0" w:color="auto"/>
        <w:right w:val="none" w:sz="0" w:space="0" w:color="auto"/>
      </w:divBdr>
    </w:div>
    <w:div w:id="2113864872">
      <w:bodyDiv w:val="1"/>
      <w:marLeft w:val="0"/>
      <w:marRight w:val="0"/>
      <w:marTop w:val="0"/>
      <w:marBottom w:val="0"/>
      <w:divBdr>
        <w:top w:val="none" w:sz="0" w:space="0" w:color="auto"/>
        <w:left w:val="none" w:sz="0" w:space="0" w:color="auto"/>
        <w:bottom w:val="none" w:sz="0" w:space="0" w:color="auto"/>
        <w:right w:val="none" w:sz="0" w:space="0" w:color="auto"/>
      </w:divBdr>
      <w:divsChild>
        <w:div w:id="2146583930">
          <w:marLeft w:val="0"/>
          <w:marRight w:val="0"/>
          <w:marTop w:val="225"/>
          <w:marBottom w:val="225"/>
          <w:divBdr>
            <w:top w:val="none" w:sz="0" w:space="0" w:color="auto"/>
            <w:left w:val="none" w:sz="0" w:space="0" w:color="auto"/>
            <w:bottom w:val="none" w:sz="0" w:space="0" w:color="auto"/>
            <w:right w:val="none" w:sz="0" w:space="0" w:color="auto"/>
          </w:divBdr>
          <w:divsChild>
            <w:div w:id="1183014028">
              <w:marLeft w:val="0"/>
              <w:marRight w:val="0"/>
              <w:marTop w:val="0"/>
              <w:marBottom w:val="0"/>
              <w:divBdr>
                <w:top w:val="none" w:sz="0" w:space="0" w:color="auto"/>
                <w:left w:val="none" w:sz="0" w:space="0" w:color="auto"/>
                <w:bottom w:val="none" w:sz="0" w:space="0" w:color="auto"/>
                <w:right w:val="none" w:sz="0" w:space="0" w:color="auto"/>
              </w:divBdr>
              <w:divsChild>
                <w:div w:id="1056003984">
                  <w:marLeft w:val="0"/>
                  <w:marRight w:val="0"/>
                  <w:marTop w:val="0"/>
                  <w:marBottom w:val="0"/>
                  <w:divBdr>
                    <w:top w:val="none" w:sz="0" w:space="0" w:color="auto"/>
                    <w:left w:val="none" w:sz="0" w:space="0" w:color="auto"/>
                    <w:bottom w:val="none" w:sz="0" w:space="0" w:color="auto"/>
                    <w:right w:val="none" w:sz="0" w:space="0" w:color="auto"/>
                  </w:divBdr>
                  <w:divsChild>
                    <w:div w:id="1581211512">
                      <w:marLeft w:val="0"/>
                      <w:marRight w:val="0"/>
                      <w:marTop w:val="0"/>
                      <w:marBottom w:val="0"/>
                      <w:divBdr>
                        <w:top w:val="none" w:sz="0" w:space="0" w:color="auto"/>
                        <w:left w:val="none" w:sz="0" w:space="0" w:color="auto"/>
                        <w:bottom w:val="none" w:sz="0" w:space="0" w:color="auto"/>
                        <w:right w:val="none" w:sz="0" w:space="0" w:color="auto"/>
                      </w:divBdr>
                    </w:div>
                    <w:div w:id="585649231">
                      <w:marLeft w:val="0"/>
                      <w:marRight w:val="0"/>
                      <w:marTop w:val="0"/>
                      <w:marBottom w:val="0"/>
                      <w:divBdr>
                        <w:top w:val="none" w:sz="0" w:space="0" w:color="auto"/>
                        <w:left w:val="none" w:sz="0" w:space="0" w:color="auto"/>
                        <w:bottom w:val="none" w:sz="0" w:space="0" w:color="auto"/>
                        <w:right w:val="none" w:sz="0" w:space="0" w:color="auto"/>
                      </w:divBdr>
                    </w:div>
                    <w:div w:id="584075295">
                      <w:marLeft w:val="0"/>
                      <w:marRight w:val="0"/>
                      <w:marTop w:val="0"/>
                      <w:marBottom w:val="0"/>
                      <w:divBdr>
                        <w:top w:val="none" w:sz="0" w:space="0" w:color="auto"/>
                        <w:left w:val="none" w:sz="0" w:space="0" w:color="auto"/>
                        <w:bottom w:val="none" w:sz="0" w:space="0" w:color="auto"/>
                        <w:right w:val="none" w:sz="0" w:space="0" w:color="auto"/>
                      </w:divBdr>
                    </w:div>
                    <w:div w:id="1842431286">
                      <w:marLeft w:val="0"/>
                      <w:marRight w:val="0"/>
                      <w:marTop w:val="0"/>
                      <w:marBottom w:val="0"/>
                      <w:divBdr>
                        <w:top w:val="none" w:sz="0" w:space="0" w:color="auto"/>
                        <w:left w:val="none" w:sz="0" w:space="0" w:color="auto"/>
                        <w:bottom w:val="none" w:sz="0" w:space="0" w:color="auto"/>
                        <w:right w:val="none" w:sz="0" w:space="0" w:color="auto"/>
                      </w:divBdr>
                    </w:div>
                    <w:div w:id="14347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action/doSearch?ContribAuthorStored=Jungbauer%2C+Alo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2348</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Deldari, Sevda</dc:creator>
  <cp:keywords/>
  <dc:description/>
  <cp:lastModifiedBy>Coffman, Jon</cp:lastModifiedBy>
  <cp:revision>4</cp:revision>
  <dcterms:created xsi:type="dcterms:W3CDTF">2020-05-11T12:34:00Z</dcterms:created>
  <dcterms:modified xsi:type="dcterms:W3CDTF">2020-05-11T12:35:00Z</dcterms:modified>
</cp:coreProperties>
</file>