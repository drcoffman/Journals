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CB5D" w14:textId="63A71825" w:rsidR="008A2532" w:rsidRPr="00316D95" w:rsidRDefault="006A66F7" w:rsidP="00105E62">
      <w:pPr>
        <w:spacing w:after="0" w:line="480" w:lineRule="auto"/>
        <w:rPr>
          <w:rFonts w:ascii="Arial" w:hAnsi="Arial" w:cs="Arial"/>
          <w:b/>
          <w:bCs/>
          <w:sz w:val="24"/>
          <w:szCs w:val="24"/>
        </w:rPr>
      </w:pPr>
      <w:r w:rsidRPr="00316D95">
        <w:rPr>
          <w:rFonts w:ascii="Arial" w:hAnsi="Arial" w:cs="Arial"/>
          <w:b/>
          <w:bCs/>
          <w:sz w:val="24"/>
          <w:szCs w:val="24"/>
        </w:rPr>
        <w:t xml:space="preserve">A First-Generation </w:t>
      </w:r>
      <w:r w:rsidR="007B2029" w:rsidRPr="00316D95">
        <w:rPr>
          <w:rFonts w:ascii="Arial" w:hAnsi="Arial" w:cs="Arial"/>
          <w:b/>
          <w:bCs/>
          <w:sz w:val="24"/>
          <w:szCs w:val="24"/>
        </w:rPr>
        <w:t xml:space="preserve">Integrated Continuous </w:t>
      </w:r>
      <w:r w:rsidR="008A2532" w:rsidRPr="00316D95">
        <w:rPr>
          <w:rFonts w:ascii="Arial" w:hAnsi="Arial" w:cs="Arial"/>
          <w:b/>
          <w:bCs/>
          <w:sz w:val="24"/>
          <w:szCs w:val="24"/>
        </w:rPr>
        <w:t>Bioprocessing Facility</w:t>
      </w:r>
      <w:r w:rsidRPr="00316D95">
        <w:rPr>
          <w:rFonts w:ascii="Arial" w:hAnsi="Arial" w:cs="Arial"/>
          <w:b/>
          <w:bCs/>
          <w:sz w:val="24"/>
          <w:szCs w:val="24"/>
        </w:rPr>
        <w:t xml:space="preserve">: </w:t>
      </w:r>
      <w:r w:rsidR="008A2532" w:rsidRPr="00316D95">
        <w:rPr>
          <w:rFonts w:ascii="Arial" w:hAnsi="Arial" w:cs="Arial"/>
          <w:b/>
          <w:bCs/>
          <w:sz w:val="24"/>
          <w:szCs w:val="24"/>
        </w:rPr>
        <w:t>Conceptual Design and Economic</w:t>
      </w:r>
      <w:r w:rsidRPr="00316D95">
        <w:rPr>
          <w:rFonts w:ascii="Arial" w:hAnsi="Arial" w:cs="Arial"/>
          <w:b/>
          <w:bCs/>
          <w:sz w:val="24"/>
          <w:szCs w:val="24"/>
        </w:rPr>
        <w:t xml:space="preserve"> Analysis</w:t>
      </w:r>
    </w:p>
    <w:p w14:paraId="29335661" w14:textId="77777777" w:rsidR="00F97226" w:rsidRPr="00A74770" w:rsidRDefault="00F97226" w:rsidP="00105E62">
      <w:pPr>
        <w:spacing w:after="0" w:line="480" w:lineRule="auto"/>
        <w:rPr>
          <w:rFonts w:ascii="Arial" w:hAnsi="Arial" w:cs="Arial"/>
          <w:sz w:val="24"/>
          <w:szCs w:val="24"/>
        </w:rPr>
      </w:pPr>
    </w:p>
    <w:p w14:paraId="4F908392" w14:textId="6BD3D02F" w:rsidR="0090782C" w:rsidRPr="00A74770" w:rsidRDefault="008A2148" w:rsidP="00105E62">
      <w:pPr>
        <w:spacing w:after="0" w:line="480" w:lineRule="auto"/>
        <w:rPr>
          <w:rFonts w:ascii="Arial" w:hAnsi="Arial" w:cs="Arial"/>
          <w:sz w:val="24"/>
          <w:szCs w:val="24"/>
        </w:rPr>
      </w:pPr>
      <w:r w:rsidRPr="0B16467A">
        <w:rPr>
          <w:rFonts w:ascii="Arial" w:hAnsi="Arial" w:cs="Arial"/>
          <w:sz w:val="24"/>
          <w:szCs w:val="24"/>
        </w:rPr>
        <w:t>Raymond Szuszkiewicz</w:t>
      </w:r>
      <w:r w:rsidR="00CD5043" w:rsidRPr="0B16467A">
        <w:rPr>
          <w:rFonts w:ascii="Arial" w:hAnsi="Arial" w:cs="Arial"/>
          <w:sz w:val="24"/>
          <w:szCs w:val="24"/>
          <w:vertAlign w:val="superscript"/>
        </w:rPr>
        <w:t>1</w:t>
      </w:r>
      <w:r w:rsidR="003847DF" w:rsidRPr="0B16467A">
        <w:rPr>
          <w:rFonts w:ascii="Arial" w:hAnsi="Arial" w:cs="Arial"/>
          <w:sz w:val="24"/>
          <w:szCs w:val="24"/>
          <w:vertAlign w:val="superscript"/>
        </w:rPr>
        <w:t>^</w:t>
      </w:r>
      <w:r w:rsidR="6E5028C0" w:rsidRPr="0B16467A">
        <w:rPr>
          <w:rFonts w:ascii="Arial" w:hAnsi="Arial" w:cs="Arial"/>
          <w:sz w:val="24"/>
          <w:szCs w:val="24"/>
        </w:rPr>
        <w:t>,</w:t>
      </w:r>
      <w:r w:rsidRPr="0B16467A">
        <w:rPr>
          <w:rFonts w:ascii="Arial" w:hAnsi="Arial" w:cs="Arial"/>
          <w:sz w:val="24"/>
          <w:szCs w:val="24"/>
        </w:rPr>
        <w:t xml:space="preserve"> </w:t>
      </w:r>
      <w:r w:rsidR="3EC1693C" w:rsidRPr="0B16467A">
        <w:rPr>
          <w:rFonts w:ascii="Arial" w:hAnsi="Arial" w:cs="Arial"/>
          <w:sz w:val="24"/>
          <w:szCs w:val="24"/>
        </w:rPr>
        <w:t>Jeff Johnson</w:t>
      </w:r>
      <w:r w:rsidR="00CD5043" w:rsidRPr="0B16467A">
        <w:rPr>
          <w:rFonts w:ascii="Arial" w:hAnsi="Arial" w:cs="Arial"/>
          <w:sz w:val="24"/>
          <w:szCs w:val="24"/>
          <w:vertAlign w:val="superscript"/>
        </w:rPr>
        <w:t>2</w:t>
      </w:r>
      <w:r w:rsidR="00323626" w:rsidRPr="0B16467A">
        <w:rPr>
          <w:rFonts w:ascii="Arial" w:hAnsi="Arial" w:cs="Arial"/>
          <w:sz w:val="24"/>
          <w:szCs w:val="24"/>
        </w:rPr>
        <w:t>,</w:t>
      </w:r>
      <w:r w:rsidR="005701C7" w:rsidRPr="0B16467A">
        <w:rPr>
          <w:rFonts w:ascii="Arial" w:hAnsi="Arial" w:cs="Arial"/>
          <w:sz w:val="24"/>
          <w:szCs w:val="24"/>
        </w:rPr>
        <w:t xml:space="preserve"> Carrington Edmunds</w:t>
      </w:r>
      <w:r w:rsidR="00CD5043" w:rsidRPr="0B16467A">
        <w:rPr>
          <w:rFonts w:ascii="Arial" w:hAnsi="Arial" w:cs="Arial"/>
          <w:sz w:val="24"/>
          <w:szCs w:val="24"/>
          <w:vertAlign w:val="superscript"/>
        </w:rPr>
        <w:t>3</w:t>
      </w:r>
      <w:r w:rsidR="00671845" w:rsidRPr="0B16467A">
        <w:rPr>
          <w:rFonts w:ascii="Arial" w:hAnsi="Arial" w:cs="Arial"/>
          <w:sz w:val="24"/>
          <w:szCs w:val="24"/>
        </w:rPr>
        <w:t>, Ken Hamilton</w:t>
      </w:r>
      <w:r w:rsidR="00AF2336" w:rsidRPr="0B16467A">
        <w:rPr>
          <w:rFonts w:ascii="Arial" w:hAnsi="Arial" w:cs="Arial"/>
          <w:sz w:val="24"/>
          <w:szCs w:val="24"/>
          <w:vertAlign w:val="superscript"/>
        </w:rPr>
        <w:t>4</w:t>
      </w:r>
      <w:r w:rsidR="00DC0F59" w:rsidRPr="0B16467A">
        <w:rPr>
          <w:rFonts w:ascii="Arial" w:hAnsi="Arial" w:cs="Arial"/>
          <w:sz w:val="24"/>
          <w:szCs w:val="24"/>
        </w:rPr>
        <w:t>, Brian Horowski</w:t>
      </w:r>
      <w:r w:rsidR="00AF2336" w:rsidRPr="0B16467A">
        <w:rPr>
          <w:rFonts w:ascii="Arial" w:hAnsi="Arial" w:cs="Arial"/>
          <w:sz w:val="24"/>
          <w:szCs w:val="24"/>
          <w:vertAlign w:val="superscript"/>
        </w:rPr>
        <w:t>1</w:t>
      </w:r>
      <w:r w:rsidR="00F9716F" w:rsidRPr="0B16467A">
        <w:rPr>
          <w:rFonts w:ascii="Arial" w:hAnsi="Arial" w:cs="Arial"/>
          <w:sz w:val="24"/>
          <w:szCs w:val="24"/>
        </w:rPr>
        <w:t xml:space="preserve">, </w:t>
      </w:r>
      <w:r w:rsidR="0090782C" w:rsidRPr="0B16467A">
        <w:rPr>
          <w:rFonts w:ascii="Arial" w:hAnsi="Arial" w:cs="Arial"/>
          <w:sz w:val="24"/>
          <w:szCs w:val="24"/>
        </w:rPr>
        <w:t>Kelvin H. Lee</w:t>
      </w:r>
      <w:r w:rsidRPr="0B16467A">
        <w:rPr>
          <w:rFonts w:ascii="Arial" w:hAnsi="Arial" w:cs="Arial"/>
          <w:sz w:val="24"/>
          <w:szCs w:val="24"/>
          <w:vertAlign w:val="superscript"/>
        </w:rPr>
        <w:t>5</w:t>
      </w:r>
      <w:r w:rsidR="00C276FF" w:rsidRPr="0B16467A">
        <w:rPr>
          <w:rFonts w:ascii="Arial" w:hAnsi="Arial" w:cs="Arial"/>
          <w:sz w:val="24"/>
          <w:szCs w:val="24"/>
        </w:rPr>
        <w:t>,</w:t>
      </w:r>
      <w:r w:rsidR="085E3CE7" w:rsidRPr="0B16467A">
        <w:rPr>
          <w:rFonts w:ascii="Arial" w:hAnsi="Arial" w:cs="Arial"/>
          <w:sz w:val="24"/>
          <w:szCs w:val="24"/>
        </w:rPr>
        <w:t xml:space="preserve"> </w:t>
      </w:r>
      <w:ins w:id="0" w:author="Erickson, John" w:date="2025-09-02T13:56:00Z" w16du:dateUtc="2025-09-02T17:56:00Z">
        <w:r w:rsidR="00FA6166" w:rsidRPr="0B16467A">
          <w:rPr>
            <w:rFonts w:ascii="Arial" w:hAnsi="Arial" w:cs="Arial"/>
            <w:sz w:val="24"/>
            <w:szCs w:val="24"/>
          </w:rPr>
          <w:t>Behnam Partopour</w:t>
        </w:r>
      </w:ins>
      <w:ins w:id="1" w:author="Erickson, John" w:date="2025-09-04T09:21:00Z" w16du:dateUtc="2025-09-04T13:21:00Z">
        <w:r w:rsidR="00CB1B00">
          <w:rPr>
            <w:rFonts w:ascii="Arial" w:hAnsi="Arial" w:cs="Arial"/>
            <w:sz w:val="24"/>
            <w:szCs w:val="24"/>
            <w:vertAlign w:val="superscript"/>
          </w:rPr>
          <w:t>6</w:t>
        </w:r>
      </w:ins>
      <w:ins w:id="2" w:author="Erickson, John" w:date="2025-09-02T13:56:00Z" w16du:dateUtc="2025-09-02T17:56:00Z">
        <w:r w:rsidR="00FA6166" w:rsidRPr="0B16467A">
          <w:rPr>
            <w:rFonts w:ascii="Arial" w:hAnsi="Arial" w:cs="Arial"/>
            <w:sz w:val="24"/>
            <w:szCs w:val="24"/>
          </w:rPr>
          <w:t xml:space="preserve">, </w:t>
        </w:r>
      </w:ins>
      <w:r w:rsidR="0090782C" w:rsidRPr="0B16467A">
        <w:rPr>
          <w:rFonts w:ascii="Arial" w:hAnsi="Arial" w:cs="Arial"/>
          <w:sz w:val="24"/>
          <w:szCs w:val="24"/>
        </w:rPr>
        <w:t>Tom Piombino</w:t>
      </w:r>
      <w:r w:rsidR="00AF2336" w:rsidRPr="0B16467A">
        <w:rPr>
          <w:rFonts w:ascii="Arial" w:hAnsi="Arial" w:cs="Arial"/>
          <w:sz w:val="24"/>
          <w:szCs w:val="24"/>
          <w:vertAlign w:val="superscript"/>
        </w:rPr>
        <w:t>1</w:t>
      </w:r>
      <w:r w:rsidR="0090782C" w:rsidRPr="0B16467A">
        <w:rPr>
          <w:rFonts w:ascii="Arial" w:hAnsi="Arial" w:cs="Arial"/>
          <w:sz w:val="24"/>
          <w:szCs w:val="24"/>
        </w:rPr>
        <w:t>,</w:t>
      </w:r>
      <w:r w:rsidR="1AE31E00" w:rsidRPr="0B16467A">
        <w:rPr>
          <w:rFonts w:ascii="Arial" w:hAnsi="Arial" w:cs="Arial"/>
          <w:sz w:val="24"/>
          <w:szCs w:val="24"/>
        </w:rPr>
        <w:t xml:space="preserve"> </w:t>
      </w:r>
      <w:r w:rsidR="00BF4AF9" w:rsidRPr="0B16467A">
        <w:rPr>
          <w:rFonts w:ascii="Arial" w:hAnsi="Arial" w:cs="Arial"/>
          <w:sz w:val="24"/>
          <w:szCs w:val="24"/>
        </w:rPr>
        <w:t>Juan Torres</w:t>
      </w:r>
      <w:r w:rsidRPr="0B16467A">
        <w:rPr>
          <w:rFonts w:ascii="Arial" w:hAnsi="Arial" w:cs="Arial"/>
          <w:sz w:val="24"/>
          <w:szCs w:val="24"/>
          <w:vertAlign w:val="superscript"/>
        </w:rPr>
        <w:t>5</w:t>
      </w:r>
      <w:r w:rsidR="00BF4AF9" w:rsidRPr="0B16467A">
        <w:rPr>
          <w:rFonts w:ascii="Arial" w:hAnsi="Arial" w:cs="Arial"/>
          <w:sz w:val="24"/>
          <w:szCs w:val="24"/>
        </w:rPr>
        <w:t xml:space="preserve">, </w:t>
      </w:r>
      <w:r w:rsidR="00883824" w:rsidRPr="0B16467A">
        <w:rPr>
          <w:rFonts w:ascii="Arial" w:hAnsi="Arial" w:cs="Arial"/>
          <w:sz w:val="24"/>
          <w:szCs w:val="24"/>
        </w:rPr>
        <w:t>and John Erickson</w:t>
      </w:r>
      <w:r w:rsidRPr="0B16467A">
        <w:rPr>
          <w:rFonts w:ascii="Arial" w:hAnsi="Arial" w:cs="Arial"/>
          <w:sz w:val="24"/>
          <w:szCs w:val="24"/>
          <w:vertAlign w:val="superscript"/>
        </w:rPr>
        <w:t>5</w:t>
      </w:r>
    </w:p>
    <w:p w14:paraId="0FA3EFE7" w14:textId="158AE6D1" w:rsidR="2FC15203" w:rsidRDefault="2FC15203" w:rsidP="00105E62">
      <w:pPr>
        <w:spacing w:after="0" w:line="480" w:lineRule="auto"/>
        <w:rPr>
          <w:rFonts w:ascii="Arial" w:hAnsi="Arial" w:cs="Arial"/>
          <w:sz w:val="24"/>
          <w:szCs w:val="24"/>
        </w:rPr>
      </w:pPr>
    </w:p>
    <w:p w14:paraId="197C56D8" w14:textId="5CCD9876" w:rsidR="001D03DA" w:rsidRDefault="000E6902" w:rsidP="00105E62">
      <w:pPr>
        <w:spacing w:after="0" w:line="480" w:lineRule="auto"/>
        <w:rPr>
          <w:rFonts w:ascii="Arial" w:hAnsi="Arial" w:cs="Arial"/>
          <w:sz w:val="24"/>
          <w:szCs w:val="24"/>
        </w:rPr>
      </w:pPr>
      <w:r>
        <w:rPr>
          <w:rFonts w:ascii="Arial" w:hAnsi="Arial" w:cs="Arial"/>
          <w:sz w:val="24"/>
          <w:szCs w:val="24"/>
        </w:rPr>
        <w:t>Affiliations:</w:t>
      </w:r>
    </w:p>
    <w:p w14:paraId="0BDD13E3" w14:textId="592365A9" w:rsidR="000E6902" w:rsidRDefault="0084112F" w:rsidP="00105E62">
      <w:pPr>
        <w:spacing w:after="0" w:line="480" w:lineRule="auto"/>
        <w:rPr>
          <w:rFonts w:ascii="Arial" w:hAnsi="Arial" w:cs="Arial"/>
          <w:sz w:val="24"/>
          <w:szCs w:val="24"/>
        </w:rPr>
      </w:pPr>
      <w:r>
        <w:rPr>
          <w:rFonts w:ascii="Arial" w:hAnsi="Arial" w:cs="Arial"/>
          <w:sz w:val="24"/>
          <w:szCs w:val="24"/>
        </w:rPr>
        <w:t xml:space="preserve">1 </w:t>
      </w:r>
      <w:r w:rsidR="00710525">
        <w:rPr>
          <w:rFonts w:ascii="Arial" w:hAnsi="Arial" w:cs="Arial"/>
          <w:sz w:val="24"/>
          <w:szCs w:val="24"/>
        </w:rPr>
        <w:t>IPS-</w:t>
      </w:r>
      <w:r>
        <w:rPr>
          <w:rFonts w:ascii="Arial" w:hAnsi="Arial" w:cs="Arial"/>
          <w:sz w:val="24"/>
          <w:szCs w:val="24"/>
        </w:rPr>
        <w:t>Integrated Project Services</w:t>
      </w:r>
      <w:r w:rsidR="00710525">
        <w:rPr>
          <w:rFonts w:ascii="Arial" w:hAnsi="Arial" w:cs="Arial"/>
          <w:sz w:val="24"/>
          <w:szCs w:val="24"/>
        </w:rPr>
        <w:t xml:space="preserve">; </w:t>
      </w:r>
      <w:r w:rsidR="006F3496">
        <w:rPr>
          <w:rFonts w:ascii="Arial" w:hAnsi="Arial" w:cs="Arial"/>
          <w:sz w:val="24"/>
          <w:szCs w:val="24"/>
        </w:rPr>
        <w:t>Blue Bell, PA</w:t>
      </w:r>
      <w:r w:rsidR="00775FCA">
        <w:rPr>
          <w:rFonts w:ascii="Arial" w:hAnsi="Arial" w:cs="Arial"/>
          <w:sz w:val="24"/>
          <w:szCs w:val="24"/>
        </w:rPr>
        <w:t>, USA</w:t>
      </w:r>
    </w:p>
    <w:p w14:paraId="1E591A50" w14:textId="75F5E4C6" w:rsidR="00775FCA" w:rsidRDefault="00775FCA" w:rsidP="00105E62">
      <w:pPr>
        <w:spacing w:after="0" w:line="480" w:lineRule="auto"/>
        <w:rPr>
          <w:rFonts w:ascii="Arial" w:hAnsi="Arial" w:cs="Arial"/>
          <w:sz w:val="24"/>
          <w:szCs w:val="24"/>
        </w:rPr>
      </w:pPr>
      <w:r>
        <w:rPr>
          <w:rFonts w:ascii="Arial" w:hAnsi="Arial" w:cs="Arial"/>
          <w:sz w:val="24"/>
          <w:szCs w:val="24"/>
        </w:rPr>
        <w:t xml:space="preserve">2 </w:t>
      </w:r>
      <w:r w:rsidR="00960AD1">
        <w:rPr>
          <w:rFonts w:ascii="Arial" w:hAnsi="Arial" w:cs="Arial"/>
          <w:sz w:val="24"/>
          <w:szCs w:val="24"/>
        </w:rPr>
        <w:t xml:space="preserve">Biotech Design LLC; </w:t>
      </w:r>
      <w:r w:rsidR="000C6186">
        <w:rPr>
          <w:rFonts w:ascii="Arial" w:hAnsi="Arial" w:cs="Arial"/>
          <w:sz w:val="24"/>
          <w:szCs w:val="24"/>
        </w:rPr>
        <w:t>Eagleville, PA, USA</w:t>
      </w:r>
    </w:p>
    <w:p w14:paraId="263B1A42" w14:textId="7E477C86" w:rsidR="007D2034" w:rsidRDefault="008B4766" w:rsidP="00105E62">
      <w:pPr>
        <w:spacing w:after="0" w:line="480" w:lineRule="auto"/>
        <w:rPr>
          <w:rFonts w:ascii="Arial" w:hAnsi="Arial" w:cs="Arial"/>
          <w:sz w:val="24"/>
          <w:szCs w:val="24"/>
        </w:rPr>
      </w:pPr>
      <w:r>
        <w:rPr>
          <w:rFonts w:ascii="Arial" w:hAnsi="Arial" w:cs="Arial"/>
          <w:sz w:val="24"/>
          <w:szCs w:val="24"/>
        </w:rPr>
        <w:t>3 AstraZeneca</w:t>
      </w:r>
      <w:r w:rsidR="000F1746">
        <w:rPr>
          <w:rFonts w:ascii="Arial" w:hAnsi="Arial" w:cs="Arial"/>
          <w:sz w:val="24"/>
          <w:szCs w:val="24"/>
        </w:rPr>
        <w:t>; Gaithersburg, MD, USA</w:t>
      </w:r>
    </w:p>
    <w:p w14:paraId="4F72B44D" w14:textId="3A21E85A" w:rsidR="000F1746" w:rsidRDefault="00CD1777" w:rsidP="00105E62">
      <w:pPr>
        <w:spacing w:after="0" w:line="480" w:lineRule="auto"/>
        <w:rPr>
          <w:ins w:id="3" w:author="Partopour, Behnam" w:date="2025-08-27T16:55:00Z" w16du:dateUtc="2025-08-27T16:55:37Z"/>
          <w:rFonts w:ascii="Arial" w:hAnsi="Arial" w:cs="Arial"/>
          <w:sz w:val="24"/>
          <w:szCs w:val="24"/>
        </w:rPr>
      </w:pPr>
      <w:r w:rsidRPr="0B16467A">
        <w:rPr>
          <w:rFonts w:ascii="Arial" w:hAnsi="Arial" w:cs="Arial"/>
          <w:sz w:val="24"/>
          <w:szCs w:val="24"/>
        </w:rPr>
        <w:t xml:space="preserve">4 Genentech; </w:t>
      </w:r>
      <w:r w:rsidR="00B760AC" w:rsidRPr="0B16467A">
        <w:rPr>
          <w:rFonts w:ascii="Arial" w:hAnsi="Arial" w:cs="Arial"/>
          <w:sz w:val="24"/>
          <w:szCs w:val="24"/>
        </w:rPr>
        <w:t>San Francisco, CA, USA</w:t>
      </w:r>
    </w:p>
    <w:p w14:paraId="337D4099" w14:textId="7A1C74E0" w:rsidR="002F0344" w:rsidRDefault="00FD7483" w:rsidP="00105E62">
      <w:pPr>
        <w:spacing w:after="0" w:line="480" w:lineRule="auto"/>
        <w:rPr>
          <w:rFonts w:ascii="Arial" w:hAnsi="Arial" w:cs="Arial"/>
          <w:sz w:val="24"/>
          <w:szCs w:val="24"/>
        </w:rPr>
      </w:pPr>
      <w:r w:rsidRPr="0B16467A">
        <w:rPr>
          <w:rFonts w:ascii="Arial" w:hAnsi="Arial" w:cs="Arial"/>
          <w:sz w:val="24"/>
          <w:szCs w:val="24"/>
        </w:rPr>
        <w:t>5 N</w:t>
      </w:r>
      <w:r w:rsidR="009201D5" w:rsidRPr="0B16467A">
        <w:rPr>
          <w:rFonts w:ascii="Arial" w:hAnsi="Arial" w:cs="Arial"/>
          <w:sz w:val="24"/>
          <w:szCs w:val="24"/>
        </w:rPr>
        <w:t xml:space="preserve">ational </w:t>
      </w:r>
      <w:r w:rsidRPr="0B16467A">
        <w:rPr>
          <w:rFonts w:ascii="Arial" w:hAnsi="Arial" w:cs="Arial"/>
          <w:sz w:val="24"/>
          <w:szCs w:val="24"/>
        </w:rPr>
        <w:t>I</w:t>
      </w:r>
      <w:r w:rsidR="009201D5" w:rsidRPr="0B16467A">
        <w:rPr>
          <w:rFonts w:ascii="Arial" w:hAnsi="Arial" w:cs="Arial"/>
          <w:sz w:val="24"/>
          <w:szCs w:val="24"/>
        </w:rPr>
        <w:t xml:space="preserve">nstitute for </w:t>
      </w:r>
      <w:r w:rsidRPr="0B16467A">
        <w:rPr>
          <w:rFonts w:ascii="Arial" w:hAnsi="Arial" w:cs="Arial"/>
          <w:sz w:val="24"/>
          <w:szCs w:val="24"/>
        </w:rPr>
        <w:t>I</w:t>
      </w:r>
      <w:r w:rsidR="009201D5" w:rsidRPr="0B16467A">
        <w:rPr>
          <w:rFonts w:ascii="Arial" w:hAnsi="Arial" w:cs="Arial"/>
          <w:sz w:val="24"/>
          <w:szCs w:val="24"/>
        </w:rPr>
        <w:t xml:space="preserve">nnovation in </w:t>
      </w:r>
      <w:r w:rsidRPr="0B16467A">
        <w:rPr>
          <w:rFonts w:ascii="Arial" w:hAnsi="Arial" w:cs="Arial"/>
          <w:sz w:val="24"/>
          <w:szCs w:val="24"/>
        </w:rPr>
        <w:t>M</w:t>
      </w:r>
      <w:r w:rsidR="002C6BD2" w:rsidRPr="0B16467A">
        <w:rPr>
          <w:rFonts w:ascii="Arial" w:hAnsi="Arial" w:cs="Arial"/>
          <w:sz w:val="24"/>
          <w:szCs w:val="24"/>
        </w:rPr>
        <w:t xml:space="preserve">anufacturing </w:t>
      </w:r>
      <w:r w:rsidRPr="0B16467A">
        <w:rPr>
          <w:rFonts w:ascii="Arial" w:hAnsi="Arial" w:cs="Arial"/>
          <w:sz w:val="24"/>
          <w:szCs w:val="24"/>
        </w:rPr>
        <w:t>B</w:t>
      </w:r>
      <w:r w:rsidR="002C6BD2" w:rsidRPr="0B16467A">
        <w:rPr>
          <w:rFonts w:ascii="Arial" w:hAnsi="Arial" w:cs="Arial"/>
          <w:sz w:val="24"/>
          <w:szCs w:val="24"/>
        </w:rPr>
        <w:t>iopharmaceuticals</w:t>
      </w:r>
      <w:r w:rsidRPr="0B16467A">
        <w:rPr>
          <w:rFonts w:ascii="Arial" w:hAnsi="Arial" w:cs="Arial"/>
          <w:sz w:val="24"/>
          <w:szCs w:val="24"/>
        </w:rPr>
        <w:t>; Newark, DE, USA</w:t>
      </w:r>
    </w:p>
    <w:p w14:paraId="0CFA488B" w14:textId="76AB9DF1" w:rsidR="008D5246" w:rsidRDefault="008C3928" w:rsidP="008D5246">
      <w:pPr>
        <w:spacing w:after="0" w:line="480" w:lineRule="auto"/>
        <w:rPr>
          <w:rFonts w:ascii="Arial" w:hAnsi="Arial" w:cs="Arial"/>
          <w:sz w:val="24"/>
          <w:szCs w:val="24"/>
        </w:rPr>
      </w:pPr>
      <w:ins w:id="4" w:author="Erickson, John" w:date="2025-09-04T09:21:00Z" w16du:dateUtc="2025-09-04T13:21:00Z">
        <w:r>
          <w:rPr>
            <w:rFonts w:ascii="Arial" w:hAnsi="Arial" w:cs="Arial"/>
            <w:sz w:val="24"/>
            <w:szCs w:val="24"/>
          </w:rPr>
          <w:t>6</w:t>
        </w:r>
      </w:ins>
      <w:del w:id="5" w:author="Erickson, John" w:date="2025-09-04T09:21:00Z" w16du:dateUtc="2025-09-04T13:21:00Z">
        <w:r w:rsidR="008D5246" w:rsidRPr="0B16467A" w:rsidDel="008C3928">
          <w:rPr>
            <w:rFonts w:ascii="Arial" w:hAnsi="Arial" w:cs="Arial"/>
            <w:sz w:val="24"/>
            <w:szCs w:val="24"/>
          </w:rPr>
          <w:delText>5</w:delText>
        </w:r>
      </w:del>
      <w:r w:rsidR="008D5246" w:rsidRPr="0B16467A">
        <w:rPr>
          <w:rFonts w:ascii="Arial" w:hAnsi="Arial" w:cs="Arial"/>
          <w:sz w:val="24"/>
          <w:szCs w:val="24"/>
        </w:rPr>
        <w:t xml:space="preserve"> Sartorius Corporate Research, Marlborough, MA, USA</w:t>
      </w:r>
    </w:p>
    <w:p w14:paraId="3411C2FB" w14:textId="77777777" w:rsidR="00C97A70" w:rsidRDefault="00C97A70" w:rsidP="00105E62">
      <w:pPr>
        <w:spacing w:after="0" w:line="480" w:lineRule="auto"/>
        <w:rPr>
          <w:rFonts w:ascii="Arial" w:hAnsi="Arial" w:cs="Arial"/>
          <w:sz w:val="24"/>
          <w:szCs w:val="24"/>
        </w:rPr>
      </w:pPr>
    </w:p>
    <w:p w14:paraId="342FFC43" w14:textId="14213B93" w:rsidR="00C97A70" w:rsidRDefault="00C97A70" w:rsidP="00105E62">
      <w:pPr>
        <w:spacing w:after="0" w:line="480" w:lineRule="auto"/>
        <w:rPr>
          <w:rFonts w:ascii="Arial" w:hAnsi="Arial" w:cs="Arial"/>
          <w:sz w:val="24"/>
          <w:szCs w:val="24"/>
        </w:rPr>
      </w:pPr>
      <w:r>
        <w:rPr>
          <w:rFonts w:ascii="Arial" w:hAnsi="Arial" w:cs="Arial"/>
          <w:sz w:val="24"/>
          <w:szCs w:val="24"/>
        </w:rPr>
        <w:t xml:space="preserve">^ Corresponding Author: </w:t>
      </w:r>
      <w:r w:rsidR="00606FBC">
        <w:rPr>
          <w:rFonts w:ascii="Arial" w:hAnsi="Arial" w:cs="Arial"/>
          <w:sz w:val="24"/>
          <w:szCs w:val="24"/>
        </w:rPr>
        <w:t>Raymond Szuszkiewicz</w:t>
      </w:r>
      <w:r w:rsidR="008E2B6D">
        <w:rPr>
          <w:rFonts w:ascii="Arial" w:hAnsi="Arial" w:cs="Arial"/>
          <w:sz w:val="24"/>
          <w:szCs w:val="24"/>
        </w:rPr>
        <w:t xml:space="preserve">; </w:t>
      </w:r>
      <w:r w:rsidR="00C96244">
        <w:rPr>
          <w:rFonts w:ascii="Arial" w:hAnsi="Arial" w:cs="Arial"/>
          <w:sz w:val="24"/>
          <w:szCs w:val="24"/>
        </w:rPr>
        <w:t>IPS-Integrated Project Services</w:t>
      </w:r>
      <w:r w:rsidR="00E0673B">
        <w:rPr>
          <w:rFonts w:ascii="Arial" w:hAnsi="Arial" w:cs="Arial"/>
          <w:sz w:val="24"/>
          <w:szCs w:val="24"/>
        </w:rPr>
        <w:t>, Blue Bell, PA, USA</w:t>
      </w:r>
    </w:p>
    <w:p w14:paraId="16C7B4EC" w14:textId="5A65688D" w:rsidR="008B52BB" w:rsidRPr="008B52BB" w:rsidRDefault="008B52BB" w:rsidP="008B52BB">
      <w:pPr>
        <w:pStyle w:val="ListParagraph"/>
        <w:numPr>
          <w:ilvl w:val="0"/>
          <w:numId w:val="2"/>
        </w:numPr>
        <w:spacing w:after="0" w:line="480" w:lineRule="auto"/>
        <w:rPr>
          <w:rFonts w:ascii="Arial" w:hAnsi="Arial" w:cs="Arial"/>
          <w:sz w:val="24"/>
          <w:szCs w:val="24"/>
        </w:rPr>
      </w:pPr>
      <w:r>
        <w:rPr>
          <w:rFonts w:ascii="Arial" w:hAnsi="Arial" w:cs="Arial"/>
          <w:sz w:val="24"/>
          <w:szCs w:val="24"/>
        </w:rPr>
        <w:t xml:space="preserve">Contact Information: </w:t>
      </w:r>
      <w:r w:rsidR="00155D19">
        <w:rPr>
          <w:rFonts w:ascii="Arial" w:hAnsi="Arial" w:cs="Arial"/>
          <w:sz w:val="24"/>
          <w:szCs w:val="24"/>
        </w:rPr>
        <w:t xml:space="preserve">Raymond </w:t>
      </w:r>
      <w:r w:rsidR="005E39B8">
        <w:rPr>
          <w:rFonts w:ascii="Arial" w:hAnsi="Arial" w:cs="Arial"/>
          <w:sz w:val="24"/>
          <w:szCs w:val="24"/>
        </w:rPr>
        <w:t>Szuszkiewicz</w:t>
      </w:r>
      <w:r w:rsidR="00D22EED">
        <w:rPr>
          <w:rFonts w:ascii="Arial" w:hAnsi="Arial" w:cs="Arial"/>
          <w:sz w:val="24"/>
          <w:szCs w:val="24"/>
        </w:rPr>
        <w:t xml:space="preserve"> </w:t>
      </w:r>
      <w:r w:rsidR="00D13437">
        <w:rPr>
          <w:rFonts w:ascii="Arial" w:hAnsi="Arial" w:cs="Arial"/>
          <w:sz w:val="24"/>
          <w:szCs w:val="24"/>
        </w:rPr>
        <w:t>721 Arbor Way, Suite 100</w:t>
      </w:r>
      <w:r w:rsidR="0057722C">
        <w:rPr>
          <w:rFonts w:ascii="Arial" w:hAnsi="Arial" w:cs="Arial"/>
          <w:sz w:val="24"/>
          <w:szCs w:val="24"/>
        </w:rPr>
        <w:t>, Blue Bell, PA</w:t>
      </w:r>
      <w:r w:rsidR="004B0D59">
        <w:rPr>
          <w:rFonts w:ascii="Arial" w:hAnsi="Arial" w:cs="Arial"/>
          <w:sz w:val="24"/>
          <w:szCs w:val="24"/>
        </w:rPr>
        <w:t xml:space="preserve"> </w:t>
      </w:r>
      <w:r w:rsidR="000D3F97">
        <w:rPr>
          <w:rFonts w:ascii="Arial" w:hAnsi="Arial" w:cs="Arial"/>
          <w:sz w:val="24"/>
          <w:szCs w:val="24"/>
        </w:rPr>
        <w:t>19422</w:t>
      </w:r>
      <w:r w:rsidR="00351501">
        <w:rPr>
          <w:rFonts w:ascii="Arial" w:hAnsi="Arial" w:cs="Arial"/>
          <w:sz w:val="24"/>
          <w:szCs w:val="24"/>
        </w:rPr>
        <w:t xml:space="preserve">; </w:t>
      </w:r>
      <w:r w:rsidR="00D72519">
        <w:rPr>
          <w:rFonts w:ascii="Arial" w:hAnsi="Arial" w:cs="Arial"/>
          <w:sz w:val="24"/>
          <w:szCs w:val="24"/>
        </w:rPr>
        <w:t xml:space="preserve">Email: </w:t>
      </w:r>
      <w:r w:rsidR="00D72519" w:rsidRPr="00D72519">
        <w:rPr>
          <w:rFonts w:ascii="Arial" w:hAnsi="Arial" w:cs="Arial"/>
          <w:sz w:val="24"/>
          <w:szCs w:val="24"/>
        </w:rPr>
        <w:t>rszuszkiewicz@ipsdb.com</w:t>
      </w:r>
      <w:r w:rsidR="00D72519">
        <w:rPr>
          <w:rFonts w:ascii="Arial" w:hAnsi="Arial" w:cs="Arial"/>
          <w:sz w:val="24"/>
          <w:szCs w:val="24"/>
        </w:rPr>
        <w:t xml:space="preserve"> </w:t>
      </w:r>
    </w:p>
    <w:p w14:paraId="20C3D2D4" w14:textId="77777777" w:rsidR="00FD7483" w:rsidRDefault="00FD7483" w:rsidP="00105E62">
      <w:pPr>
        <w:spacing w:after="0" w:line="480" w:lineRule="auto"/>
        <w:rPr>
          <w:rFonts w:ascii="Arial" w:hAnsi="Arial" w:cs="Arial"/>
          <w:sz w:val="24"/>
          <w:szCs w:val="24"/>
        </w:rPr>
      </w:pPr>
    </w:p>
    <w:p w14:paraId="1BA3AAA3" w14:textId="77777777" w:rsidR="000C6186" w:rsidRPr="00A74770" w:rsidRDefault="000C6186" w:rsidP="00105E62">
      <w:pPr>
        <w:spacing w:after="0" w:line="480" w:lineRule="auto"/>
        <w:rPr>
          <w:rFonts w:ascii="Arial" w:hAnsi="Arial" w:cs="Arial"/>
          <w:sz w:val="24"/>
          <w:szCs w:val="24"/>
        </w:rPr>
      </w:pPr>
    </w:p>
    <w:p w14:paraId="5EE9C801" w14:textId="37DACDDB" w:rsidR="006E4572" w:rsidRDefault="006E4572" w:rsidP="00105E62">
      <w:pPr>
        <w:spacing w:after="0" w:line="480" w:lineRule="auto"/>
        <w:rPr>
          <w:rFonts w:ascii="Arial" w:hAnsi="Arial" w:cs="Arial"/>
          <w:sz w:val="24"/>
          <w:szCs w:val="24"/>
        </w:rPr>
      </w:pPr>
    </w:p>
    <w:p w14:paraId="643F8296" w14:textId="77777777" w:rsidR="009E140C" w:rsidRDefault="009E140C" w:rsidP="00105E62">
      <w:pPr>
        <w:spacing w:after="0" w:line="480" w:lineRule="auto"/>
        <w:rPr>
          <w:rFonts w:ascii="Arial" w:hAnsi="Arial" w:cs="Arial"/>
          <w:sz w:val="24"/>
          <w:szCs w:val="24"/>
        </w:rPr>
      </w:pPr>
    </w:p>
    <w:p w14:paraId="4FA7FD3C" w14:textId="77777777" w:rsidR="009E140C" w:rsidRPr="00A74770" w:rsidRDefault="009E140C" w:rsidP="00105E62">
      <w:pPr>
        <w:spacing w:after="0" w:line="480" w:lineRule="auto"/>
        <w:rPr>
          <w:rFonts w:ascii="Arial" w:hAnsi="Arial" w:cs="Arial"/>
          <w:sz w:val="24"/>
          <w:szCs w:val="24"/>
        </w:rPr>
      </w:pPr>
    </w:p>
    <w:p w14:paraId="7E40CD21" w14:textId="220A9192" w:rsidR="003244F0" w:rsidRPr="0071167D" w:rsidRDefault="003244F0" w:rsidP="00105E62">
      <w:pPr>
        <w:spacing w:after="0" w:line="480" w:lineRule="auto"/>
        <w:rPr>
          <w:rFonts w:ascii="Arial" w:hAnsi="Arial" w:cs="Arial"/>
          <w:b/>
          <w:bCs/>
          <w:sz w:val="24"/>
          <w:szCs w:val="24"/>
        </w:rPr>
      </w:pPr>
      <w:bookmarkStart w:id="6" w:name="_Toc2013064889"/>
      <w:r w:rsidRPr="0071167D">
        <w:rPr>
          <w:rFonts w:ascii="Arial" w:hAnsi="Arial" w:cs="Arial"/>
          <w:b/>
          <w:bCs/>
          <w:sz w:val="24"/>
          <w:szCs w:val="24"/>
        </w:rPr>
        <w:t>A</w:t>
      </w:r>
      <w:bookmarkEnd w:id="6"/>
      <w:r w:rsidR="00EF05F3" w:rsidRPr="0071167D">
        <w:rPr>
          <w:rFonts w:ascii="Arial" w:hAnsi="Arial" w:cs="Arial"/>
          <w:b/>
          <w:bCs/>
          <w:sz w:val="24"/>
          <w:szCs w:val="24"/>
        </w:rPr>
        <w:t>bstract</w:t>
      </w:r>
    </w:p>
    <w:p w14:paraId="13EA418C" w14:textId="1669F643" w:rsidR="007810CA" w:rsidRDefault="6B7339D3" w:rsidP="00105E62">
      <w:pPr>
        <w:spacing w:after="0" w:line="480" w:lineRule="auto"/>
        <w:rPr>
          <w:rFonts w:ascii="Arial" w:hAnsi="Arial" w:cs="Arial"/>
          <w:sz w:val="24"/>
          <w:szCs w:val="24"/>
        </w:rPr>
      </w:pPr>
      <w:r w:rsidRPr="3D993434">
        <w:rPr>
          <w:rFonts w:ascii="Arial" w:hAnsi="Arial" w:cs="Arial"/>
          <w:sz w:val="24"/>
          <w:szCs w:val="24"/>
        </w:rPr>
        <w:t>We present</w:t>
      </w:r>
      <w:r w:rsidR="6071875B" w:rsidRPr="3D993434">
        <w:rPr>
          <w:rFonts w:ascii="Arial" w:hAnsi="Arial" w:cs="Arial"/>
          <w:sz w:val="24"/>
          <w:szCs w:val="24"/>
        </w:rPr>
        <w:t xml:space="preserve"> the design and economic analysis of a </w:t>
      </w:r>
      <w:r w:rsidR="52A6448B" w:rsidRPr="3D993434">
        <w:rPr>
          <w:rFonts w:ascii="Arial" w:hAnsi="Arial" w:cs="Arial"/>
          <w:sz w:val="24"/>
          <w:szCs w:val="24"/>
        </w:rPr>
        <w:t>state-of-the-art</w:t>
      </w:r>
      <w:r w:rsidR="5EC83B91" w:rsidRPr="3D993434">
        <w:rPr>
          <w:rFonts w:ascii="Arial" w:hAnsi="Arial" w:cs="Arial"/>
          <w:sz w:val="24"/>
          <w:szCs w:val="24"/>
        </w:rPr>
        <w:t xml:space="preserve"> commercial scale</w:t>
      </w:r>
      <w:r w:rsidR="6071875B" w:rsidRPr="3D993434">
        <w:rPr>
          <w:rFonts w:ascii="Arial" w:hAnsi="Arial" w:cs="Arial"/>
          <w:sz w:val="24"/>
          <w:szCs w:val="24"/>
        </w:rPr>
        <w:t xml:space="preserve"> continuous biomanufacturing facility</w:t>
      </w:r>
      <w:r w:rsidR="1D500F8A" w:rsidRPr="3D993434">
        <w:rPr>
          <w:rFonts w:ascii="Arial" w:hAnsi="Arial" w:cs="Arial"/>
          <w:sz w:val="24"/>
          <w:szCs w:val="24"/>
        </w:rPr>
        <w:t>. U</w:t>
      </w:r>
      <w:r w:rsidR="6071875B" w:rsidRPr="3D993434">
        <w:rPr>
          <w:rFonts w:ascii="Arial" w:hAnsi="Arial" w:cs="Arial"/>
          <w:sz w:val="24"/>
          <w:szCs w:val="24"/>
        </w:rPr>
        <w:t xml:space="preserve">sing </w:t>
      </w:r>
      <w:r w:rsidR="24BC2B58" w:rsidRPr="3D993434">
        <w:rPr>
          <w:rFonts w:ascii="Arial" w:hAnsi="Arial" w:cs="Arial"/>
          <w:sz w:val="24"/>
          <w:szCs w:val="24"/>
        </w:rPr>
        <w:t xml:space="preserve">current </w:t>
      </w:r>
      <w:r w:rsidR="6071875B" w:rsidRPr="3D993434">
        <w:rPr>
          <w:rFonts w:ascii="Arial" w:hAnsi="Arial" w:cs="Arial"/>
          <w:sz w:val="24"/>
          <w:szCs w:val="24"/>
        </w:rPr>
        <w:t>technolog</w:t>
      </w:r>
      <w:r w:rsidR="24BC2B58" w:rsidRPr="3D993434">
        <w:rPr>
          <w:rFonts w:ascii="Arial" w:hAnsi="Arial" w:cs="Arial"/>
          <w:sz w:val="24"/>
          <w:szCs w:val="24"/>
        </w:rPr>
        <w:t>y</w:t>
      </w:r>
      <w:r w:rsidR="6071875B" w:rsidRPr="3D993434">
        <w:rPr>
          <w:rFonts w:ascii="Arial" w:hAnsi="Arial" w:cs="Arial"/>
          <w:sz w:val="24"/>
          <w:szCs w:val="24"/>
        </w:rPr>
        <w:t xml:space="preserve">, equipment, quality </w:t>
      </w:r>
      <w:r w:rsidR="4011C617" w:rsidRPr="3D993434">
        <w:rPr>
          <w:rFonts w:ascii="Arial" w:hAnsi="Arial" w:cs="Arial"/>
          <w:sz w:val="24"/>
          <w:szCs w:val="24"/>
        </w:rPr>
        <w:t xml:space="preserve">and regulatory </w:t>
      </w:r>
      <w:r w:rsidR="6071875B" w:rsidRPr="3D993434">
        <w:rPr>
          <w:rFonts w:ascii="Arial" w:hAnsi="Arial" w:cs="Arial"/>
          <w:sz w:val="24"/>
          <w:szCs w:val="24"/>
        </w:rPr>
        <w:t>expectations</w:t>
      </w:r>
      <w:r w:rsidR="1D500F8A" w:rsidRPr="3D993434">
        <w:rPr>
          <w:rFonts w:ascii="Arial" w:hAnsi="Arial" w:cs="Arial"/>
          <w:sz w:val="24"/>
          <w:szCs w:val="24"/>
        </w:rPr>
        <w:t>, t</w:t>
      </w:r>
      <w:r w:rsidR="6071875B" w:rsidRPr="3D993434">
        <w:rPr>
          <w:rFonts w:ascii="Arial" w:hAnsi="Arial" w:cs="Arial"/>
          <w:sz w:val="24"/>
          <w:szCs w:val="24"/>
        </w:rPr>
        <w:t xml:space="preserve">his design </w:t>
      </w:r>
      <w:r w:rsidR="2EFAC4B9" w:rsidRPr="3D993434">
        <w:rPr>
          <w:rFonts w:ascii="Arial" w:hAnsi="Arial" w:cs="Arial"/>
          <w:sz w:val="24"/>
          <w:szCs w:val="24"/>
        </w:rPr>
        <w:t xml:space="preserve">is </w:t>
      </w:r>
      <w:r w:rsidR="1B5C4734" w:rsidRPr="3D993434">
        <w:rPr>
          <w:rFonts w:ascii="Arial" w:hAnsi="Arial" w:cs="Arial"/>
          <w:sz w:val="24"/>
          <w:szCs w:val="24"/>
        </w:rPr>
        <w:t>described</w:t>
      </w:r>
      <w:r w:rsidR="6071875B" w:rsidRPr="3D993434">
        <w:rPr>
          <w:rFonts w:ascii="Arial" w:hAnsi="Arial" w:cs="Arial"/>
          <w:sz w:val="24"/>
          <w:szCs w:val="24"/>
        </w:rPr>
        <w:t xml:space="preserve"> as a </w:t>
      </w:r>
      <w:r w:rsidR="181BDDC8" w:rsidRPr="3D993434">
        <w:rPr>
          <w:rFonts w:ascii="Arial" w:hAnsi="Arial" w:cs="Arial"/>
          <w:sz w:val="24"/>
          <w:szCs w:val="24"/>
        </w:rPr>
        <w:t>reference point</w:t>
      </w:r>
      <w:r w:rsidR="63B8677C" w:rsidRPr="3D993434">
        <w:rPr>
          <w:rFonts w:ascii="Arial" w:hAnsi="Arial" w:cs="Arial"/>
          <w:sz w:val="24"/>
          <w:szCs w:val="24"/>
        </w:rPr>
        <w:t xml:space="preserve"> </w:t>
      </w:r>
      <w:r w:rsidR="2C00691D" w:rsidRPr="3D993434">
        <w:rPr>
          <w:rFonts w:ascii="Arial" w:hAnsi="Arial" w:cs="Arial"/>
          <w:sz w:val="24"/>
          <w:szCs w:val="24"/>
        </w:rPr>
        <w:t xml:space="preserve">against </w:t>
      </w:r>
      <w:r w:rsidR="7C5EB57C" w:rsidRPr="3D993434">
        <w:rPr>
          <w:rFonts w:ascii="Arial" w:hAnsi="Arial" w:cs="Arial"/>
          <w:sz w:val="24"/>
          <w:szCs w:val="24"/>
        </w:rPr>
        <w:t xml:space="preserve">which </w:t>
      </w:r>
      <w:r w:rsidR="2C00691D" w:rsidRPr="3D993434">
        <w:rPr>
          <w:rFonts w:ascii="Arial" w:hAnsi="Arial" w:cs="Arial"/>
          <w:sz w:val="24"/>
          <w:szCs w:val="24"/>
        </w:rPr>
        <w:t>new technology</w:t>
      </w:r>
      <w:r w:rsidR="7C5EB57C" w:rsidRPr="3D993434">
        <w:rPr>
          <w:rFonts w:ascii="Arial" w:hAnsi="Arial" w:cs="Arial"/>
          <w:sz w:val="24"/>
          <w:szCs w:val="24"/>
        </w:rPr>
        <w:t xml:space="preserve"> can be compared</w:t>
      </w:r>
      <w:r w:rsidR="2C00691D" w:rsidRPr="3D993434">
        <w:rPr>
          <w:rFonts w:ascii="Arial" w:hAnsi="Arial" w:cs="Arial"/>
          <w:sz w:val="24"/>
          <w:szCs w:val="24"/>
        </w:rPr>
        <w:t>,</w:t>
      </w:r>
      <w:r w:rsidR="6071875B" w:rsidRPr="3D993434">
        <w:rPr>
          <w:rFonts w:ascii="Arial" w:hAnsi="Arial" w:cs="Arial"/>
          <w:sz w:val="24"/>
          <w:szCs w:val="24"/>
        </w:rPr>
        <w:t xml:space="preserve"> and to illustrate the </w:t>
      </w:r>
      <w:r w:rsidR="1DDF49E3" w:rsidRPr="3D993434">
        <w:rPr>
          <w:rFonts w:ascii="Arial" w:hAnsi="Arial" w:cs="Arial"/>
          <w:sz w:val="24"/>
          <w:szCs w:val="24"/>
        </w:rPr>
        <w:t xml:space="preserve">cost </w:t>
      </w:r>
      <w:r w:rsidR="6071875B" w:rsidRPr="3D993434">
        <w:rPr>
          <w:rFonts w:ascii="Arial" w:hAnsi="Arial" w:cs="Arial"/>
          <w:sz w:val="24"/>
          <w:szCs w:val="24"/>
        </w:rPr>
        <w:t>advantages of integrated continuous biomanufacturing.</w:t>
      </w:r>
      <w:r w:rsidR="2C00691D" w:rsidRPr="3D993434">
        <w:rPr>
          <w:rFonts w:ascii="Arial" w:hAnsi="Arial" w:cs="Arial"/>
          <w:sz w:val="24"/>
          <w:szCs w:val="24"/>
        </w:rPr>
        <w:t xml:space="preserve"> The facility can produce </w:t>
      </w:r>
      <w:r w:rsidR="6C1457B0" w:rsidRPr="3D993434">
        <w:rPr>
          <w:rFonts w:ascii="Arial" w:hAnsi="Arial" w:cs="Arial"/>
          <w:sz w:val="24"/>
          <w:szCs w:val="24"/>
        </w:rPr>
        <w:t xml:space="preserve">anywhere between </w:t>
      </w:r>
      <w:r w:rsidR="2C00691D" w:rsidRPr="3D993434">
        <w:rPr>
          <w:rFonts w:ascii="Arial" w:hAnsi="Arial" w:cs="Arial"/>
          <w:sz w:val="24"/>
          <w:szCs w:val="24"/>
        </w:rPr>
        <w:t xml:space="preserve">225kg to 3,600kg of mAbs per year, at a capital cost of </w:t>
      </w:r>
      <w:commentRangeStart w:id="7"/>
      <w:commentRangeStart w:id="8"/>
      <w:commentRangeStart w:id="9"/>
      <w:r w:rsidR="48B03DC9" w:rsidRPr="3D993434">
        <w:rPr>
          <w:rFonts w:ascii="Arial" w:hAnsi="Arial" w:cs="Arial"/>
          <w:sz w:val="24"/>
          <w:szCs w:val="24"/>
        </w:rPr>
        <w:t xml:space="preserve">approximately </w:t>
      </w:r>
      <w:r w:rsidR="2C00691D" w:rsidRPr="3D993434">
        <w:rPr>
          <w:rFonts w:ascii="Arial" w:hAnsi="Arial" w:cs="Arial"/>
          <w:sz w:val="24"/>
          <w:szCs w:val="24"/>
        </w:rPr>
        <w:t>$</w:t>
      </w:r>
      <w:del w:id="10" w:author="Erickson, John" w:date="2025-07-08T22:09:00Z">
        <w:r w:rsidR="00CB0A1C" w:rsidRPr="3D993434" w:rsidDel="6B7339D3">
          <w:rPr>
            <w:rFonts w:ascii="Arial" w:hAnsi="Arial" w:cs="Arial"/>
            <w:sz w:val="24"/>
            <w:szCs w:val="24"/>
          </w:rPr>
          <w:delText xml:space="preserve">200 </w:delText>
        </w:r>
      </w:del>
      <w:ins w:id="11" w:author="Erickson, John" w:date="2025-07-08T22:09:00Z">
        <w:r w:rsidR="6C0E2B34" w:rsidRPr="3D993434">
          <w:rPr>
            <w:rFonts w:ascii="Arial" w:hAnsi="Arial" w:cs="Arial"/>
            <w:sz w:val="24"/>
            <w:szCs w:val="24"/>
          </w:rPr>
          <w:t xml:space="preserve">210 </w:t>
        </w:r>
      </w:ins>
      <w:r w:rsidR="252C56AF" w:rsidRPr="3D993434">
        <w:rPr>
          <w:rFonts w:ascii="Arial" w:hAnsi="Arial" w:cs="Arial"/>
          <w:sz w:val="24"/>
          <w:szCs w:val="24"/>
        </w:rPr>
        <w:t>million</w:t>
      </w:r>
      <w:commentRangeEnd w:id="7"/>
      <w:r w:rsidR="00CB0A1C" w:rsidRPr="3D993434">
        <w:rPr>
          <w:rStyle w:val="CommentReference"/>
          <w:rFonts w:ascii="Arial" w:hAnsi="Arial" w:cs="Arial"/>
          <w:sz w:val="24"/>
          <w:szCs w:val="24"/>
        </w:rPr>
        <w:commentReference w:id="7"/>
      </w:r>
      <w:commentRangeEnd w:id="8"/>
      <w:r w:rsidR="00CB0A1C" w:rsidRPr="3D993434">
        <w:rPr>
          <w:rStyle w:val="CommentReference"/>
          <w:rFonts w:ascii="Arial" w:hAnsi="Arial" w:cs="Arial"/>
          <w:sz w:val="24"/>
          <w:szCs w:val="24"/>
        </w:rPr>
        <w:commentReference w:id="8"/>
      </w:r>
      <w:commentRangeEnd w:id="9"/>
      <w:r w:rsidR="001F7BD0" w:rsidRPr="3D993434">
        <w:rPr>
          <w:rStyle w:val="CommentReference"/>
          <w:rFonts w:ascii="Arial" w:hAnsi="Arial" w:cs="Arial"/>
          <w:sz w:val="24"/>
          <w:szCs w:val="24"/>
        </w:rPr>
        <w:commentReference w:id="9"/>
      </w:r>
      <w:r w:rsidR="2C00691D" w:rsidRPr="3D993434">
        <w:rPr>
          <w:rFonts w:ascii="Arial" w:hAnsi="Arial" w:cs="Arial"/>
          <w:sz w:val="24"/>
          <w:szCs w:val="24"/>
        </w:rPr>
        <w:t xml:space="preserve">. ​This compares to a traditional 6x15kL SS facility, which can produce </w:t>
      </w:r>
      <w:commentRangeStart w:id="12"/>
      <w:r w:rsidR="13B359EA" w:rsidRPr="3D993434">
        <w:rPr>
          <w:rFonts w:ascii="Arial" w:hAnsi="Arial" w:cs="Arial"/>
          <w:sz w:val="24"/>
          <w:szCs w:val="24"/>
        </w:rPr>
        <w:t>about</w:t>
      </w:r>
      <w:r w:rsidR="2E9A5885" w:rsidRPr="3D993434">
        <w:rPr>
          <w:rFonts w:ascii="Arial" w:hAnsi="Arial" w:cs="Arial"/>
          <w:sz w:val="24"/>
          <w:szCs w:val="24"/>
        </w:rPr>
        <w:t xml:space="preserve"> </w:t>
      </w:r>
      <w:r w:rsidR="13B359EA" w:rsidRPr="3D993434">
        <w:rPr>
          <w:rFonts w:ascii="Arial" w:hAnsi="Arial" w:cs="Arial"/>
          <w:sz w:val="24"/>
          <w:szCs w:val="24"/>
        </w:rPr>
        <w:t xml:space="preserve">40% more </w:t>
      </w:r>
      <w:del w:id="13" w:author="Erickson, John" w:date="2025-08-07T21:13:00Z">
        <w:r w:rsidR="00CB0A1C" w:rsidRPr="3D993434" w:rsidDel="6B7339D3">
          <w:rPr>
            <w:rFonts w:ascii="Arial" w:hAnsi="Arial" w:cs="Arial"/>
            <w:sz w:val="24"/>
            <w:szCs w:val="24"/>
          </w:rPr>
          <w:delText xml:space="preserve">(5,000kg/year) </w:delText>
        </w:r>
      </w:del>
      <w:commentRangeEnd w:id="12"/>
      <w:r w:rsidR="00CB0A1C" w:rsidRPr="3D993434">
        <w:rPr>
          <w:rStyle w:val="CommentReference"/>
          <w:rFonts w:ascii="Arial" w:hAnsi="Arial" w:cs="Arial"/>
          <w:sz w:val="24"/>
          <w:szCs w:val="24"/>
        </w:rPr>
        <w:commentReference w:id="12"/>
      </w:r>
      <w:r w:rsidR="2C00691D" w:rsidRPr="3D993434">
        <w:rPr>
          <w:rFonts w:ascii="Arial" w:hAnsi="Arial" w:cs="Arial"/>
          <w:sz w:val="24"/>
          <w:szCs w:val="24"/>
        </w:rPr>
        <w:t xml:space="preserve">but has a capital cost </w:t>
      </w:r>
      <w:r w:rsidR="23AA1BF1" w:rsidRPr="3D993434">
        <w:rPr>
          <w:rFonts w:ascii="Arial" w:hAnsi="Arial" w:cs="Arial"/>
          <w:sz w:val="24"/>
          <w:szCs w:val="24"/>
        </w:rPr>
        <w:t xml:space="preserve">at least </w:t>
      </w:r>
      <w:del w:id="14" w:author="Erickson, John" w:date="2025-07-08T21:35:00Z">
        <w:r w:rsidR="00CB0A1C" w:rsidRPr="3D993434" w:rsidDel="6B7339D3">
          <w:rPr>
            <w:rFonts w:ascii="Arial" w:hAnsi="Arial" w:cs="Arial"/>
            <w:sz w:val="24"/>
            <w:szCs w:val="24"/>
          </w:rPr>
          <w:delText xml:space="preserve">5 </w:delText>
        </w:r>
      </w:del>
      <w:ins w:id="15" w:author="Erickson, John" w:date="2025-07-08T21:35:00Z">
        <w:r w:rsidR="2398C830" w:rsidRPr="3D993434">
          <w:rPr>
            <w:rFonts w:ascii="Arial" w:hAnsi="Arial" w:cs="Arial"/>
            <w:sz w:val="24"/>
            <w:szCs w:val="24"/>
          </w:rPr>
          <w:t xml:space="preserve">6 </w:t>
        </w:r>
      </w:ins>
      <w:r w:rsidR="23AA1BF1" w:rsidRPr="3D993434">
        <w:rPr>
          <w:rFonts w:ascii="Arial" w:hAnsi="Arial" w:cs="Arial"/>
          <w:sz w:val="24"/>
          <w:szCs w:val="24"/>
        </w:rPr>
        <w:t>times higher</w:t>
      </w:r>
      <w:commentRangeStart w:id="16"/>
      <w:commentRangeStart w:id="17"/>
      <w:commentRangeStart w:id="18"/>
      <w:commentRangeStart w:id="19"/>
      <w:r w:rsidR="23AA1BF1" w:rsidRPr="3D993434">
        <w:rPr>
          <w:rFonts w:ascii="Arial" w:hAnsi="Arial" w:cs="Arial"/>
          <w:sz w:val="24"/>
          <w:szCs w:val="24"/>
        </w:rPr>
        <w:t xml:space="preserve"> (about $1</w:t>
      </w:r>
      <w:ins w:id="20" w:author="Erickson, John" w:date="2025-07-08T21:35:00Z">
        <w:r w:rsidR="66737401" w:rsidRPr="3D993434">
          <w:rPr>
            <w:rFonts w:ascii="Arial" w:hAnsi="Arial" w:cs="Arial"/>
            <w:sz w:val="24"/>
            <w:szCs w:val="24"/>
          </w:rPr>
          <w:t>.3</w:t>
        </w:r>
      </w:ins>
      <w:r w:rsidR="23AA1BF1" w:rsidRPr="3D993434">
        <w:rPr>
          <w:rFonts w:ascii="Arial" w:hAnsi="Arial" w:cs="Arial"/>
          <w:sz w:val="24"/>
          <w:szCs w:val="24"/>
        </w:rPr>
        <w:t xml:space="preserve"> billion)</w:t>
      </w:r>
      <w:commentRangeEnd w:id="16"/>
      <w:r w:rsidR="00CB0A1C" w:rsidRPr="3D993434">
        <w:rPr>
          <w:rStyle w:val="CommentReference"/>
          <w:rFonts w:ascii="Arial" w:hAnsi="Arial" w:cs="Arial"/>
          <w:sz w:val="24"/>
          <w:szCs w:val="24"/>
        </w:rPr>
        <w:commentReference w:id="16"/>
      </w:r>
      <w:commentRangeEnd w:id="17"/>
      <w:r w:rsidR="00CB0A1C" w:rsidRPr="3D993434">
        <w:rPr>
          <w:rStyle w:val="CommentReference"/>
          <w:rFonts w:ascii="Arial" w:hAnsi="Arial" w:cs="Arial"/>
          <w:sz w:val="24"/>
          <w:szCs w:val="24"/>
        </w:rPr>
        <w:commentReference w:id="17"/>
      </w:r>
      <w:commentRangeEnd w:id="18"/>
      <w:r w:rsidR="00CB0A1C" w:rsidRPr="3D993434">
        <w:rPr>
          <w:rStyle w:val="CommentReference"/>
          <w:rFonts w:ascii="Arial" w:hAnsi="Arial" w:cs="Arial"/>
          <w:sz w:val="24"/>
          <w:szCs w:val="24"/>
        </w:rPr>
        <w:commentReference w:id="18"/>
      </w:r>
      <w:commentRangeEnd w:id="19"/>
      <w:r w:rsidR="005D3403" w:rsidRPr="3D993434">
        <w:rPr>
          <w:rStyle w:val="CommentReference"/>
          <w:rFonts w:ascii="Arial" w:hAnsi="Arial" w:cs="Arial"/>
          <w:sz w:val="24"/>
          <w:szCs w:val="24"/>
        </w:rPr>
        <w:commentReference w:id="19"/>
      </w:r>
      <w:r w:rsidR="23AA1BF1" w:rsidRPr="3D993434">
        <w:rPr>
          <w:rFonts w:ascii="Arial" w:hAnsi="Arial" w:cs="Arial"/>
          <w:sz w:val="24"/>
          <w:szCs w:val="24"/>
        </w:rPr>
        <w:t>.</w:t>
      </w:r>
      <w:r w:rsidR="22949333" w:rsidRPr="3D993434">
        <w:rPr>
          <w:rFonts w:ascii="Arial" w:hAnsi="Arial" w:cs="Arial"/>
          <w:sz w:val="24"/>
          <w:szCs w:val="24"/>
        </w:rPr>
        <w:t xml:space="preserve"> A 20-year net present cost analysis</w:t>
      </w:r>
      <w:r w:rsidR="50917637" w:rsidRPr="3D993434">
        <w:rPr>
          <w:rFonts w:ascii="Arial" w:hAnsi="Arial" w:cs="Arial"/>
          <w:sz w:val="24"/>
          <w:szCs w:val="24"/>
        </w:rPr>
        <w:t xml:space="preserve"> showed that </w:t>
      </w:r>
      <w:r w:rsidR="234BB964" w:rsidRPr="3D993434">
        <w:rPr>
          <w:rFonts w:ascii="Arial" w:hAnsi="Arial" w:cs="Arial"/>
          <w:sz w:val="24"/>
          <w:szCs w:val="24"/>
        </w:rPr>
        <w:t>the conti</w:t>
      </w:r>
      <w:r w:rsidR="722075A7" w:rsidRPr="3D993434">
        <w:rPr>
          <w:rFonts w:ascii="Arial" w:hAnsi="Arial" w:cs="Arial"/>
          <w:sz w:val="24"/>
          <w:szCs w:val="24"/>
        </w:rPr>
        <w:t xml:space="preserve">nuous facility </w:t>
      </w:r>
      <w:r w:rsidR="17A5765E" w:rsidRPr="3D993434">
        <w:rPr>
          <w:rFonts w:ascii="Arial" w:hAnsi="Arial" w:cs="Arial"/>
          <w:sz w:val="24"/>
          <w:szCs w:val="24"/>
        </w:rPr>
        <w:t>with bioreactor</w:t>
      </w:r>
      <w:ins w:id="21" w:author="Erickson, John" w:date="2025-07-08T21:20:00Z">
        <w:r w:rsidR="373A6B79" w:rsidRPr="3D993434">
          <w:rPr>
            <w:rFonts w:ascii="Arial" w:hAnsi="Arial" w:cs="Arial"/>
            <w:sz w:val="24"/>
            <w:szCs w:val="24"/>
          </w:rPr>
          <w:t xml:space="preserve"> volumetric</w:t>
        </w:r>
      </w:ins>
      <w:r w:rsidR="17A5765E" w:rsidRPr="3D993434">
        <w:rPr>
          <w:rFonts w:ascii="Arial" w:hAnsi="Arial" w:cs="Arial"/>
          <w:sz w:val="24"/>
          <w:szCs w:val="24"/>
        </w:rPr>
        <w:t xml:space="preserve"> productivity of 5 g/L</w:t>
      </w:r>
      <w:ins w:id="22" w:author="Erickson, John" w:date="2025-07-08T21:19:00Z">
        <w:r w:rsidR="41376EA1" w:rsidRPr="3D993434">
          <w:rPr>
            <w:rFonts w:ascii="Arial" w:hAnsi="Arial" w:cs="Arial"/>
            <w:sz w:val="24"/>
            <w:szCs w:val="24"/>
          </w:rPr>
          <w:t xml:space="preserve"> bioreactor</w:t>
        </w:r>
      </w:ins>
      <w:r w:rsidR="17A5765E" w:rsidRPr="3D993434">
        <w:rPr>
          <w:rFonts w:ascii="Arial" w:hAnsi="Arial" w:cs="Arial"/>
          <w:sz w:val="24"/>
          <w:szCs w:val="24"/>
        </w:rPr>
        <w:t xml:space="preserve">/day was </w:t>
      </w:r>
      <w:r w:rsidR="18F7B9E8" w:rsidRPr="3D993434">
        <w:rPr>
          <w:rFonts w:ascii="Arial" w:hAnsi="Arial" w:cs="Arial"/>
          <w:sz w:val="24"/>
          <w:szCs w:val="24"/>
        </w:rPr>
        <w:t>favorable to the traditional 15kL six-pack</w:t>
      </w:r>
      <w:r w:rsidR="08C30DBB" w:rsidRPr="3D993434">
        <w:rPr>
          <w:rFonts w:ascii="Arial" w:hAnsi="Arial" w:cs="Arial"/>
          <w:sz w:val="24"/>
          <w:szCs w:val="24"/>
        </w:rPr>
        <w:t xml:space="preserve"> at a titer of </w:t>
      </w:r>
      <w:ins w:id="23" w:author="Erickson, John" w:date="2025-07-08T21:20:00Z">
        <w:r w:rsidR="373A6B79" w:rsidRPr="3D993434">
          <w:rPr>
            <w:rFonts w:ascii="Arial" w:hAnsi="Arial" w:cs="Arial"/>
            <w:sz w:val="24"/>
            <w:szCs w:val="24"/>
          </w:rPr>
          <w:t>10</w:t>
        </w:r>
      </w:ins>
      <w:del w:id="24" w:author="Erickson, John" w:date="2025-07-08T21:20:00Z">
        <w:r w:rsidR="00CB0A1C" w:rsidRPr="3D993434" w:rsidDel="6B7339D3">
          <w:rPr>
            <w:rFonts w:ascii="Arial" w:hAnsi="Arial" w:cs="Arial"/>
            <w:sz w:val="24"/>
            <w:szCs w:val="24"/>
          </w:rPr>
          <w:delText>5</w:delText>
        </w:r>
      </w:del>
      <w:r w:rsidR="08C30DBB" w:rsidRPr="3D993434">
        <w:rPr>
          <w:rFonts w:ascii="Arial" w:hAnsi="Arial" w:cs="Arial"/>
          <w:sz w:val="24"/>
          <w:szCs w:val="24"/>
        </w:rPr>
        <w:t xml:space="preserve"> g/L</w:t>
      </w:r>
      <w:r w:rsidR="79488032" w:rsidRPr="3D993434">
        <w:rPr>
          <w:rFonts w:ascii="Arial" w:hAnsi="Arial" w:cs="Arial"/>
          <w:sz w:val="24"/>
          <w:szCs w:val="24"/>
        </w:rPr>
        <w:t xml:space="preserve"> </w:t>
      </w:r>
      <w:r w:rsidR="1E32ABFF" w:rsidRPr="3D993434">
        <w:rPr>
          <w:rFonts w:ascii="Arial" w:hAnsi="Arial" w:cs="Arial"/>
          <w:sz w:val="24"/>
          <w:szCs w:val="24"/>
        </w:rPr>
        <w:t xml:space="preserve">by hundreds of millions of dollars, even at production rates up to </w:t>
      </w:r>
      <w:del w:id="25" w:author="Erickson, John" w:date="2025-07-08T21:21:00Z">
        <w:r w:rsidR="00CB0A1C" w:rsidRPr="3D993434" w:rsidDel="6B7339D3">
          <w:rPr>
            <w:rFonts w:ascii="Arial" w:hAnsi="Arial" w:cs="Arial"/>
            <w:sz w:val="24"/>
            <w:szCs w:val="24"/>
          </w:rPr>
          <w:delText>6,400</w:delText>
        </w:r>
      </w:del>
      <w:ins w:id="26" w:author="Erickson, John" w:date="2025-07-08T21:21:00Z">
        <w:r w:rsidR="6D02BE08" w:rsidRPr="3D993434">
          <w:rPr>
            <w:rFonts w:ascii="Arial" w:hAnsi="Arial" w:cs="Arial"/>
            <w:sz w:val="24"/>
            <w:szCs w:val="24"/>
          </w:rPr>
          <w:t>10,000</w:t>
        </w:r>
      </w:ins>
      <w:r w:rsidR="1CF8A553" w:rsidRPr="3D993434">
        <w:rPr>
          <w:rFonts w:ascii="Arial" w:hAnsi="Arial" w:cs="Arial"/>
          <w:sz w:val="24"/>
          <w:szCs w:val="24"/>
        </w:rPr>
        <w:t xml:space="preserve"> kg/yr.</w:t>
      </w:r>
    </w:p>
    <w:p w14:paraId="11DD1EFB" w14:textId="77777777" w:rsidR="0071167D" w:rsidRDefault="0071167D" w:rsidP="00105E62">
      <w:pPr>
        <w:spacing w:after="0" w:line="480" w:lineRule="auto"/>
        <w:rPr>
          <w:rFonts w:ascii="Arial" w:hAnsi="Arial" w:cs="Arial"/>
          <w:sz w:val="24"/>
          <w:szCs w:val="24"/>
        </w:rPr>
      </w:pPr>
    </w:p>
    <w:p w14:paraId="1A693614" w14:textId="4AE2C693" w:rsidR="0071167D" w:rsidRDefault="0071167D" w:rsidP="00105E62">
      <w:pPr>
        <w:spacing w:after="0" w:line="480" w:lineRule="auto"/>
        <w:rPr>
          <w:rFonts w:ascii="Arial" w:hAnsi="Arial" w:cs="Arial"/>
          <w:sz w:val="24"/>
          <w:szCs w:val="24"/>
        </w:rPr>
      </w:pPr>
      <w:r>
        <w:rPr>
          <w:rFonts w:ascii="Arial" w:hAnsi="Arial" w:cs="Arial"/>
          <w:sz w:val="24"/>
          <w:szCs w:val="24"/>
        </w:rPr>
        <w:t>Key</w:t>
      </w:r>
      <w:r w:rsidR="00253D65">
        <w:rPr>
          <w:rFonts w:ascii="Arial" w:hAnsi="Arial" w:cs="Arial"/>
          <w:sz w:val="24"/>
          <w:szCs w:val="24"/>
        </w:rPr>
        <w:t>words</w:t>
      </w:r>
    </w:p>
    <w:p w14:paraId="59813F1F" w14:textId="4AF78AE3" w:rsidR="002F6281" w:rsidRPr="00A74770" w:rsidRDefault="0050221F" w:rsidP="00105E62">
      <w:pPr>
        <w:spacing w:after="0" w:line="480" w:lineRule="auto"/>
        <w:rPr>
          <w:rFonts w:ascii="Arial" w:hAnsi="Arial" w:cs="Arial"/>
          <w:sz w:val="24"/>
          <w:szCs w:val="24"/>
        </w:rPr>
      </w:pPr>
      <w:r>
        <w:rPr>
          <w:rFonts w:ascii="Arial" w:hAnsi="Arial" w:cs="Arial"/>
          <w:sz w:val="24"/>
          <w:szCs w:val="24"/>
        </w:rPr>
        <w:t xml:space="preserve">Continuous </w:t>
      </w:r>
      <w:r w:rsidR="005D0493">
        <w:rPr>
          <w:rFonts w:ascii="Arial" w:hAnsi="Arial" w:cs="Arial"/>
          <w:sz w:val="24"/>
          <w:szCs w:val="24"/>
        </w:rPr>
        <w:t xml:space="preserve">biomanufacturing, </w:t>
      </w:r>
      <w:r w:rsidR="00B63B9C">
        <w:rPr>
          <w:rFonts w:ascii="Arial" w:hAnsi="Arial" w:cs="Arial"/>
          <w:sz w:val="24"/>
          <w:szCs w:val="24"/>
        </w:rPr>
        <w:t xml:space="preserve">facility design, </w:t>
      </w:r>
      <w:r w:rsidR="00CB0853">
        <w:rPr>
          <w:rFonts w:ascii="Arial" w:hAnsi="Arial" w:cs="Arial"/>
          <w:sz w:val="24"/>
          <w:szCs w:val="24"/>
        </w:rPr>
        <w:t>flexible, s</w:t>
      </w:r>
      <w:r w:rsidR="009821D1">
        <w:rPr>
          <w:rFonts w:ascii="Arial" w:hAnsi="Arial" w:cs="Arial"/>
          <w:sz w:val="24"/>
          <w:szCs w:val="24"/>
        </w:rPr>
        <w:t xml:space="preserve">ingle-use, </w:t>
      </w:r>
      <w:r w:rsidR="00BD10FE">
        <w:rPr>
          <w:rFonts w:ascii="Arial" w:hAnsi="Arial" w:cs="Arial"/>
          <w:sz w:val="24"/>
          <w:szCs w:val="24"/>
        </w:rPr>
        <w:t>economics, capital cost</w:t>
      </w:r>
    </w:p>
    <w:p w14:paraId="03F31D3E" w14:textId="756AF4FD" w:rsidR="003244F0" w:rsidRPr="00A74770" w:rsidRDefault="003244F0" w:rsidP="00105E62">
      <w:pPr>
        <w:spacing w:after="0" w:line="480" w:lineRule="auto"/>
        <w:rPr>
          <w:rFonts w:ascii="Arial" w:hAnsi="Arial" w:cs="Arial"/>
          <w:sz w:val="24"/>
          <w:szCs w:val="24"/>
        </w:rPr>
      </w:pPr>
    </w:p>
    <w:p w14:paraId="4E195CF4" w14:textId="5695EA70" w:rsidR="003244F0" w:rsidRDefault="00A92EDA" w:rsidP="00105E62">
      <w:pPr>
        <w:spacing w:after="0" w:line="480" w:lineRule="auto"/>
        <w:rPr>
          <w:rFonts w:ascii="Arial" w:hAnsi="Arial" w:cs="Arial"/>
          <w:b/>
          <w:bCs/>
          <w:sz w:val="24"/>
          <w:szCs w:val="24"/>
        </w:rPr>
      </w:pPr>
      <w:r w:rsidRPr="00A74770">
        <w:rPr>
          <w:rFonts w:ascii="Arial" w:hAnsi="Arial" w:cs="Arial"/>
          <w:sz w:val="24"/>
          <w:szCs w:val="24"/>
        </w:rPr>
        <w:br w:type="page"/>
      </w:r>
      <w:bookmarkStart w:id="27" w:name="_Toc1233092509"/>
      <w:r w:rsidR="003244F0" w:rsidRPr="00242C05">
        <w:rPr>
          <w:rFonts w:ascii="Arial" w:hAnsi="Arial" w:cs="Arial"/>
          <w:b/>
          <w:bCs/>
          <w:sz w:val="24"/>
          <w:szCs w:val="24"/>
        </w:rPr>
        <w:lastRenderedPageBreak/>
        <w:t>Introductio</w:t>
      </w:r>
      <w:r w:rsidR="00224350" w:rsidRPr="00242C05">
        <w:rPr>
          <w:rFonts w:ascii="Arial" w:hAnsi="Arial" w:cs="Arial"/>
          <w:b/>
          <w:bCs/>
          <w:sz w:val="24"/>
          <w:szCs w:val="24"/>
        </w:rPr>
        <w:t>n</w:t>
      </w:r>
      <w:bookmarkEnd w:id="27"/>
    </w:p>
    <w:p w14:paraId="5B49F38A" w14:textId="670D1CBB" w:rsidR="00894C81" w:rsidRPr="00F27E8C" w:rsidRDefault="00F27E8C" w:rsidP="00105E62">
      <w:pPr>
        <w:spacing w:after="0" w:line="480" w:lineRule="auto"/>
        <w:rPr>
          <w:rFonts w:ascii="Arial" w:hAnsi="Arial" w:cs="Arial"/>
          <w:sz w:val="24"/>
          <w:szCs w:val="24"/>
        </w:rPr>
      </w:pPr>
      <w:r>
        <w:rPr>
          <w:rFonts w:ascii="Arial" w:hAnsi="Arial" w:cs="Arial"/>
          <w:sz w:val="24"/>
          <w:szCs w:val="24"/>
        </w:rPr>
        <w:t>This work is part</w:t>
      </w:r>
      <w:r w:rsidR="00B263E2" w:rsidRPr="00F27E8C">
        <w:rPr>
          <w:rFonts w:ascii="Arial" w:hAnsi="Arial" w:cs="Arial"/>
          <w:sz w:val="24"/>
          <w:szCs w:val="24"/>
        </w:rPr>
        <w:t xml:space="preserve"> of</w:t>
      </w:r>
      <w:r w:rsidR="00935362" w:rsidRPr="00F27E8C">
        <w:rPr>
          <w:rFonts w:ascii="Arial" w:hAnsi="Arial" w:cs="Arial"/>
          <w:sz w:val="24"/>
          <w:szCs w:val="24"/>
        </w:rPr>
        <w:t xml:space="preserve"> an ambitious 10-year collaborative program to support invention, design, demonstration, and commercialization of biopharmaceutical manufacturing technology intended to transform the industry</w:t>
      </w:r>
      <w:r w:rsidR="009A1DC7" w:rsidRPr="00F27E8C">
        <w:rPr>
          <w:rFonts w:ascii="Arial" w:hAnsi="Arial" w:cs="Arial"/>
          <w:sz w:val="24"/>
          <w:szCs w:val="24"/>
        </w:rPr>
        <w:t xml:space="preserve"> </w:t>
      </w:r>
      <w:r w:rsidR="00EB4C6B" w:rsidRPr="008817FA">
        <w:rPr>
          <w:rFonts w:ascii="Arial" w:hAnsi="Arial" w:cs="Arial"/>
          <w:sz w:val="24"/>
          <w:szCs w:val="24"/>
        </w:rPr>
        <w:fldChar w:fldCharType="begin">
          <w:fldData xml:space="preserve">PEVuZE5vdGU+PENpdGU+PEF1dGhvcj5Fcmlja3NvbjwvQXV0aG9yPjxZZWFyPjIwMjE8L1llYXI+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</w:fldData>
        </w:fldChar>
      </w:r>
      <w:r w:rsidR="00EB4C6B" w:rsidRPr="008817FA">
        <w:rPr>
          <w:rFonts w:ascii="Arial" w:hAnsi="Arial" w:cs="Arial"/>
          <w:sz w:val="24"/>
          <w:szCs w:val="24"/>
        </w:rPr>
        <w:instrText xml:space="preserve"> ADDIN EN.CITE </w:instrText>
      </w:r>
      <w:r w:rsidR="00EB4C6B" w:rsidRPr="008817FA">
        <w:rPr>
          <w:rFonts w:ascii="Arial" w:hAnsi="Arial" w:cs="Arial"/>
          <w:sz w:val="24"/>
          <w:szCs w:val="24"/>
        </w:rPr>
        <w:fldChar w:fldCharType="begin">
          <w:fldData xml:space="preserve">PEVuZE5vdGU+PENpdGU+PEF1dGhvcj5Fcmlja3NvbjwvQXV0aG9yPjxZZWFyPjIwMjE8L1llYXI+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</w:fldData>
        </w:fldChar>
      </w:r>
      <w:r w:rsidR="00EB4C6B" w:rsidRPr="008817FA">
        <w:rPr>
          <w:rFonts w:ascii="Arial" w:hAnsi="Arial" w:cs="Arial"/>
          <w:sz w:val="24"/>
          <w:szCs w:val="24"/>
        </w:rPr>
        <w:instrText xml:space="preserve"> ADDIN EN.CITE.DATA </w:instrText>
      </w:r>
      <w:r w:rsidR="00EB4C6B" w:rsidRPr="008817FA">
        <w:rPr>
          <w:rFonts w:ascii="Arial" w:hAnsi="Arial" w:cs="Arial"/>
          <w:sz w:val="24"/>
          <w:szCs w:val="24"/>
        </w:rPr>
      </w:r>
      <w:r w:rsidR="00EB4C6B" w:rsidRPr="008817FA">
        <w:rPr>
          <w:rFonts w:ascii="Arial" w:hAnsi="Arial" w:cs="Arial"/>
          <w:sz w:val="24"/>
          <w:szCs w:val="24"/>
        </w:rPr>
        <w:fldChar w:fldCharType="end"/>
      </w:r>
      <w:r w:rsidR="00EB4C6B" w:rsidRPr="008817FA">
        <w:rPr>
          <w:rFonts w:ascii="Arial" w:hAnsi="Arial" w:cs="Arial"/>
          <w:sz w:val="24"/>
          <w:szCs w:val="24"/>
        </w:rPr>
      </w:r>
      <w:r w:rsidR="00EB4C6B" w:rsidRPr="008817FA">
        <w:rPr>
          <w:rFonts w:ascii="Arial" w:hAnsi="Arial" w:cs="Arial"/>
          <w:sz w:val="24"/>
          <w:szCs w:val="24"/>
        </w:rPr>
        <w:fldChar w:fldCharType="separate"/>
      </w:r>
      <w:r w:rsidR="00EB4C6B" w:rsidRPr="00F27E8C">
        <w:rPr>
          <w:rFonts w:ascii="Arial" w:hAnsi="Arial" w:cs="Arial"/>
          <w:noProof/>
          <w:sz w:val="24"/>
          <w:szCs w:val="24"/>
        </w:rPr>
        <w:t>(Erickson et al.)</w:t>
      </w:r>
      <w:r w:rsidR="00EB4C6B" w:rsidRPr="008817FA">
        <w:rPr>
          <w:rFonts w:ascii="Arial" w:hAnsi="Arial" w:cs="Arial"/>
          <w:sz w:val="24"/>
          <w:szCs w:val="24"/>
        </w:rPr>
        <w:fldChar w:fldCharType="end"/>
      </w:r>
      <w:r w:rsidR="00935362" w:rsidRPr="00F27E8C">
        <w:rPr>
          <w:rFonts w:ascii="Arial" w:hAnsi="Arial" w:cs="Arial"/>
          <w:sz w:val="24"/>
          <w:szCs w:val="24"/>
        </w:rPr>
        <w:t xml:space="preserve">. </w:t>
      </w:r>
      <w:r w:rsidR="00380F4D">
        <w:rPr>
          <w:rFonts w:ascii="Arial" w:hAnsi="Arial" w:cs="Arial"/>
          <w:sz w:val="24"/>
          <w:szCs w:val="24"/>
        </w:rPr>
        <w:t xml:space="preserve">One of the </w:t>
      </w:r>
      <w:r w:rsidR="00C479C7">
        <w:rPr>
          <w:rFonts w:ascii="Arial" w:hAnsi="Arial" w:cs="Arial"/>
          <w:sz w:val="24"/>
          <w:szCs w:val="24"/>
        </w:rPr>
        <w:t xml:space="preserve">projects </w:t>
      </w:r>
      <w:r w:rsidR="00AD050D">
        <w:rPr>
          <w:rFonts w:ascii="Arial" w:hAnsi="Arial" w:cs="Arial"/>
          <w:sz w:val="24"/>
          <w:szCs w:val="24"/>
        </w:rPr>
        <w:t>in</w:t>
      </w:r>
      <w:r w:rsidR="00C479C7">
        <w:rPr>
          <w:rFonts w:ascii="Arial" w:hAnsi="Arial" w:cs="Arial"/>
          <w:sz w:val="24"/>
          <w:szCs w:val="24"/>
        </w:rPr>
        <w:t xml:space="preserve"> that program is </w:t>
      </w:r>
      <w:r w:rsidR="00935362" w:rsidRPr="00F27E8C">
        <w:rPr>
          <w:rFonts w:ascii="Arial" w:hAnsi="Arial" w:cs="Arial"/>
          <w:sz w:val="24"/>
          <w:szCs w:val="24"/>
        </w:rPr>
        <w:t>identify</w:t>
      </w:r>
      <w:r w:rsidR="00B5757C">
        <w:rPr>
          <w:rFonts w:ascii="Arial" w:hAnsi="Arial" w:cs="Arial"/>
          <w:sz w:val="24"/>
          <w:szCs w:val="24"/>
        </w:rPr>
        <w:t>ing</w:t>
      </w:r>
      <w:r w:rsidR="00935362" w:rsidRPr="00F27E8C">
        <w:rPr>
          <w:rFonts w:ascii="Arial" w:hAnsi="Arial" w:cs="Arial"/>
          <w:sz w:val="24"/>
          <w:szCs w:val="24"/>
        </w:rPr>
        <w:t xml:space="preserve"> and develop</w:t>
      </w:r>
      <w:r w:rsidR="00B5757C">
        <w:rPr>
          <w:rFonts w:ascii="Arial" w:hAnsi="Arial" w:cs="Arial"/>
          <w:sz w:val="24"/>
          <w:szCs w:val="24"/>
        </w:rPr>
        <w:t>ing</w:t>
      </w:r>
      <w:r w:rsidR="00935362" w:rsidRPr="00F27E8C">
        <w:rPr>
          <w:rFonts w:ascii="Arial" w:hAnsi="Arial" w:cs="Arial"/>
          <w:sz w:val="24"/>
          <w:szCs w:val="24"/>
        </w:rPr>
        <w:t xml:space="preserve"> </w:t>
      </w:r>
      <w:r w:rsidR="00C8278B" w:rsidRPr="3206BFDE">
        <w:rPr>
          <w:rFonts w:ascii="Arial" w:hAnsi="Arial" w:cs="Arial"/>
          <w:sz w:val="24"/>
          <w:szCs w:val="24"/>
        </w:rPr>
        <w:t xml:space="preserve">specific, </w:t>
      </w:r>
      <w:r w:rsidR="00935362" w:rsidRPr="00F27E8C">
        <w:rPr>
          <w:rFonts w:ascii="Arial" w:hAnsi="Arial" w:cs="Arial"/>
          <w:sz w:val="24"/>
          <w:szCs w:val="24"/>
        </w:rPr>
        <w:t xml:space="preserve">shared </w:t>
      </w:r>
      <w:r w:rsidR="006A6D7B">
        <w:rPr>
          <w:rFonts w:ascii="Arial" w:hAnsi="Arial" w:cs="Arial"/>
          <w:sz w:val="24"/>
          <w:szCs w:val="24"/>
        </w:rPr>
        <w:t>objectives</w:t>
      </w:r>
      <w:r w:rsidR="006A6D7B" w:rsidRPr="00F27E8C">
        <w:rPr>
          <w:rFonts w:ascii="Arial" w:hAnsi="Arial" w:cs="Arial"/>
          <w:sz w:val="24"/>
          <w:szCs w:val="24"/>
        </w:rPr>
        <w:t xml:space="preserve"> </w:t>
      </w:r>
      <w:r w:rsidR="00935362" w:rsidRPr="00F27E8C">
        <w:rPr>
          <w:rFonts w:ascii="Arial" w:hAnsi="Arial" w:cs="Arial"/>
          <w:sz w:val="24"/>
          <w:szCs w:val="24"/>
        </w:rPr>
        <w:t>for collaboration on technologies, standards, and regulatory understanding that will enable the factories need</w:t>
      </w:r>
      <w:r w:rsidR="00CD2145">
        <w:rPr>
          <w:rFonts w:ascii="Arial" w:hAnsi="Arial" w:cs="Arial"/>
          <w:sz w:val="24"/>
          <w:szCs w:val="24"/>
        </w:rPr>
        <w:t>ed</w:t>
      </w:r>
      <w:r w:rsidR="00935362" w:rsidRPr="00F27E8C">
        <w:rPr>
          <w:rFonts w:ascii="Arial" w:hAnsi="Arial" w:cs="Arial"/>
          <w:sz w:val="24"/>
          <w:szCs w:val="24"/>
        </w:rPr>
        <w:t xml:space="preserve"> </w:t>
      </w:r>
      <w:r w:rsidR="008E1ADA">
        <w:rPr>
          <w:rFonts w:ascii="Arial" w:hAnsi="Arial" w:cs="Arial"/>
          <w:sz w:val="24"/>
          <w:szCs w:val="24"/>
        </w:rPr>
        <w:t>for</w:t>
      </w:r>
      <w:r w:rsidR="008E1ADA" w:rsidRPr="00F27E8C">
        <w:rPr>
          <w:rFonts w:ascii="Arial" w:hAnsi="Arial" w:cs="Arial"/>
          <w:sz w:val="24"/>
          <w:szCs w:val="24"/>
        </w:rPr>
        <w:t xml:space="preserve"> </w:t>
      </w:r>
      <w:r w:rsidR="00935362" w:rsidRPr="00F27E8C">
        <w:rPr>
          <w:rFonts w:ascii="Arial" w:hAnsi="Arial" w:cs="Arial"/>
          <w:sz w:val="24"/>
          <w:szCs w:val="24"/>
        </w:rPr>
        <w:t xml:space="preserve">the </w:t>
      </w:r>
      <w:r w:rsidR="00EE5689" w:rsidRPr="00F27E8C">
        <w:rPr>
          <w:rFonts w:ascii="Arial" w:hAnsi="Arial" w:cs="Arial"/>
          <w:sz w:val="24"/>
          <w:szCs w:val="24"/>
        </w:rPr>
        <w:t>future</w:t>
      </w:r>
      <w:r w:rsidR="00935362" w:rsidRPr="00F27E8C">
        <w:rPr>
          <w:rFonts w:ascii="Arial" w:hAnsi="Arial" w:cs="Arial"/>
          <w:sz w:val="24"/>
          <w:szCs w:val="24"/>
        </w:rPr>
        <w:t xml:space="preserve">. </w:t>
      </w:r>
      <w:r w:rsidR="0019233E" w:rsidRPr="3206BFDE">
        <w:rPr>
          <w:rFonts w:ascii="Arial" w:hAnsi="Arial" w:cs="Arial"/>
          <w:sz w:val="24"/>
          <w:szCs w:val="24"/>
        </w:rPr>
        <w:t xml:space="preserve">These </w:t>
      </w:r>
      <w:r w:rsidR="00234EB0">
        <w:rPr>
          <w:rFonts w:ascii="Arial" w:hAnsi="Arial" w:cs="Arial"/>
          <w:sz w:val="24"/>
          <w:szCs w:val="24"/>
        </w:rPr>
        <w:t>objectives</w:t>
      </w:r>
      <w:r w:rsidR="00234EB0" w:rsidRPr="3206BFDE">
        <w:rPr>
          <w:rFonts w:ascii="Arial" w:hAnsi="Arial" w:cs="Arial"/>
          <w:sz w:val="24"/>
          <w:szCs w:val="24"/>
        </w:rPr>
        <w:t xml:space="preserve"> </w:t>
      </w:r>
      <w:r w:rsidR="0019233E" w:rsidRPr="3206BFDE">
        <w:rPr>
          <w:rFonts w:ascii="Arial" w:hAnsi="Arial" w:cs="Arial"/>
          <w:sz w:val="24"/>
          <w:szCs w:val="24"/>
        </w:rPr>
        <w:t>will lead to specific enabling projects</w:t>
      </w:r>
      <w:r w:rsidR="008E1ADA">
        <w:rPr>
          <w:rFonts w:ascii="Arial" w:hAnsi="Arial" w:cs="Arial"/>
          <w:sz w:val="24"/>
          <w:szCs w:val="24"/>
        </w:rPr>
        <w:t xml:space="preserve"> which </w:t>
      </w:r>
      <w:r w:rsidR="0019233E" w:rsidRPr="3206BFDE">
        <w:rPr>
          <w:rFonts w:ascii="Arial" w:hAnsi="Arial" w:cs="Arial"/>
          <w:sz w:val="24"/>
          <w:szCs w:val="24"/>
        </w:rPr>
        <w:t>will be linked to specific attributes</w:t>
      </w:r>
      <w:r w:rsidR="00A5693E">
        <w:rPr>
          <w:rFonts w:ascii="Arial" w:hAnsi="Arial" w:cs="Arial"/>
          <w:sz w:val="24"/>
          <w:szCs w:val="24"/>
        </w:rPr>
        <w:t xml:space="preserve"> and</w:t>
      </w:r>
      <w:r w:rsidR="0019233E" w:rsidRPr="3206BFDE">
        <w:rPr>
          <w:rFonts w:ascii="Arial" w:hAnsi="Arial" w:cs="Arial"/>
          <w:sz w:val="24"/>
          <w:szCs w:val="24"/>
        </w:rPr>
        <w:t xml:space="preserve"> business benefits, which will drive adoption. Business benefit can be measured in terms of economics, sustainability, quality, capital avoidance, speed, adherence to schedule, etc.</w:t>
      </w:r>
      <w:r w:rsidR="00FC049D" w:rsidRPr="3206BFDE">
        <w:rPr>
          <w:rFonts w:ascii="Arial" w:hAnsi="Arial" w:cs="Arial"/>
          <w:sz w:val="24"/>
          <w:szCs w:val="24"/>
        </w:rPr>
        <w:t xml:space="preserve"> </w:t>
      </w:r>
      <w:r w:rsidR="0052468A">
        <w:rPr>
          <w:rFonts w:ascii="Arial" w:hAnsi="Arial" w:cs="Arial"/>
          <w:sz w:val="24"/>
          <w:szCs w:val="24"/>
        </w:rPr>
        <w:t>The fact</w:t>
      </w:r>
      <w:r w:rsidR="00E63E74" w:rsidRPr="3206BFDE">
        <w:rPr>
          <w:rFonts w:ascii="Arial" w:hAnsi="Arial" w:cs="Arial"/>
          <w:sz w:val="24"/>
          <w:szCs w:val="24"/>
        </w:rPr>
        <w:t xml:space="preserve"> that</w:t>
      </w:r>
      <w:r w:rsidR="0019233E" w:rsidRPr="3206BFDE">
        <w:rPr>
          <w:rFonts w:ascii="Arial" w:hAnsi="Arial" w:cs="Arial"/>
          <w:sz w:val="24"/>
          <w:szCs w:val="24"/>
        </w:rPr>
        <w:t xml:space="preserve"> specific </w:t>
      </w:r>
      <w:r w:rsidR="00910B6E">
        <w:rPr>
          <w:rFonts w:ascii="Arial" w:hAnsi="Arial" w:cs="Arial"/>
          <w:sz w:val="24"/>
          <w:szCs w:val="24"/>
        </w:rPr>
        <w:t>information</w:t>
      </w:r>
      <w:r w:rsidR="006556C7">
        <w:rPr>
          <w:rFonts w:ascii="Arial" w:hAnsi="Arial" w:cs="Arial"/>
          <w:sz w:val="24"/>
          <w:szCs w:val="24"/>
        </w:rPr>
        <w:t xml:space="preserve"> like</w:t>
      </w:r>
      <w:r w:rsidR="0019233E" w:rsidRPr="3206BFDE">
        <w:rPr>
          <w:rFonts w:ascii="Arial" w:hAnsi="Arial" w:cs="Arial"/>
          <w:sz w:val="24"/>
          <w:szCs w:val="24"/>
        </w:rPr>
        <w:t xml:space="preserve"> </w:t>
      </w:r>
      <w:r w:rsidR="00A72033" w:rsidRPr="3206BFDE">
        <w:rPr>
          <w:rFonts w:ascii="Arial" w:hAnsi="Arial" w:cs="Arial"/>
          <w:sz w:val="24"/>
          <w:szCs w:val="24"/>
        </w:rPr>
        <w:t>facility design</w:t>
      </w:r>
      <w:r w:rsidR="00ED39BF" w:rsidRPr="3206BFDE">
        <w:rPr>
          <w:rFonts w:ascii="Arial" w:hAnsi="Arial" w:cs="Arial"/>
          <w:sz w:val="24"/>
          <w:szCs w:val="24"/>
        </w:rPr>
        <w:t>s, capital and operating costs</w:t>
      </w:r>
      <w:r w:rsidR="006556C7">
        <w:rPr>
          <w:rFonts w:ascii="Arial" w:hAnsi="Arial" w:cs="Arial"/>
          <w:sz w:val="24"/>
          <w:szCs w:val="24"/>
        </w:rPr>
        <w:t xml:space="preserve"> is proprietary is a major challenge</w:t>
      </w:r>
      <w:r w:rsidR="0048536C" w:rsidRPr="3206BFDE">
        <w:rPr>
          <w:rFonts w:ascii="Arial" w:hAnsi="Arial" w:cs="Arial"/>
          <w:sz w:val="24"/>
          <w:szCs w:val="24"/>
        </w:rPr>
        <w:t xml:space="preserve">. </w:t>
      </w:r>
      <w:r w:rsidR="00FD2E7D" w:rsidRPr="3206BFDE">
        <w:rPr>
          <w:rFonts w:ascii="Arial" w:hAnsi="Arial" w:cs="Arial"/>
          <w:sz w:val="24"/>
          <w:szCs w:val="24"/>
        </w:rPr>
        <w:t>To address this, we present</w:t>
      </w:r>
      <w:r w:rsidR="00935362" w:rsidRPr="00F27E8C">
        <w:rPr>
          <w:rFonts w:ascii="Arial" w:hAnsi="Arial" w:cs="Arial"/>
          <w:sz w:val="24"/>
          <w:szCs w:val="24"/>
        </w:rPr>
        <w:t xml:space="preserve"> a non-proprietary, state-of-the-art, high-level facility</w:t>
      </w:r>
      <w:r w:rsidR="00967025" w:rsidRPr="3206BFDE">
        <w:rPr>
          <w:rFonts w:ascii="Arial" w:hAnsi="Arial" w:cs="Arial"/>
          <w:sz w:val="24"/>
          <w:szCs w:val="24"/>
        </w:rPr>
        <w:t xml:space="preserve"> </w:t>
      </w:r>
      <w:r w:rsidR="00B9257C" w:rsidRPr="00F27E8C">
        <w:rPr>
          <w:rFonts w:ascii="Arial" w:hAnsi="Arial" w:cs="Arial"/>
          <w:sz w:val="24"/>
          <w:szCs w:val="24"/>
        </w:rPr>
        <w:t xml:space="preserve">design </w:t>
      </w:r>
      <w:r w:rsidR="00967025" w:rsidRPr="3206BFDE">
        <w:rPr>
          <w:rFonts w:ascii="Arial" w:hAnsi="Arial" w:cs="Arial"/>
          <w:sz w:val="24"/>
          <w:szCs w:val="24"/>
        </w:rPr>
        <w:t xml:space="preserve">and economic model </w:t>
      </w:r>
      <w:r w:rsidR="00FD2E7D" w:rsidRPr="3206BFDE">
        <w:rPr>
          <w:rFonts w:ascii="Arial" w:hAnsi="Arial" w:cs="Arial"/>
          <w:sz w:val="24"/>
          <w:szCs w:val="24"/>
        </w:rPr>
        <w:t>than can</w:t>
      </w:r>
      <w:r w:rsidR="00935362" w:rsidRPr="00F27E8C">
        <w:rPr>
          <w:rFonts w:ascii="Arial" w:hAnsi="Arial" w:cs="Arial"/>
          <w:sz w:val="24"/>
          <w:szCs w:val="24"/>
        </w:rPr>
        <w:t xml:space="preserve"> serve as a </w:t>
      </w:r>
      <w:r w:rsidR="00A923CF">
        <w:rPr>
          <w:rFonts w:ascii="Arial" w:hAnsi="Arial" w:cs="Arial"/>
          <w:sz w:val="24"/>
          <w:szCs w:val="24"/>
        </w:rPr>
        <w:t xml:space="preserve">common </w:t>
      </w:r>
      <w:r w:rsidR="00935362" w:rsidRPr="00F27E8C">
        <w:rPr>
          <w:rFonts w:ascii="Arial" w:hAnsi="Arial" w:cs="Arial"/>
          <w:sz w:val="24"/>
          <w:szCs w:val="24"/>
        </w:rPr>
        <w:t xml:space="preserve">baseline to compare improvements. We call this </w:t>
      </w:r>
      <w:r w:rsidR="005F127B">
        <w:rPr>
          <w:rFonts w:ascii="Arial" w:hAnsi="Arial" w:cs="Arial"/>
          <w:sz w:val="24"/>
          <w:szCs w:val="24"/>
        </w:rPr>
        <w:t>the</w:t>
      </w:r>
      <w:r w:rsidR="005F127B" w:rsidRPr="00F27E8C">
        <w:rPr>
          <w:rFonts w:ascii="Arial" w:hAnsi="Arial" w:cs="Arial"/>
          <w:sz w:val="24"/>
          <w:szCs w:val="24"/>
        </w:rPr>
        <w:t xml:space="preserve"> </w:t>
      </w:r>
      <w:r w:rsidR="007C1877" w:rsidRPr="3206BFDE">
        <w:rPr>
          <w:rFonts w:ascii="Arial" w:hAnsi="Arial" w:cs="Arial"/>
          <w:sz w:val="24"/>
          <w:szCs w:val="24"/>
        </w:rPr>
        <w:t>First</w:t>
      </w:r>
      <w:r w:rsidR="005766FB" w:rsidRPr="3206BFDE">
        <w:rPr>
          <w:rFonts w:ascii="Arial" w:hAnsi="Arial" w:cs="Arial"/>
          <w:sz w:val="24"/>
          <w:szCs w:val="24"/>
        </w:rPr>
        <w:t xml:space="preserve"> </w:t>
      </w:r>
      <w:r w:rsidR="00935362" w:rsidRPr="00F27E8C">
        <w:rPr>
          <w:rFonts w:ascii="Arial" w:hAnsi="Arial" w:cs="Arial"/>
          <w:sz w:val="24"/>
          <w:szCs w:val="24"/>
        </w:rPr>
        <w:t>Gen</w:t>
      </w:r>
      <w:r w:rsidR="007550F2" w:rsidRPr="3206BFDE">
        <w:rPr>
          <w:rFonts w:ascii="Arial" w:hAnsi="Arial" w:cs="Arial"/>
          <w:sz w:val="24"/>
          <w:szCs w:val="24"/>
        </w:rPr>
        <w:t>eration</w:t>
      </w:r>
      <w:r w:rsidR="00935362" w:rsidRPr="00F27E8C">
        <w:rPr>
          <w:rFonts w:ascii="Arial" w:hAnsi="Arial" w:cs="Arial"/>
          <w:sz w:val="24"/>
          <w:szCs w:val="24"/>
        </w:rPr>
        <w:t xml:space="preserve"> </w:t>
      </w:r>
      <w:r w:rsidR="007C1877" w:rsidRPr="3206BFDE">
        <w:rPr>
          <w:rFonts w:ascii="Arial" w:hAnsi="Arial" w:cs="Arial"/>
          <w:sz w:val="24"/>
          <w:szCs w:val="24"/>
        </w:rPr>
        <w:t>F</w:t>
      </w:r>
      <w:r w:rsidR="00935362" w:rsidRPr="00F27E8C">
        <w:rPr>
          <w:rFonts w:ascii="Arial" w:hAnsi="Arial" w:cs="Arial"/>
          <w:sz w:val="24"/>
          <w:szCs w:val="24"/>
        </w:rPr>
        <w:t>actory and believe that everything is in place today to build it.</w:t>
      </w:r>
      <w:r w:rsidR="0030226D" w:rsidRPr="3206BFDE">
        <w:rPr>
          <w:rFonts w:ascii="Arial" w:hAnsi="Arial" w:cs="Arial"/>
          <w:sz w:val="24"/>
          <w:szCs w:val="24"/>
        </w:rPr>
        <w:t xml:space="preserve"> A future paper will describe</w:t>
      </w:r>
      <w:r w:rsidR="5D5CCD09" w:rsidRPr="3206BFDE">
        <w:rPr>
          <w:rFonts w:ascii="Arial" w:hAnsi="Arial" w:cs="Arial"/>
          <w:sz w:val="24"/>
          <w:szCs w:val="24"/>
        </w:rPr>
        <w:t xml:space="preserve"> the next level of disruptive innovation </w:t>
      </w:r>
      <w:r w:rsidR="005F127B">
        <w:rPr>
          <w:rFonts w:ascii="Arial" w:hAnsi="Arial" w:cs="Arial"/>
          <w:sz w:val="24"/>
          <w:szCs w:val="24"/>
        </w:rPr>
        <w:t>that would be required to build</w:t>
      </w:r>
      <w:r w:rsidR="005F127B" w:rsidRPr="3206BFDE">
        <w:rPr>
          <w:rFonts w:ascii="Arial" w:hAnsi="Arial" w:cs="Arial"/>
          <w:sz w:val="24"/>
          <w:szCs w:val="24"/>
        </w:rPr>
        <w:t xml:space="preserve"> </w:t>
      </w:r>
      <w:r w:rsidR="001A3215" w:rsidRPr="3206BFDE">
        <w:rPr>
          <w:rFonts w:ascii="Arial" w:hAnsi="Arial" w:cs="Arial"/>
          <w:sz w:val="24"/>
          <w:szCs w:val="24"/>
        </w:rPr>
        <w:t>a</w:t>
      </w:r>
      <w:r w:rsidR="007C1877" w:rsidRPr="3206BFDE">
        <w:rPr>
          <w:rFonts w:ascii="Arial" w:hAnsi="Arial" w:cs="Arial"/>
          <w:sz w:val="24"/>
          <w:szCs w:val="24"/>
        </w:rPr>
        <w:t xml:space="preserve"> Second</w:t>
      </w:r>
      <w:del w:id="28" w:author="Erickson, John" w:date="2025-07-08T21:22:00Z" w16du:dateUtc="2025-07-09T01:22:00Z">
        <w:r w:rsidR="23390462" w:rsidRPr="3206BFDE" w:rsidDel="00ED4DE0">
          <w:rPr>
            <w:rFonts w:ascii="Arial" w:hAnsi="Arial" w:cs="Arial"/>
            <w:sz w:val="24"/>
            <w:szCs w:val="24"/>
          </w:rPr>
          <w:delText>-</w:delText>
        </w:r>
      </w:del>
      <w:r w:rsidR="005766FB" w:rsidRPr="3206BFDE">
        <w:rPr>
          <w:rFonts w:ascii="Arial" w:hAnsi="Arial" w:cs="Arial"/>
          <w:sz w:val="24"/>
          <w:szCs w:val="24"/>
        </w:rPr>
        <w:t xml:space="preserve"> </w:t>
      </w:r>
      <w:r w:rsidR="007C1877" w:rsidRPr="3206BFDE">
        <w:rPr>
          <w:rFonts w:ascii="Arial" w:hAnsi="Arial" w:cs="Arial"/>
          <w:sz w:val="24"/>
          <w:szCs w:val="24"/>
        </w:rPr>
        <w:t>Generation Factory</w:t>
      </w:r>
      <w:r w:rsidR="007D621F" w:rsidRPr="3206BFDE">
        <w:rPr>
          <w:rFonts w:ascii="Arial" w:hAnsi="Arial" w:cs="Arial"/>
          <w:sz w:val="24"/>
          <w:szCs w:val="24"/>
        </w:rPr>
        <w:t>.</w:t>
      </w:r>
      <w:r w:rsidR="001A3215" w:rsidRPr="3206BFDE">
        <w:rPr>
          <w:rFonts w:ascii="Arial" w:hAnsi="Arial" w:cs="Arial"/>
          <w:sz w:val="24"/>
          <w:szCs w:val="24"/>
        </w:rPr>
        <w:t xml:space="preserve"> </w:t>
      </w:r>
      <w:r w:rsidR="009258E6">
        <w:rPr>
          <w:rFonts w:ascii="Arial" w:hAnsi="Arial" w:cs="Arial"/>
          <w:sz w:val="24"/>
          <w:szCs w:val="24"/>
        </w:rPr>
        <w:t>A</w:t>
      </w:r>
      <w:r w:rsidR="00894C81" w:rsidRPr="40D41D1E">
        <w:rPr>
          <w:rFonts w:ascii="Arial" w:hAnsi="Arial" w:cs="Arial"/>
          <w:sz w:val="24"/>
          <w:szCs w:val="24"/>
        </w:rPr>
        <w:t xml:space="preserve"> goal of </w:t>
      </w:r>
      <w:r w:rsidR="009258E6">
        <w:rPr>
          <w:rFonts w:ascii="Arial" w:hAnsi="Arial" w:cs="Arial"/>
          <w:sz w:val="24"/>
          <w:szCs w:val="24"/>
        </w:rPr>
        <w:t>this work</w:t>
      </w:r>
      <w:r w:rsidR="00894C81" w:rsidRPr="40D41D1E">
        <w:rPr>
          <w:rFonts w:ascii="Arial" w:hAnsi="Arial" w:cs="Arial"/>
          <w:sz w:val="24"/>
          <w:szCs w:val="24"/>
        </w:rPr>
        <w:t xml:space="preserve"> was to minimize capital and operating costs, so we chose to </w:t>
      </w:r>
      <w:r w:rsidR="00136CFC">
        <w:rPr>
          <w:rFonts w:ascii="Arial" w:hAnsi="Arial" w:cs="Arial"/>
          <w:sz w:val="24"/>
          <w:szCs w:val="24"/>
        </w:rPr>
        <w:t>compa</w:t>
      </w:r>
      <w:r w:rsidR="00767888">
        <w:rPr>
          <w:rFonts w:ascii="Arial" w:hAnsi="Arial" w:cs="Arial"/>
          <w:sz w:val="24"/>
          <w:szCs w:val="24"/>
        </w:rPr>
        <w:t>r</w:t>
      </w:r>
      <w:r w:rsidR="00136CFC">
        <w:rPr>
          <w:rFonts w:ascii="Arial" w:hAnsi="Arial" w:cs="Arial"/>
          <w:sz w:val="24"/>
          <w:szCs w:val="24"/>
        </w:rPr>
        <w:t>e</w:t>
      </w:r>
      <w:r w:rsidR="00136CFC" w:rsidRPr="40D41D1E">
        <w:rPr>
          <w:rFonts w:ascii="Arial" w:hAnsi="Arial" w:cs="Arial"/>
          <w:sz w:val="24"/>
          <w:szCs w:val="24"/>
        </w:rPr>
        <w:t xml:space="preserve"> </w:t>
      </w:r>
      <w:r w:rsidR="00894C81" w:rsidRPr="40D41D1E">
        <w:rPr>
          <w:rFonts w:ascii="Arial" w:hAnsi="Arial" w:cs="Arial"/>
          <w:sz w:val="24"/>
          <w:szCs w:val="24"/>
        </w:rPr>
        <w:t>integrated/continuous bioprocessing (ICB) and single use systems with traditional batch and stainless steel facilities.</w:t>
      </w:r>
      <w:ins w:id="29" w:author="Erickson, John" w:date="2025-07-01T16:08:00Z" w16du:dateUtc="2025-07-01T20:08:00Z">
        <w:r w:rsidR="003A0B46">
          <w:rPr>
            <w:rFonts w:ascii="Arial" w:hAnsi="Arial" w:cs="Arial"/>
            <w:sz w:val="24"/>
            <w:szCs w:val="24"/>
          </w:rPr>
          <w:t xml:space="preserve"> </w:t>
        </w:r>
      </w:ins>
      <w:ins w:id="30" w:author="Erickson, John" w:date="2025-07-01T16:09:00Z" w16du:dateUtc="2025-07-01T20:09:00Z">
        <w:r w:rsidR="003A0B46">
          <w:rPr>
            <w:rFonts w:ascii="Arial" w:hAnsi="Arial" w:cs="Arial"/>
            <w:sz w:val="24"/>
            <w:szCs w:val="24"/>
          </w:rPr>
          <w:t>Figure 1 is</w:t>
        </w:r>
        <w:r w:rsidR="00807540">
          <w:rPr>
            <w:rFonts w:ascii="Arial" w:hAnsi="Arial" w:cs="Arial"/>
            <w:sz w:val="24"/>
            <w:szCs w:val="24"/>
          </w:rPr>
          <w:t xml:space="preserve"> a rendering of the </w:t>
        </w:r>
        <w:r w:rsidR="004C5C57">
          <w:rPr>
            <w:rFonts w:ascii="Arial" w:hAnsi="Arial" w:cs="Arial"/>
            <w:sz w:val="24"/>
            <w:szCs w:val="24"/>
          </w:rPr>
          <w:t>process area of the facility.</w:t>
        </w:r>
      </w:ins>
    </w:p>
    <w:p w14:paraId="234B5B8E" w14:textId="2FE9F236" w:rsidR="003244F0" w:rsidRPr="00A74770" w:rsidRDefault="003244F0" w:rsidP="00105E62">
      <w:pPr>
        <w:spacing w:after="0" w:line="480" w:lineRule="auto"/>
        <w:rPr>
          <w:rFonts w:ascii="Arial" w:hAnsi="Arial" w:cs="Arial"/>
          <w:sz w:val="24"/>
          <w:szCs w:val="24"/>
        </w:rPr>
      </w:pPr>
    </w:p>
    <w:p w14:paraId="3963AEE5" w14:textId="0ED4CEC5" w:rsidR="7DC025DB" w:rsidRDefault="7DC025DB" w:rsidP="7DC025DB">
      <w:pPr>
        <w:spacing w:after="0" w:line="480" w:lineRule="auto"/>
        <w:rPr>
          <w:rFonts w:ascii="Arial" w:hAnsi="Arial" w:cs="Arial"/>
          <w:sz w:val="24"/>
          <w:szCs w:val="24"/>
        </w:rPr>
      </w:pPr>
    </w:p>
    <w:p w14:paraId="7CA5474C" w14:textId="00833098" w:rsidR="008E20C2" w:rsidRPr="00A74770" w:rsidRDefault="008E20C2" w:rsidP="00105E62">
      <w:pPr>
        <w:spacing w:after="0" w:line="480" w:lineRule="auto"/>
        <w:rPr>
          <w:rFonts w:ascii="Arial" w:hAnsi="Arial" w:cs="Arial"/>
          <w:sz w:val="24"/>
          <w:szCs w:val="24"/>
        </w:rPr>
      </w:pPr>
      <w:bookmarkStart w:id="31" w:name="_Toc684383296"/>
      <w:r w:rsidRPr="00A74770">
        <w:rPr>
          <w:rFonts w:ascii="Arial" w:hAnsi="Arial" w:cs="Arial"/>
          <w:sz w:val="24"/>
          <w:szCs w:val="24"/>
        </w:rPr>
        <w:t xml:space="preserve">Process </w:t>
      </w:r>
      <w:r w:rsidR="004C73A9" w:rsidRPr="00A74770">
        <w:rPr>
          <w:rFonts w:ascii="Arial" w:hAnsi="Arial" w:cs="Arial"/>
          <w:sz w:val="24"/>
          <w:szCs w:val="24"/>
        </w:rPr>
        <w:t>Overview</w:t>
      </w:r>
      <w:bookmarkEnd w:id="31"/>
    </w:p>
    <w:p w14:paraId="345FBAA5" w14:textId="099F790A" w:rsidR="00F65F6A" w:rsidRDefault="00CD138D" w:rsidP="00105E62">
      <w:pPr>
        <w:spacing w:after="0" w:line="480" w:lineRule="auto"/>
        <w:rPr>
          <w:ins w:id="32" w:author="Erickson, John" w:date="2025-07-01T16:36:00Z" w16du:dateUtc="2025-07-01T20:36:00Z"/>
          <w:rFonts w:ascii="Arial" w:hAnsi="Arial" w:cs="Arial"/>
          <w:sz w:val="24"/>
          <w:szCs w:val="24"/>
        </w:rPr>
      </w:pPr>
      <w:r>
        <w:rPr>
          <w:rFonts w:ascii="Arial" w:hAnsi="Arial" w:cs="Arial"/>
          <w:sz w:val="24"/>
          <w:szCs w:val="24"/>
        </w:rPr>
        <w:lastRenderedPageBreak/>
        <w:t xml:space="preserve">Starting with </w:t>
      </w:r>
      <w:r w:rsidR="00763F65">
        <w:rPr>
          <w:rFonts w:ascii="Arial" w:hAnsi="Arial" w:cs="Arial"/>
          <w:sz w:val="24"/>
          <w:szCs w:val="24"/>
        </w:rPr>
        <w:t>a published</w:t>
      </w:r>
      <w:r>
        <w:rPr>
          <w:rFonts w:ascii="Arial" w:hAnsi="Arial" w:cs="Arial"/>
          <w:sz w:val="24"/>
          <w:szCs w:val="24"/>
        </w:rPr>
        <w:t xml:space="preserve"> </w:t>
      </w:r>
      <w:r w:rsidR="00E608B0">
        <w:rPr>
          <w:rFonts w:ascii="Arial" w:hAnsi="Arial" w:cs="Arial"/>
          <w:sz w:val="24"/>
          <w:szCs w:val="24"/>
        </w:rPr>
        <w:t xml:space="preserve">common </w:t>
      </w:r>
      <w:r w:rsidR="0003371D">
        <w:rPr>
          <w:rFonts w:ascii="Arial" w:hAnsi="Arial" w:cs="Arial"/>
          <w:sz w:val="24"/>
          <w:szCs w:val="24"/>
        </w:rPr>
        <w:t xml:space="preserve">platform for integrated and continuous bioprocessing (ICB) </w:t>
      </w:r>
      <w:r w:rsidR="00763F65">
        <w:rPr>
          <w:rFonts w:ascii="Arial" w:hAnsi="Arial" w:cs="Arial"/>
          <w:sz w:val="24"/>
          <w:szCs w:val="24"/>
        </w:rPr>
        <w:fldChar w:fldCharType="begin">
          <w:fldData xml:space="preserve">PEVuZE5vdGU+PENpdGU+PEF1dGhvcj5Db2ZmbWFuPC9BdXRob3I+PFllYXI+MjAyMTwvWWVhcj48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</w:fldData>
        </w:fldChar>
      </w:r>
      <w:r w:rsidR="00763F65">
        <w:rPr>
          <w:rFonts w:ascii="Arial" w:hAnsi="Arial" w:cs="Arial"/>
          <w:sz w:val="24"/>
          <w:szCs w:val="24"/>
        </w:rPr>
        <w:instrText xml:space="preserve"> ADDIN EN.CITE </w:instrText>
      </w:r>
      <w:r w:rsidR="00763F65">
        <w:rPr>
          <w:rFonts w:ascii="Arial" w:hAnsi="Arial" w:cs="Arial"/>
          <w:sz w:val="24"/>
          <w:szCs w:val="24"/>
        </w:rPr>
        <w:fldChar w:fldCharType="begin">
          <w:fldData xml:space="preserve">PEVuZE5vdGU+PENpdGU+PEF1dGhvcj5Db2ZmbWFuPC9BdXRob3I+PFllYXI+MjAyMTwvWWVhcj48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</w:fldData>
        </w:fldChar>
      </w:r>
      <w:r w:rsidR="00763F65">
        <w:rPr>
          <w:rFonts w:ascii="Arial" w:hAnsi="Arial" w:cs="Arial"/>
          <w:sz w:val="24"/>
          <w:szCs w:val="24"/>
        </w:rPr>
        <w:instrText xml:space="preserve"> ADDIN EN.CITE.DATA </w:instrText>
      </w:r>
      <w:r w:rsidR="00763F65">
        <w:rPr>
          <w:rFonts w:ascii="Arial" w:hAnsi="Arial" w:cs="Arial"/>
          <w:sz w:val="24"/>
          <w:szCs w:val="24"/>
        </w:rPr>
      </w:r>
      <w:r w:rsidR="00763F65">
        <w:rPr>
          <w:rFonts w:ascii="Arial" w:hAnsi="Arial" w:cs="Arial"/>
          <w:sz w:val="24"/>
          <w:szCs w:val="24"/>
        </w:rPr>
        <w:fldChar w:fldCharType="end"/>
      </w:r>
      <w:r w:rsidR="00763F65">
        <w:rPr>
          <w:rFonts w:ascii="Arial" w:hAnsi="Arial" w:cs="Arial"/>
          <w:sz w:val="24"/>
          <w:szCs w:val="24"/>
        </w:rPr>
      </w:r>
      <w:r w:rsidR="00763F65">
        <w:rPr>
          <w:rFonts w:ascii="Arial" w:hAnsi="Arial" w:cs="Arial"/>
          <w:sz w:val="24"/>
          <w:szCs w:val="24"/>
        </w:rPr>
        <w:fldChar w:fldCharType="separate"/>
      </w:r>
      <w:r w:rsidR="00763F65">
        <w:rPr>
          <w:rFonts w:ascii="Arial" w:hAnsi="Arial" w:cs="Arial"/>
          <w:noProof/>
          <w:sz w:val="24"/>
          <w:szCs w:val="24"/>
        </w:rPr>
        <w:t>(Coffman et al.)</w:t>
      </w:r>
      <w:r w:rsidR="00763F65">
        <w:rPr>
          <w:rFonts w:ascii="Arial" w:hAnsi="Arial" w:cs="Arial"/>
          <w:sz w:val="24"/>
          <w:szCs w:val="24"/>
        </w:rPr>
        <w:fldChar w:fldCharType="end"/>
      </w:r>
      <w:r w:rsidR="00763F65">
        <w:rPr>
          <w:rFonts w:ascii="Arial" w:hAnsi="Arial" w:cs="Arial"/>
          <w:sz w:val="24"/>
          <w:szCs w:val="24"/>
        </w:rPr>
        <w:t xml:space="preserve">, </w:t>
      </w:r>
      <w:r w:rsidR="006204DE">
        <w:rPr>
          <w:rFonts w:ascii="Arial" w:hAnsi="Arial" w:cs="Arial"/>
          <w:sz w:val="24"/>
          <w:szCs w:val="24"/>
        </w:rPr>
        <w:t xml:space="preserve">a </w:t>
      </w:r>
      <w:r w:rsidR="0066076B">
        <w:rPr>
          <w:rFonts w:ascii="Arial" w:hAnsi="Arial" w:cs="Arial"/>
          <w:sz w:val="24"/>
          <w:szCs w:val="24"/>
        </w:rPr>
        <w:t xml:space="preserve">process was developed </w:t>
      </w:r>
      <w:r w:rsidR="008B6C46">
        <w:rPr>
          <w:rFonts w:ascii="Arial" w:hAnsi="Arial" w:cs="Arial"/>
          <w:sz w:val="24"/>
          <w:szCs w:val="24"/>
        </w:rPr>
        <w:t xml:space="preserve">by a different NIIMBL project </w:t>
      </w:r>
      <w:r w:rsidR="0066076B">
        <w:rPr>
          <w:rFonts w:ascii="Arial" w:hAnsi="Arial" w:cs="Arial"/>
          <w:sz w:val="24"/>
          <w:szCs w:val="24"/>
        </w:rPr>
        <w:t xml:space="preserve">to produce </w:t>
      </w:r>
      <w:r w:rsidR="00D7075F">
        <w:rPr>
          <w:rFonts w:ascii="Arial" w:hAnsi="Arial" w:cs="Arial"/>
          <w:sz w:val="24"/>
          <w:szCs w:val="24"/>
        </w:rPr>
        <w:t>a version of the</w:t>
      </w:r>
      <w:r w:rsidR="00D0753F">
        <w:rPr>
          <w:rFonts w:ascii="Arial" w:hAnsi="Arial" w:cs="Arial"/>
          <w:sz w:val="24"/>
          <w:szCs w:val="24"/>
        </w:rPr>
        <w:t xml:space="preserve"> NIST-mAb </w:t>
      </w:r>
      <w:r w:rsidR="00D0753F">
        <w:rPr>
          <w:rFonts w:ascii="Arial" w:hAnsi="Arial" w:cs="Arial"/>
          <w:sz w:val="24"/>
          <w:szCs w:val="24"/>
        </w:rPr>
        <w:fldChar w:fldCharType="begin"/>
      </w:r>
      <w:r w:rsidR="00D0753F">
        <w:rPr>
          <w:rFonts w:ascii="Arial" w:hAnsi="Arial" w:cs="Arial"/>
          <w:sz w:val="24"/>
          <w:szCs w:val="24"/>
        </w:rPr>
        <w:instrText xml:space="preserve"> ADDIN EN.CITE &lt;EndNote&gt;&lt;Cite&gt;&lt;Author&gt;NIST&lt;/Author&gt;&lt;IDText&gt;NIST Monoclonal Antibody Reference Material 8671&lt;/IDText&gt;&lt;DisplayText&gt;(NIST)&lt;/DisplayText&gt;&lt;record&gt;&lt;urls&gt;&lt;related-urls&gt;&lt;url&gt;https://www.nist.gov/programs-projects/nist-monoclonal-antibody-reference-material-8671&lt;/url&gt;&lt;/related-urls&gt;&lt;/urls&gt;&lt;titles&gt;&lt;title&gt;NIST Monoclonal Antibody Reference Material 8671&lt;/title&gt;&lt;/titles&gt;&lt;number&gt;2/4/2025&lt;/number&gt;&lt;contributors&gt;&lt;authors&gt;&lt;author&gt;NIST&lt;/author&gt;&lt;/authors&gt;&lt;/contributors&gt;&lt;added-date format="utc"&gt;1738708418&lt;/added-date&gt;&lt;ref-type name="Web Page"&gt;12&lt;/ref-type&gt;&lt;rec-number&gt;91&lt;/rec-number&gt;&lt;last-updated-date format="utc"&gt;1738708566&lt;/last-updated-date&gt;&lt;volume&gt;2025&lt;/volume&gt;&lt;/record&gt;&lt;/Cite&gt;&lt;/EndNote&gt;</w:instrText>
      </w:r>
      <w:r w:rsidR="00D0753F">
        <w:rPr>
          <w:rFonts w:ascii="Arial" w:hAnsi="Arial" w:cs="Arial"/>
          <w:sz w:val="24"/>
          <w:szCs w:val="24"/>
        </w:rPr>
        <w:fldChar w:fldCharType="separate"/>
      </w:r>
      <w:r w:rsidR="00D0753F">
        <w:rPr>
          <w:rFonts w:ascii="Arial" w:hAnsi="Arial" w:cs="Arial"/>
          <w:noProof/>
          <w:sz w:val="24"/>
          <w:szCs w:val="24"/>
        </w:rPr>
        <w:t>(NIST)</w:t>
      </w:r>
      <w:r w:rsidR="00D0753F">
        <w:rPr>
          <w:rFonts w:ascii="Arial" w:hAnsi="Arial" w:cs="Arial"/>
          <w:sz w:val="24"/>
          <w:szCs w:val="24"/>
        </w:rPr>
        <w:fldChar w:fldCharType="end"/>
      </w:r>
      <w:r w:rsidR="0066076B">
        <w:rPr>
          <w:rFonts w:ascii="Arial" w:hAnsi="Arial" w:cs="Arial"/>
          <w:sz w:val="24"/>
          <w:szCs w:val="24"/>
        </w:rPr>
        <w:t xml:space="preserve"> </w:t>
      </w:r>
      <w:r w:rsidR="6587883C" w:rsidRPr="208D56FA">
        <w:rPr>
          <w:rFonts w:ascii="Arial" w:hAnsi="Arial" w:cs="Arial"/>
          <w:sz w:val="24"/>
          <w:szCs w:val="24"/>
        </w:rPr>
        <w:t>and is shown in Figure 2</w:t>
      </w:r>
      <w:r w:rsidR="00BF10DC" w:rsidRPr="208D56FA">
        <w:rPr>
          <w:rFonts w:ascii="Arial" w:hAnsi="Arial" w:cs="Arial"/>
          <w:sz w:val="24"/>
          <w:szCs w:val="24"/>
        </w:rPr>
        <w:t xml:space="preserve">. The process </w:t>
      </w:r>
      <w:r w:rsidR="008E20C2" w:rsidRPr="208D56FA">
        <w:rPr>
          <w:rFonts w:ascii="Arial" w:hAnsi="Arial" w:cs="Arial"/>
          <w:sz w:val="24"/>
          <w:szCs w:val="24"/>
        </w:rPr>
        <w:t>assum</w:t>
      </w:r>
      <w:r w:rsidR="00A434F9" w:rsidRPr="208D56FA">
        <w:rPr>
          <w:rFonts w:ascii="Arial" w:hAnsi="Arial" w:cs="Arial"/>
          <w:sz w:val="24"/>
          <w:szCs w:val="24"/>
        </w:rPr>
        <w:t xml:space="preserve">es </w:t>
      </w:r>
      <w:r w:rsidR="008E20C2" w:rsidRPr="208D56FA">
        <w:rPr>
          <w:rFonts w:ascii="Arial" w:hAnsi="Arial" w:cs="Arial"/>
          <w:sz w:val="24"/>
          <w:szCs w:val="24"/>
        </w:rPr>
        <w:t xml:space="preserve">a </w:t>
      </w:r>
      <w:r w:rsidR="00E87621">
        <w:rPr>
          <w:rFonts w:ascii="Arial" w:hAnsi="Arial" w:cs="Arial"/>
          <w:sz w:val="24"/>
          <w:szCs w:val="24"/>
        </w:rPr>
        <w:t>volumetric productivity</w:t>
      </w:r>
      <w:r w:rsidR="00E87621" w:rsidRPr="208D56FA">
        <w:rPr>
          <w:rFonts w:ascii="Arial" w:hAnsi="Arial" w:cs="Arial"/>
          <w:sz w:val="24"/>
          <w:szCs w:val="24"/>
        </w:rPr>
        <w:t xml:space="preserve"> </w:t>
      </w:r>
      <w:r w:rsidR="008E20C2" w:rsidRPr="208D56FA">
        <w:rPr>
          <w:rFonts w:ascii="Arial" w:hAnsi="Arial" w:cs="Arial"/>
          <w:sz w:val="24"/>
          <w:szCs w:val="24"/>
        </w:rPr>
        <w:t>of 5 g/L</w:t>
      </w:r>
      <w:ins w:id="33" w:author="Erickson, John" w:date="2025-07-01T16:10:00Z" w16du:dateUtc="2025-07-01T20:10:00Z">
        <w:r w:rsidR="00B47121" w:rsidRPr="4E019DB1">
          <w:rPr>
            <w:rFonts w:ascii="Arial" w:hAnsi="Arial" w:cs="Arial"/>
            <w:sz w:val="24"/>
            <w:szCs w:val="24"/>
          </w:rPr>
          <w:t xml:space="preserve"> bioreactor</w:t>
        </w:r>
      </w:ins>
      <w:r w:rsidR="008E20C2" w:rsidRPr="208D56FA">
        <w:rPr>
          <w:rFonts w:ascii="Arial" w:hAnsi="Arial" w:cs="Arial"/>
          <w:sz w:val="24"/>
          <w:szCs w:val="24"/>
        </w:rPr>
        <w:t xml:space="preserve"> per day, a </w:t>
      </w:r>
      <w:r w:rsidR="001A691D">
        <w:rPr>
          <w:rFonts w:ascii="Arial" w:hAnsi="Arial" w:cs="Arial"/>
          <w:sz w:val="24"/>
          <w:szCs w:val="24"/>
        </w:rPr>
        <w:t>perfusion rate</w:t>
      </w:r>
      <w:r w:rsidR="008E20C2" w:rsidRPr="208D56FA">
        <w:rPr>
          <w:rFonts w:ascii="Arial" w:hAnsi="Arial" w:cs="Arial"/>
          <w:sz w:val="24"/>
          <w:szCs w:val="24"/>
        </w:rPr>
        <w:t xml:space="preserve"> of</w:t>
      </w:r>
      <w:r w:rsidR="00476FFF" w:rsidRPr="208D56FA">
        <w:rPr>
          <w:rFonts w:ascii="Arial" w:hAnsi="Arial" w:cs="Arial"/>
          <w:sz w:val="24"/>
          <w:szCs w:val="24"/>
        </w:rPr>
        <w:t xml:space="preserve"> </w:t>
      </w:r>
      <w:r w:rsidR="0049670C" w:rsidRPr="208D56FA">
        <w:rPr>
          <w:rFonts w:ascii="Arial" w:hAnsi="Arial" w:cs="Arial"/>
          <w:sz w:val="24"/>
          <w:szCs w:val="24"/>
        </w:rPr>
        <w:t>2.0</w:t>
      </w:r>
      <w:r w:rsidR="00476FFF" w:rsidRPr="208D56FA">
        <w:rPr>
          <w:rFonts w:ascii="Arial" w:hAnsi="Arial" w:cs="Arial"/>
          <w:sz w:val="24"/>
          <w:szCs w:val="24"/>
        </w:rPr>
        <w:t xml:space="preserve"> </w:t>
      </w:r>
      <w:r w:rsidR="008E20C2" w:rsidRPr="208D56FA">
        <w:rPr>
          <w:rFonts w:ascii="Arial" w:hAnsi="Arial" w:cs="Arial"/>
          <w:sz w:val="24"/>
          <w:szCs w:val="24"/>
        </w:rPr>
        <w:t>vessel volumes per day (VVD), and an overall yield of 64% in the downstream processing (DSP) steps</w:t>
      </w:r>
      <w:ins w:id="34" w:author="Erickson, John" w:date="2025-07-01T16:31:00Z" w16du:dateUtc="2025-07-01T20:31:00Z">
        <w:r w:rsidR="00A50C34" w:rsidRPr="4E019DB1">
          <w:rPr>
            <w:rFonts w:ascii="Arial" w:hAnsi="Arial" w:cs="Arial"/>
            <w:sz w:val="24"/>
            <w:szCs w:val="24"/>
          </w:rPr>
          <w:t>,</w:t>
        </w:r>
      </w:ins>
      <w:del w:id="35" w:author="Erickson, John" w:date="2025-07-01T16:31:00Z" w16du:dateUtc="2025-07-01T20:31:00Z">
        <w:r w:rsidRPr="4E019DB1" w:rsidDel="008E20C2">
          <w:rPr>
            <w:rFonts w:ascii="Arial" w:hAnsi="Arial" w:cs="Arial"/>
            <w:sz w:val="24"/>
            <w:szCs w:val="24"/>
          </w:rPr>
          <w:delText xml:space="preserve">. </w:delText>
        </w:r>
      </w:del>
      <w:ins w:id="36" w:author="Erickson, John" w:date="2025-07-01T16:32:00Z" w16du:dateUtc="2025-07-01T20:32:00Z">
        <w:r w:rsidR="007C227D" w:rsidRPr="4E019DB1">
          <w:rPr>
            <w:rFonts w:ascii="Arial" w:hAnsi="Arial" w:cs="Arial"/>
            <w:sz w:val="24"/>
            <w:szCs w:val="24"/>
          </w:rPr>
          <w:t xml:space="preserve">resulting in a </w:t>
        </w:r>
        <w:commentRangeStart w:id="37"/>
        <w:commentRangeStart w:id="38"/>
        <w:r w:rsidR="007C227D" w:rsidRPr="4E019DB1">
          <w:rPr>
            <w:rFonts w:ascii="Arial" w:hAnsi="Arial" w:cs="Arial"/>
            <w:sz w:val="24"/>
            <w:szCs w:val="24"/>
          </w:rPr>
          <w:t>maximum capacity of</w:t>
        </w:r>
      </w:ins>
      <w:ins w:id="39" w:author="Erickson, John" w:date="2025-07-01T16:31:00Z">
        <w:r w:rsidR="00F81A79" w:rsidRPr="4E019DB1">
          <w:rPr>
            <w:rFonts w:ascii="Arial" w:hAnsi="Arial" w:cs="Arial"/>
            <w:sz w:val="24"/>
            <w:szCs w:val="24"/>
          </w:rPr>
          <w:t xml:space="preserve"> 3600 kg of mAb per year</w:t>
        </w:r>
      </w:ins>
      <w:commentRangeEnd w:id="37"/>
      <w:r w:rsidRPr="4E019DB1">
        <w:rPr>
          <w:rStyle w:val="CommentReference"/>
          <w:rFonts w:ascii="Arial" w:hAnsi="Arial" w:cs="Arial"/>
          <w:sz w:val="24"/>
          <w:szCs w:val="24"/>
        </w:rPr>
        <w:commentReference w:id="37"/>
      </w:r>
      <w:commentRangeEnd w:id="38"/>
      <w:r w:rsidR="00712D89" w:rsidRPr="4E019DB1">
        <w:rPr>
          <w:rStyle w:val="CommentReference"/>
          <w:rFonts w:ascii="Arial" w:hAnsi="Arial" w:cs="Arial"/>
          <w:sz w:val="24"/>
          <w:szCs w:val="24"/>
        </w:rPr>
        <w:commentReference w:id="38"/>
      </w:r>
      <w:ins w:id="40" w:author="Erickson, John" w:date="2025-07-01T16:31:00Z" w16du:dateUtc="2025-07-01T20:31:00Z">
        <w:r w:rsidR="00F81A79" w:rsidRPr="4E019DB1">
          <w:rPr>
            <w:rFonts w:ascii="Arial" w:hAnsi="Arial" w:cs="Arial"/>
            <w:sz w:val="24"/>
            <w:szCs w:val="24"/>
          </w:rPr>
          <w:t>.</w:t>
        </w:r>
      </w:ins>
    </w:p>
    <w:p w14:paraId="10A2171F" w14:textId="77777777" w:rsidR="008503B8" w:rsidRPr="00A74770" w:rsidRDefault="008503B8" w:rsidP="00105E62">
      <w:pPr>
        <w:spacing w:after="0" w:line="480" w:lineRule="auto"/>
        <w:rPr>
          <w:rFonts w:ascii="Arial" w:hAnsi="Arial" w:cs="Arial"/>
          <w:sz w:val="24"/>
          <w:szCs w:val="24"/>
        </w:rPr>
      </w:pPr>
    </w:p>
    <w:p w14:paraId="1D51F901" w14:textId="0468FE41" w:rsidR="00F65F6A" w:rsidRDefault="008E20C2" w:rsidP="00105E62">
      <w:pPr>
        <w:spacing w:after="0" w:line="480" w:lineRule="auto"/>
        <w:rPr>
          <w:ins w:id="41" w:author="Erickson, John" w:date="2025-07-01T16:36:00Z" w16du:dateUtc="2025-07-01T20:36:00Z"/>
          <w:rFonts w:ascii="Arial" w:hAnsi="Arial" w:cs="Arial"/>
          <w:sz w:val="24"/>
          <w:szCs w:val="24"/>
        </w:rPr>
      </w:pPr>
      <w:r w:rsidRPr="00A74770">
        <w:rPr>
          <w:rFonts w:ascii="Arial" w:hAnsi="Arial" w:cs="Arial"/>
          <w:sz w:val="24"/>
          <w:szCs w:val="24"/>
        </w:rPr>
        <w:t xml:space="preserve">The upstream process involves a traditional expansion, up to a 500-L single-use bioreactor (SUB), </w:t>
      </w:r>
      <w:r w:rsidR="00332341" w:rsidRPr="00A74770">
        <w:rPr>
          <w:rFonts w:ascii="Arial" w:hAnsi="Arial" w:cs="Arial"/>
          <w:sz w:val="24"/>
          <w:szCs w:val="24"/>
        </w:rPr>
        <w:t>then</w:t>
      </w:r>
      <w:r w:rsidRPr="00A74770">
        <w:rPr>
          <w:rFonts w:ascii="Arial" w:hAnsi="Arial" w:cs="Arial"/>
          <w:sz w:val="24"/>
          <w:szCs w:val="24"/>
        </w:rPr>
        <w:t xml:space="preserve"> to either a 4-kL SUB or </w:t>
      </w:r>
      <w:r w:rsidR="00332341" w:rsidRPr="00A74770">
        <w:rPr>
          <w:rFonts w:ascii="Arial" w:hAnsi="Arial" w:cs="Arial"/>
          <w:sz w:val="24"/>
          <w:szCs w:val="24"/>
        </w:rPr>
        <w:t xml:space="preserve">two </w:t>
      </w:r>
      <w:r w:rsidRPr="00A74770">
        <w:rPr>
          <w:rFonts w:ascii="Arial" w:hAnsi="Arial" w:cs="Arial"/>
          <w:sz w:val="24"/>
          <w:szCs w:val="24"/>
        </w:rPr>
        <w:t>2</w:t>
      </w:r>
      <w:r w:rsidR="00332341" w:rsidRPr="00A74770">
        <w:rPr>
          <w:rFonts w:ascii="Arial" w:hAnsi="Arial" w:cs="Arial"/>
          <w:sz w:val="24"/>
          <w:szCs w:val="24"/>
        </w:rPr>
        <w:t>-</w:t>
      </w:r>
      <w:r w:rsidRPr="00A74770">
        <w:rPr>
          <w:rFonts w:ascii="Arial" w:hAnsi="Arial" w:cs="Arial"/>
          <w:sz w:val="24"/>
          <w:szCs w:val="24"/>
        </w:rPr>
        <w:t xml:space="preserve">kL SUBs running in </w:t>
      </w:r>
      <w:r w:rsidR="005C0C66" w:rsidRPr="00A74770">
        <w:rPr>
          <w:rFonts w:ascii="Arial" w:hAnsi="Arial" w:cs="Arial"/>
          <w:sz w:val="24"/>
          <w:szCs w:val="24"/>
        </w:rPr>
        <w:t xml:space="preserve">parallel. </w:t>
      </w:r>
      <w:r w:rsidR="632A225F" w:rsidRPr="00A74770">
        <w:rPr>
          <w:rFonts w:ascii="Arial" w:hAnsi="Arial" w:cs="Arial"/>
          <w:sz w:val="24"/>
          <w:szCs w:val="24"/>
        </w:rPr>
        <w:t xml:space="preserve"> Only a few vendors currently offer a 4-kL SUB, so space was allocated in the layout to handle </w:t>
      </w:r>
      <w:r w:rsidR="0049670C">
        <w:rPr>
          <w:rFonts w:ascii="Arial" w:hAnsi="Arial" w:cs="Arial"/>
          <w:sz w:val="24"/>
          <w:szCs w:val="24"/>
        </w:rPr>
        <w:t xml:space="preserve">a </w:t>
      </w:r>
      <w:r w:rsidR="632A225F" w:rsidRPr="00A74770">
        <w:rPr>
          <w:rFonts w:ascii="Arial" w:hAnsi="Arial" w:cs="Arial"/>
          <w:sz w:val="24"/>
          <w:szCs w:val="24"/>
        </w:rPr>
        <w:t>two 2-kL SUB arrangement as well in an effort to keep the design vendor agnostic.</w:t>
      </w:r>
      <w:r w:rsidRPr="00A74770">
        <w:rPr>
          <w:rFonts w:ascii="Arial" w:hAnsi="Arial" w:cs="Arial"/>
          <w:sz w:val="24"/>
          <w:szCs w:val="24"/>
        </w:rPr>
        <w:t xml:space="preserve"> </w:t>
      </w:r>
      <w:r w:rsidR="001A691D">
        <w:rPr>
          <w:rFonts w:ascii="Arial" w:hAnsi="Arial" w:cs="Arial"/>
          <w:sz w:val="24"/>
          <w:szCs w:val="24"/>
        </w:rPr>
        <w:t>Tangential flow filtration (</w:t>
      </w:r>
      <w:r w:rsidRPr="00A74770">
        <w:rPr>
          <w:rFonts w:ascii="Arial" w:hAnsi="Arial" w:cs="Arial"/>
          <w:sz w:val="24"/>
          <w:szCs w:val="24"/>
        </w:rPr>
        <w:t>TTF</w:t>
      </w:r>
      <w:r w:rsidR="001A691D">
        <w:rPr>
          <w:rFonts w:ascii="Arial" w:hAnsi="Arial" w:cs="Arial"/>
          <w:sz w:val="24"/>
          <w:szCs w:val="24"/>
        </w:rPr>
        <w:t>)</w:t>
      </w:r>
      <w:r w:rsidRPr="00A74770">
        <w:rPr>
          <w:rFonts w:ascii="Arial" w:hAnsi="Arial" w:cs="Arial"/>
          <w:sz w:val="24"/>
          <w:szCs w:val="24"/>
        </w:rPr>
        <w:t xml:space="preserve"> or </w:t>
      </w:r>
      <w:r w:rsidR="007B056C">
        <w:rPr>
          <w:rFonts w:ascii="Arial" w:hAnsi="Arial" w:cs="Arial"/>
          <w:sz w:val="24"/>
          <w:szCs w:val="24"/>
        </w:rPr>
        <w:t>alternating tangential flow</w:t>
      </w:r>
      <w:r w:rsidRPr="00A74770">
        <w:rPr>
          <w:rFonts w:ascii="Arial" w:hAnsi="Arial" w:cs="Arial"/>
          <w:sz w:val="24"/>
          <w:szCs w:val="24"/>
        </w:rPr>
        <w:t xml:space="preserve"> </w:t>
      </w:r>
      <w:r w:rsidR="001A691D">
        <w:rPr>
          <w:rFonts w:ascii="Arial" w:hAnsi="Arial" w:cs="Arial"/>
          <w:sz w:val="24"/>
          <w:szCs w:val="24"/>
        </w:rPr>
        <w:t>(</w:t>
      </w:r>
      <w:r w:rsidR="001A691D" w:rsidRPr="00A74770">
        <w:rPr>
          <w:rFonts w:ascii="Arial" w:hAnsi="Arial" w:cs="Arial"/>
          <w:sz w:val="24"/>
          <w:szCs w:val="24"/>
        </w:rPr>
        <w:t>ATF</w:t>
      </w:r>
      <w:r w:rsidR="001A691D">
        <w:rPr>
          <w:rFonts w:ascii="Arial" w:hAnsi="Arial" w:cs="Arial"/>
          <w:sz w:val="24"/>
          <w:szCs w:val="24"/>
        </w:rPr>
        <w:t xml:space="preserve">) </w:t>
      </w:r>
      <w:r w:rsidR="005C0C66" w:rsidRPr="00A74770">
        <w:rPr>
          <w:rFonts w:ascii="Arial" w:hAnsi="Arial" w:cs="Arial"/>
          <w:sz w:val="24"/>
          <w:szCs w:val="24"/>
        </w:rPr>
        <w:t xml:space="preserve">can </w:t>
      </w:r>
      <w:r w:rsidR="00DF06CD" w:rsidRPr="00A74770">
        <w:rPr>
          <w:rFonts w:ascii="Arial" w:hAnsi="Arial" w:cs="Arial"/>
          <w:sz w:val="24"/>
          <w:szCs w:val="24"/>
        </w:rPr>
        <w:t>be used</w:t>
      </w:r>
      <w:r w:rsidRPr="00A74770">
        <w:rPr>
          <w:rFonts w:ascii="Arial" w:hAnsi="Arial" w:cs="Arial"/>
          <w:sz w:val="24"/>
          <w:szCs w:val="24"/>
        </w:rPr>
        <w:t xml:space="preserve"> for perfusion. </w:t>
      </w:r>
    </w:p>
    <w:p w14:paraId="77297DD9" w14:textId="77777777" w:rsidR="008503B8" w:rsidRPr="00A74770" w:rsidRDefault="008503B8" w:rsidP="00105E62">
      <w:pPr>
        <w:spacing w:after="0" w:line="480" w:lineRule="auto"/>
        <w:rPr>
          <w:rFonts w:ascii="Arial" w:hAnsi="Arial" w:cs="Arial"/>
          <w:sz w:val="24"/>
          <w:szCs w:val="24"/>
        </w:rPr>
      </w:pPr>
    </w:p>
    <w:p w14:paraId="5A780532" w14:textId="469F54B4" w:rsidR="008E20C2" w:rsidRPr="00A74770" w:rsidRDefault="00F65F6A" w:rsidP="00105E62">
      <w:pPr>
        <w:spacing w:after="0" w:line="480" w:lineRule="auto"/>
        <w:rPr>
          <w:rFonts w:ascii="Arial" w:hAnsi="Arial" w:cs="Arial"/>
          <w:sz w:val="24"/>
          <w:szCs w:val="24"/>
        </w:rPr>
      </w:pPr>
      <w:r w:rsidRPr="6711A753">
        <w:rPr>
          <w:rFonts w:ascii="Arial" w:hAnsi="Arial" w:cs="Arial"/>
          <w:sz w:val="24"/>
          <w:szCs w:val="24"/>
        </w:rPr>
        <w:t xml:space="preserve">The downstream </w:t>
      </w:r>
      <w:r w:rsidR="001128D7" w:rsidRPr="6711A753">
        <w:rPr>
          <w:rFonts w:ascii="Arial" w:hAnsi="Arial" w:cs="Arial"/>
          <w:sz w:val="24"/>
          <w:szCs w:val="24"/>
        </w:rPr>
        <w:t xml:space="preserve">purification </w:t>
      </w:r>
      <w:r w:rsidRPr="6711A753">
        <w:rPr>
          <w:rFonts w:ascii="Arial" w:hAnsi="Arial" w:cs="Arial"/>
          <w:sz w:val="24"/>
          <w:szCs w:val="24"/>
        </w:rPr>
        <w:t xml:space="preserve">process </w:t>
      </w:r>
      <w:r w:rsidR="008E20C2" w:rsidRPr="6711A753">
        <w:rPr>
          <w:rFonts w:ascii="Arial" w:hAnsi="Arial" w:cs="Arial"/>
          <w:sz w:val="24"/>
          <w:szCs w:val="24"/>
        </w:rPr>
        <w:t xml:space="preserve">starts with </w:t>
      </w:r>
      <w:del w:id="42" w:author="Szuszkiewicz, Raymond" w:date="2025-07-29T15:16:00Z">
        <w:r w:rsidRPr="6711A753" w:rsidDel="008E20C2">
          <w:rPr>
            <w:rFonts w:ascii="Arial" w:hAnsi="Arial" w:cs="Arial"/>
            <w:sz w:val="24"/>
            <w:szCs w:val="24"/>
          </w:rPr>
          <w:delText xml:space="preserve"> </w:delText>
        </w:r>
      </w:del>
      <w:r w:rsidR="008E20C2" w:rsidRPr="6711A753">
        <w:rPr>
          <w:rFonts w:ascii="Arial" w:hAnsi="Arial" w:cs="Arial"/>
          <w:sz w:val="24"/>
          <w:szCs w:val="24"/>
        </w:rPr>
        <w:t>multi-column chromatography (MCC)</w:t>
      </w:r>
      <w:r w:rsidR="005C0C66" w:rsidRPr="6711A753">
        <w:rPr>
          <w:rFonts w:ascii="Arial" w:hAnsi="Arial" w:cs="Arial"/>
          <w:sz w:val="24"/>
          <w:szCs w:val="24"/>
        </w:rPr>
        <w:t xml:space="preserve"> </w:t>
      </w:r>
      <w:r w:rsidR="001A691D" w:rsidRPr="6711A753">
        <w:rPr>
          <w:rFonts w:ascii="Arial" w:hAnsi="Arial" w:cs="Arial"/>
          <w:sz w:val="24"/>
          <w:szCs w:val="24"/>
        </w:rPr>
        <w:t xml:space="preserve">with </w:t>
      </w:r>
      <w:r w:rsidR="005C0C66" w:rsidRPr="6711A753">
        <w:rPr>
          <w:rFonts w:ascii="Arial" w:hAnsi="Arial" w:cs="Arial"/>
          <w:sz w:val="24"/>
          <w:szCs w:val="24"/>
        </w:rPr>
        <w:t>P</w:t>
      </w:r>
      <w:r w:rsidR="008E20C2" w:rsidRPr="6711A753">
        <w:rPr>
          <w:rFonts w:ascii="Arial" w:hAnsi="Arial" w:cs="Arial"/>
          <w:sz w:val="24"/>
          <w:szCs w:val="24"/>
        </w:rPr>
        <w:t xml:space="preserve">rotein A, continuous viral inactivation, </w:t>
      </w:r>
      <w:r w:rsidR="001A691D" w:rsidRPr="6711A753">
        <w:rPr>
          <w:rFonts w:ascii="Arial" w:hAnsi="Arial" w:cs="Arial"/>
          <w:sz w:val="24"/>
          <w:szCs w:val="24"/>
        </w:rPr>
        <w:t>flowthrough anion exchange chromatography (</w:t>
      </w:r>
      <w:r w:rsidR="008E20C2" w:rsidRPr="6711A753">
        <w:rPr>
          <w:rFonts w:ascii="Arial" w:hAnsi="Arial" w:cs="Arial"/>
          <w:sz w:val="24"/>
          <w:szCs w:val="24"/>
        </w:rPr>
        <w:t>AEX</w:t>
      </w:r>
      <w:r w:rsidR="001A691D" w:rsidRPr="6711A753">
        <w:rPr>
          <w:rFonts w:ascii="Arial" w:hAnsi="Arial" w:cs="Arial"/>
          <w:sz w:val="24"/>
          <w:szCs w:val="24"/>
        </w:rPr>
        <w:t>),</w:t>
      </w:r>
      <w:r w:rsidR="008E20C2" w:rsidRPr="6711A753">
        <w:rPr>
          <w:rFonts w:ascii="Arial" w:hAnsi="Arial" w:cs="Arial"/>
          <w:sz w:val="24"/>
          <w:szCs w:val="24"/>
        </w:rPr>
        <w:t xml:space="preserve"> </w:t>
      </w:r>
      <w:r w:rsidR="001A691D" w:rsidRPr="6711A753">
        <w:rPr>
          <w:rFonts w:ascii="Arial" w:hAnsi="Arial" w:cs="Arial"/>
          <w:sz w:val="24"/>
          <w:szCs w:val="24"/>
        </w:rPr>
        <w:t>flowthrough multimodal chromatography</w:t>
      </w:r>
      <w:r w:rsidR="008E20C2" w:rsidRPr="6711A753">
        <w:rPr>
          <w:rFonts w:ascii="Arial" w:hAnsi="Arial" w:cs="Arial"/>
          <w:sz w:val="24"/>
          <w:szCs w:val="24"/>
        </w:rPr>
        <w:t xml:space="preserve">, viral filtration, </w:t>
      </w:r>
      <w:r w:rsidR="001A691D" w:rsidRPr="6711A753">
        <w:rPr>
          <w:rFonts w:ascii="Arial" w:hAnsi="Arial" w:cs="Arial"/>
          <w:sz w:val="24"/>
          <w:szCs w:val="24"/>
        </w:rPr>
        <w:t xml:space="preserve">and </w:t>
      </w:r>
      <w:r w:rsidR="008E20C2" w:rsidRPr="6711A753">
        <w:rPr>
          <w:rFonts w:ascii="Arial" w:hAnsi="Arial" w:cs="Arial"/>
          <w:sz w:val="24"/>
          <w:szCs w:val="24"/>
        </w:rPr>
        <w:t>single-pass TFF (SPTFF)</w:t>
      </w:r>
      <w:r w:rsidR="158F3F95" w:rsidRPr="6711A753">
        <w:rPr>
          <w:rFonts w:ascii="Arial" w:hAnsi="Arial" w:cs="Arial"/>
          <w:sz w:val="24"/>
          <w:szCs w:val="24"/>
        </w:rPr>
        <w:t xml:space="preserve">.  </w:t>
      </w:r>
      <w:r w:rsidR="04D29487" w:rsidRPr="6711A753">
        <w:rPr>
          <w:rFonts w:ascii="Arial" w:hAnsi="Arial" w:cs="Arial"/>
          <w:sz w:val="24"/>
          <w:szCs w:val="24"/>
        </w:rPr>
        <w:t>T</w:t>
      </w:r>
      <w:r w:rsidR="00FB7702" w:rsidRPr="6711A753">
        <w:rPr>
          <w:rFonts w:ascii="Arial" w:hAnsi="Arial" w:cs="Arial"/>
          <w:sz w:val="24"/>
          <w:szCs w:val="24"/>
        </w:rPr>
        <w:t>he drug substance is</w:t>
      </w:r>
      <w:r w:rsidR="008E20C2" w:rsidRPr="6711A753">
        <w:rPr>
          <w:rFonts w:ascii="Arial" w:hAnsi="Arial" w:cs="Arial"/>
          <w:sz w:val="24"/>
          <w:szCs w:val="24"/>
        </w:rPr>
        <w:t xml:space="preserve"> </w:t>
      </w:r>
      <w:r w:rsidR="26A33DDA" w:rsidRPr="6711A753">
        <w:rPr>
          <w:rFonts w:ascii="Arial" w:hAnsi="Arial" w:cs="Arial"/>
          <w:sz w:val="24"/>
          <w:szCs w:val="24"/>
        </w:rPr>
        <w:t>then</w:t>
      </w:r>
      <w:r w:rsidR="008E20C2" w:rsidRPr="6711A753">
        <w:rPr>
          <w:rFonts w:ascii="Arial" w:hAnsi="Arial" w:cs="Arial"/>
          <w:sz w:val="24"/>
          <w:szCs w:val="24"/>
        </w:rPr>
        <w:t xml:space="preserve"> fill</w:t>
      </w:r>
      <w:r w:rsidR="00FB7702" w:rsidRPr="6711A753">
        <w:rPr>
          <w:rFonts w:ascii="Arial" w:hAnsi="Arial" w:cs="Arial"/>
          <w:sz w:val="24"/>
          <w:szCs w:val="24"/>
        </w:rPr>
        <w:t xml:space="preserve">ed into </w:t>
      </w:r>
      <w:r w:rsidR="5B9CC0D0" w:rsidRPr="7C7C02F9">
        <w:rPr>
          <w:rFonts w:ascii="Arial" w:hAnsi="Arial" w:cs="Arial"/>
          <w:sz w:val="24"/>
          <w:szCs w:val="24"/>
        </w:rPr>
        <w:t>C</w:t>
      </w:r>
      <w:ins w:id="43" w:author="Piombino, Thomas" w:date="2025-09-04T18:18:00Z">
        <w:r w:rsidR="0A592CA7" w:rsidRPr="7C7C02F9">
          <w:rPr>
            <w:rFonts w:ascii="Arial" w:hAnsi="Arial" w:cs="Arial"/>
            <w:sz w:val="24"/>
            <w:szCs w:val="24"/>
          </w:rPr>
          <w:t>ry</w:t>
        </w:r>
      </w:ins>
      <w:ins w:id="44" w:author="Piombino, Thomas" w:date="2025-09-04T18:19:00Z">
        <w:r w:rsidR="0A592CA7" w:rsidRPr="7C7C02F9">
          <w:rPr>
            <w:rFonts w:ascii="Arial" w:hAnsi="Arial" w:cs="Arial"/>
            <w:sz w:val="24"/>
            <w:szCs w:val="24"/>
          </w:rPr>
          <w:t>o</w:t>
        </w:r>
      </w:ins>
      <w:del w:id="45" w:author="Piombino, Thomas" w:date="2025-09-04T18:18:00Z">
        <w:r w:rsidRPr="7C7C02F9" w:rsidDel="10B16F8F">
          <w:rPr>
            <w:rFonts w:ascii="Arial" w:hAnsi="Arial" w:cs="Arial"/>
            <w:sz w:val="24"/>
            <w:szCs w:val="24"/>
          </w:rPr>
          <w:delText>yro</w:delText>
        </w:r>
      </w:del>
      <w:r w:rsidR="10B16F8F" w:rsidRPr="7C7C02F9">
        <w:rPr>
          <w:rFonts w:ascii="Arial" w:hAnsi="Arial" w:cs="Arial"/>
          <w:sz w:val="24"/>
          <w:szCs w:val="24"/>
        </w:rPr>
        <w:t>vaults</w:t>
      </w:r>
      <w:r w:rsidR="0D2900B0" w:rsidRPr="6711A753">
        <w:rPr>
          <w:rFonts w:ascii="Arial" w:eastAsia="Roboto" w:hAnsi="Arial" w:cs="Arial"/>
          <w:color w:val="4D5156"/>
          <w:sz w:val="24"/>
          <w:szCs w:val="24"/>
        </w:rPr>
        <w:t xml:space="preserve"> ™</w:t>
      </w:r>
      <w:r w:rsidR="008E20C2" w:rsidRPr="6711A753">
        <w:rPr>
          <w:rFonts w:ascii="Arial" w:hAnsi="Arial" w:cs="Arial"/>
          <w:sz w:val="24"/>
          <w:szCs w:val="24"/>
        </w:rPr>
        <w:t xml:space="preserve"> and </w:t>
      </w:r>
      <w:r w:rsidR="00FB7702" w:rsidRPr="6711A753">
        <w:rPr>
          <w:rFonts w:ascii="Arial" w:hAnsi="Arial" w:cs="Arial"/>
          <w:sz w:val="24"/>
          <w:szCs w:val="24"/>
        </w:rPr>
        <w:t xml:space="preserve">taken to a blast freezer in the warehouse </w:t>
      </w:r>
      <w:r w:rsidR="62A27A52" w:rsidRPr="6711A753">
        <w:rPr>
          <w:rFonts w:ascii="Arial" w:hAnsi="Arial" w:cs="Arial"/>
          <w:sz w:val="24"/>
          <w:szCs w:val="24"/>
        </w:rPr>
        <w:t>before being moved to a -40</w:t>
      </w:r>
      <w:r w:rsidR="0165B81D" w:rsidRPr="6711A753">
        <w:rPr>
          <w:rFonts w:ascii="Arial" w:hAnsi="Arial" w:cs="Arial"/>
          <w:sz w:val="24"/>
          <w:szCs w:val="24"/>
        </w:rPr>
        <w:t>°C</w:t>
      </w:r>
      <w:r w:rsidR="62A27A52" w:rsidRPr="6711A753">
        <w:rPr>
          <w:rFonts w:ascii="Arial" w:hAnsi="Arial" w:cs="Arial"/>
          <w:sz w:val="24"/>
          <w:szCs w:val="24"/>
        </w:rPr>
        <w:t xml:space="preserve"> </w:t>
      </w:r>
      <w:r w:rsidR="001A691D" w:rsidRPr="6711A753">
        <w:rPr>
          <w:rFonts w:ascii="Arial" w:hAnsi="Arial" w:cs="Arial"/>
          <w:sz w:val="24"/>
          <w:szCs w:val="24"/>
        </w:rPr>
        <w:t>storage</w:t>
      </w:r>
      <w:r w:rsidR="62A27A52" w:rsidRPr="6711A753">
        <w:rPr>
          <w:rFonts w:ascii="Arial" w:hAnsi="Arial" w:cs="Arial"/>
          <w:sz w:val="24"/>
          <w:szCs w:val="24"/>
        </w:rPr>
        <w:t xml:space="preserve"> </w:t>
      </w:r>
      <w:ins w:id="46" w:author="Gravallese, Steven R" w:date="2025-07-29T16:19:00Z">
        <w:r w:rsidR="6C02E618" w:rsidRPr="6711A753">
          <w:rPr>
            <w:rFonts w:ascii="Arial" w:hAnsi="Arial" w:cs="Arial"/>
            <w:sz w:val="24"/>
            <w:szCs w:val="24"/>
          </w:rPr>
          <w:t>a</w:t>
        </w:r>
      </w:ins>
      <w:ins w:id="47" w:author="Gravallese, Steven R" w:date="2025-07-29T16:20:00Z">
        <w:r w:rsidR="6C02E618" w:rsidRPr="6711A753">
          <w:rPr>
            <w:rFonts w:ascii="Arial" w:hAnsi="Arial" w:cs="Arial"/>
            <w:sz w:val="24"/>
            <w:szCs w:val="24"/>
          </w:rPr>
          <w:t xml:space="preserve">rea </w:t>
        </w:r>
      </w:ins>
      <w:r w:rsidR="62A27A52" w:rsidRPr="6711A753">
        <w:rPr>
          <w:rFonts w:ascii="Arial" w:hAnsi="Arial" w:cs="Arial"/>
          <w:sz w:val="24"/>
          <w:szCs w:val="24"/>
        </w:rPr>
        <w:t xml:space="preserve">until </w:t>
      </w:r>
      <w:r w:rsidR="00FB7702" w:rsidRPr="6711A753">
        <w:rPr>
          <w:rFonts w:ascii="Arial" w:hAnsi="Arial" w:cs="Arial"/>
          <w:sz w:val="24"/>
          <w:szCs w:val="24"/>
        </w:rPr>
        <w:t>it is shipped to a Drug Product Filling Facility</w:t>
      </w:r>
      <w:r w:rsidR="008E20C2" w:rsidRPr="6711A753">
        <w:rPr>
          <w:rFonts w:ascii="Arial" w:hAnsi="Arial" w:cs="Arial"/>
          <w:sz w:val="24"/>
          <w:szCs w:val="24"/>
        </w:rPr>
        <w:t xml:space="preserve">. </w:t>
      </w:r>
    </w:p>
    <w:p w14:paraId="7FC5C92D" w14:textId="4889478C" w:rsidR="22B24ED9" w:rsidRPr="00245302" w:rsidRDefault="22B24ED9" w:rsidP="00105E62">
      <w:pPr>
        <w:spacing w:after="0" w:line="480" w:lineRule="auto"/>
        <w:rPr>
          <w:rFonts w:ascii="Arial" w:hAnsi="Arial" w:cs="Arial"/>
          <w:sz w:val="24"/>
          <w:szCs w:val="24"/>
        </w:rPr>
      </w:pPr>
    </w:p>
    <w:p w14:paraId="566FE70E" w14:textId="77777777" w:rsidR="00C50AB6" w:rsidRPr="00A74770" w:rsidRDefault="00C50AB6" w:rsidP="00105E62">
      <w:pPr>
        <w:spacing w:after="0" w:line="480" w:lineRule="auto"/>
        <w:rPr>
          <w:rFonts w:ascii="Arial" w:hAnsi="Arial" w:cs="Arial"/>
          <w:sz w:val="24"/>
          <w:szCs w:val="24"/>
        </w:rPr>
      </w:pPr>
    </w:p>
    <w:p w14:paraId="58478FB7" w14:textId="5DE68223" w:rsidR="0007343D" w:rsidRPr="00A74770" w:rsidRDefault="0007343D" w:rsidP="00105E62">
      <w:pPr>
        <w:spacing w:after="0" w:line="480" w:lineRule="auto"/>
        <w:rPr>
          <w:rFonts w:ascii="Arial" w:hAnsi="Arial" w:cs="Arial"/>
          <w:sz w:val="24"/>
          <w:szCs w:val="24"/>
        </w:rPr>
      </w:pPr>
      <w:bookmarkStart w:id="48" w:name="_Toc858274568"/>
      <w:r w:rsidRPr="00A74770">
        <w:rPr>
          <w:rFonts w:ascii="Arial" w:hAnsi="Arial" w:cs="Arial"/>
          <w:sz w:val="24"/>
          <w:szCs w:val="24"/>
        </w:rPr>
        <w:t xml:space="preserve">Design </w:t>
      </w:r>
      <w:r w:rsidR="004C73A9" w:rsidRPr="00A74770">
        <w:rPr>
          <w:rFonts w:ascii="Arial" w:hAnsi="Arial" w:cs="Arial"/>
          <w:sz w:val="24"/>
          <w:szCs w:val="24"/>
        </w:rPr>
        <w:t>Philosophy</w:t>
      </w:r>
      <w:bookmarkEnd w:id="48"/>
    </w:p>
    <w:p w14:paraId="6C9924BA" w14:textId="6D0C3C8F" w:rsidR="0007343D" w:rsidRPr="00A74770" w:rsidRDefault="00EB02AF" w:rsidP="00105E62">
      <w:pPr>
        <w:spacing w:after="0" w:line="480" w:lineRule="auto"/>
        <w:rPr>
          <w:rFonts w:ascii="Arial" w:hAnsi="Arial" w:cs="Arial"/>
          <w:sz w:val="24"/>
          <w:szCs w:val="24"/>
        </w:rPr>
      </w:pPr>
      <w:r>
        <w:rPr>
          <w:rFonts w:ascii="Arial" w:hAnsi="Arial" w:cs="Arial"/>
          <w:sz w:val="24"/>
          <w:szCs w:val="24"/>
        </w:rPr>
        <w:lastRenderedPageBreak/>
        <w:t>A preliminary design was prepared</w:t>
      </w:r>
      <w:r w:rsidR="00891216">
        <w:rPr>
          <w:rFonts w:ascii="Arial" w:hAnsi="Arial" w:cs="Arial"/>
          <w:sz w:val="24"/>
          <w:szCs w:val="24"/>
        </w:rPr>
        <w:t xml:space="preserve"> for </w:t>
      </w:r>
      <w:r w:rsidR="63B1DBEC" w:rsidRPr="00A74770">
        <w:rPr>
          <w:rFonts w:ascii="Arial" w:hAnsi="Arial" w:cs="Arial"/>
          <w:sz w:val="24"/>
          <w:szCs w:val="24"/>
        </w:rPr>
        <w:t xml:space="preserve">a flexible single use continuous </w:t>
      </w:r>
      <w:r w:rsidR="002B38DC" w:rsidRPr="00A74770">
        <w:rPr>
          <w:rFonts w:ascii="Arial" w:hAnsi="Arial" w:cs="Arial"/>
          <w:sz w:val="24"/>
          <w:szCs w:val="24"/>
        </w:rPr>
        <w:t>m</w:t>
      </w:r>
      <w:r w:rsidR="63B1DBEC" w:rsidRPr="00A74770">
        <w:rPr>
          <w:rFonts w:ascii="Arial" w:hAnsi="Arial" w:cs="Arial"/>
          <w:sz w:val="24"/>
          <w:szCs w:val="24"/>
        </w:rPr>
        <w:t xml:space="preserve">Ab facility </w:t>
      </w:r>
      <w:r w:rsidR="7053E4C1" w:rsidRPr="00A74770">
        <w:rPr>
          <w:rFonts w:ascii="Arial" w:hAnsi="Arial" w:cs="Arial"/>
          <w:sz w:val="24"/>
          <w:szCs w:val="24"/>
        </w:rPr>
        <w:t xml:space="preserve">using </w:t>
      </w:r>
      <w:r w:rsidR="4A5D5F0E" w:rsidRPr="00A74770">
        <w:rPr>
          <w:rFonts w:ascii="Arial" w:hAnsi="Arial" w:cs="Arial"/>
          <w:sz w:val="24"/>
          <w:szCs w:val="24"/>
        </w:rPr>
        <w:t xml:space="preserve">currently </w:t>
      </w:r>
      <w:r w:rsidR="7053E4C1" w:rsidRPr="00A74770">
        <w:rPr>
          <w:rFonts w:ascii="Arial" w:hAnsi="Arial" w:cs="Arial"/>
          <w:sz w:val="24"/>
          <w:szCs w:val="24"/>
        </w:rPr>
        <w:t xml:space="preserve">existing technology, and </w:t>
      </w:r>
      <w:r w:rsidR="009427F2" w:rsidRPr="00A74770">
        <w:rPr>
          <w:rFonts w:ascii="Arial" w:hAnsi="Arial" w:cs="Arial"/>
          <w:sz w:val="24"/>
          <w:szCs w:val="24"/>
        </w:rPr>
        <w:t>that can meet</w:t>
      </w:r>
      <w:r w:rsidR="7053E4C1" w:rsidRPr="00A74770">
        <w:rPr>
          <w:rFonts w:ascii="Arial" w:hAnsi="Arial" w:cs="Arial"/>
          <w:sz w:val="24"/>
          <w:szCs w:val="24"/>
        </w:rPr>
        <w:t xml:space="preserve"> today</w:t>
      </w:r>
      <w:r w:rsidR="314798A7" w:rsidRPr="00A74770">
        <w:rPr>
          <w:rFonts w:ascii="Arial" w:hAnsi="Arial" w:cs="Arial"/>
          <w:sz w:val="24"/>
          <w:szCs w:val="24"/>
        </w:rPr>
        <w:t>’</w:t>
      </w:r>
      <w:r w:rsidR="7053E4C1" w:rsidRPr="00A74770">
        <w:rPr>
          <w:rFonts w:ascii="Arial" w:hAnsi="Arial" w:cs="Arial"/>
          <w:sz w:val="24"/>
          <w:szCs w:val="24"/>
        </w:rPr>
        <w:t xml:space="preserve">s </w:t>
      </w:r>
      <w:r w:rsidR="00614E41" w:rsidRPr="00A74770">
        <w:rPr>
          <w:rFonts w:ascii="Arial" w:hAnsi="Arial" w:cs="Arial"/>
          <w:sz w:val="24"/>
          <w:szCs w:val="24"/>
        </w:rPr>
        <w:t>expectations</w:t>
      </w:r>
      <w:r w:rsidR="7053E4C1" w:rsidRPr="00A74770">
        <w:rPr>
          <w:rFonts w:ascii="Arial" w:hAnsi="Arial" w:cs="Arial"/>
          <w:sz w:val="24"/>
          <w:szCs w:val="24"/>
        </w:rPr>
        <w:t xml:space="preserve"> for quality and regulatory </w:t>
      </w:r>
      <w:r w:rsidR="4AB73654" w:rsidRPr="00A74770">
        <w:rPr>
          <w:rFonts w:ascii="Arial" w:hAnsi="Arial" w:cs="Arial"/>
          <w:sz w:val="24"/>
          <w:szCs w:val="24"/>
        </w:rPr>
        <w:t>practices</w:t>
      </w:r>
      <w:r w:rsidR="008961A7" w:rsidRPr="00A74770">
        <w:rPr>
          <w:rFonts w:ascii="Arial" w:hAnsi="Arial" w:cs="Arial"/>
          <w:sz w:val="24"/>
          <w:szCs w:val="24"/>
        </w:rPr>
        <w:t xml:space="preserve">. </w:t>
      </w:r>
      <w:r w:rsidR="0025629C">
        <w:rPr>
          <w:rFonts w:ascii="Arial" w:hAnsi="Arial" w:cs="Arial"/>
          <w:sz w:val="24"/>
          <w:szCs w:val="24"/>
        </w:rPr>
        <w:t>Workshops were held with eight NIIMBL member companies</w:t>
      </w:r>
      <w:r w:rsidR="00F30565">
        <w:rPr>
          <w:rFonts w:ascii="Arial" w:hAnsi="Arial" w:cs="Arial"/>
          <w:sz w:val="24"/>
          <w:szCs w:val="24"/>
        </w:rPr>
        <w:t xml:space="preserve"> to refine the </w:t>
      </w:r>
      <w:r w:rsidR="00C01466">
        <w:rPr>
          <w:rFonts w:ascii="Arial" w:hAnsi="Arial" w:cs="Arial"/>
          <w:sz w:val="24"/>
          <w:szCs w:val="24"/>
        </w:rPr>
        <w:t>design philosophy and brainstorm ideas for improvement.</w:t>
      </w:r>
      <w:r w:rsidR="00F439EF">
        <w:rPr>
          <w:rFonts w:ascii="Arial" w:hAnsi="Arial" w:cs="Arial"/>
          <w:sz w:val="24"/>
          <w:szCs w:val="24"/>
        </w:rPr>
        <w:t xml:space="preserve"> It was decided that t</w:t>
      </w:r>
      <w:r w:rsidR="008961A7" w:rsidRPr="00A74770">
        <w:rPr>
          <w:rFonts w:ascii="Arial" w:hAnsi="Arial" w:cs="Arial"/>
          <w:sz w:val="24"/>
          <w:szCs w:val="24"/>
        </w:rPr>
        <w:t>he</w:t>
      </w:r>
      <w:r w:rsidR="0007343D" w:rsidRPr="00A74770">
        <w:rPr>
          <w:rFonts w:ascii="Arial" w:hAnsi="Arial" w:cs="Arial"/>
          <w:sz w:val="24"/>
          <w:szCs w:val="24"/>
        </w:rPr>
        <w:t xml:space="preserve"> facility would support low bioburden processing</w:t>
      </w:r>
      <w:r w:rsidR="7A25ADF3" w:rsidRPr="00A74770">
        <w:rPr>
          <w:rFonts w:ascii="Arial" w:hAnsi="Arial" w:cs="Arial"/>
          <w:sz w:val="24"/>
          <w:szCs w:val="24"/>
        </w:rPr>
        <w:t xml:space="preserve">, </w:t>
      </w:r>
      <w:r w:rsidR="0007343D" w:rsidRPr="00A74770">
        <w:rPr>
          <w:rFonts w:ascii="Arial" w:hAnsi="Arial" w:cs="Arial"/>
          <w:sz w:val="24"/>
          <w:szCs w:val="24"/>
        </w:rPr>
        <w:t xml:space="preserve">with </w:t>
      </w:r>
      <w:r w:rsidR="5CB1C08E" w:rsidRPr="00A74770">
        <w:rPr>
          <w:rFonts w:ascii="Arial" w:hAnsi="Arial" w:cs="Arial"/>
          <w:sz w:val="24"/>
          <w:szCs w:val="24"/>
        </w:rPr>
        <w:t xml:space="preserve">the potential to use </w:t>
      </w:r>
      <w:r w:rsidR="0007343D" w:rsidRPr="00A74770">
        <w:rPr>
          <w:rFonts w:ascii="Arial" w:hAnsi="Arial" w:cs="Arial"/>
          <w:sz w:val="24"/>
          <w:szCs w:val="24"/>
        </w:rPr>
        <w:t xml:space="preserve">rapid microbial detection and </w:t>
      </w:r>
      <w:r w:rsidR="00BA417E" w:rsidRPr="00A74770">
        <w:rPr>
          <w:rFonts w:ascii="Arial" w:hAnsi="Arial" w:cs="Arial"/>
          <w:sz w:val="24"/>
          <w:szCs w:val="24"/>
        </w:rPr>
        <w:t xml:space="preserve">include </w:t>
      </w:r>
      <w:r w:rsidR="0007343D" w:rsidRPr="00A74770">
        <w:rPr>
          <w:rFonts w:ascii="Arial" w:hAnsi="Arial" w:cs="Arial"/>
          <w:sz w:val="24"/>
          <w:szCs w:val="24"/>
        </w:rPr>
        <w:t xml:space="preserve">at-line sampling and QC testing </w:t>
      </w:r>
      <w:r w:rsidR="17980780" w:rsidRPr="00A74770">
        <w:rPr>
          <w:rFonts w:ascii="Arial" w:hAnsi="Arial" w:cs="Arial"/>
          <w:sz w:val="24"/>
          <w:szCs w:val="24"/>
        </w:rPr>
        <w:t>for</w:t>
      </w:r>
      <w:r w:rsidR="0007343D" w:rsidRPr="00A74770">
        <w:rPr>
          <w:rFonts w:ascii="Arial" w:hAnsi="Arial" w:cs="Arial"/>
          <w:sz w:val="24"/>
          <w:szCs w:val="24"/>
        </w:rPr>
        <w:t xml:space="preserve"> real-time release. Waste break bag and process drains would </w:t>
      </w:r>
      <w:r w:rsidR="009C662B" w:rsidRPr="00A74770">
        <w:rPr>
          <w:rFonts w:ascii="Arial" w:hAnsi="Arial" w:cs="Arial"/>
          <w:sz w:val="24"/>
          <w:szCs w:val="24"/>
        </w:rPr>
        <w:t>be in</w:t>
      </w:r>
      <w:r w:rsidR="0007343D" w:rsidRPr="00A74770">
        <w:rPr>
          <w:rFonts w:ascii="Arial" w:hAnsi="Arial" w:cs="Arial"/>
          <w:sz w:val="24"/>
          <w:szCs w:val="24"/>
        </w:rPr>
        <w:t xml:space="preserve"> </w:t>
      </w:r>
      <w:r w:rsidR="00CF6EC0" w:rsidRPr="00A74770">
        <w:rPr>
          <w:rFonts w:ascii="Arial" w:hAnsi="Arial" w:cs="Arial"/>
          <w:sz w:val="24"/>
          <w:szCs w:val="24"/>
        </w:rPr>
        <w:t>a</w:t>
      </w:r>
      <w:r w:rsidR="0007343D" w:rsidRPr="00A74770">
        <w:rPr>
          <w:rFonts w:ascii="Arial" w:hAnsi="Arial" w:cs="Arial"/>
          <w:sz w:val="24"/>
          <w:szCs w:val="24"/>
        </w:rPr>
        <w:t xml:space="preserve"> </w:t>
      </w:r>
      <w:r w:rsidR="00DF2922" w:rsidRPr="00A74770">
        <w:rPr>
          <w:rFonts w:ascii="Arial" w:hAnsi="Arial" w:cs="Arial"/>
          <w:sz w:val="24"/>
          <w:szCs w:val="24"/>
        </w:rPr>
        <w:t>controlled non</w:t>
      </w:r>
      <w:r w:rsidR="003C46FB" w:rsidRPr="00A74770">
        <w:rPr>
          <w:rFonts w:ascii="Arial" w:hAnsi="Arial" w:cs="Arial"/>
          <w:sz w:val="24"/>
          <w:szCs w:val="24"/>
        </w:rPr>
        <w:t>-classified (</w:t>
      </w:r>
      <w:r w:rsidR="0007343D" w:rsidRPr="00A74770">
        <w:rPr>
          <w:rFonts w:ascii="Arial" w:hAnsi="Arial" w:cs="Arial"/>
          <w:sz w:val="24"/>
          <w:szCs w:val="24"/>
        </w:rPr>
        <w:t>CNC</w:t>
      </w:r>
      <w:r w:rsidR="003C46FB" w:rsidRPr="00A74770">
        <w:rPr>
          <w:rFonts w:ascii="Arial" w:hAnsi="Arial" w:cs="Arial"/>
          <w:sz w:val="24"/>
          <w:szCs w:val="24"/>
        </w:rPr>
        <w:t>)</w:t>
      </w:r>
      <w:r w:rsidR="0007343D" w:rsidRPr="00A74770">
        <w:rPr>
          <w:rFonts w:ascii="Arial" w:hAnsi="Arial" w:cs="Arial"/>
          <w:sz w:val="24"/>
          <w:szCs w:val="24"/>
        </w:rPr>
        <w:t xml:space="preserve"> corridor. Cell </w:t>
      </w:r>
      <w:r w:rsidR="003A4FC1" w:rsidRPr="00A74770">
        <w:rPr>
          <w:rFonts w:ascii="Arial" w:hAnsi="Arial" w:cs="Arial"/>
          <w:sz w:val="24"/>
          <w:szCs w:val="24"/>
        </w:rPr>
        <w:t>C</w:t>
      </w:r>
      <w:r w:rsidR="0007343D" w:rsidRPr="00A74770">
        <w:rPr>
          <w:rFonts w:ascii="Arial" w:hAnsi="Arial" w:cs="Arial"/>
          <w:sz w:val="24"/>
          <w:szCs w:val="24"/>
        </w:rPr>
        <w:t>ulture</w:t>
      </w:r>
      <w:r w:rsidR="2CC6AF15" w:rsidRPr="00A74770">
        <w:rPr>
          <w:rFonts w:ascii="Arial" w:hAnsi="Arial" w:cs="Arial"/>
          <w:sz w:val="24"/>
          <w:szCs w:val="24"/>
        </w:rPr>
        <w:t>,</w:t>
      </w:r>
      <w:r w:rsidR="0D0FCE7C" w:rsidRPr="00A74770">
        <w:rPr>
          <w:rFonts w:ascii="Arial" w:hAnsi="Arial" w:cs="Arial"/>
          <w:sz w:val="24"/>
          <w:szCs w:val="24"/>
        </w:rPr>
        <w:t xml:space="preserve"> </w:t>
      </w:r>
      <w:r w:rsidR="509F3404" w:rsidRPr="00A74770">
        <w:rPr>
          <w:rFonts w:ascii="Arial" w:hAnsi="Arial" w:cs="Arial"/>
          <w:sz w:val="24"/>
          <w:szCs w:val="24"/>
        </w:rPr>
        <w:t>P</w:t>
      </w:r>
      <w:r w:rsidR="0007343D" w:rsidRPr="00A74770">
        <w:rPr>
          <w:rFonts w:ascii="Arial" w:hAnsi="Arial" w:cs="Arial"/>
          <w:sz w:val="24"/>
          <w:szCs w:val="24"/>
        </w:rPr>
        <w:t xml:space="preserve">re-viral </w:t>
      </w:r>
      <w:r w:rsidR="0F1F29C4" w:rsidRPr="00A74770">
        <w:rPr>
          <w:rFonts w:ascii="Arial" w:hAnsi="Arial" w:cs="Arial"/>
          <w:sz w:val="24"/>
          <w:szCs w:val="24"/>
        </w:rPr>
        <w:t>P</w:t>
      </w:r>
      <w:r w:rsidR="0007343D" w:rsidRPr="00A74770">
        <w:rPr>
          <w:rFonts w:ascii="Arial" w:hAnsi="Arial" w:cs="Arial"/>
          <w:sz w:val="24"/>
          <w:szCs w:val="24"/>
        </w:rPr>
        <w:t xml:space="preserve">urification, </w:t>
      </w:r>
      <w:r w:rsidR="0C05CB50" w:rsidRPr="00A74770">
        <w:rPr>
          <w:rFonts w:ascii="Arial" w:hAnsi="Arial" w:cs="Arial"/>
          <w:sz w:val="24"/>
          <w:szCs w:val="24"/>
        </w:rPr>
        <w:t>P</w:t>
      </w:r>
      <w:r w:rsidR="0007343D" w:rsidRPr="00A74770">
        <w:rPr>
          <w:rFonts w:ascii="Arial" w:hAnsi="Arial" w:cs="Arial"/>
          <w:sz w:val="24"/>
          <w:szCs w:val="24"/>
        </w:rPr>
        <w:t xml:space="preserve">ost-viral </w:t>
      </w:r>
      <w:r w:rsidR="009C662B" w:rsidRPr="00A74770">
        <w:rPr>
          <w:rFonts w:ascii="Arial" w:hAnsi="Arial" w:cs="Arial"/>
          <w:sz w:val="24"/>
          <w:szCs w:val="24"/>
        </w:rPr>
        <w:t>p</w:t>
      </w:r>
      <w:r w:rsidR="0007343D" w:rsidRPr="00A74770">
        <w:rPr>
          <w:rFonts w:ascii="Arial" w:hAnsi="Arial" w:cs="Arial"/>
          <w:sz w:val="24"/>
          <w:szCs w:val="24"/>
        </w:rPr>
        <w:t xml:space="preserve">urification, and </w:t>
      </w:r>
      <w:r w:rsidR="7B9B15FA" w:rsidRPr="00A74770">
        <w:rPr>
          <w:rFonts w:ascii="Arial" w:hAnsi="Arial" w:cs="Arial"/>
          <w:sz w:val="24"/>
          <w:szCs w:val="24"/>
        </w:rPr>
        <w:t>Med</w:t>
      </w:r>
      <w:r w:rsidR="0007343D" w:rsidRPr="00A74770">
        <w:rPr>
          <w:rFonts w:ascii="Arial" w:hAnsi="Arial" w:cs="Arial"/>
          <w:sz w:val="24"/>
          <w:szCs w:val="24"/>
        </w:rPr>
        <w:t xml:space="preserve">ia and </w:t>
      </w:r>
      <w:r w:rsidR="5BC6BD02" w:rsidRPr="00A74770">
        <w:rPr>
          <w:rFonts w:ascii="Arial" w:hAnsi="Arial" w:cs="Arial"/>
          <w:sz w:val="24"/>
          <w:szCs w:val="24"/>
        </w:rPr>
        <w:t>Bu</w:t>
      </w:r>
      <w:r w:rsidR="0007343D" w:rsidRPr="00A74770">
        <w:rPr>
          <w:rFonts w:ascii="Arial" w:hAnsi="Arial" w:cs="Arial"/>
          <w:sz w:val="24"/>
          <w:szCs w:val="24"/>
        </w:rPr>
        <w:t xml:space="preserve">ffer </w:t>
      </w:r>
      <w:r w:rsidR="370D08CB" w:rsidRPr="00A74770">
        <w:rPr>
          <w:rFonts w:ascii="Arial" w:hAnsi="Arial" w:cs="Arial"/>
          <w:sz w:val="24"/>
          <w:szCs w:val="24"/>
        </w:rPr>
        <w:t>P</w:t>
      </w:r>
      <w:r w:rsidR="0007343D" w:rsidRPr="00A74770">
        <w:rPr>
          <w:rFonts w:ascii="Arial" w:hAnsi="Arial" w:cs="Arial"/>
          <w:sz w:val="24"/>
          <w:szCs w:val="24"/>
        </w:rPr>
        <w:t>rep areas would be Grade D</w:t>
      </w:r>
      <w:r w:rsidR="263C36F9" w:rsidRPr="00A74770">
        <w:rPr>
          <w:rFonts w:ascii="Arial" w:hAnsi="Arial" w:cs="Arial"/>
          <w:sz w:val="24"/>
          <w:szCs w:val="24"/>
        </w:rPr>
        <w:t xml:space="preserve"> classified cleanrooms</w:t>
      </w:r>
      <w:r w:rsidR="0007343D" w:rsidRPr="00A74770">
        <w:rPr>
          <w:rFonts w:ascii="Arial" w:hAnsi="Arial" w:cs="Arial"/>
          <w:sz w:val="24"/>
          <w:szCs w:val="24"/>
        </w:rPr>
        <w:t>, with a separate CNC solution staging area</w:t>
      </w:r>
      <w:r w:rsidR="5CC8E11C" w:rsidRPr="00A74770">
        <w:rPr>
          <w:rFonts w:ascii="Arial" w:hAnsi="Arial" w:cs="Arial"/>
          <w:sz w:val="24"/>
          <w:szCs w:val="24"/>
        </w:rPr>
        <w:t xml:space="preserve"> (Logistics Center)</w:t>
      </w:r>
      <w:r w:rsidR="0007343D" w:rsidRPr="00A74770">
        <w:rPr>
          <w:rFonts w:ascii="Arial" w:hAnsi="Arial" w:cs="Arial"/>
          <w:sz w:val="24"/>
          <w:szCs w:val="24"/>
        </w:rPr>
        <w:t xml:space="preserve">. The facility would follow Good Large-Scale Practice (GLSP), but no specific </w:t>
      </w:r>
      <w:r w:rsidR="00DF2922" w:rsidRPr="00A74770">
        <w:rPr>
          <w:rFonts w:ascii="Arial" w:hAnsi="Arial" w:cs="Arial"/>
          <w:sz w:val="24"/>
          <w:szCs w:val="24"/>
        </w:rPr>
        <w:t>b</w:t>
      </w:r>
      <w:r w:rsidR="3F4A8B15" w:rsidRPr="00A74770">
        <w:rPr>
          <w:rFonts w:ascii="Arial" w:hAnsi="Arial" w:cs="Arial"/>
          <w:sz w:val="24"/>
          <w:szCs w:val="24"/>
        </w:rPr>
        <w:t>io</w:t>
      </w:r>
      <w:r w:rsidR="00DF2922" w:rsidRPr="00A74770">
        <w:rPr>
          <w:rFonts w:ascii="Arial" w:hAnsi="Arial" w:cs="Arial"/>
          <w:sz w:val="24"/>
          <w:szCs w:val="24"/>
        </w:rPr>
        <w:t>s</w:t>
      </w:r>
      <w:r w:rsidR="3F4A8B15" w:rsidRPr="00A74770">
        <w:rPr>
          <w:rFonts w:ascii="Arial" w:hAnsi="Arial" w:cs="Arial"/>
          <w:sz w:val="24"/>
          <w:szCs w:val="24"/>
        </w:rPr>
        <w:t xml:space="preserve">afety </w:t>
      </w:r>
      <w:r w:rsidR="0007343D" w:rsidRPr="00A74770">
        <w:rPr>
          <w:rFonts w:ascii="Arial" w:hAnsi="Arial" w:cs="Arial"/>
          <w:sz w:val="24"/>
          <w:szCs w:val="24"/>
        </w:rPr>
        <w:t>engineering control measures would be required. No compounds would require segregation or a biological containment boundary.</w:t>
      </w:r>
    </w:p>
    <w:p w14:paraId="244BBA9C" w14:textId="77777777" w:rsidR="00701A15" w:rsidRDefault="00701A15" w:rsidP="00105E62">
      <w:pPr>
        <w:spacing w:after="0" w:line="480" w:lineRule="auto"/>
        <w:rPr>
          <w:rFonts w:ascii="Arial" w:hAnsi="Arial" w:cs="Arial"/>
          <w:sz w:val="24"/>
          <w:szCs w:val="24"/>
        </w:rPr>
      </w:pPr>
      <w:bookmarkStart w:id="49" w:name="_Toc24481262"/>
    </w:p>
    <w:p w14:paraId="4C3C49CB" w14:textId="46F0F09E" w:rsidR="0007343D" w:rsidRPr="00A74770" w:rsidRDefault="003C46FB" w:rsidP="00105E62">
      <w:pPr>
        <w:spacing w:after="0" w:line="480" w:lineRule="auto"/>
        <w:rPr>
          <w:rFonts w:ascii="Arial" w:hAnsi="Arial" w:cs="Arial"/>
          <w:sz w:val="24"/>
          <w:szCs w:val="24"/>
        </w:rPr>
      </w:pPr>
      <w:r w:rsidRPr="00A74770">
        <w:rPr>
          <w:rFonts w:ascii="Arial" w:hAnsi="Arial" w:cs="Arial"/>
          <w:sz w:val="24"/>
          <w:szCs w:val="24"/>
        </w:rPr>
        <w:t xml:space="preserve">Facility </w:t>
      </w:r>
      <w:r w:rsidR="004C73A9" w:rsidRPr="00A74770">
        <w:rPr>
          <w:rFonts w:ascii="Arial" w:hAnsi="Arial" w:cs="Arial"/>
          <w:sz w:val="24"/>
          <w:szCs w:val="24"/>
        </w:rPr>
        <w:t>Overview</w:t>
      </w:r>
      <w:bookmarkEnd w:id="49"/>
    </w:p>
    <w:p w14:paraId="6B8A0A66" w14:textId="6144ADFE" w:rsidR="007502D4" w:rsidRPr="00A74770" w:rsidRDefault="00F33CF5" w:rsidP="00105E62">
      <w:pPr>
        <w:spacing w:after="0" w:line="480" w:lineRule="auto"/>
        <w:rPr>
          <w:rFonts w:ascii="Arial" w:hAnsi="Arial" w:cs="Arial"/>
          <w:sz w:val="24"/>
          <w:szCs w:val="24"/>
        </w:rPr>
      </w:pPr>
      <w:r w:rsidRPr="208D56FA">
        <w:rPr>
          <w:rFonts w:ascii="Arial" w:hAnsi="Arial" w:cs="Arial"/>
          <w:sz w:val="24"/>
          <w:szCs w:val="24"/>
        </w:rPr>
        <w:t xml:space="preserve">The </w:t>
      </w:r>
      <w:r w:rsidR="003C46FB" w:rsidRPr="208D56FA">
        <w:rPr>
          <w:rFonts w:ascii="Arial" w:hAnsi="Arial" w:cs="Arial"/>
          <w:sz w:val="24"/>
          <w:szCs w:val="24"/>
        </w:rPr>
        <w:t xml:space="preserve">designed </w:t>
      </w:r>
      <w:r w:rsidR="00E8449E" w:rsidRPr="208D56FA">
        <w:rPr>
          <w:rFonts w:ascii="Arial" w:hAnsi="Arial" w:cs="Arial"/>
          <w:sz w:val="24"/>
          <w:szCs w:val="24"/>
        </w:rPr>
        <w:t>baseline facility</w:t>
      </w:r>
      <w:r w:rsidR="63F27ACD" w:rsidRPr="208D56FA">
        <w:rPr>
          <w:rFonts w:ascii="Arial" w:hAnsi="Arial" w:cs="Arial"/>
          <w:sz w:val="24"/>
          <w:szCs w:val="24"/>
        </w:rPr>
        <w:t>, shown in Figure 3</w:t>
      </w:r>
      <w:r w:rsidR="6ADC8224" w:rsidRPr="208D56FA">
        <w:rPr>
          <w:rFonts w:ascii="Arial" w:hAnsi="Arial" w:cs="Arial"/>
          <w:sz w:val="24"/>
          <w:szCs w:val="24"/>
        </w:rPr>
        <w:t xml:space="preserve"> and Figure 4</w:t>
      </w:r>
      <w:r w:rsidR="63F27ACD" w:rsidRPr="208D56FA">
        <w:rPr>
          <w:rFonts w:ascii="Arial" w:hAnsi="Arial" w:cs="Arial"/>
          <w:sz w:val="24"/>
          <w:szCs w:val="24"/>
        </w:rPr>
        <w:t>,</w:t>
      </w:r>
      <w:r w:rsidR="00E8449E" w:rsidRPr="208D56FA">
        <w:rPr>
          <w:rFonts w:ascii="Arial" w:hAnsi="Arial" w:cs="Arial"/>
          <w:sz w:val="24"/>
          <w:szCs w:val="24"/>
        </w:rPr>
        <w:t xml:space="preserve"> </w:t>
      </w:r>
      <w:r w:rsidR="0087388C" w:rsidRPr="208D56FA">
        <w:rPr>
          <w:rFonts w:ascii="Arial" w:hAnsi="Arial" w:cs="Arial"/>
          <w:sz w:val="24"/>
          <w:szCs w:val="24"/>
        </w:rPr>
        <w:t>is 90,000 square f</w:t>
      </w:r>
      <w:r w:rsidR="00E8449E" w:rsidRPr="208D56FA">
        <w:rPr>
          <w:rFonts w:ascii="Arial" w:hAnsi="Arial" w:cs="Arial"/>
          <w:sz w:val="24"/>
          <w:szCs w:val="24"/>
        </w:rPr>
        <w:t>eet</w:t>
      </w:r>
      <w:r w:rsidR="003C46FB" w:rsidRPr="208D56FA">
        <w:rPr>
          <w:rFonts w:ascii="Arial" w:hAnsi="Arial" w:cs="Arial"/>
          <w:sz w:val="24"/>
          <w:szCs w:val="24"/>
        </w:rPr>
        <w:t>,</w:t>
      </w:r>
      <w:r w:rsidR="00E8449E" w:rsidRPr="208D56FA">
        <w:rPr>
          <w:rFonts w:ascii="Arial" w:hAnsi="Arial" w:cs="Arial"/>
          <w:sz w:val="24"/>
          <w:szCs w:val="24"/>
        </w:rPr>
        <w:t xml:space="preserve"> covering</w:t>
      </w:r>
      <w:r w:rsidR="00625FEA" w:rsidRPr="208D56FA">
        <w:rPr>
          <w:rFonts w:ascii="Arial" w:hAnsi="Arial" w:cs="Arial"/>
          <w:sz w:val="24"/>
          <w:szCs w:val="24"/>
        </w:rPr>
        <w:t xml:space="preserve"> one and a half floors. </w:t>
      </w:r>
      <w:r w:rsidR="00E8449E" w:rsidRPr="208D56FA">
        <w:rPr>
          <w:rFonts w:ascii="Arial" w:hAnsi="Arial" w:cs="Arial"/>
          <w:sz w:val="24"/>
          <w:szCs w:val="24"/>
        </w:rPr>
        <w:t>A</w:t>
      </w:r>
      <w:r w:rsidR="00625FEA" w:rsidRPr="208D56FA">
        <w:rPr>
          <w:rFonts w:ascii="Arial" w:hAnsi="Arial" w:cs="Arial"/>
          <w:sz w:val="24"/>
          <w:szCs w:val="24"/>
        </w:rPr>
        <w:t xml:space="preserve">n office mezzanine </w:t>
      </w:r>
      <w:r w:rsidR="00E8449E" w:rsidRPr="208D56FA">
        <w:rPr>
          <w:rFonts w:ascii="Arial" w:hAnsi="Arial" w:cs="Arial"/>
          <w:sz w:val="24"/>
          <w:szCs w:val="24"/>
        </w:rPr>
        <w:t xml:space="preserve">is located </w:t>
      </w:r>
      <w:r w:rsidR="00625FEA" w:rsidRPr="208D56FA">
        <w:rPr>
          <w:rFonts w:ascii="Arial" w:hAnsi="Arial" w:cs="Arial"/>
          <w:sz w:val="24"/>
          <w:szCs w:val="24"/>
        </w:rPr>
        <w:t xml:space="preserve">above the </w:t>
      </w:r>
      <w:r w:rsidR="00F62460" w:rsidRPr="208D56FA">
        <w:rPr>
          <w:rFonts w:ascii="Arial" w:hAnsi="Arial" w:cs="Arial"/>
          <w:sz w:val="24"/>
          <w:szCs w:val="24"/>
        </w:rPr>
        <w:t xml:space="preserve">lab and entrance space for </w:t>
      </w:r>
      <w:r w:rsidR="003C46FB" w:rsidRPr="208D56FA">
        <w:rPr>
          <w:rFonts w:ascii="Arial" w:hAnsi="Arial" w:cs="Arial"/>
          <w:sz w:val="24"/>
          <w:szCs w:val="24"/>
        </w:rPr>
        <w:t>approximately</w:t>
      </w:r>
      <w:r w:rsidR="00F62460" w:rsidRPr="208D56FA">
        <w:rPr>
          <w:rFonts w:ascii="Arial" w:hAnsi="Arial" w:cs="Arial"/>
          <w:sz w:val="24"/>
          <w:szCs w:val="24"/>
        </w:rPr>
        <w:t xml:space="preserve"> 100 employees</w:t>
      </w:r>
      <w:r w:rsidR="00D3591F" w:rsidRPr="208D56FA">
        <w:rPr>
          <w:rFonts w:ascii="Arial" w:hAnsi="Arial" w:cs="Arial"/>
          <w:sz w:val="24"/>
          <w:szCs w:val="24"/>
        </w:rPr>
        <w:t xml:space="preserve">, </w:t>
      </w:r>
      <w:r w:rsidR="00F630B9" w:rsidRPr="208D56FA">
        <w:rPr>
          <w:rFonts w:ascii="Arial" w:hAnsi="Arial" w:cs="Arial"/>
          <w:sz w:val="24"/>
          <w:szCs w:val="24"/>
        </w:rPr>
        <w:t xml:space="preserve">which </w:t>
      </w:r>
      <w:r w:rsidR="00D3591F" w:rsidRPr="208D56FA">
        <w:rPr>
          <w:rFonts w:ascii="Arial" w:hAnsi="Arial" w:cs="Arial"/>
          <w:sz w:val="24"/>
          <w:szCs w:val="24"/>
        </w:rPr>
        <w:t>can be expanded or contracted as required</w:t>
      </w:r>
      <w:r w:rsidR="000956E1" w:rsidRPr="208D56FA">
        <w:rPr>
          <w:rFonts w:ascii="Arial" w:hAnsi="Arial" w:cs="Arial"/>
          <w:sz w:val="24"/>
          <w:szCs w:val="24"/>
        </w:rPr>
        <w:t xml:space="preserve"> b</w:t>
      </w:r>
      <w:r w:rsidR="008160D9" w:rsidRPr="208D56FA">
        <w:rPr>
          <w:rFonts w:ascii="Arial" w:hAnsi="Arial" w:cs="Arial"/>
          <w:sz w:val="24"/>
          <w:szCs w:val="24"/>
        </w:rPr>
        <w:t>ased on</w:t>
      </w:r>
      <w:r w:rsidR="000956E1" w:rsidRPr="208D56FA">
        <w:rPr>
          <w:rFonts w:ascii="Arial" w:hAnsi="Arial" w:cs="Arial"/>
          <w:sz w:val="24"/>
          <w:szCs w:val="24"/>
        </w:rPr>
        <w:t xml:space="preserve"> the end user</w:t>
      </w:r>
      <w:r w:rsidR="008160D9" w:rsidRPr="208D56FA">
        <w:rPr>
          <w:rFonts w:ascii="Arial" w:hAnsi="Arial" w:cs="Arial"/>
          <w:sz w:val="24"/>
          <w:szCs w:val="24"/>
        </w:rPr>
        <w:t>’s needs</w:t>
      </w:r>
      <w:r w:rsidR="001144ED" w:rsidRPr="208D56FA">
        <w:rPr>
          <w:rFonts w:ascii="Arial" w:hAnsi="Arial" w:cs="Arial"/>
          <w:sz w:val="24"/>
          <w:szCs w:val="24"/>
        </w:rPr>
        <w:t xml:space="preserve">. </w:t>
      </w:r>
      <w:r w:rsidR="00F630B9" w:rsidRPr="208D56FA">
        <w:rPr>
          <w:rFonts w:ascii="Arial" w:hAnsi="Arial" w:cs="Arial"/>
          <w:sz w:val="24"/>
          <w:szCs w:val="24"/>
        </w:rPr>
        <w:t>Walkable ceilings are included above manufacturing</w:t>
      </w:r>
      <w:r w:rsidR="77E9E77F" w:rsidRPr="208D56FA">
        <w:rPr>
          <w:rFonts w:ascii="Arial" w:hAnsi="Arial" w:cs="Arial"/>
          <w:sz w:val="24"/>
          <w:szCs w:val="24"/>
        </w:rPr>
        <w:t>,</w:t>
      </w:r>
      <w:r w:rsidR="003803B8" w:rsidRPr="208D56FA">
        <w:rPr>
          <w:rFonts w:ascii="Arial" w:hAnsi="Arial" w:cs="Arial"/>
          <w:sz w:val="24"/>
          <w:szCs w:val="24"/>
        </w:rPr>
        <w:t xml:space="preserve"> </w:t>
      </w:r>
      <w:r w:rsidR="00F630B9" w:rsidRPr="208D56FA">
        <w:rPr>
          <w:rFonts w:ascii="Arial" w:hAnsi="Arial" w:cs="Arial"/>
          <w:sz w:val="24"/>
          <w:szCs w:val="24"/>
        </w:rPr>
        <w:t xml:space="preserve">as well as </w:t>
      </w:r>
      <w:r w:rsidR="003803B8" w:rsidRPr="208D56FA">
        <w:rPr>
          <w:rFonts w:ascii="Arial" w:hAnsi="Arial" w:cs="Arial"/>
          <w:sz w:val="24"/>
          <w:szCs w:val="24"/>
        </w:rPr>
        <w:t xml:space="preserve">an equipment platform to facilitate maintenance and house </w:t>
      </w:r>
      <w:r w:rsidR="006DF910" w:rsidRPr="208D56FA">
        <w:rPr>
          <w:rFonts w:ascii="Arial" w:hAnsi="Arial" w:cs="Arial"/>
          <w:sz w:val="24"/>
          <w:szCs w:val="24"/>
        </w:rPr>
        <w:t xml:space="preserve">temperature control units, </w:t>
      </w:r>
      <w:r w:rsidR="003803B8" w:rsidRPr="208D56FA">
        <w:rPr>
          <w:rFonts w:ascii="Arial" w:hAnsi="Arial" w:cs="Arial"/>
          <w:sz w:val="24"/>
          <w:szCs w:val="24"/>
        </w:rPr>
        <w:t xml:space="preserve">air handlers, and </w:t>
      </w:r>
      <w:r w:rsidR="005C0C66" w:rsidRPr="208D56FA">
        <w:rPr>
          <w:rFonts w:ascii="Arial" w:hAnsi="Arial" w:cs="Arial"/>
          <w:sz w:val="24"/>
          <w:szCs w:val="24"/>
        </w:rPr>
        <w:t xml:space="preserve">other </w:t>
      </w:r>
      <w:r w:rsidR="003803B8" w:rsidRPr="208D56FA">
        <w:rPr>
          <w:rFonts w:ascii="Arial" w:hAnsi="Arial" w:cs="Arial"/>
          <w:sz w:val="24"/>
          <w:szCs w:val="24"/>
        </w:rPr>
        <w:t xml:space="preserve">support equipment. </w:t>
      </w:r>
    </w:p>
    <w:p w14:paraId="6B4880FE" w14:textId="77777777" w:rsidR="00AE7D69" w:rsidRDefault="00AE7D69" w:rsidP="00105E62">
      <w:pPr>
        <w:spacing w:after="0" w:line="480" w:lineRule="auto"/>
        <w:rPr>
          <w:rFonts w:ascii="Arial" w:hAnsi="Arial" w:cs="Arial"/>
          <w:sz w:val="24"/>
          <w:szCs w:val="24"/>
        </w:rPr>
      </w:pPr>
    </w:p>
    <w:p w14:paraId="53CB3921" w14:textId="3FD4B4E6" w:rsidR="00316A84" w:rsidRDefault="00ED3743" w:rsidP="00105E62">
      <w:pPr>
        <w:spacing w:after="0" w:line="480" w:lineRule="auto"/>
        <w:rPr>
          <w:rFonts w:ascii="Arial" w:hAnsi="Arial" w:cs="Arial"/>
          <w:sz w:val="24"/>
          <w:szCs w:val="24"/>
        </w:rPr>
      </w:pPr>
      <w:r w:rsidRPr="4E019DB1">
        <w:rPr>
          <w:rFonts w:ascii="Arial" w:hAnsi="Arial" w:cs="Arial"/>
          <w:sz w:val="24"/>
          <w:szCs w:val="24"/>
        </w:rPr>
        <w:t xml:space="preserve">The facility </w:t>
      </w:r>
      <w:r w:rsidR="007502D4" w:rsidRPr="4E019DB1">
        <w:rPr>
          <w:rFonts w:ascii="Arial" w:hAnsi="Arial" w:cs="Arial"/>
          <w:sz w:val="24"/>
          <w:szCs w:val="24"/>
        </w:rPr>
        <w:t xml:space="preserve">is designed for </w:t>
      </w:r>
      <w:r w:rsidR="001144ED" w:rsidRPr="4E019DB1">
        <w:rPr>
          <w:rFonts w:ascii="Arial" w:hAnsi="Arial" w:cs="Arial"/>
          <w:sz w:val="24"/>
          <w:szCs w:val="24"/>
        </w:rPr>
        <w:t>a</w:t>
      </w:r>
      <w:r w:rsidR="003C46FB" w:rsidRPr="4E019DB1">
        <w:rPr>
          <w:rFonts w:ascii="Arial" w:hAnsi="Arial" w:cs="Arial"/>
          <w:sz w:val="24"/>
          <w:szCs w:val="24"/>
        </w:rPr>
        <w:t xml:space="preserve"> flexible, </w:t>
      </w:r>
      <w:r w:rsidR="001144ED" w:rsidRPr="4E019DB1">
        <w:rPr>
          <w:rFonts w:ascii="Arial" w:hAnsi="Arial" w:cs="Arial"/>
          <w:sz w:val="24"/>
          <w:szCs w:val="24"/>
        </w:rPr>
        <w:t xml:space="preserve">end-to-end continuous </w:t>
      </w:r>
      <w:r w:rsidR="007502D4" w:rsidRPr="4E019DB1">
        <w:rPr>
          <w:rFonts w:ascii="Arial" w:hAnsi="Arial" w:cs="Arial"/>
          <w:sz w:val="24"/>
          <w:szCs w:val="24"/>
        </w:rPr>
        <w:t xml:space="preserve">biomanufacturing </w:t>
      </w:r>
      <w:r w:rsidR="001144ED" w:rsidRPr="4E019DB1">
        <w:rPr>
          <w:rFonts w:ascii="Arial" w:hAnsi="Arial" w:cs="Arial"/>
          <w:sz w:val="24"/>
          <w:szCs w:val="24"/>
        </w:rPr>
        <w:t xml:space="preserve">process, </w:t>
      </w:r>
      <w:commentRangeStart w:id="50"/>
      <w:commentRangeStart w:id="51"/>
      <w:r w:rsidR="009106D9" w:rsidRPr="4E019DB1">
        <w:rPr>
          <w:rFonts w:ascii="Arial" w:hAnsi="Arial" w:cs="Arial"/>
          <w:sz w:val="24"/>
          <w:szCs w:val="24"/>
        </w:rPr>
        <w:t>with</w:t>
      </w:r>
      <w:r w:rsidR="0048243B" w:rsidRPr="4E019DB1">
        <w:rPr>
          <w:rFonts w:ascii="Arial" w:hAnsi="Arial" w:cs="Arial"/>
          <w:sz w:val="24"/>
          <w:szCs w:val="24"/>
        </w:rPr>
        <w:t xml:space="preserve"> 28-day batches</w:t>
      </w:r>
      <w:commentRangeEnd w:id="50"/>
      <w:r w:rsidRPr="4E019DB1">
        <w:rPr>
          <w:rStyle w:val="CommentReference"/>
          <w:rFonts w:ascii="Arial" w:hAnsi="Arial" w:cs="Arial"/>
          <w:sz w:val="24"/>
          <w:szCs w:val="24"/>
        </w:rPr>
        <w:commentReference w:id="50"/>
      </w:r>
      <w:commentRangeEnd w:id="51"/>
      <w:r w:rsidR="00061759" w:rsidRPr="4E019DB1">
        <w:rPr>
          <w:rStyle w:val="CommentReference"/>
          <w:rFonts w:ascii="Arial" w:hAnsi="Arial" w:cs="Arial"/>
          <w:sz w:val="24"/>
          <w:szCs w:val="24"/>
        </w:rPr>
        <w:commentReference w:id="51"/>
      </w:r>
      <w:r w:rsidR="0048243B" w:rsidRPr="4E019DB1">
        <w:rPr>
          <w:rFonts w:ascii="Arial" w:hAnsi="Arial" w:cs="Arial"/>
          <w:sz w:val="24"/>
          <w:szCs w:val="24"/>
        </w:rPr>
        <w:t xml:space="preserve"> </w:t>
      </w:r>
      <w:del w:id="52" w:author="Erickson, John" w:date="2025-07-08T21:27:00Z">
        <w:r w:rsidRPr="4E019DB1" w:rsidDel="009106D9">
          <w:rPr>
            <w:rFonts w:ascii="Arial" w:hAnsi="Arial" w:cs="Arial"/>
            <w:sz w:val="24"/>
            <w:szCs w:val="24"/>
          </w:rPr>
          <w:delText>and</w:delText>
        </w:r>
        <w:r w:rsidRPr="4E019DB1" w:rsidDel="0048243B">
          <w:rPr>
            <w:rFonts w:ascii="Arial" w:hAnsi="Arial" w:cs="Arial"/>
            <w:sz w:val="24"/>
            <w:szCs w:val="24"/>
          </w:rPr>
          <w:delText xml:space="preserve"> </w:delText>
        </w:r>
        <w:r w:rsidRPr="4E019DB1" w:rsidDel="00A91895">
          <w:rPr>
            <w:rFonts w:ascii="Arial" w:hAnsi="Arial" w:cs="Arial"/>
            <w:sz w:val="24"/>
            <w:szCs w:val="24"/>
          </w:rPr>
          <w:delText>seven</w:delText>
        </w:r>
        <w:r w:rsidRPr="4E019DB1" w:rsidDel="0048243B">
          <w:rPr>
            <w:rFonts w:ascii="Arial" w:hAnsi="Arial" w:cs="Arial"/>
            <w:sz w:val="24"/>
            <w:szCs w:val="24"/>
          </w:rPr>
          <w:delText>-day sublots</w:delText>
        </w:r>
        <w:r w:rsidRPr="4E019DB1" w:rsidDel="0051268F">
          <w:rPr>
            <w:rFonts w:ascii="Arial" w:hAnsi="Arial" w:cs="Arial"/>
            <w:sz w:val="24"/>
            <w:szCs w:val="24"/>
          </w:rPr>
          <w:delText xml:space="preserve"> </w:delText>
        </w:r>
      </w:del>
      <w:r w:rsidR="0051268F" w:rsidRPr="4E019DB1">
        <w:rPr>
          <w:rFonts w:ascii="Arial" w:hAnsi="Arial" w:cs="Arial"/>
          <w:sz w:val="24"/>
          <w:szCs w:val="24"/>
        </w:rPr>
        <w:t xml:space="preserve">that </w:t>
      </w:r>
      <w:r w:rsidR="003C46FB" w:rsidRPr="4E019DB1">
        <w:rPr>
          <w:rFonts w:ascii="Arial" w:hAnsi="Arial" w:cs="Arial"/>
          <w:sz w:val="24"/>
          <w:szCs w:val="24"/>
        </w:rPr>
        <w:t xml:space="preserve">can </w:t>
      </w:r>
      <w:r w:rsidR="000C063D" w:rsidRPr="4E019DB1">
        <w:rPr>
          <w:rFonts w:ascii="Arial" w:hAnsi="Arial" w:cs="Arial"/>
          <w:sz w:val="24"/>
          <w:szCs w:val="24"/>
        </w:rPr>
        <w:t xml:space="preserve">produce between 225 and </w:t>
      </w:r>
      <w:r w:rsidR="00137567" w:rsidRPr="4E019DB1">
        <w:rPr>
          <w:rFonts w:ascii="Arial" w:hAnsi="Arial" w:cs="Arial"/>
          <w:sz w:val="24"/>
          <w:szCs w:val="24"/>
        </w:rPr>
        <w:t>3</w:t>
      </w:r>
      <w:r w:rsidR="00F630B9" w:rsidRPr="4E019DB1">
        <w:rPr>
          <w:rFonts w:ascii="Arial" w:hAnsi="Arial" w:cs="Arial"/>
          <w:sz w:val="24"/>
          <w:szCs w:val="24"/>
        </w:rPr>
        <w:t>,</w:t>
      </w:r>
      <w:r w:rsidR="000C063D" w:rsidRPr="4E019DB1">
        <w:rPr>
          <w:rFonts w:ascii="Arial" w:hAnsi="Arial" w:cs="Arial"/>
          <w:sz w:val="24"/>
          <w:szCs w:val="24"/>
        </w:rPr>
        <w:t>600 kilograms</w:t>
      </w:r>
      <w:r w:rsidR="7543CAEF" w:rsidRPr="4E019DB1">
        <w:rPr>
          <w:rFonts w:ascii="Arial" w:hAnsi="Arial" w:cs="Arial"/>
          <w:sz w:val="24"/>
          <w:szCs w:val="24"/>
        </w:rPr>
        <w:t xml:space="preserve"> of </w:t>
      </w:r>
      <w:r w:rsidR="23EC12DE" w:rsidRPr="4E019DB1">
        <w:rPr>
          <w:rFonts w:ascii="Arial" w:hAnsi="Arial" w:cs="Arial"/>
          <w:sz w:val="24"/>
          <w:szCs w:val="24"/>
        </w:rPr>
        <w:t>mAb</w:t>
      </w:r>
      <w:r w:rsidR="7543CAEF" w:rsidRPr="4E019DB1">
        <w:rPr>
          <w:rFonts w:ascii="Arial" w:hAnsi="Arial" w:cs="Arial"/>
          <w:sz w:val="24"/>
          <w:szCs w:val="24"/>
        </w:rPr>
        <w:t xml:space="preserve"> drug </w:t>
      </w:r>
      <w:r w:rsidR="7543CAEF" w:rsidRPr="4E019DB1">
        <w:rPr>
          <w:rFonts w:ascii="Arial" w:hAnsi="Arial" w:cs="Arial"/>
          <w:sz w:val="24"/>
          <w:szCs w:val="24"/>
        </w:rPr>
        <w:lastRenderedPageBreak/>
        <w:t>substance</w:t>
      </w:r>
      <w:ins w:id="53" w:author="Erickson, John" w:date="2025-07-08T21:26:00Z">
        <w:r w:rsidR="00607DA6" w:rsidRPr="4E019DB1">
          <w:rPr>
            <w:rFonts w:ascii="Arial" w:hAnsi="Arial" w:cs="Arial"/>
            <w:sz w:val="24"/>
            <w:szCs w:val="24"/>
          </w:rPr>
          <w:t xml:space="preserve"> per year</w:t>
        </w:r>
      </w:ins>
      <w:r w:rsidR="000C063D" w:rsidRPr="4E019DB1">
        <w:rPr>
          <w:rFonts w:ascii="Arial" w:hAnsi="Arial" w:cs="Arial"/>
          <w:sz w:val="24"/>
          <w:szCs w:val="24"/>
        </w:rPr>
        <w:t xml:space="preserve">, depending on </w:t>
      </w:r>
      <w:r w:rsidR="0051268F" w:rsidRPr="4E019DB1">
        <w:rPr>
          <w:rFonts w:ascii="Arial" w:hAnsi="Arial" w:cs="Arial"/>
          <w:sz w:val="24"/>
          <w:szCs w:val="24"/>
        </w:rPr>
        <w:t>the</w:t>
      </w:r>
      <w:r w:rsidR="000C063D" w:rsidRPr="4E019DB1">
        <w:rPr>
          <w:rFonts w:ascii="Arial" w:hAnsi="Arial" w:cs="Arial"/>
          <w:sz w:val="24"/>
          <w:szCs w:val="24"/>
        </w:rPr>
        <w:t xml:space="preserve"> need.</w:t>
      </w:r>
      <w:r w:rsidR="00316A84" w:rsidRPr="4E019DB1">
        <w:rPr>
          <w:rFonts w:ascii="Arial" w:hAnsi="Arial" w:cs="Arial"/>
          <w:sz w:val="24"/>
          <w:szCs w:val="24"/>
        </w:rPr>
        <w:t xml:space="preserve"> </w:t>
      </w:r>
      <w:r w:rsidR="007C78DA" w:rsidRPr="4E019DB1">
        <w:rPr>
          <w:rFonts w:ascii="Arial" w:hAnsi="Arial" w:cs="Arial"/>
          <w:sz w:val="24"/>
          <w:szCs w:val="24"/>
        </w:rPr>
        <w:t xml:space="preserve">There </w:t>
      </w:r>
      <w:r w:rsidR="007B2FEB" w:rsidRPr="4E019DB1">
        <w:rPr>
          <w:rFonts w:ascii="Arial" w:hAnsi="Arial" w:cs="Arial"/>
          <w:sz w:val="24"/>
          <w:szCs w:val="24"/>
        </w:rPr>
        <w:t>is</w:t>
      </w:r>
      <w:r w:rsidR="0061270B" w:rsidRPr="4E019DB1">
        <w:rPr>
          <w:rFonts w:ascii="Arial" w:hAnsi="Arial" w:cs="Arial"/>
          <w:sz w:val="24"/>
          <w:szCs w:val="24"/>
        </w:rPr>
        <w:t xml:space="preserve"> one 4,000 L bioreactor feeding the downstream train at </w:t>
      </w:r>
      <w:r w:rsidR="00865025" w:rsidRPr="4E019DB1">
        <w:rPr>
          <w:rFonts w:ascii="Arial" w:hAnsi="Arial" w:cs="Arial"/>
          <w:sz w:val="24"/>
          <w:szCs w:val="24"/>
        </w:rPr>
        <w:t xml:space="preserve">all times. To accomplish this, </w:t>
      </w:r>
      <w:r w:rsidR="001A691D" w:rsidRPr="4E019DB1">
        <w:rPr>
          <w:rFonts w:ascii="Arial" w:hAnsi="Arial" w:cs="Arial"/>
          <w:sz w:val="24"/>
          <w:szCs w:val="24"/>
        </w:rPr>
        <w:t>two production</w:t>
      </w:r>
      <w:r w:rsidR="00865025" w:rsidRPr="4E019DB1">
        <w:rPr>
          <w:rFonts w:ascii="Arial" w:hAnsi="Arial" w:cs="Arial"/>
          <w:sz w:val="24"/>
          <w:szCs w:val="24"/>
        </w:rPr>
        <w:t xml:space="preserve"> </w:t>
      </w:r>
      <w:r w:rsidR="009635F0" w:rsidRPr="4E019DB1">
        <w:rPr>
          <w:rFonts w:ascii="Arial" w:hAnsi="Arial" w:cs="Arial"/>
          <w:sz w:val="24"/>
          <w:szCs w:val="24"/>
        </w:rPr>
        <w:t>bioreactor</w:t>
      </w:r>
      <w:r w:rsidR="001A691D" w:rsidRPr="4E019DB1">
        <w:rPr>
          <w:rFonts w:ascii="Arial" w:hAnsi="Arial" w:cs="Arial"/>
          <w:sz w:val="24"/>
          <w:szCs w:val="24"/>
        </w:rPr>
        <w:t>s</w:t>
      </w:r>
      <w:r w:rsidR="009635F0" w:rsidRPr="4E019DB1">
        <w:rPr>
          <w:rFonts w:ascii="Arial" w:hAnsi="Arial" w:cs="Arial"/>
          <w:sz w:val="24"/>
          <w:szCs w:val="24"/>
        </w:rPr>
        <w:t xml:space="preserve"> </w:t>
      </w:r>
      <w:r w:rsidR="001A691D" w:rsidRPr="4E019DB1">
        <w:rPr>
          <w:rFonts w:ascii="Arial" w:hAnsi="Arial" w:cs="Arial"/>
          <w:sz w:val="24"/>
          <w:szCs w:val="24"/>
        </w:rPr>
        <w:t>are</w:t>
      </w:r>
      <w:r w:rsidR="0080342E" w:rsidRPr="4E019DB1">
        <w:rPr>
          <w:rFonts w:ascii="Arial" w:hAnsi="Arial" w:cs="Arial"/>
          <w:sz w:val="24"/>
          <w:szCs w:val="24"/>
        </w:rPr>
        <w:t xml:space="preserve"> included, so that while one is in production mode, the other is either be</w:t>
      </w:r>
      <w:r w:rsidR="00B903DC" w:rsidRPr="4E019DB1">
        <w:rPr>
          <w:rFonts w:ascii="Arial" w:hAnsi="Arial" w:cs="Arial"/>
          <w:sz w:val="24"/>
          <w:szCs w:val="24"/>
        </w:rPr>
        <w:t xml:space="preserve">ing turned around, waiting </w:t>
      </w:r>
      <w:r w:rsidR="00E23415" w:rsidRPr="4E019DB1">
        <w:rPr>
          <w:rFonts w:ascii="Arial" w:hAnsi="Arial" w:cs="Arial"/>
          <w:sz w:val="24"/>
          <w:szCs w:val="24"/>
        </w:rPr>
        <w:t>or</w:t>
      </w:r>
      <w:r w:rsidR="005A694C" w:rsidRPr="4E019DB1">
        <w:rPr>
          <w:rFonts w:ascii="Arial" w:hAnsi="Arial" w:cs="Arial"/>
          <w:sz w:val="24"/>
          <w:szCs w:val="24"/>
        </w:rPr>
        <w:t xml:space="preserve"> in growth phase. </w:t>
      </w:r>
      <w:r w:rsidR="00461654" w:rsidRPr="4E019DB1">
        <w:rPr>
          <w:rFonts w:ascii="Arial" w:hAnsi="Arial" w:cs="Arial"/>
          <w:sz w:val="24"/>
          <w:szCs w:val="24"/>
        </w:rPr>
        <w:t>At a volumetric productivity of</w:t>
      </w:r>
      <w:r w:rsidR="00316A84" w:rsidRPr="4E019DB1">
        <w:rPr>
          <w:rFonts w:ascii="Arial" w:hAnsi="Arial" w:cs="Arial"/>
          <w:sz w:val="24"/>
          <w:szCs w:val="24"/>
        </w:rPr>
        <w:t xml:space="preserve"> 5.0 g/L</w:t>
      </w:r>
      <w:r w:rsidR="00B561FF" w:rsidRPr="4E019DB1">
        <w:rPr>
          <w:rFonts w:ascii="Arial" w:hAnsi="Arial" w:cs="Arial"/>
          <w:sz w:val="24"/>
          <w:szCs w:val="24"/>
        </w:rPr>
        <w:t>/d</w:t>
      </w:r>
      <w:r w:rsidR="00316A84" w:rsidRPr="4E019DB1">
        <w:rPr>
          <w:rFonts w:ascii="Arial" w:hAnsi="Arial" w:cs="Arial"/>
          <w:sz w:val="24"/>
          <w:szCs w:val="24"/>
        </w:rPr>
        <w:t xml:space="preserve"> at </w:t>
      </w:r>
      <w:r w:rsidR="00461654" w:rsidRPr="4E019DB1">
        <w:rPr>
          <w:rFonts w:ascii="Arial" w:hAnsi="Arial" w:cs="Arial"/>
          <w:sz w:val="24"/>
          <w:szCs w:val="24"/>
        </w:rPr>
        <w:t xml:space="preserve">a perfusion rate of </w:t>
      </w:r>
      <w:r w:rsidR="00316A84" w:rsidRPr="4E019DB1">
        <w:rPr>
          <w:rFonts w:ascii="Arial" w:hAnsi="Arial" w:cs="Arial"/>
          <w:sz w:val="24"/>
          <w:szCs w:val="24"/>
        </w:rPr>
        <w:t>2</w:t>
      </w:r>
      <w:r w:rsidR="001A3784" w:rsidRPr="4E019DB1">
        <w:rPr>
          <w:rFonts w:ascii="Arial" w:hAnsi="Arial" w:cs="Arial"/>
          <w:sz w:val="24"/>
          <w:szCs w:val="24"/>
        </w:rPr>
        <w:t>.0</w:t>
      </w:r>
      <w:r w:rsidR="00316A84" w:rsidRPr="4E019DB1">
        <w:rPr>
          <w:rFonts w:ascii="Arial" w:hAnsi="Arial" w:cs="Arial"/>
          <w:sz w:val="24"/>
          <w:szCs w:val="24"/>
        </w:rPr>
        <w:t xml:space="preserve"> </w:t>
      </w:r>
      <w:r w:rsidR="00461654" w:rsidRPr="4E019DB1">
        <w:rPr>
          <w:rFonts w:ascii="Arial" w:hAnsi="Arial" w:cs="Arial"/>
          <w:sz w:val="24"/>
          <w:szCs w:val="24"/>
        </w:rPr>
        <w:t>vessel volumes per day (</w:t>
      </w:r>
      <w:r w:rsidR="00316A84" w:rsidRPr="4E019DB1">
        <w:rPr>
          <w:rFonts w:ascii="Arial" w:hAnsi="Arial" w:cs="Arial"/>
          <w:sz w:val="24"/>
          <w:szCs w:val="24"/>
        </w:rPr>
        <w:t>VVD</w:t>
      </w:r>
      <w:r w:rsidR="00F44C8C" w:rsidRPr="4E019DB1">
        <w:rPr>
          <w:rFonts w:ascii="Arial" w:hAnsi="Arial" w:cs="Arial"/>
          <w:sz w:val="24"/>
          <w:szCs w:val="24"/>
        </w:rPr>
        <w:t>)</w:t>
      </w:r>
      <w:r w:rsidR="00316A84" w:rsidRPr="4E019DB1">
        <w:rPr>
          <w:rFonts w:ascii="Arial" w:hAnsi="Arial" w:cs="Arial"/>
          <w:sz w:val="24"/>
          <w:szCs w:val="24"/>
        </w:rPr>
        <w:t>, the</w:t>
      </w:r>
      <w:r w:rsidR="001A3784" w:rsidRPr="4E019DB1">
        <w:rPr>
          <w:rFonts w:ascii="Arial" w:hAnsi="Arial" w:cs="Arial"/>
          <w:sz w:val="24"/>
          <w:szCs w:val="24"/>
        </w:rPr>
        <w:t xml:space="preserve"> bioreactor</w:t>
      </w:r>
      <w:r w:rsidR="00316A84" w:rsidRPr="4E019DB1">
        <w:rPr>
          <w:rFonts w:ascii="Arial" w:hAnsi="Arial" w:cs="Arial"/>
          <w:sz w:val="24"/>
          <w:szCs w:val="24"/>
        </w:rPr>
        <w:t xml:space="preserve"> </w:t>
      </w:r>
      <w:r w:rsidR="00F44C8C" w:rsidRPr="4E019DB1">
        <w:rPr>
          <w:rFonts w:ascii="Arial" w:hAnsi="Arial" w:cs="Arial"/>
          <w:sz w:val="24"/>
          <w:szCs w:val="24"/>
        </w:rPr>
        <w:t xml:space="preserve">output </w:t>
      </w:r>
      <w:r w:rsidR="00316A84" w:rsidRPr="4E019DB1">
        <w:rPr>
          <w:rFonts w:ascii="Arial" w:hAnsi="Arial" w:cs="Arial"/>
          <w:sz w:val="24"/>
          <w:szCs w:val="24"/>
        </w:rPr>
        <w:t>is 20 kg per day</w:t>
      </w:r>
      <w:r w:rsidR="0096025A" w:rsidRPr="4E019DB1">
        <w:rPr>
          <w:rFonts w:ascii="Arial" w:hAnsi="Arial" w:cs="Arial"/>
          <w:sz w:val="24"/>
          <w:szCs w:val="24"/>
        </w:rPr>
        <w:t xml:space="preserve"> for a daily purified bulk production of approximately 12 kg</w:t>
      </w:r>
      <w:r w:rsidR="00316A84" w:rsidRPr="4E019DB1">
        <w:rPr>
          <w:rFonts w:ascii="Arial" w:hAnsi="Arial" w:cs="Arial"/>
          <w:sz w:val="24"/>
          <w:szCs w:val="24"/>
        </w:rPr>
        <w:t xml:space="preserve">. </w:t>
      </w:r>
      <w:r w:rsidR="5062CDBB" w:rsidRPr="4E019DB1">
        <w:rPr>
          <w:rFonts w:ascii="Arial" w:hAnsi="Arial" w:cs="Arial"/>
          <w:sz w:val="24"/>
          <w:szCs w:val="24"/>
        </w:rPr>
        <w:t>S</w:t>
      </w:r>
      <w:r w:rsidR="00316A84" w:rsidRPr="4E019DB1">
        <w:rPr>
          <w:rFonts w:ascii="Arial" w:hAnsi="Arial" w:cs="Arial"/>
          <w:sz w:val="24"/>
          <w:szCs w:val="24"/>
        </w:rPr>
        <w:t xml:space="preserve">ublots </w:t>
      </w:r>
      <w:r w:rsidR="0096025A" w:rsidRPr="4E019DB1">
        <w:rPr>
          <w:rFonts w:ascii="Arial" w:hAnsi="Arial" w:cs="Arial"/>
          <w:sz w:val="24"/>
          <w:szCs w:val="24"/>
        </w:rPr>
        <w:t xml:space="preserve">(up to 90 kg) </w:t>
      </w:r>
      <w:r w:rsidR="00316A84" w:rsidRPr="4E019DB1">
        <w:rPr>
          <w:rFonts w:ascii="Arial" w:hAnsi="Arial" w:cs="Arial"/>
          <w:sz w:val="24"/>
          <w:szCs w:val="24"/>
        </w:rPr>
        <w:t xml:space="preserve">are completed every </w:t>
      </w:r>
      <w:r w:rsidR="00BB62D9" w:rsidRPr="4E019DB1">
        <w:rPr>
          <w:rFonts w:ascii="Arial" w:hAnsi="Arial" w:cs="Arial"/>
          <w:sz w:val="24"/>
          <w:szCs w:val="24"/>
        </w:rPr>
        <w:t>seven</w:t>
      </w:r>
      <w:r w:rsidR="00316A84" w:rsidRPr="4E019DB1">
        <w:rPr>
          <w:rFonts w:ascii="Arial" w:hAnsi="Arial" w:cs="Arial"/>
          <w:sz w:val="24"/>
          <w:szCs w:val="24"/>
        </w:rPr>
        <w:t xml:space="preserve"> days to optimize </w:t>
      </w:r>
      <w:r w:rsidR="00B630C3" w:rsidRPr="4E019DB1">
        <w:rPr>
          <w:rFonts w:ascii="Arial" w:hAnsi="Arial" w:cs="Arial"/>
          <w:sz w:val="24"/>
          <w:szCs w:val="24"/>
        </w:rPr>
        <w:t>testing</w:t>
      </w:r>
      <w:r w:rsidR="1A88F3F1" w:rsidRPr="4E019DB1">
        <w:rPr>
          <w:rFonts w:ascii="Arial" w:hAnsi="Arial" w:cs="Arial"/>
          <w:sz w:val="24"/>
          <w:szCs w:val="24"/>
        </w:rPr>
        <w:t xml:space="preserve"> while minimizing production at risk</w:t>
      </w:r>
      <w:r w:rsidR="00316A84" w:rsidRPr="4E019DB1">
        <w:rPr>
          <w:rFonts w:ascii="Arial" w:hAnsi="Arial" w:cs="Arial"/>
          <w:sz w:val="24"/>
          <w:szCs w:val="24"/>
        </w:rPr>
        <w:t>. The process is primarily single-use</w:t>
      </w:r>
      <w:r w:rsidR="00B88BE3" w:rsidRPr="4E019DB1">
        <w:rPr>
          <w:rFonts w:ascii="Arial" w:hAnsi="Arial" w:cs="Arial"/>
          <w:sz w:val="24"/>
          <w:szCs w:val="24"/>
        </w:rPr>
        <w:t xml:space="preserve"> except for</w:t>
      </w:r>
      <w:r w:rsidR="00316A84" w:rsidRPr="4E019DB1">
        <w:rPr>
          <w:rFonts w:ascii="Arial" w:hAnsi="Arial" w:cs="Arial"/>
          <w:sz w:val="24"/>
          <w:szCs w:val="24"/>
        </w:rPr>
        <w:t xml:space="preserve"> </w:t>
      </w:r>
      <w:r w:rsidR="254FB389" w:rsidRPr="4E019DB1">
        <w:rPr>
          <w:rFonts w:ascii="Arial" w:hAnsi="Arial" w:cs="Arial"/>
          <w:sz w:val="24"/>
          <w:szCs w:val="24"/>
        </w:rPr>
        <w:t xml:space="preserve">the </w:t>
      </w:r>
      <w:r w:rsidR="001850CC" w:rsidRPr="4E019DB1">
        <w:rPr>
          <w:rFonts w:ascii="Arial" w:hAnsi="Arial" w:cs="Arial"/>
          <w:sz w:val="24"/>
          <w:szCs w:val="24"/>
        </w:rPr>
        <w:t xml:space="preserve">three </w:t>
      </w:r>
      <w:r w:rsidR="00316A84" w:rsidRPr="4E019DB1">
        <w:rPr>
          <w:rFonts w:ascii="Arial" w:hAnsi="Arial" w:cs="Arial"/>
          <w:sz w:val="24"/>
          <w:szCs w:val="24"/>
        </w:rPr>
        <w:t>stainless steel vessels</w:t>
      </w:r>
      <w:r w:rsidR="00E11833" w:rsidRPr="4E019DB1">
        <w:rPr>
          <w:rFonts w:ascii="Arial" w:hAnsi="Arial" w:cs="Arial"/>
          <w:sz w:val="24"/>
          <w:szCs w:val="24"/>
        </w:rPr>
        <w:t xml:space="preserve"> </w:t>
      </w:r>
      <w:r w:rsidR="2A34B3E1" w:rsidRPr="4E019DB1">
        <w:rPr>
          <w:rFonts w:ascii="Arial" w:hAnsi="Arial" w:cs="Arial"/>
          <w:sz w:val="24"/>
          <w:szCs w:val="24"/>
        </w:rPr>
        <w:t>supporting</w:t>
      </w:r>
      <w:r w:rsidR="00316A84" w:rsidRPr="4E019DB1">
        <w:rPr>
          <w:rFonts w:ascii="Arial" w:hAnsi="Arial" w:cs="Arial"/>
          <w:sz w:val="24"/>
          <w:szCs w:val="24"/>
        </w:rPr>
        <w:t xml:space="preserve"> the buffer</w:t>
      </w:r>
      <w:r w:rsidR="00870B40" w:rsidRPr="4E019DB1">
        <w:rPr>
          <w:rFonts w:ascii="Arial" w:hAnsi="Arial" w:cs="Arial"/>
          <w:sz w:val="24"/>
          <w:szCs w:val="24"/>
        </w:rPr>
        <w:t xml:space="preserve"> and </w:t>
      </w:r>
      <w:r w:rsidR="00316A84" w:rsidRPr="4E019DB1">
        <w:rPr>
          <w:rFonts w:ascii="Arial" w:hAnsi="Arial" w:cs="Arial"/>
          <w:sz w:val="24"/>
          <w:szCs w:val="24"/>
        </w:rPr>
        <w:t>media prep area</w:t>
      </w:r>
      <w:r w:rsidR="004C36F0" w:rsidRPr="4E019DB1">
        <w:rPr>
          <w:rFonts w:ascii="Arial" w:hAnsi="Arial" w:cs="Arial"/>
          <w:sz w:val="24"/>
          <w:szCs w:val="24"/>
        </w:rPr>
        <w:t>s</w:t>
      </w:r>
      <w:r w:rsidR="00316A84" w:rsidRPr="4E019DB1">
        <w:rPr>
          <w:rFonts w:ascii="Arial" w:hAnsi="Arial" w:cs="Arial"/>
          <w:sz w:val="24"/>
          <w:szCs w:val="24"/>
        </w:rPr>
        <w:t xml:space="preserve">. </w:t>
      </w:r>
    </w:p>
    <w:p w14:paraId="474499A3" w14:textId="77777777" w:rsidR="00D54B1A" w:rsidRDefault="00D54B1A" w:rsidP="00105E62">
      <w:pPr>
        <w:spacing w:after="0" w:line="480" w:lineRule="auto"/>
        <w:rPr>
          <w:rFonts w:ascii="Arial" w:hAnsi="Arial" w:cs="Arial"/>
          <w:sz w:val="24"/>
          <w:szCs w:val="24"/>
        </w:rPr>
      </w:pPr>
    </w:p>
    <w:p w14:paraId="5C49557F" w14:textId="77777777" w:rsidR="00D54B1A" w:rsidRPr="00A74770" w:rsidRDefault="00D54B1A" w:rsidP="00D54B1A">
      <w:pPr>
        <w:spacing w:after="0" w:line="480" w:lineRule="auto"/>
        <w:rPr>
          <w:rFonts w:ascii="Arial" w:hAnsi="Arial" w:cs="Arial"/>
          <w:sz w:val="24"/>
          <w:szCs w:val="24"/>
        </w:rPr>
      </w:pPr>
      <w:r w:rsidRPr="00A74770">
        <w:rPr>
          <w:rFonts w:ascii="Arial" w:hAnsi="Arial" w:cs="Arial"/>
          <w:sz w:val="24"/>
          <w:szCs w:val="24"/>
        </w:rPr>
        <w:t xml:space="preserve">All utilities are in line with what you would find at a typical </w:t>
      </w:r>
      <w:r>
        <w:rPr>
          <w:rFonts w:ascii="Arial" w:hAnsi="Arial" w:cs="Arial"/>
          <w:sz w:val="24"/>
          <w:szCs w:val="24"/>
        </w:rPr>
        <w:t xml:space="preserve">biopharmaceutical manufacturing </w:t>
      </w:r>
      <w:r w:rsidRPr="00A74770">
        <w:rPr>
          <w:rFonts w:ascii="Arial" w:hAnsi="Arial" w:cs="Arial"/>
          <w:sz w:val="24"/>
          <w:szCs w:val="24"/>
        </w:rPr>
        <w:t xml:space="preserve">facility: WFI generation, clean steam generation, and compressed air, with redundancy in all areas to ensure constant production. </w:t>
      </w:r>
    </w:p>
    <w:p w14:paraId="27F4BD48" w14:textId="77777777" w:rsidR="00D54B1A" w:rsidRPr="00A74770" w:rsidRDefault="00D54B1A" w:rsidP="00105E62">
      <w:pPr>
        <w:spacing w:after="0" w:line="480" w:lineRule="auto"/>
        <w:rPr>
          <w:rFonts w:ascii="Arial" w:hAnsi="Arial" w:cs="Arial"/>
          <w:sz w:val="24"/>
          <w:szCs w:val="24"/>
        </w:rPr>
      </w:pPr>
    </w:p>
    <w:p w14:paraId="2454180A" w14:textId="365B94D6" w:rsidR="00316A84" w:rsidRPr="00A74770" w:rsidRDefault="00316A84" w:rsidP="00105E62">
      <w:pPr>
        <w:spacing w:after="0" w:line="480" w:lineRule="auto"/>
        <w:rPr>
          <w:rFonts w:ascii="Arial" w:hAnsi="Arial" w:cs="Arial"/>
          <w:sz w:val="24"/>
          <w:szCs w:val="24"/>
        </w:rPr>
      </w:pPr>
    </w:p>
    <w:p w14:paraId="4A3ABA38" w14:textId="27AD4726" w:rsidR="0007343D" w:rsidRPr="00A74770" w:rsidRDefault="00026C6B" w:rsidP="00105E62">
      <w:pPr>
        <w:spacing w:after="0" w:line="480" w:lineRule="auto"/>
        <w:rPr>
          <w:rFonts w:ascii="Arial" w:hAnsi="Arial" w:cs="Arial"/>
          <w:sz w:val="24"/>
          <w:szCs w:val="24"/>
        </w:rPr>
      </w:pPr>
      <w:bookmarkStart w:id="54" w:name="_Toc1382603473"/>
      <w:r w:rsidRPr="00A74770">
        <w:rPr>
          <w:rFonts w:ascii="Arial" w:hAnsi="Arial" w:cs="Arial"/>
          <w:sz w:val="24"/>
          <w:szCs w:val="24"/>
        </w:rPr>
        <w:t xml:space="preserve">Facility </w:t>
      </w:r>
      <w:r w:rsidR="004C73A9" w:rsidRPr="00A74770">
        <w:rPr>
          <w:rFonts w:ascii="Arial" w:hAnsi="Arial" w:cs="Arial"/>
          <w:sz w:val="24"/>
          <w:szCs w:val="24"/>
        </w:rPr>
        <w:t>Layout</w:t>
      </w:r>
      <w:bookmarkEnd w:id="54"/>
    </w:p>
    <w:p w14:paraId="2BC01C4A" w14:textId="19298E30" w:rsidR="00D3591F" w:rsidRPr="00A74770" w:rsidRDefault="79F07B94" w:rsidP="6711A753">
      <w:pPr>
        <w:spacing w:after="0" w:line="480" w:lineRule="auto"/>
        <w:rPr>
          <w:rFonts w:ascii="Arial" w:hAnsi="Arial" w:cs="Arial"/>
          <w:sz w:val="24"/>
          <w:szCs w:val="24"/>
        </w:rPr>
      </w:pPr>
      <w:r w:rsidRPr="6711A753">
        <w:rPr>
          <w:rFonts w:ascii="Arial" w:hAnsi="Arial" w:cs="Arial"/>
          <w:sz w:val="24"/>
          <w:szCs w:val="24"/>
        </w:rPr>
        <w:t xml:space="preserve">The use group diagram </w:t>
      </w:r>
      <w:r w:rsidR="005166E6" w:rsidRPr="6711A753">
        <w:rPr>
          <w:rFonts w:ascii="Arial" w:hAnsi="Arial" w:cs="Arial"/>
          <w:sz w:val="24"/>
          <w:szCs w:val="24"/>
        </w:rPr>
        <w:t>shown in F</w:t>
      </w:r>
      <w:r w:rsidRPr="6711A753">
        <w:rPr>
          <w:rFonts w:ascii="Arial" w:hAnsi="Arial" w:cs="Arial"/>
          <w:sz w:val="24"/>
          <w:szCs w:val="24"/>
        </w:rPr>
        <w:t>igure 5 illustrates the adjacencies of the major components of the facility:</w:t>
      </w:r>
      <w:r w:rsidR="00F8776E" w:rsidRPr="6711A753">
        <w:rPr>
          <w:rFonts w:ascii="Arial" w:hAnsi="Arial" w:cs="Arial"/>
          <w:sz w:val="24"/>
          <w:szCs w:val="24"/>
        </w:rPr>
        <w:t xml:space="preserve"> </w:t>
      </w:r>
      <w:r w:rsidR="00657B5E" w:rsidRPr="6711A753">
        <w:rPr>
          <w:rFonts w:ascii="Arial" w:hAnsi="Arial" w:cs="Arial"/>
          <w:sz w:val="24"/>
          <w:szCs w:val="24"/>
        </w:rPr>
        <w:t>warehouse</w:t>
      </w:r>
      <w:r w:rsidR="00F8776E" w:rsidRPr="6711A753">
        <w:rPr>
          <w:rFonts w:ascii="Arial" w:hAnsi="Arial" w:cs="Arial"/>
          <w:sz w:val="24"/>
          <w:szCs w:val="24"/>
        </w:rPr>
        <w:t xml:space="preserve">, </w:t>
      </w:r>
      <w:r w:rsidR="00684377" w:rsidRPr="6711A753">
        <w:rPr>
          <w:rFonts w:ascii="Arial" w:hAnsi="Arial" w:cs="Arial"/>
          <w:sz w:val="24"/>
          <w:szCs w:val="24"/>
        </w:rPr>
        <w:t>utilities</w:t>
      </w:r>
      <w:r w:rsidR="00F8776E" w:rsidRPr="6711A753">
        <w:rPr>
          <w:rFonts w:ascii="Arial" w:hAnsi="Arial" w:cs="Arial"/>
          <w:sz w:val="24"/>
          <w:szCs w:val="24"/>
        </w:rPr>
        <w:t xml:space="preserve">, </w:t>
      </w:r>
      <w:r w:rsidR="00684377" w:rsidRPr="6711A753">
        <w:rPr>
          <w:rFonts w:ascii="Arial" w:hAnsi="Arial" w:cs="Arial"/>
          <w:sz w:val="24"/>
          <w:szCs w:val="24"/>
        </w:rPr>
        <w:t xml:space="preserve">labs, </w:t>
      </w:r>
      <w:r w:rsidR="00E97DDB" w:rsidRPr="6711A753">
        <w:rPr>
          <w:rFonts w:ascii="Arial" w:hAnsi="Arial" w:cs="Arial"/>
          <w:sz w:val="24"/>
          <w:szCs w:val="24"/>
        </w:rPr>
        <w:t xml:space="preserve">and manufacturing. </w:t>
      </w:r>
      <w:r w:rsidR="00F8776E" w:rsidRPr="6711A753">
        <w:rPr>
          <w:rFonts w:ascii="Arial" w:hAnsi="Arial" w:cs="Arial"/>
          <w:sz w:val="24"/>
          <w:szCs w:val="24"/>
        </w:rPr>
        <w:t xml:space="preserve">The manufacturing area is further separated into </w:t>
      </w:r>
      <w:r w:rsidR="00E97DDB" w:rsidRPr="6711A753">
        <w:rPr>
          <w:rFonts w:ascii="Arial" w:hAnsi="Arial" w:cs="Arial"/>
          <w:sz w:val="24"/>
          <w:szCs w:val="24"/>
        </w:rPr>
        <w:t>support spaces</w:t>
      </w:r>
      <w:r w:rsidR="00F8776E" w:rsidRPr="6711A753">
        <w:rPr>
          <w:rFonts w:ascii="Arial" w:hAnsi="Arial" w:cs="Arial"/>
          <w:sz w:val="24"/>
          <w:szCs w:val="24"/>
        </w:rPr>
        <w:t xml:space="preserve"> for</w:t>
      </w:r>
      <w:r w:rsidR="00E97DDB" w:rsidRPr="6711A753">
        <w:rPr>
          <w:rFonts w:ascii="Arial" w:hAnsi="Arial" w:cs="Arial"/>
          <w:sz w:val="24"/>
          <w:szCs w:val="24"/>
        </w:rPr>
        <w:t xml:space="preserve"> </w:t>
      </w:r>
      <w:r w:rsidR="004F0EC8" w:rsidRPr="6711A753">
        <w:rPr>
          <w:rFonts w:ascii="Arial" w:hAnsi="Arial" w:cs="Arial"/>
          <w:sz w:val="24"/>
          <w:szCs w:val="24"/>
        </w:rPr>
        <w:t>raw material sampling</w:t>
      </w:r>
      <w:r w:rsidR="00F8776E" w:rsidRPr="6711A753">
        <w:rPr>
          <w:rFonts w:ascii="Arial" w:hAnsi="Arial" w:cs="Arial"/>
          <w:sz w:val="24"/>
          <w:szCs w:val="24"/>
        </w:rPr>
        <w:t xml:space="preserve"> and</w:t>
      </w:r>
      <w:r w:rsidR="004F0EC8" w:rsidRPr="6711A753">
        <w:rPr>
          <w:rFonts w:ascii="Arial" w:hAnsi="Arial" w:cs="Arial"/>
          <w:sz w:val="24"/>
          <w:szCs w:val="24"/>
        </w:rPr>
        <w:t xml:space="preserve"> staging, solution prep</w:t>
      </w:r>
      <w:r w:rsidR="00F8776E" w:rsidRPr="6711A753">
        <w:rPr>
          <w:rFonts w:ascii="Arial" w:hAnsi="Arial" w:cs="Arial"/>
          <w:sz w:val="24"/>
          <w:szCs w:val="24"/>
        </w:rPr>
        <w:t xml:space="preserve"> for</w:t>
      </w:r>
      <w:r w:rsidR="00380A52" w:rsidRPr="6711A753">
        <w:rPr>
          <w:rFonts w:ascii="Arial" w:hAnsi="Arial" w:cs="Arial"/>
          <w:sz w:val="24"/>
          <w:szCs w:val="24"/>
        </w:rPr>
        <w:t xml:space="preserve"> buffer and media prep</w:t>
      </w:r>
      <w:r w:rsidR="00AB2EFC" w:rsidRPr="6711A753">
        <w:rPr>
          <w:rFonts w:ascii="Arial" w:hAnsi="Arial" w:cs="Arial"/>
          <w:sz w:val="24"/>
          <w:szCs w:val="24"/>
        </w:rPr>
        <w:t xml:space="preserve">, and production. A </w:t>
      </w:r>
      <w:r w:rsidR="00380A52" w:rsidRPr="6711A753">
        <w:rPr>
          <w:rFonts w:ascii="Arial" w:hAnsi="Arial" w:cs="Arial"/>
          <w:sz w:val="24"/>
          <w:szCs w:val="24"/>
        </w:rPr>
        <w:t>logistic</w:t>
      </w:r>
      <w:r w:rsidR="008B11F3" w:rsidRPr="6711A753">
        <w:rPr>
          <w:rFonts w:ascii="Arial" w:hAnsi="Arial" w:cs="Arial"/>
          <w:sz w:val="24"/>
          <w:szCs w:val="24"/>
        </w:rPr>
        <w:t>s</w:t>
      </w:r>
      <w:r w:rsidR="00380A52" w:rsidRPr="6711A753">
        <w:rPr>
          <w:rFonts w:ascii="Arial" w:hAnsi="Arial" w:cs="Arial"/>
          <w:sz w:val="24"/>
          <w:szCs w:val="24"/>
        </w:rPr>
        <w:t xml:space="preserve"> center spine divides </w:t>
      </w:r>
      <w:r w:rsidR="00E11833" w:rsidRPr="6711A753">
        <w:rPr>
          <w:rFonts w:ascii="Arial" w:hAnsi="Arial" w:cs="Arial"/>
          <w:sz w:val="24"/>
          <w:szCs w:val="24"/>
        </w:rPr>
        <w:t xml:space="preserve">the </w:t>
      </w:r>
      <w:r w:rsidR="00AB2EFC" w:rsidRPr="6711A753">
        <w:rPr>
          <w:rFonts w:ascii="Arial" w:hAnsi="Arial" w:cs="Arial"/>
          <w:sz w:val="24"/>
          <w:szCs w:val="24"/>
        </w:rPr>
        <w:t xml:space="preserve">solution prep </w:t>
      </w:r>
      <w:r w:rsidR="00E11833" w:rsidRPr="6711A753">
        <w:rPr>
          <w:rFonts w:ascii="Arial" w:hAnsi="Arial" w:cs="Arial"/>
          <w:sz w:val="24"/>
          <w:szCs w:val="24"/>
        </w:rPr>
        <w:t>and</w:t>
      </w:r>
      <w:r w:rsidR="00380A52" w:rsidRPr="6711A753">
        <w:rPr>
          <w:rFonts w:ascii="Arial" w:hAnsi="Arial" w:cs="Arial"/>
          <w:sz w:val="24"/>
          <w:szCs w:val="24"/>
        </w:rPr>
        <w:t xml:space="preserve"> production</w:t>
      </w:r>
      <w:r w:rsidR="008B11F3" w:rsidRPr="6711A753">
        <w:rPr>
          <w:rFonts w:ascii="Arial" w:hAnsi="Arial" w:cs="Arial"/>
          <w:sz w:val="24"/>
          <w:szCs w:val="24"/>
        </w:rPr>
        <w:t xml:space="preserve"> areas</w:t>
      </w:r>
      <w:r w:rsidR="00380A52" w:rsidRPr="6711A753">
        <w:rPr>
          <w:rFonts w:ascii="Arial" w:hAnsi="Arial" w:cs="Arial"/>
          <w:sz w:val="24"/>
          <w:szCs w:val="24"/>
        </w:rPr>
        <w:t xml:space="preserve">. </w:t>
      </w:r>
      <w:r w:rsidR="00AB2EFC" w:rsidRPr="6711A753">
        <w:rPr>
          <w:rFonts w:ascii="Arial" w:hAnsi="Arial" w:cs="Arial"/>
          <w:sz w:val="24"/>
          <w:szCs w:val="24"/>
        </w:rPr>
        <w:t>The</w:t>
      </w:r>
      <w:r w:rsidR="001F3068" w:rsidRPr="6711A753">
        <w:rPr>
          <w:rFonts w:ascii="Arial" w:hAnsi="Arial" w:cs="Arial"/>
          <w:sz w:val="24"/>
          <w:szCs w:val="24"/>
        </w:rPr>
        <w:t xml:space="preserve"> production line</w:t>
      </w:r>
      <w:r w:rsidR="00AB2EFC" w:rsidRPr="6711A753">
        <w:rPr>
          <w:rFonts w:ascii="Arial" w:hAnsi="Arial" w:cs="Arial"/>
          <w:sz w:val="24"/>
          <w:szCs w:val="24"/>
        </w:rPr>
        <w:t xml:space="preserve"> is only </w:t>
      </w:r>
      <w:r w:rsidR="00E11833" w:rsidRPr="6711A753">
        <w:rPr>
          <w:rFonts w:ascii="Arial" w:hAnsi="Arial" w:cs="Arial"/>
          <w:sz w:val="24"/>
          <w:szCs w:val="24"/>
        </w:rPr>
        <w:t>approximately</w:t>
      </w:r>
      <w:r w:rsidR="001F3068" w:rsidRPr="6711A753">
        <w:rPr>
          <w:rFonts w:ascii="Arial" w:hAnsi="Arial" w:cs="Arial"/>
          <w:sz w:val="24"/>
          <w:szCs w:val="24"/>
        </w:rPr>
        <w:t xml:space="preserve"> 1/10 of the facility</w:t>
      </w:r>
      <w:r w:rsidR="006773B7" w:rsidRPr="6711A753">
        <w:rPr>
          <w:rFonts w:ascii="Arial" w:hAnsi="Arial" w:cs="Arial"/>
          <w:sz w:val="24"/>
          <w:szCs w:val="24"/>
        </w:rPr>
        <w:t xml:space="preserve"> (~9,000 square feet)</w:t>
      </w:r>
      <w:r w:rsidR="00E3376B" w:rsidRPr="6711A753">
        <w:rPr>
          <w:rFonts w:ascii="Arial" w:hAnsi="Arial" w:cs="Arial"/>
          <w:sz w:val="24"/>
          <w:szCs w:val="24"/>
        </w:rPr>
        <w:t>.</w:t>
      </w:r>
      <w:r w:rsidR="00D3591F" w:rsidRPr="6711A753">
        <w:rPr>
          <w:rFonts w:ascii="Arial" w:hAnsi="Arial" w:cs="Arial"/>
          <w:sz w:val="24"/>
          <w:szCs w:val="24"/>
        </w:rPr>
        <w:t xml:space="preserve"> </w:t>
      </w:r>
      <w:r w:rsidR="00F630B9" w:rsidRPr="6711A753">
        <w:rPr>
          <w:rFonts w:ascii="Arial" w:hAnsi="Arial" w:cs="Arial"/>
          <w:sz w:val="24"/>
          <w:szCs w:val="24"/>
        </w:rPr>
        <w:t xml:space="preserve">The only </w:t>
      </w:r>
      <w:r w:rsidR="00B243A1" w:rsidRPr="6711A753">
        <w:rPr>
          <w:rFonts w:ascii="Arial" w:hAnsi="Arial" w:cs="Arial"/>
          <w:sz w:val="24"/>
          <w:szCs w:val="24"/>
        </w:rPr>
        <w:t>Gr</w:t>
      </w:r>
      <w:r w:rsidR="00167515" w:rsidRPr="6711A753">
        <w:rPr>
          <w:rFonts w:ascii="Arial" w:hAnsi="Arial" w:cs="Arial"/>
          <w:sz w:val="24"/>
          <w:szCs w:val="24"/>
        </w:rPr>
        <w:t xml:space="preserve">ade C, </w:t>
      </w:r>
      <w:ins w:id="55" w:author="Erickson, John" w:date="2025-08-26T12:01:00Z" w16du:dateUtc="2025-08-26T16:01:00Z">
        <w:r w:rsidR="0032771D">
          <w:rPr>
            <w:rFonts w:ascii="Arial" w:hAnsi="Arial" w:cs="Arial"/>
            <w:sz w:val="24"/>
            <w:szCs w:val="24"/>
          </w:rPr>
          <w:t>(</w:t>
        </w:r>
      </w:ins>
      <w:commentRangeStart w:id="56"/>
      <w:commentRangeStart w:id="57"/>
      <w:r w:rsidR="00167515" w:rsidRPr="6711A753">
        <w:rPr>
          <w:rFonts w:ascii="Arial" w:hAnsi="Arial" w:cs="Arial"/>
          <w:sz w:val="24"/>
          <w:szCs w:val="24"/>
        </w:rPr>
        <w:t>ISO 8</w:t>
      </w:r>
      <w:ins w:id="58" w:author="Erickson, John" w:date="2025-08-26T12:00:00Z" w16du:dateUtc="2025-08-26T16:00:00Z">
        <w:r w:rsidR="00EC0EB6">
          <w:rPr>
            <w:rFonts w:ascii="Arial" w:hAnsi="Arial" w:cs="Arial"/>
            <w:sz w:val="24"/>
            <w:szCs w:val="24"/>
          </w:rPr>
          <w:t xml:space="preserve"> </w:t>
        </w:r>
        <w:r w:rsidR="00C61690">
          <w:rPr>
            <w:rFonts w:ascii="Arial" w:hAnsi="Arial" w:cs="Arial"/>
            <w:sz w:val="24"/>
            <w:szCs w:val="24"/>
          </w:rPr>
          <w:t>in operation</w:t>
        </w:r>
      </w:ins>
      <w:ins w:id="59" w:author="Erickson, John" w:date="2025-08-26T12:01:00Z" w16du:dateUtc="2025-08-26T16:01:00Z">
        <w:r w:rsidR="00BB7A08">
          <w:rPr>
            <w:rFonts w:ascii="Arial" w:hAnsi="Arial" w:cs="Arial"/>
            <w:sz w:val="24"/>
            <w:szCs w:val="24"/>
          </w:rPr>
          <w:t>)</w:t>
        </w:r>
      </w:ins>
      <w:r w:rsidR="00167515" w:rsidRPr="6711A753">
        <w:rPr>
          <w:rFonts w:ascii="Arial" w:hAnsi="Arial" w:cs="Arial"/>
          <w:sz w:val="24"/>
          <w:szCs w:val="24"/>
        </w:rPr>
        <w:t xml:space="preserve"> </w:t>
      </w:r>
      <w:commentRangeEnd w:id="56"/>
      <w:r w:rsidRPr="6711A753">
        <w:rPr>
          <w:rStyle w:val="CommentReference"/>
          <w:rFonts w:ascii="Arial" w:hAnsi="Arial" w:cs="Arial"/>
          <w:sz w:val="24"/>
          <w:szCs w:val="24"/>
        </w:rPr>
        <w:commentReference w:id="56"/>
      </w:r>
      <w:commentRangeEnd w:id="57"/>
      <w:r w:rsidR="00541F6D" w:rsidRPr="6711A753">
        <w:rPr>
          <w:rStyle w:val="CommentReference"/>
          <w:rFonts w:ascii="Arial" w:hAnsi="Arial" w:cs="Arial"/>
          <w:sz w:val="24"/>
          <w:szCs w:val="24"/>
        </w:rPr>
        <w:commentReference w:id="57"/>
      </w:r>
      <w:r w:rsidR="00167515" w:rsidRPr="6711A753">
        <w:rPr>
          <w:rFonts w:ascii="Arial" w:hAnsi="Arial" w:cs="Arial"/>
          <w:sz w:val="24"/>
          <w:szCs w:val="24"/>
        </w:rPr>
        <w:t>space</w:t>
      </w:r>
      <w:r w:rsidR="00F630B9" w:rsidRPr="6711A753">
        <w:rPr>
          <w:rFonts w:ascii="Arial" w:hAnsi="Arial" w:cs="Arial"/>
          <w:sz w:val="24"/>
          <w:szCs w:val="24"/>
        </w:rPr>
        <w:t xml:space="preserve"> in the facility is Inoculum Prep</w:t>
      </w:r>
      <w:r w:rsidR="00D45C33" w:rsidRPr="6711A753">
        <w:rPr>
          <w:rFonts w:ascii="Arial" w:hAnsi="Arial" w:cs="Arial"/>
          <w:sz w:val="24"/>
          <w:szCs w:val="24"/>
        </w:rPr>
        <w:t xml:space="preserve">. </w:t>
      </w:r>
      <w:r w:rsidR="00977DB9" w:rsidRPr="6711A753">
        <w:rPr>
          <w:rFonts w:ascii="Arial" w:hAnsi="Arial" w:cs="Arial"/>
          <w:sz w:val="24"/>
          <w:szCs w:val="24"/>
        </w:rPr>
        <w:t xml:space="preserve">Walking through the </w:t>
      </w:r>
      <w:r w:rsidR="003803B8" w:rsidRPr="6711A753">
        <w:rPr>
          <w:rFonts w:ascii="Arial" w:hAnsi="Arial" w:cs="Arial"/>
          <w:sz w:val="24"/>
          <w:szCs w:val="24"/>
        </w:rPr>
        <w:t>layout</w:t>
      </w:r>
      <w:r w:rsidR="00977DB9" w:rsidRPr="6711A753">
        <w:rPr>
          <w:rFonts w:ascii="Arial" w:hAnsi="Arial" w:cs="Arial"/>
          <w:sz w:val="24"/>
          <w:szCs w:val="24"/>
        </w:rPr>
        <w:t xml:space="preserve">, there is a </w:t>
      </w:r>
      <w:r w:rsidR="417D1B08" w:rsidRPr="6711A753">
        <w:rPr>
          <w:rFonts w:ascii="Arial" w:hAnsi="Arial" w:cs="Arial"/>
          <w:sz w:val="24"/>
          <w:szCs w:val="24"/>
        </w:rPr>
        <w:lastRenderedPageBreak/>
        <w:t xml:space="preserve">unidirectional flow of materials </w:t>
      </w:r>
      <w:r w:rsidR="00977DB9" w:rsidRPr="6711A753">
        <w:rPr>
          <w:rFonts w:ascii="Arial" w:hAnsi="Arial" w:cs="Arial"/>
          <w:sz w:val="24"/>
          <w:szCs w:val="24"/>
        </w:rPr>
        <w:t xml:space="preserve">from </w:t>
      </w:r>
      <w:r w:rsidR="00F630B9" w:rsidRPr="6711A753">
        <w:rPr>
          <w:rFonts w:ascii="Arial" w:hAnsi="Arial" w:cs="Arial"/>
          <w:sz w:val="24"/>
          <w:szCs w:val="24"/>
        </w:rPr>
        <w:t>Inoculum P</w:t>
      </w:r>
      <w:r w:rsidR="00977DB9" w:rsidRPr="6711A753">
        <w:rPr>
          <w:rFonts w:ascii="Arial" w:hAnsi="Arial" w:cs="Arial"/>
          <w:sz w:val="24"/>
          <w:szCs w:val="24"/>
        </w:rPr>
        <w:t xml:space="preserve">rep to a combined </w:t>
      </w:r>
      <w:commentRangeStart w:id="60"/>
      <w:commentRangeStart w:id="61"/>
      <w:r w:rsidR="00B243A1" w:rsidRPr="6711A753">
        <w:rPr>
          <w:rFonts w:ascii="Arial" w:hAnsi="Arial" w:cs="Arial"/>
          <w:sz w:val="24"/>
          <w:szCs w:val="24"/>
        </w:rPr>
        <w:t>Grade D</w:t>
      </w:r>
      <w:commentRangeEnd w:id="60"/>
      <w:r w:rsidRPr="6711A753">
        <w:rPr>
          <w:rStyle w:val="CommentReference"/>
          <w:rFonts w:ascii="Arial" w:hAnsi="Arial" w:cs="Arial"/>
          <w:sz w:val="24"/>
          <w:szCs w:val="24"/>
        </w:rPr>
        <w:commentReference w:id="60"/>
      </w:r>
      <w:commentRangeEnd w:id="61"/>
      <w:r w:rsidR="00541F6D" w:rsidRPr="6711A753">
        <w:rPr>
          <w:rStyle w:val="CommentReference"/>
          <w:rFonts w:ascii="Arial" w:hAnsi="Arial" w:cs="Arial"/>
          <w:sz w:val="24"/>
          <w:szCs w:val="24"/>
        </w:rPr>
        <w:commentReference w:id="61"/>
      </w:r>
      <w:r w:rsidR="00FB3AA8" w:rsidRPr="6711A753">
        <w:rPr>
          <w:rFonts w:ascii="Arial" w:hAnsi="Arial" w:cs="Arial"/>
          <w:sz w:val="24"/>
          <w:szCs w:val="24"/>
        </w:rPr>
        <w:t xml:space="preserve"> </w:t>
      </w:r>
      <w:ins w:id="62" w:author="Erickson, John" w:date="2025-08-26T12:01:00Z" w16du:dateUtc="2025-08-26T16:01:00Z">
        <w:r w:rsidR="00133322">
          <w:rPr>
            <w:rFonts w:ascii="Arial" w:hAnsi="Arial" w:cs="Arial"/>
            <w:sz w:val="24"/>
            <w:szCs w:val="24"/>
          </w:rPr>
          <w:t xml:space="preserve">(ISO 8 at rest) </w:t>
        </w:r>
      </w:ins>
      <w:r w:rsidR="00FB3AA8" w:rsidRPr="6711A753">
        <w:rPr>
          <w:rFonts w:ascii="Arial" w:hAnsi="Arial" w:cs="Arial"/>
          <w:sz w:val="24"/>
          <w:szCs w:val="24"/>
        </w:rPr>
        <w:t>upstream</w:t>
      </w:r>
      <w:r w:rsidR="00B243A1" w:rsidRPr="6711A753">
        <w:rPr>
          <w:rFonts w:ascii="Arial" w:hAnsi="Arial" w:cs="Arial"/>
          <w:sz w:val="24"/>
          <w:szCs w:val="24"/>
        </w:rPr>
        <w:t xml:space="preserve"> </w:t>
      </w:r>
      <w:r w:rsidR="00FB3AA8" w:rsidRPr="6711A753">
        <w:rPr>
          <w:rFonts w:ascii="Arial" w:hAnsi="Arial" w:cs="Arial"/>
          <w:sz w:val="24"/>
          <w:szCs w:val="24"/>
        </w:rPr>
        <w:t>(</w:t>
      </w:r>
      <w:r w:rsidR="00977DB9" w:rsidRPr="6711A753">
        <w:rPr>
          <w:rFonts w:ascii="Arial" w:hAnsi="Arial" w:cs="Arial"/>
          <w:sz w:val="24"/>
          <w:szCs w:val="24"/>
        </w:rPr>
        <w:t>cell culture/pre-viral</w:t>
      </w:r>
      <w:r w:rsidR="00976975" w:rsidRPr="6711A753">
        <w:rPr>
          <w:rFonts w:ascii="Arial" w:hAnsi="Arial" w:cs="Arial"/>
          <w:sz w:val="24"/>
          <w:szCs w:val="24"/>
        </w:rPr>
        <w:t>)</w:t>
      </w:r>
      <w:r w:rsidR="00977DB9" w:rsidRPr="6711A753">
        <w:rPr>
          <w:rFonts w:ascii="Arial" w:hAnsi="Arial" w:cs="Arial"/>
          <w:sz w:val="24"/>
          <w:szCs w:val="24"/>
        </w:rPr>
        <w:t xml:space="preserve"> area</w:t>
      </w:r>
      <w:r w:rsidR="00B243A1" w:rsidRPr="6711A753">
        <w:rPr>
          <w:rFonts w:ascii="Arial" w:hAnsi="Arial" w:cs="Arial"/>
          <w:sz w:val="24"/>
          <w:szCs w:val="24"/>
        </w:rPr>
        <w:t xml:space="preserve"> and</w:t>
      </w:r>
      <w:r w:rsidR="00E42BF7" w:rsidRPr="6711A753">
        <w:rPr>
          <w:rFonts w:ascii="Arial" w:hAnsi="Arial" w:cs="Arial"/>
          <w:sz w:val="24"/>
          <w:szCs w:val="24"/>
        </w:rPr>
        <w:t xml:space="preserve"> </w:t>
      </w:r>
      <w:r w:rsidR="03AE60B4" w:rsidRPr="6711A753">
        <w:rPr>
          <w:rFonts w:ascii="Arial" w:hAnsi="Arial" w:cs="Arial"/>
          <w:sz w:val="24"/>
          <w:szCs w:val="24"/>
        </w:rPr>
        <w:t xml:space="preserve">then into the </w:t>
      </w:r>
      <w:r w:rsidR="00E42BF7" w:rsidRPr="6711A753">
        <w:rPr>
          <w:rFonts w:ascii="Arial" w:hAnsi="Arial" w:cs="Arial"/>
          <w:sz w:val="24"/>
          <w:szCs w:val="24"/>
        </w:rPr>
        <w:t>adjacent</w:t>
      </w:r>
      <w:r w:rsidR="00976975" w:rsidRPr="6711A753">
        <w:rPr>
          <w:rFonts w:ascii="Arial" w:hAnsi="Arial" w:cs="Arial"/>
          <w:sz w:val="24"/>
          <w:szCs w:val="24"/>
        </w:rPr>
        <w:t xml:space="preserve"> Grade D</w:t>
      </w:r>
      <w:r w:rsidR="00E42BF7" w:rsidRPr="6711A753">
        <w:rPr>
          <w:rFonts w:ascii="Arial" w:hAnsi="Arial" w:cs="Arial"/>
          <w:sz w:val="24"/>
          <w:szCs w:val="24"/>
        </w:rPr>
        <w:t xml:space="preserve"> post-viral area.</w:t>
      </w:r>
    </w:p>
    <w:p w14:paraId="20AB152C" w14:textId="2FD0F1DA" w:rsidR="00C50AB6" w:rsidRPr="00A74770" w:rsidRDefault="00C50AB6" w:rsidP="00105E62">
      <w:pPr>
        <w:spacing w:after="0" w:line="480" w:lineRule="auto"/>
        <w:rPr>
          <w:rFonts w:ascii="Arial" w:hAnsi="Arial" w:cs="Arial"/>
          <w:sz w:val="24"/>
          <w:szCs w:val="24"/>
        </w:rPr>
      </w:pPr>
    </w:p>
    <w:p w14:paraId="7227CDB8" w14:textId="30C451A6" w:rsidR="00C50AB6" w:rsidRPr="00A74770" w:rsidRDefault="00C50AB6" w:rsidP="00105E62">
      <w:pPr>
        <w:spacing w:after="0" w:line="480" w:lineRule="auto"/>
        <w:rPr>
          <w:rFonts w:ascii="Arial" w:hAnsi="Arial" w:cs="Arial"/>
          <w:sz w:val="24"/>
          <w:szCs w:val="24"/>
        </w:rPr>
      </w:pPr>
      <w:bookmarkStart w:id="63" w:name="_Toc1156042083"/>
      <w:r w:rsidRPr="00A74770">
        <w:rPr>
          <w:rFonts w:ascii="Arial" w:hAnsi="Arial" w:cs="Arial"/>
          <w:sz w:val="24"/>
          <w:szCs w:val="24"/>
        </w:rPr>
        <w:t>Flows</w:t>
      </w:r>
      <w:bookmarkEnd w:id="63"/>
    </w:p>
    <w:p w14:paraId="2D1D184A" w14:textId="3E0B872A" w:rsidR="00895231" w:rsidRPr="00A74770" w:rsidRDefault="00DE3141" w:rsidP="00105E62">
      <w:pPr>
        <w:spacing w:after="0" w:line="480" w:lineRule="auto"/>
        <w:rPr>
          <w:rFonts w:ascii="Arial" w:hAnsi="Arial" w:cs="Arial"/>
          <w:sz w:val="24"/>
          <w:szCs w:val="24"/>
        </w:rPr>
      </w:pPr>
      <w:r w:rsidRPr="00A74770">
        <w:rPr>
          <w:rFonts w:ascii="Arial" w:hAnsi="Arial" w:cs="Arial"/>
          <w:sz w:val="24"/>
          <w:szCs w:val="24"/>
        </w:rPr>
        <w:t>F</w:t>
      </w:r>
      <w:r w:rsidR="00C50AB6" w:rsidRPr="00A74770">
        <w:rPr>
          <w:rFonts w:ascii="Arial" w:hAnsi="Arial" w:cs="Arial"/>
          <w:sz w:val="24"/>
          <w:szCs w:val="24"/>
        </w:rPr>
        <w:t>acility</w:t>
      </w:r>
      <w:r w:rsidRPr="00A74770">
        <w:rPr>
          <w:rFonts w:ascii="Arial" w:hAnsi="Arial" w:cs="Arial"/>
          <w:sz w:val="24"/>
          <w:szCs w:val="24"/>
        </w:rPr>
        <w:t xml:space="preserve"> personnel</w:t>
      </w:r>
      <w:r w:rsidR="00C50AB6" w:rsidRPr="00A74770">
        <w:rPr>
          <w:rFonts w:ascii="Arial" w:hAnsi="Arial" w:cs="Arial"/>
          <w:sz w:val="24"/>
          <w:szCs w:val="24"/>
        </w:rPr>
        <w:t xml:space="preserve"> </w:t>
      </w:r>
      <w:r w:rsidR="00A3088A" w:rsidRPr="00A74770">
        <w:rPr>
          <w:rFonts w:ascii="Arial" w:hAnsi="Arial" w:cs="Arial"/>
          <w:sz w:val="24"/>
          <w:szCs w:val="24"/>
        </w:rPr>
        <w:t xml:space="preserve">maintain </w:t>
      </w:r>
      <w:r w:rsidRPr="00A74770">
        <w:rPr>
          <w:rFonts w:ascii="Arial" w:hAnsi="Arial" w:cs="Arial"/>
          <w:sz w:val="24"/>
          <w:szCs w:val="24"/>
        </w:rPr>
        <w:t xml:space="preserve">a </w:t>
      </w:r>
      <w:r w:rsidR="00C50AB6" w:rsidRPr="00A74770">
        <w:rPr>
          <w:rFonts w:ascii="Arial" w:hAnsi="Arial" w:cs="Arial"/>
          <w:sz w:val="24"/>
          <w:szCs w:val="24"/>
        </w:rPr>
        <w:t>bi-directional</w:t>
      </w:r>
      <w:r w:rsidRPr="00A74770">
        <w:rPr>
          <w:rFonts w:ascii="Arial" w:hAnsi="Arial" w:cs="Arial"/>
          <w:sz w:val="24"/>
          <w:szCs w:val="24"/>
        </w:rPr>
        <w:t xml:space="preserve"> flow</w:t>
      </w:r>
      <w:r w:rsidR="00A3088A" w:rsidRPr="00A74770">
        <w:rPr>
          <w:rFonts w:ascii="Arial" w:hAnsi="Arial" w:cs="Arial"/>
          <w:sz w:val="24"/>
          <w:szCs w:val="24"/>
        </w:rPr>
        <w:t xml:space="preserve"> throughout the facility</w:t>
      </w:r>
      <w:r w:rsidRPr="00A74770">
        <w:rPr>
          <w:rFonts w:ascii="Arial" w:hAnsi="Arial" w:cs="Arial"/>
          <w:sz w:val="24"/>
          <w:szCs w:val="24"/>
        </w:rPr>
        <w:t xml:space="preserve">; </w:t>
      </w:r>
      <w:r w:rsidR="00356460" w:rsidRPr="00A74770">
        <w:rPr>
          <w:rFonts w:ascii="Arial" w:hAnsi="Arial" w:cs="Arial"/>
          <w:sz w:val="24"/>
          <w:szCs w:val="24"/>
        </w:rPr>
        <w:t>however,</w:t>
      </w:r>
      <w:r w:rsidR="00A3088A" w:rsidRPr="00A74770">
        <w:rPr>
          <w:rFonts w:ascii="Arial" w:hAnsi="Arial" w:cs="Arial"/>
          <w:sz w:val="24"/>
          <w:szCs w:val="24"/>
        </w:rPr>
        <w:t xml:space="preserve"> </w:t>
      </w:r>
      <w:r w:rsidRPr="00A74770">
        <w:rPr>
          <w:rFonts w:ascii="Arial" w:hAnsi="Arial" w:cs="Arial"/>
          <w:sz w:val="24"/>
          <w:szCs w:val="24"/>
        </w:rPr>
        <w:t xml:space="preserve">the manufacturing process </w:t>
      </w:r>
      <w:r w:rsidR="00A3088A" w:rsidRPr="00A74770">
        <w:rPr>
          <w:rFonts w:ascii="Arial" w:hAnsi="Arial" w:cs="Arial"/>
          <w:sz w:val="24"/>
          <w:szCs w:val="24"/>
        </w:rPr>
        <w:t xml:space="preserve">flow </w:t>
      </w:r>
      <w:r w:rsidRPr="00A74770">
        <w:rPr>
          <w:rFonts w:ascii="Arial" w:hAnsi="Arial" w:cs="Arial"/>
          <w:sz w:val="24"/>
          <w:szCs w:val="24"/>
        </w:rPr>
        <w:t>is</w:t>
      </w:r>
      <w:r w:rsidR="00C50AB6" w:rsidRPr="00A74770">
        <w:rPr>
          <w:rFonts w:ascii="Arial" w:hAnsi="Arial" w:cs="Arial"/>
          <w:sz w:val="24"/>
          <w:szCs w:val="24"/>
        </w:rPr>
        <w:t xml:space="preserve"> unidirectional.</w:t>
      </w:r>
      <w:r w:rsidR="72B1AFCA" w:rsidRPr="00A74770">
        <w:rPr>
          <w:rFonts w:ascii="Arial" w:hAnsi="Arial" w:cs="Arial"/>
          <w:sz w:val="24"/>
          <w:szCs w:val="24"/>
        </w:rPr>
        <w:t xml:space="preserve"> </w:t>
      </w:r>
      <w:r w:rsidR="6BF3A865" w:rsidRPr="00A74770">
        <w:rPr>
          <w:rFonts w:ascii="Arial" w:hAnsi="Arial" w:cs="Arial"/>
          <w:sz w:val="24"/>
          <w:szCs w:val="24"/>
        </w:rPr>
        <w:t xml:space="preserve">Material </w:t>
      </w:r>
      <w:r w:rsidR="00124DA8" w:rsidRPr="00A74770">
        <w:rPr>
          <w:rFonts w:ascii="Arial" w:hAnsi="Arial" w:cs="Arial"/>
          <w:sz w:val="24"/>
          <w:szCs w:val="24"/>
        </w:rPr>
        <w:t xml:space="preserve">flows </w:t>
      </w:r>
      <w:r w:rsidR="00300BC1" w:rsidRPr="00A74770">
        <w:rPr>
          <w:rFonts w:ascii="Arial" w:hAnsi="Arial" w:cs="Arial"/>
          <w:sz w:val="24"/>
          <w:szCs w:val="24"/>
        </w:rPr>
        <w:t>for</w:t>
      </w:r>
      <w:r w:rsidRPr="00A74770">
        <w:rPr>
          <w:rFonts w:ascii="Arial" w:hAnsi="Arial" w:cs="Arial"/>
          <w:sz w:val="24"/>
          <w:szCs w:val="24"/>
        </w:rPr>
        <w:t xml:space="preserve"> stock, buffer, media, and product</w:t>
      </w:r>
      <w:r w:rsidR="67F44FDE" w:rsidRPr="00A74770">
        <w:rPr>
          <w:rFonts w:ascii="Arial" w:hAnsi="Arial" w:cs="Arial"/>
          <w:sz w:val="24"/>
          <w:szCs w:val="24"/>
        </w:rPr>
        <w:t xml:space="preserve"> are shown in Figure 6</w:t>
      </w:r>
      <w:r w:rsidR="00124DA8" w:rsidRPr="00A74770">
        <w:rPr>
          <w:rFonts w:ascii="Arial" w:hAnsi="Arial" w:cs="Arial"/>
          <w:sz w:val="24"/>
          <w:szCs w:val="24"/>
        </w:rPr>
        <w:t xml:space="preserve">. </w:t>
      </w:r>
      <w:r w:rsidR="52EA3581" w:rsidRPr="00A74770">
        <w:rPr>
          <w:rFonts w:ascii="Arial" w:hAnsi="Arial" w:cs="Arial"/>
          <w:sz w:val="24"/>
          <w:szCs w:val="24"/>
        </w:rPr>
        <w:t>The p</w:t>
      </w:r>
      <w:r w:rsidRPr="00A74770">
        <w:rPr>
          <w:rFonts w:ascii="Arial" w:hAnsi="Arial" w:cs="Arial"/>
          <w:sz w:val="24"/>
          <w:szCs w:val="24"/>
        </w:rPr>
        <w:t>roduct</w:t>
      </w:r>
      <w:r w:rsidR="26D10336" w:rsidRPr="00A74770">
        <w:rPr>
          <w:rFonts w:ascii="Arial" w:hAnsi="Arial" w:cs="Arial"/>
          <w:sz w:val="24"/>
          <w:szCs w:val="24"/>
        </w:rPr>
        <w:t xml:space="preserve">ion path begins </w:t>
      </w:r>
      <w:r w:rsidR="05AA01EA" w:rsidRPr="00A74770">
        <w:rPr>
          <w:rFonts w:ascii="Arial" w:hAnsi="Arial" w:cs="Arial"/>
          <w:sz w:val="24"/>
          <w:szCs w:val="24"/>
        </w:rPr>
        <w:t xml:space="preserve">with </w:t>
      </w:r>
      <w:r w:rsidR="59F2D144" w:rsidRPr="00A74770">
        <w:rPr>
          <w:rFonts w:ascii="Arial" w:hAnsi="Arial" w:cs="Arial"/>
          <w:sz w:val="24"/>
          <w:szCs w:val="24"/>
        </w:rPr>
        <w:t>s</w:t>
      </w:r>
      <w:r w:rsidR="00CF0E4B" w:rsidRPr="00A74770">
        <w:rPr>
          <w:rFonts w:ascii="Arial" w:hAnsi="Arial" w:cs="Arial"/>
          <w:sz w:val="24"/>
          <w:szCs w:val="24"/>
        </w:rPr>
        <w:t xml:space="preserve">haker </w:t>
      </w:r>
      <w:r w:rsidR="00370325" w:rsidRPr="00A74770">
        <w:rPr>
          <w:rFonts w:ascii="Arial" w:hAnsi="Arial" w:cs="Arial"/>
          <w:sz w:val="24"/>
          <w:szCs w:val="24"/>
        </w:rPr>
        <w:t xml:space="preserve">flasks inside </w:t>
      </w:r>
      <w:r w:rsidR="00EC56BF" w:rsidRPr="00A74770">
        <w:rPr>
          <w:rFonts w:ascii="Arial" w:hAnsi="Arial" w:cs="Arial"/>
          <w:sz w:val="24"/>
          <w:szCs w:val="24"/>
        </w:rPr>
        <w:t xml:space="preserve">the </w:t>
      </w:r>
      <w:r w:rsidR="590B5D08" w:rsidRPr="00A74770">
        <w:rPr>
          <w:rFonts w:ascii="Arial" w:hAnsi="Arial" w:cs="Arial"/>
          <w:sz w:val="24"/>
          <w:szCs w:val="24"/>
        </w:rPr>
        <w:t>I</w:t>
      </w:r>
      <w:r w:rsidR="00370325" w:rsidRPr="00A74770">
        <w:rPr>
          <w:rFonts w:ascii="Arial" w:hAnsi="Arial" w:cs="Arial"/>
          <w:sz w:val="24"/>
          <w:szCs w:val="24"/>
        </w:rPr>
        <w:t>nocul</w:t>
      </w:r>
      <w:r w:rsidR="008160D9" w:rsidRPr="00A74770">
        <w:rPr>
          <w:rFonts w:ascii="Arial" w:hAnsi="Arial" w:cs="Arial"/>
          <w:sz w:val="24"/>
          <w:szCs w:val="24"/>
        </w:rPr>
        <w:t>um</w:t>
      </w:r>
      <w:r w:rsidR="00370325" w:rsidRPr="00A74770">
        <w:rPr>
          <w:rFonts w:ascii="Arial" w:hAnsi="Arial" w:cs="Arial"/>
          <w:sz w:val="24"/>
          <w:szCs w:val="24"/>
        </w:rPr>
        <w:t xml:space="preserve"> </w:t>
      </w:r>
      <w:r w:rsidR="028EB61C" w:rsidRPr="00A74770">
        <w:rPr>
          <w:rFonts w:ascii="Arial" w:hAnsi="Arial" w:cs="Arial"/>
          <w:sz w:val="24"/>
          <w:szCs w:val="24"/>
        </w:rPr>
        <w:t>P</w:t>
      </w:r>
      <w:r w:rsidR="00370325" w:rsidRPr="00A74770">
        <w:rPr>
          <w:rFonts w:ascii="Arial" w:hAnsi="Arial" w:cs="Arial"/>
          <w:sz w:val="24"/>
          <w:szCs w:val="24"/>
        </w:rPr>
        <w:t>rep</w:t>
      </w:r>
      <w:r w:rsidR="00EC56BF" w:rsidRPr="00A74770">
        <w:rPr>
          <w:rFonts w:ascii="Arial" w:hAnsi="Arial" w:cs="Arial"/>
          <w:sz w:val="24"/>
          <w:szCs w:val="24"/>
        </w:rPr>
        <w:t xml:space="preserve"> room</w:t>
      </w:r>
      <w:r w:rsidR="00370325" w:rsidRPr="00A74770">
        <w:rPr>
          <w:rFonts w:ascii="Arial" w:hAnsi="Arial" w:cs="Arial"/>
          <w:sz w:val="24"/>
          <w:szCs w:val="24"/>
        </w:rPr>
        <w:t xml:space="preserve">, </w:t>
      </w:r>
      <w:r w:rsidR="00EC56BF" w:rsidRPr="00A74770">
        <w:rPr>
          <w:rFonts w:ascii="Arial" w:hAnsi="Arial" w:cs="Arial"/>
          <w:sz w:val="24"/>
          <w:szCs w:val="24"/>
        </w:rPr>
        <w:t xml:space="preserve">then </w:t>
      </w:r>
      <w:r w:rsidRPr="00A74770">
        <w:rPr>
          <w:rFonts w:ascii="Arial" w:hAnsi="Arial" w:cs="Arial"/>
          <w:sz w:val="24"/>
          <w:szCs w:val="24"/>
        </w:rPr>
        <w:t xml:space="preserve">moves </w:t>
      </w:r>
      <w:r w:rsidR="00370325" w:rsidRPr="00A74770">
        <w:rPr>
          <w:rFonts w:ascii="Arial" w:hAnsi="Arial" w:cs="Arial"/>
          <w:sz w:val="24"/>
          <w:szCs w:val="24"/>
        </w:rPr>
        <w:t xml:space="preserve">through a pass box into </w:t>
      </w:r>
      <w:r w:rsidR="43D9ADE4" w:rsidRPr="00A74770">
        <w:rPr>
          <w:rFonts w:ascii="Arial" w:hAnsi="Arial" w:cs="Arial"/>
          <w:sz w:val="24"/>
          <w:szCs w:val="24"/>
        </w:rPr>
        <w:t xml:space="preserve">the </w:t>
      </w:r>
      <w:r w:rsidR="00725361">
        <w:rPr>
          <w:rFonts w:ascii="Arial" w:hAnsi="Arial" w:cs="Arial"/>
          <w:sz w:val="24"/>
          <w:szCs w:val="24"/>
        </w:rPr>
        <w:t xml:space="preserve">rocker bioreactors </w:t>
      </w:r>
      <w:r w:rsidR="3293178F" w:rsidRPr="00A74770">
        <w:rPr>
          <w:rFonts w:ascii="Arial" w:hAnsi="Arial" w:cs="Arial"/>
          <w:sz w:val="24"/>
          <w:szCs w:val="24"/>
        </w:rPr>
        <w:t>located in the Upstream / Pre-Viral Suite</w:t>
      </w:r>
      <w:r w:rsidR="008160D9" w:rsidRPr="00A74770">
        <w:rPr>
          <w:rFonts w:ascii="Arial" w:hAnsi="Arial" w:cs="Arial"/>
          <w:sz w:val="24"/>
          <w:szCs w:val="24"/>
        </w:rPr>
        <w:t>,</w:t>
      </w:r>
      <w:r w:rsidR="18C5C698" w:rsidRPr="00A74770">
        <w:rPr>
          <w:rFonts w:ascii="Arial" w:hAnsi="Arial" w:cs="Arial"/>
          <w:sz w:val="24"/>
          <w:szCs w:val="24"/>
        </w:rPr>
        <w:t xml:space="preserve"> then </w:t>
      </w:r>
      <w:r w:rsidR="008160D9" w:rsidRPr="00A74770">
        <w:rPr>
          <w:rFonts w:ascii="Arial" w:hAnsi="Arial" w:cs="Arial"/>
          <w:sz w:val="24"/>
          <w:szCs w:val="24"/>
        </w:rPr>
        <w:t xml:space="preserve">into </w:t>
      </w:r>
      <w:r w:rsidR="00B437D1" w:rsidRPr="00A74770">
        <w:rPr>
          <w:rFonts w:ascii="Arial" w:hAnsi="Arial" w:cs="Arial"/>
          <w:sz w:val="24"/>
          <w:szCs w:val="24"/>
        </w:rPr>
        <w:t xml:space="preserve">500-L </w:t>
      </w:r>
      <w:r w:rsidRPr="00A74770">
        <w:rPr>
          <w:rFonts w:ascii="Arial" w:hAnsi="Arial" w:cs="Arial"/>
          <w:sz w:val="24"/>
          <w:szCs w:val="24"/>
        </w:rPr>
        <w:t>SUB</w:t>
      </w:r>
      <w:r w:rsidR="008160D9" w:rsidRPr="00A74770">
        <w:rPr>
          <w:rFonts w:ascii="Arial" w:hAnsi="Arial" w:cs="Arial"/>
          <w:sz w:val="24"/>
          <w:szCs w:val="24"/>
        </w:rPr>
        <w:t>s</w:t>
      </w:r>
      <w:r w:rsidR="1BFA2932" w:rsidRPr="00A74770">
        <w:rPr>
          <w:rFonts w:ascii="Arial" w:hAnsi="Arial" w:cs="Arial"/>
          <w:sz w:val="24"/>
          <w:szCs w:val="24"/>
        </w:rPr>
        <w:t xml:space="preserve">, </w:t>
      </w:r>
      <w:r w:rsidR="00CF0E4B" w:rsidRPr="00A74770">
        <w:rPr>
          <w:rFonts w:ascii="Arial" w:hAnsi="Arial" w:cs="Arial"/>
          <w:sz w:val="24"/>
          <w:szCs w:val="24"/>
        </w:rPr>
        <w:t>then</w:t>
      </w:r>
      <w:r w:rsidR="20958AF7" w:rsidRPr="00A74770">
        <w:rPr>
          <w:rFonts w:ascii="Arial" w:hAnsi="Arial" w:cs="Arial"/>
          <w:sz w:val="24"/>
          <w:szCs w:val="24"/>
        </w:rPr>
        <w:t xml:space="preserve"> into</w:t>
      </w:r>
      <w:r w:rsidR="00B437D1" w:rsidRPr="00A74770">
        <w:rPr>
          <w:rFonts w:ascii="Arial" w:hAnsi="Arial" w:cs="Arial"/>
          <w:sz w:val="24"/>
          <w:szCs w:val="24"/>
        </w:rPr>
        <w:t xml:space="preserve"> </w:t>
      </w:r>
      <w:r w:rsidRPr="00A74770">
        <w:rPr>
          <w:rFonts w:ascii="Arial" w:hAnsi="Arial" w:cs="Arial"/>
          <w:sz w:val="24"/>
          <w:szCs w:val="24"/>
        </w:rPr>
        <w:t xml:space="preserve">two </w:t>
      </w:r>
      <w:r w:rsidR="00B437D1" w:rsidRPr="00A74770">
        <w:rPr>
          <w:rFonts w:ascii="Arial" w:hAnsi="Arial" w:cs="Arial"/>
          <w:sz w:val="24"/>
          <w:szCs w:val="24"/>
        </w:rPr>
        <w:t>2-kL</w:t>
      </w:r>
      <w:r w:rsidRPr="00A74770">
        <w:rPr>
          <w:rFonts w:ascii="Arial" w:hAnsi="Arial" w:cs="Arial"/>
          <w:sz w:val="24"/>
          <w:szCs w:val="24"/>
        </w:rPr>
        <w:t xml:space="preserve"> SUBs</w:t>
      </w:r>
      <w:r w:rsidR="58B36DF2" w:rsidRPr="00A74770">
        <w:rPr>
          <w:rFonts w:ascii="Arial" w:hAnsi="Arial" w:cs="Arial"/>
          <w:sz w:val="24"/>
          <w:szCs w:val="24"/>
        </w:rPr>
        <w:t xml:space="preserve"> (or a single </w:t>
      </w:r>
      <w:r w:rsidR="00725361">
        <w:rPr>
          <w:rFonts w:ascii="Arial" w:hAnsi="Arial" w:cs="Arial"/>
          <w:sz w:val="24"/>
          <w:szCs w:val="24"/>
        </w:rPr>
        <w:t>4 kL</w:t>
      </w:r>
      <w:r w:rsidR="58B36DF2" w:rsidRPr="00A74770">
        <w:rPr>
          <w:rFonts w:ascii="Arial" w:hAnsi="Arial" w:cs="Arial"/>
          <w:sz w:val="24"/>
          <w:szCs w:val="24"/>
        </w:rPr>
        <w:t xml:space="preserve"> SUB)</w:t>
      </w:r>
      <w:r w:rsidR="00B437D1" w:rsidRPr="00A74770">
        <w:rPr>
          <w:rFonts w:ascii="Arial" w:hAnsi="Arial" w:cs="Arial"/>
          <w:sz w:val="24"/>
          <w:szCs w:val="24"/>
        </w:rPr>
        <w:t xml:space="preserve">. </w:t>
      </w:r>
      <w:r w:rsidR="00ED3C6E" w:rsidRPr="00A74770">
        <w:rPr>
          <w:rFonts w:ascii="Arial" w:hAnsi="Arial" w:cs="Arial"/>
          <w:sz w:val="24"/>
          <w:szCs w:val="24"/>
        </w:rPr>
        <w:t>The pr</w:t>
      </w:r>
      <w:r w:rsidR="00BB28E4" w:rsidRPr="00A74770">
        <w:rPr>
          <w:rFonts w:ascii="Arial" w:hAnsi="Arial" w:cs="Arial"/>
          <w:sz w:val="24"/>
          <w:szCs w:val="24"/>
        </w:rPr>
        <w:t>oduct continues to</w:t>
      </w:r>
      <w:r w:rsidR="006F5B37" w:rsidRPr="00A74770">
        <w:rPr>
          <w:rFonts w:ascii="Arial" w:hAnsi="Arial" w:cs="Arial"/>
          <w:sz w:val="24"/>
          <w:szCs w:val="24"/>
        </w:rPr>
        <w:t xml:space="preserve"> downstream chromatography steps</w:t>
      </w:r>
      <w:r w:rsidR="00EC56BF" w:rsidRPr="00A74770">
        <w:rPr>
          <w:rFonts w:ascii="Arial" w:hAnsi="Arial" w:cs="Arial"/>
          <w:sz w:val="24"/>
          <w:szCs w:val="24"/>
        </w:rPr>
        <w:t xml:space="preserve"> and</w:t>
      </w:r>
      <w:r w:rsidR="006F5B37" w:rsidRPr="00A74770">
        <w:rPr>
          <w:rFonts w:ascii="Arial" w:hAnsi="Arial" w:cs="Arial"/>
          <w:sz w:val="24"/>
          <w:szCs w:val="24"/>
        </w:rPr>
        <w:t xml:space="preserve"> </w:t>
      </w:r>
      <w:r w:rsidR="00BB28E4" w:rsidRPr="00A74770">
        <w:rPr>
          <w:rFonts w:ascii="Arial" w:hAnsi="Arial" w:cs="Arial"/>
          <w:sz w:val="24"/>
          <w:szCs w:val="24"/>
        </w:rPr>
        <w:t>through</w:t>
      </w:r>
      <w:r w:rsidR="0E3219D1" w:rsidRPr="00A74770">
        <w:rPr>
          <w:rFonts w:ascii="Arial" w:hAnsi="Arial" w:cs="Arial"/>
          <w:sz w:val="24"/>
          <w:szCs w:val="24"/>
        </w:rPr>
        <w:t xml:space="preserve"> the </w:t>
      </w:r>
      <w:r w:rsidR="006F5B37" w:rsidRPr="00A74770">
        <w:rPr>
          <w:rFonts w:ascii="Arial" w:hAnsi="Arial" w:cs="Arial"/>
          <w:sz w:val="24"/>
          <w:szCs w:val="24"/>
        </w:rPr>
        <w:t xml:space="preserve">wall </w:t>
      </w:r>
      <w:r w:rsidR="100A0FBA" w:rsidRPr="00A74770">
        <w:rPr>
          <w:rFonts w:ascii="Arial" w:hAnsi="Arial" w:cs="Arial"/>
          <w:sz w:val="24"/>
          <w:szCs w:val="24"/>
        </w:rPr>
        <w:t>in</w:t>
      </w:r>
      <w:r w:rsidR="00BB28E4" w:rsidRPr="00A74770">
        <w:rPr>
          <w:rFonts w:ascii="Arial" w:hAnsi="Arial" w:cs="Arial"/>
          <w:sz w:val="24"/>
          <w:szCs w:val="24"/>
        </w:rPr>
        <w:t>to the</w:t>
      </w:r>
      <w:r w:rsidR="006F5B37" w:rsidRPr="00A74770">
        <w:rPr>
          <w:rFonts w:ascii="Arial" w:hAnsi="Arial" w:cs="Arial"/>
          <w:sz w:val="24"/>
          <w:szCs w:val="24"/>
        </w:rPr>
        <w:t xml:space="preserve"> </w:t>
      </w:r>
      <w:r w:rsidR="00356460" w:rsidRPr="00A74770">
        <w:rPr>
          <w:rFonts w:ascii="Arial" w:hAnsi="Arial" w:cs="Arial"/>
          <w:sz w:val="24"/>
          <w:szCs w:val="24"/>
        </w:rPr>
        <w:t>p</w:t>
      </w:r>
      <w:r w:rsidR="006F5B37" w:rsidRPr="00A74770">
        <w:rPr>
          <w:rFonts w:ascii="Arial" w:hAnsi="Arial" w:cs="Arial"/>
          <w:sz w:val="24"/>
          <w:szCs w:val="24"/>
        </w:rPr>
        <w:t>ost-viral</w:t>
      </w:r>
      <w:r w:rsidR="00BB28E4" w:rsidRPr="00A74770">
        <w:rPr>
          <w:rFonts w:ascii="Arial" w:hAnsi="Arial" w:cs="Arial"/>
          <w:sz w:val="24"/>
          <w:szCs w:val="24"/>
        </w:rPr>
        <w:t xml:space="preserve"> area for</w:t>
      </w:r>
      <w:r w:rsidR="00D63E39" w:rsidRPr="00A74770">
        <w:rPr>
          <w:rFonts w:ascii="Arial" w:hAnsi="Arial" w:cs="Arial"/>
          <w:sz w:val="24"/>
          <w:szCs w:val="24"/>
        </w:rPr>
        <w:t xml:space="preserve"> SPTFF</w:t>
      </w:r>
      <w:r w:rsidR="00BB28E4" w:rsidRPr="00A74770">
        <w:rPr>
          <w:rFonts w:ascii="Arial" w:hAnsi="Arial" w:cs="Arial"/>
          <w:sz w:val="24"/>
          <w:szCs w:val="24"/>
        </w:rPr>
        <w:t>, collection</w:t>
      </w:r>
      <w:r w:rsidR="00895231" w:rsidRPr="00A74770">
        <w:rPr>
          <w:rFonts w:ascii="Arial" w:hAnsi="Arial" w:cs="Arial"/>
          <w:sz w:val="24"/>
          <w:szCs w:val="24"/>
        </w:rPr>
        <w:t xml:space="preserve">, and </w:t>
      </w:r>
      <w:r w:rsidR="008160D9" w:rsidRPr="00A74770">
        <w:rPr>
          <w:rFonts w:ascii="Arial" w:hAnsi="Arial" w:cs="Arial"/>
          <w:sz w:val="24"/>
          <w:szCs w:val="24"/>
        </w:rPr>
        <w:t xml:space="preserve">bulk </w:t>
      </w:r>
      <w:r w:rsidR="00895231" w:rsidRPr="00A74770">
        <w:rPr>
          <w:rFonts w:ascii="Arial" w:hAnsi="Arial" w:cs="Arial"/>
          <w:sz w:val="24"/>
          <w:szCs w:val="24"/>
        </w:rPr>
        <w:t xml:space="preserve">filling </w:t>
      </w:r>
      <w:r w:rsidR="6B56A93D" w:rsidRPr="00A74770">
        <w:rPr>
          <w:rFonts w:ascii="Arial" w:hAnsi="Arial" w:cs="Arial"/>
          <w:sz w:val="24"/>
          <w:szCs w:val="24"/>
        </w:rPr>
        <w:t>into drug substance containers</w:t>
      </w:r>
      <w:del w:id="64" w:author="Erickson, John" w:date="2025-09-04T09:24:00Z" w16du:dateUtc="2025-09-04T13:24:00Z">
        <w:r w:rsidR="6B56A93D" w:rsidRPr="00A74770" w:rsidDel="009E26FF">
          <w:rPr>
            <w:rFonts w:ascii="Arial" w:hAnsi="Arial" w:cs="Arial"/>
            <w:sz w:val="24"/>
            <w:szCs w:val="24"/>
          </w:rPr>
          <w:delText xml:space="preserve"> (</w:delText>
        </w:r>
        <w:r w:rsidR="6EE63AC7" w:rsidRPr="00A74770" w:rsidDel="009E26FF">
          <w:rPr>
            <w:rFonts w:ascii="Arial" w:hAnsi="Arial" w:cs="Arial"/>
            <w:sz w:val="24"/>
            <w:szCs w:val="24"/>
          </w:rPr>
          <w:delText>C</w:delText>
        </w:r>
        <w:r w:rsidR="00D63E39" w:rsidRPr="00A74770" w:rsidDel="009E26FF">
          <w:rPr>
            <w:rFonts w:ascii="Arial" w:hAnsi="Arial" w:cs="Arial"/>
            <w:sz w:val="24"/>
            <w:szCs w:val="24"/>
          </w:rPr>
          <w:delText>ryovaults</w:delText>
        </w:r>
        <w:r w:rsidR="7BC870D5" w:rsidRPr="00A74770" w:rsidDel="009E26FF">
          <w:rPr>
            <w:rFonts w:ascii="Arial" w:eastAsia="Roboto" w:hAnsi="Arial" w:cs="Arial"/>
            <w:color w:val="4D5156"/>
            <w:sz w:val="24"/>
            <w:szCs w:val="24"/>
          </w:rPr>
          <w:delText xml:space="preserve"> ™</w:delText>
        </w:r>
        <w:r w:rsidR="5F5973DF" w:rsidRPr="00A74770" w:rsidDel="009E26FF">
          <w:rPr>
            <w:rFonts w:ascii="Arial" w:hAnsi="Arial" w:cs="Arial"/>
            <w:sz w:val="24"/>
            <w:szCs w:val="24"/>
          </w:rPr>
          <w:delText xml:space="preserve"> are used for example in the design)</w:delText>
        </w:r>
      </w:del>
      <w:r w:rsidR="00EC56BF" w:rsidRPr="00A74770">
        <w:rPr>
          <w:rFonts w:ascii="Arial" w:hAnsi="Arial" w:cs="Arial"/>
          <w:sz w:val="24"/>
          <w:szCs w:val="24"/>
        </w:rPr>
        <w:t xml:space="preserve">. The </w:t>
      </w:r>
      <w:del w:id="65" w:author="Erickson, John" w:date="2025-09-04T09:24:00Z" w16du:dateUtc="2025-09-04T13:24:00Z">
        <w:r w:rsidR="6F897D65" w:rsidRPr="00A74770" w:rsidDel="009E26FF">
          <w:rPr>
            <w:rFonts w:ascii="Arial" w:hAnsi="Arial" w:cs="Arial"/>
            <w:sz w:val="24"/>
            <w:szCs w:val="24"/>
          </w:rPr>
          <w:delText>C</w:delText>
        </w:r>
        <w:r w:rsidR="00EC56BF" w:rsidRPr="00A74770" w:rsidDel="009E26FF">
          <w:rPr>
            <w:rFonts w:ascii="Arial" w:hAnsi="Arial" w:cs="Arial"/>
            <w:sz w:val="24"/>
            <w:szCs w:val="24"/>
          </w:rPr>
          <w:delText>ryovaults</w:delText>
        </w:r>
        <w:r w:rsidR="70148252" w:rsidRPr="00A74770" w:rsidDel="009E26FF">
          <w:rPr>
            <w:rFonts w:ascii="Arial" w:eastAsia="Roboto" w:hAnsi="Arial" w:cs="Arial"/>
            <w:color w:val="4D5156"/>
            <w:sz w:val="24"/>
            <w:szCs w:val="24"/>
          </w:rPr>
          <w:delText xml:space="preserve"> ™</w:delText>
        </w:r>
      </w:del>
      <w:ins w:id="66" w:author="Erickson, John" w:date="2025-09-04T09:24:00Z" w16du:dateUtc="2025-09-04T13:24:00Z">
        <w:r w:rsidR="009E26FF">
          <w:rPr>
            <w:rFonts w:ascii="Arial" w:hAnsi="Arial" w:cs="Arial"/>
            <w:sz w:val="24"/>
            <w:szCs w:val="24"/>
          </w:rPr>
          <w:t>containers</w:t>
        </w:r>
      </w:ins>
      <w:r w:rsidR="002310EA" w:rsidRPr="00A74770">
        <w:rPr>
          <w:rFonts w:ascii="Arial" w:hAnsi="Arial" w:cs="Arial"/>
          <w:sz w:val="24"/>
          <w:szCs w:val="24"/>
        </w:rPr>
        <w:t xml:space="preserve"> </w:t>
      </w:r>
      <w:r w:rsidR="00895231" w:rsidRPr="00A74770">
        <w:rPr>
          <w:rFonts w:ascii="Arial" w:hAnsi="Arial" w:cs="Arial"/>
          <w:sz w:val="24"/>
          <w:szCs w:val="24"/>
        </w:rPr>
        <w:t>are</w:t>
      </w:r>
      <w:r w:rsidR="002310EA" w:rsidRPr="00A74770">
        <w:rPr>
          <w:rFonts w:ascii="Arial" w:hAnsi="Arial" w:cs="Arial"/>
          <w:sz w:val="24"/>
          <w:szCs w:val="24"/>
        </w:rPr>
        <w:t xml:space="preserve"> palletized</w:t>
      </w:r>
      <w:r w:rsidR="00895231" w:rsidRPr="00A74770">
        <w:rPr>
          <w:rFonts w:ascii="Arial" w:hAnsi="Arial" w:cs="Arial"/>
          <w:sz w:val="24"/>
          <w:szCs w:val="24"/>
        </w:rPr>
        <w:t xml:space="preserve"> </w:t>
      </w:r>
      <w:r w:rsidR="33886EFA" w:rsidRPr="00A74770">
        <w:rPr>
          <w:rFonts w:ascii="Arial" w:hAnsi="Arial" w:cs="Arial"/>
          <w:sz w:val="24"/>
          <w:szCs w:val="24"/>
        </w:rPr>
        <w:t>and</w:t>
      </w:r>
      <w:r w:rsidR="06DE9503" w:rsidRPr="00A74770">
        <w:rPr>
          <w:rFonts w:ascii="Arial" w:hAnsi="Arial" w:cs="Arial"/>
          <w:sz w:val="24"/>
          <w:szCs w:val="24"/>
        </w:rPr>
        <w:t xml:space="preserve"> brought to blast freezers, then moved</w:t>
      </w:r>
      <w:r w:rsidR="00895231" w:rsidRPr="00A74770">
        <w:rPr>
          <w:rFonts w:ascii="Arial" w:hAnsi="Arial" w:cs="Arial"/>
          <w:sz w:val="24"/>
          <w:szCs w:val="24"/>
        </w:rPr>
        <w:t xml:space="preserve"> to the</w:t>
      </w:r>
      <w:r w:rsidR="38856693" w:rsidRPr="00A74770">
        <w:rPr>
          <w:rFonts w:ascii="Arial" w:hAnsi="Arial" w:cs="Arial"/>
          <w:sz w:val="24"/>
          <w:szCs w:val="24"/>
        </w:rPr>
        <w:t xml:space="preserve"> –40</w:t>
      </w:r>
      <w:r w:rsidR="4D80815B" w:rsidRPr="00A74770">
        <w:rPr>
          <w:rFonts w:ascii="Arial" w:hAnsi="Arial" w:cs="Arial"/>
          <w:sz w:val="24"/>
          <w:szCs w:val="24"/>
        </w:rPr>
        <w:t>°C</w:t>
      </w:r>
      <w:r w:rsidR="38856693" w:rsidRPr="00A74770">
        <w:rPr>
          <w:rFonts w:ascii="Arial" w:hAnsi="Arial" w:cs="Arial"/>
          <w:sz w:val="24"/>
          <w:szCs w:val="24"/>
        </w:rPr>
        <w:t xml:space="preserve"> </w:t>
      </w:r>
      <w:r w:rsidR="0047259B" w:rsidRPr="00A74770">
        <w:rPr>
          <w:rFonts w:ascii="Arial" w:hAnsi="Arial" w:cs="Arial"/>
          <w:sz w:val="24"/>
          <w:szCs w:val="24"/>
        </w:rPr>
        <w:t xml:space="preserve">cold storage area inside </w:t>
      </w:r>
      <w:r w:rsidR="00895231" w:rsidRPr="00A74770">
        <w:rPr>
          <w:rFonts w:ascii="Arial" w:hAnsi="Arial" w:cs="Arial"/>
          <w:sz w:val="24"/>
          <w:szCs w:val="24"/>
        </w:rPr>
        <w:t>the</w:t>
      </w:r>
      <w:r w:rsidR="0047259B" w:rsidRPr="00A74770">
        <w:rPr>
          <w:rFonts w:ascii="Arial" w:hAnsi="Arial" w:cs="Arial"/>
          <w:sz w:val="24"/>
          <w:szCs w:val="24"/>
        </w:rPr>
        <w:t xml:space="preserve"> warehouse</w:t>
      </w:r>
      <w:r w:rsidR="008160D9" w:rsidRPr="00A74770">
        <w:rPr>
          <w:rFonts w:ascii="Arial" w:hAnsi="Arial" w:cs="Arial"/>
          <w:sz w:val="24"/>
          <w:szCs w:val="24"/>
        </w:rPr>
        <w:t>.</w:t>
      </w:r>
    </w:p>
    <w:p w14:paraId="2B375D03" w14:textId="5C513511" w:rsidR="00347F5A" w:rsidRPr="00A74770" w:rsidRDefault="00347F5A" w:rsidP="00105E62">
      <w:pPr>
        <w:spacing w:after="0" w:line="480" w:lineRule="auto"/>
        <w:rPr>
          <w:rFonts w:ascii="Arial" w:hAnsi="Arial" w:cs="Arial"/>
          <w:sz w:val="24"/>
          <w:szCs w:val="24"/>
        </w:rPr>
      </w:pPr>
      <w:r w:rsidRPr="00A74770">
        <w:rPr>
          <w:rFonts w:ascii="Arial" w:hAnsi="Arial" w:cs="Arial"/>
          <w:sz w:val="24"/>
          <w:szCs w:val="24"/>
        </w:rPr>
        <w:t xml:space="preserve">       </w:t>
      </w:r>
    </w:p>
    <w:p w14:paraId="757337C1" w14:textId="0A235AF2" w:rsidR="0042615C" w:rsidRPr="00A74770" w:rsidRDefault="009E00DC" w:rsidP="00105E62">
      <w:pPr>
        <w:spacing w:after="0" w:line="480" w:lineRule="auto"/>
        <w:rPr>
          <w:rFonts w:ascii="Arial" w:hAnsi="Arial" w:cs="Arial"/>
          <w:sz w:val="24"/>
          <w:szCs w:val="24"/>
        </w:rPr>
      </w:pPr>
      <w:ins w:id="67" w:author="Erickson, John" w:date="2025-07-01T11:58:00Z" w16du:dateUtc="2025-07-01T15:58:00Z">
        <w:r>
          <w:rPr>
            <w:rFonts w:ascii="Arial" w:hAnsi="Arial" w:cs="Arial"/>
            <w:sz w:val="24"/>
            <w:szCs w:val="24"/>
          </w:rPr>
          <w:t>Base m</w:t>
        </w:r>
      </w:ins>
      <w:del w:id="68" w:author="Erickson, John" w:date="2025-07-01T11:58:00Z" w16du:dateUtc="2025-07-01T15:58:00Z">
        <w:r w:rsidR="00AA1EC5" w:rsidRPr="208D56FA" w:rsidDel="009E00DC">
          <w:rPr>
            <w:rFonts w:ascii="Arial" w:hAnsi="Arial" w:cs="Arial"/>
            <w:sz w:val="24"/>
            <w:szCs w:val="24"/>
          </w:rPr>
          <w:delText>M</w:delText>
        </w:r>
      </w:del>
      <w:del w:id="69" w:author="Erickson, John" w:date="2025-09-04T09:25:00Z" w16du:dateUtc="2025-09-04T13:25:00Z">
        <w:r w:rsidR="00AA1EC5" w:rsidRPr="208D56FA" w:rsidDel="00936A9E">
          <w:rPr>
            <w:rFonts w:ascii="Arial" w:hAnsi="Arial" w:cs="Arial"/>
            <w:sz w:val="24"/>
            <w:szCs w:val="24"/>
          </w:rPr>
          <w:delText>edia</w:delText>
        </w:r>
      </w:del>
      <w:ins w:id="70" w:author="Erickson, John" w:date="2025-09-04T09:25:00Z" w16du:dateUtc="2025-09-04T13:25:00Z">
        <w:r w:rsidR="00936A9E">
          <w:rPr>
            <w:rFonts w:ascii="Arial" w:hAnsi="Arial" w:cs="Arial"/>
            <w:sz w:val="24"/>
            <w:szCs w:val="24"/>
          </w:rPr>
          <w:t>edium</w:t>
        </w:r>
      </w:ins>
      <w:r w:rsidR="00AA1EC5" w:rsidRPr="208D56FA">
        <w:rPr>
          <w:rFonts w:ascii="Arial" w:hAnsi="Arial" w:cs="Arial"/>
          <w:sz w:val="24"/>
          <w:szCs w:val="24"/>
        </w:rPr>
        <w:t xml:space="preserve"> </w:t>
      </w:r>
      <w:r w:rsidR="24E81214" w:rsidRPr="208D56FA">
        <w:rPr>
          <w:rFonts w:ascii="Arial" w:hAnsi="Arial" w:cs="Arial"/>
          <w:sz w:val="24"/>
          <w:szCs w:val="24"/>
        </w:rPr>
        <w:t xml:space="preserve">is prepared as a 5x </w:t>
      </w:r>
      <w:r w:rsidR="00077AA2" w:rsidRPr="208D56FA">
        <w:rPr>
          <w:rFonts w:ascii="Arial" w:hAnsi="Arial" w:cs="Arial"/>
          <w:sz w:val="24"/>
          <w:szCs w:val="24"/>
        </w:rPr>
        <w:t>concentrate in</w:t>
      </w:r>
      <w:r w:rsidR="00137D3E" w:rsidRPr="208D56FA">
        <w:rPr>
          <w:rFonts w:ascii="Arial" w:hAnsi="Arial" w:cs="Arial"/>
          <w:sz w:val="24"/>
          <w:szCs w:val="24"/>
        </w:rPr>
        <w:t xml:space="preserve"> a</w:t>
      </w:r>
      <w:r w:rsidR="00AA1EC5" w:rsidRPr="208D56FA">
        <w:rPr>
          <w:rFonts w:ascii="Arial" w:hAnsi="Arial" w:cs="Arial"/>
          <w:sz w:val="24"/>
          <w:szCs w:val="24"/>
        </w:rPr>
        <w:t xml:space="preserve"> </w:t>
      </w:r>
      <w:r w:rsidR="008423CD" w:rsidRPr="208D56FA">
        <w:rPr>
          <w:rFonts w:ascii="Arial" w:hAnsi="Arial" w:cs="Arial"/>
          <w:sz w:val="24"/>
          <w:szCs w:val="24"/>
        </w:rPr>
        <w:t>s</w:t>
      </w:r>
      <w:r w:rsidR="0042615C" w:rsidRPr="208D56FA">
        <w:rPr>
          <w:rFonts w:ascii="Arial" w:hAnsi="Arial" w:cs="Arial"/>
          <w:sz w:val="24"/>
          <w:szCs w:val="24"/>
        </w:rPr>
        <w:t xml:space="preserve">tainless </w:t>
      </w:r>
      <w:r w:rsidR="008423CD" w:rsidRPr="208D56FA">
        <w:rPr>
          <w:rFonts w:ascii="Arial" w:hAnsi="Arial" w:cs="Arial"/>
          <w:sz w:val="24"/>
          <w:szCs w:val="24"/>
        </w:rPr>
        <w:t>s</w:t>
      </w:r>
      <w:r w:rsidR="0042615C" w:rsidRPr="208D56FA">
        <w:rPr>
          <w:rFonts w:ascii="Arial" w:hAnsi="Arial" w:cs="Arial"/>
          <w:sz w:val="24"/>
          <w:szCs w:val="24"/>
        </w:rPr>
        <w:t xml:space="preserve">teel </w:t>
      </w:r>
      <w:r w:rsidR="00A6428E" w:rsidRPr="208D56FA">
        <w:rPr>
          <w:rFonts w:ascii="Arial" w:hAnsi="Arial" w:cs="Arial"/>
          <w:sz w:val="24"/>
          <w:szCs w:val="24"/>
        </w:rPr>
        <w:t>prep tank</w:t>
      </w:r>
      <w:r w:rsidR="00137D3E" w:rsidRPr="208D56FA">
        <w:rPr>
          <w:rFonts w:ascii="Arial" w:hAnsi="Arial" w:cs="Arial"/>
          <w:sz w:val="24"/>
          <w:szCs w:val="24"/>
        </w:rPr>
        <w:t xml:space="preserve"> or a single use mixer</w:t>
      </w:r>
      <w:r w:rsidR="008423CD" w:rsidRPr="208D56FA">
        <w:rPr>
          <w:rFonts w:ascii="Arial" w:hAnsi="Arial" w:cs="Arial"/>
          <w:sz w:val="24"/>
          <w:szCs w:val="24"/>
        </w:rPr>
        <w:t xml:space="preserve"> </w:t>
      </w:r>
      <w:r w:rsidR="217B46C2" w:rsidRPr="208D56FA">
        <w:rPr>
          <w:rFonts w:ascii="Arial" w:hAnsi="Arial" w:cs="Arial"/>
          <w:sz w:val="24"/>
          <w:szCs w:val="24"/>
        </w:rPr>
        <w:t xml:space="preserve">and is </w:t>
      </w:r>
      <w:r w:rsidR="00AA1EC5" w:rsidRPr="208D56FA">
        <w:rPr>
          <w:rFonts w:ascii="Arial" w:hAnsi="Arial" w:cs="Arial"/>
          <w:sz w:val="24"/>
          <w:szCs w:val="24"/>
        </w:rPr>
        <w:t xml:space="preserve">transferred to </w:t>
      </w:r>
      <w:r w:rsidR="0042615C" w:rsidRPr="208D56FA">
        <w:rPr>
          <w:rFonts w:ascii="Arial" w:hAnsi="Arial" w:cs="Arial"/>
          <w:sz w:val="24"/>
          <w:szCs w:val="24"/>
        </w:rPr>
        <w:t xml:space="preserve">single use </w:t>
      </w:r>
      <w:r w:rsidR="00AA1EC5" w:rsidRPr="208D56FA">
        <w:rPr>
          <w:rFonts w:ascii="Arial" w:hAnsi="Arial" w:cs="Arial"/>
          <w:sz w:val="24"/>
          <w:szCs w:val="24"/>
        </w:rPr>
        <w:t>hold vessels</w:t>
      </w:r>
      <w:r w:rsidR="00137D3E" w:rsidRPr="208D56FA">
        <w:rPr>
          <w:rFonts w:ascii="Arial" w:hAnsi="Arial" w:cs="Arial"/>
          <w:sz w:val="24"/>
          <w:szCs w:val="24"/>
        </w:rPr>
        <w:t xml:space="preserve"> (bags)</w:t>
      </w:r>
      <w:r w:rsidR="008B11F3" w:rsidRPr="208D56FA">
        <w:rPr>
          <w:rFonts w:ascii="Arial" w:hAnsi="Arial" w:cs="Arial"/>
          <w:sz w:val="24"/>
          <w:szCs w:val="24"/>
        </w:rPr>
        <w:t xml:space="preserve"> in the </w:t>
      </w:r>
      <w:r w:rsidR="0042615C" w:rsidRPr="208D56FA">
        <w:rPr>
          <w:rFonts w:ascii="Arial" w:hAnsi="Arial" w:cs="Arial"/>
          <w:sz w:val="24"/>
          <w:szCs w:val="24"/>
        </w:rPr>
        <w:t xml:space="preserve">CNC </w:t>
      </w:r>
      <w:r w:rsidR="008B11F3" w:rsidRPr="208D56FA">
        <w:rPr>
          <w:rFonts w:ascii="Arial" w:hAnsi="Arial" w:cs="Arial"/>
          <w:sz w:val="24"/>
          <w:szCs w:val="24"/>
        </w:rPr>
        <w:t>logistics center</w:t>
      </w:r>
      <w:r w:rsidR="0047061E" w:rsidRPr="208D56FA">
        <w:rPr>
          <w:rFonts w:ascii="Arial" w:hAnsi="Arial" w:cs="Arial"/>
          <w:sz w:val="24"/>
          <w:szCs w:val="24"/>
        </w:rPr>
        <w:t xml:space="preserve">; </w:t>
      </w:r>
      <w:r w:rsidR="0042615C" w:rsidRPr="208D56FA">
        <w:rPr>
          <w:rFonts w:ascii="Arial" w:hAnsi="Arial" w:cs="Arial"/>
          <w:sz w:val="24"/>
          <w:szCs w:val="24"/>
        </w:rPr>
        <w:t xml:space="preserve">the </w:t>
      </w:r>
      <w:del w:id="71" w:author="Erickson, John" w:date="2025-09-04T09:26:00Z" w16du:dateUtc="2025-09-04T13:26:00Z">
        <w:r w:rsidR="0047061E" w:rsidRPr="208D56FA" w:rsidDel="00E65BE1">
          <w:rPr>
            <w:rFonts w:ascii="Arial" w:hAnsi="Arial" w:cs="Arial"/>
            <w:sz w:val="24"/>
            <w:szCs w:val="24"/>
          </w:rPr>
          <w:delText>media</w:delText>
        </w:r>
      </w:del>
      <w:ins w:id="72" w:author="Erickson, John" w:date="2025-09-04T09:26:00Z" w16du:dateUtc="2025-09-04T13:26:00Z">
        <w:r w:rsidR="00E65BE1">
          <w:rPr>
            <w:rFonts w:ascii="Arial" w:hAnsi="Arial" w:cs="Arial"/>
            <w:sz w:val="24"/>
            <w:szCs w:val="24"/>
          </w:rPr>
          <w:t>medium</w:t>
        </w:r>
      </w:ins>
      <w:r w:rsidR="0047061E" w:rsidRPr="208D56FA">
        <w:rPr>
          <w:rFonts w:ascii="Arial" w:hAnsi="Arial" w:cs="Arial"/>
          <w:sz w:val="24"/>
          <w:szCs w:val="24"/>
        </w:rPr>
        <w:t xml:space="preserve"> </w:t>
      </w:r>
      <w:r w:rsidR="0042615C" w:rsidRPr="208D56FA">
        <w:rPr>
          <w:rFonts w:ascii="Arial" w:hAnsi="Arial" w:cs="Arial"/>
          <w:sz w:val="24"/>
          <w:szCs w:val="24"/>
        </w:rPr>
        <w:t>is then transferred into the production room</w:t>
      </w:r>
      <w:r w:rsidR="610C00CB" w:rsidRPr="208D56FA">
        <w:rPr>
          <w:rFonts w:ascii="Arial" w:hAnsi="Arial" w:cs="Arial"/>
          <w:sz w:val="24"/>
          <w:szCs w:val="24"/>
        </w:rPr>
        <w:t>s</w:t>
      </w:r>
      <w:r w:rsidR="0042615C" w:rsidRPr="208D56FA">
        <w:rPr>
          <w:rFonts w:ascii="Arial" w:hAnsi="Arial" w:cs="Arial"/>
          <w:sz w:val="24"/>
          <w:szCs w:val="24"/>
        </w:rPr>
        <w:t xml:space="preserve"> using </w:t>
      </w:r>
      <w:r w:rsidR="095146BB" w:rsidRPr="208D56FA">
        <w:rPr>
          <w:rFonts w:ascii="Arial" w:hAnsi="Arial" w:cs="Arial"/>
          <w:sz w:val="24"/>
          <w:szCs w:val="24"/>
        </w:rPr>
        <w:t>tubing</w:t>
      </w:r>
      <w:r w:rsidR="00663F3B" w:rsidRPr="208D56FA">
        <w:rPr>
          <w:rFonts w:ascii="Arial" w:hAnsi="Arial" w:cs="Arial"/>
          <w:sz w:val="24"/>
          <w:szCs w:val="24"/>
        </w:rPr>
        <w:t xml:space="preserve"> pass throughs to </w:t>
      </w:r>
      <w:r w:rsidR="0042615C" w:rsidRPr="208D56FA">
        <w:rPr>
          <w:rFonts w:ascii="Arial" w:hAnsi="Arial" w:cs="Arial"/>
          <w:sz w:val="24"/>
          <w:szCs w:val="24"/>
        </w:rPr>
        <w:t xml:space="preserve">connect to </w:t>
      </w:r>
      <w:r w:rsidR="0047061E" w:rsidRPr="208D56FA">
        <w:rPr>
          <w:rFonts w:ascii="Arial" w:hAnsi="Arial" w:cs="Arial"/>
          <w:sz w:val="24"/>
          <w:szCs w:val="24"/>
        </w:rPr>
        <w:t xml:space="preserve">the </w:t>
      </w:r>
      <w:r w:rsidR="00663F3B" w:rsidRPr="208D56FA">
        <w:rPr>
          <w:rFonts w:ascii="Arial" w:hAnsi="Arial" w:cs="Arial"/>
          <w:sz w:val="24"/>
          <w:szCs w:val="24"/>
        </w:rPr>
        <w:t xml:space="preserve">point of use. </w:t>
      </w:r>
      <w:ins w:id="73" w:author="Erickson, John" w:date="2025-07-01T11:58:00Z" w16du:dateUtc="2025-07-01T15:58:00Z">
        <w:r w:rsidR="0057038A">
          <w:rPr>
            <w:rFonts w:ascii="Arial" w:hAnsi="Arial" w:cs="Arial"/>
            <w:sz w:val="24"/>
            <w:szCs w:val="24"/>
          </w:rPr>
          <w:t xml:space="preserve">The design can accommodate </w:t>
        </w:r>
      </w:ins>
      <w:ins w:id="74" w:author="Erickson, John" w:date="2025-07-01T11:59:00Z" w16du:dateUtc="2025-07-01T15:59:00Z">
        <w:r w:rsidR="00312E8B">
          <w:rPr>
            <w:rFonts w:ascii="Arial" w:hAnsi="Arial" w:cs="Arial"/>
            <w:sz w:val="24"/>
            <w:szCs w:val="24"/>
          </w:rPr>
          <w:t>up to two</w:t>
        </w:r>
      </w:ins>
      <w:ins w:id="75" w:author="Erickson, John" w:date="2025-07-01T11:58:00Z" w16du:dateUtc="2025-07-01T15:58:00Z">
        <w:r w:rsidR="0057038A">
          <w:rPr>
            <w:rFonts w:ascii="Arial" w:hAnsi="Arial" w:cs="Arial"/>
            <w:sz w:val="24"/>
            <w:szCs w:val="24"/>
          </w:rPr>
          <w:t xml:space="preserve"> </w:t>
        </w:r>
      </w:ins>
      <w:ins w:id="76" w:author="Erickson, John" w:date="2025-07-01T11:59:00Z" w16du:dateUtc="2025-07-01T15:59:00Z">
        <w:r w:rsidR="00312E8B">
          <w:rPr>
            <w:rFonts w:ascii="Arial" w:hAnsi="Arial" w:cs="Arial"/>
            <w:sz w:val="24"/>
            <w:szCs w:val="24"/>
          </w:rPr>
          <w:t>additional feeds</w:t>
        </w:r>
      </w:ins>
      <w:ins w:id="77" w:author="Erickson, John" w:date="2025-07-01T16:14:00Z" w16du:dateUtc="2025-07-01T20:14:00Z">
        <w:r w:rsidR="00C164D5">
          <w:rPr>
            <w:rFonts w:ascii="Arial" w:hAnsi="Arial" w:cs="Arial"/>
            <w:sz w:val="24"/>
            <w:szCs w:val="24"/>
          </w:rPr>
          <w:t xml:space="preserve"> to the bioreactor</w:t>
        </w:r>
      </w:ins>
      <w:ins w:id="78" w:author="Erickson, John" w:date="2025-07-01T11:59:00Z" w16du:dateUtc="2025-07-01T15:59:00Z">
        <w:r w:rsidR="004E0E49">
          <w:rPr>
            <w:rFonts w:ascii="Arial" w:hAnsi="Arial" w:cs="Arial"/>
            <w:sz w:val="24"/>
            <w:szCs w:val="24"/>
          </w:rPr>
          <w:t>.</w:t>
        </w:r>
      </w:ins>
    </w:p>
    <w:p w14:paraId="43367EED" w14:textId="1DD76E8C" w:rsidR="00EA3900" w:rsidRPr="00A74770" w:rsidRDefault="00AD58C7" w:rsidP="00105E62">
      <w:pPr>
        <w:spacing w:after="0" w:line="480" w:lineRule="auto"/>
        <w:rPr>
          <w:rFonts w:ascii="Arial" w:hAnsi="Arial" w:cs="Arial"/>
          <w:sz w:val="24"/>
          <w:szCs w:val="24"/>
        </w:rPr>
      </w:pPr>
      <w:r w:rsidRPr="00A74770">
        <w:rPr>
          <w:rFonts w:ascii="Arial" w:hAnsi="Arial" w:cs="Arial"/>
          <w:sz w:val="24"/>
          <w:szCs w:val="24"/>
        </w:rPr>
        <w:t>For</w:t>
      </w:r>
      <w:r w:rsidR="00545BE7" w:rsidRPr="00A74770">
        <w:rPr>
          <w:rFonts w:ascii="Arial" w:hAnsi="Arial" w:cs="Arial"/>
          <w:sz w:val="24"/>
          <w:szCs w:val="24"/>
        </w:rPr>
        <w:t xml:space="preserve"> buffer prep</w:t>
      </w:r>
      <w:r w:rsidRPr="00A74770">
        <w:rPr>
          <w:rFonts w:ascii="Arial" w:hAnsi="Arial" w:cs="Arial"/>
          <w:sz w:val="24"/>
          <w:szCs w:val="24"/>
        </w:rPr>
        <w:t xml:space="preserve">, </w:t>
      </w:r>
      <w:ins w:id="79" w:author="Erickson, John" w:date="2025-07-08T21:30:00Z" w16du:dateUtc="2025-07-09T01:30:00Z">
        <w:r w:rsidR="00CA488F">
          <w:rPr>
            <w:rFonts w:ascii="Arial" w:hAnsi="Arial" w:cs="Arial"/>
            <w:sz w:val="24"/>
            <w:szCs w:val="24"/>
          </w:rPr>
          <w:t xml:space="preserve">single component </w:t>
        </w:r>
      </w:ins>
      <w:r w:rsidR="00545BE7" w:rsidRPr="00A74770">
        <w:rPr>
          <w:rFonts w:ascii="Arial" w:hAnsi="Arial" w:cs="Arial"/>
          <w:sz w:val="24"/>
          <w:szCs w:val="24"/>
        </w:rPr>
        <w:t>stock solutions</w:t>
      </w:r>
      <w:r w:rsidRPr="00A74770">
        <w:rPr>
          <w:rFonts w:ascii="Arial" w:hAnsi="Arial" w:cs="Arial"/>
          <w:sz w:val="24"/>
          <w:szCs w:val="24"/>
        </w:rPr>
        <w:t xml:space="preserve"> are </w:t>
      </w:r>
      <w:r w:rsidR="00545BE7" w:rsidRPr="00A74770">
        <w:rPr>
          <w:rFonts w:ascii="Arial" w:hAnsi="Arial" w:cs="Arial"/>
          <w:sz w:val="24"/>
          <w:szCs w:val="24"/>
        </w:rPr>
        <w:t>prep</w:t>
      </w:r>
      <w:r w:rsidRPr="00A74770">
        <w:rPr>
          <w:rFonts w:ascii="Arial" w:hAnsi="Arial" w:cs="Arial"/>
          <w:sz w:val="24"/>
          <w:szCs w:val="24"/>
        </w:rPr>
        <w:t xml:space="preserve">ared in </w:t>
      </w:r>
      <w:r w:rsidR="008423CD" w:rsidRPr="00A74770">
        <w:rPr>
          <w:rFonts w:ascii="Arial" w:hAnsi="Arial" w:cs="Arial"/>
          <w:sz w:val="24"/>
          <w:szCs w:val="24"/>
        </w:rPr>
        <w:t>s</w:t>
      </w:r>
      <w:r w:rsidR="58DDC763" w:rsidRPr="00A74770">
        <w:rPr>
          <w:rFonts w:ascii="Arial" w:hAnsi="Arial" w:cs="Arial"/>
          <w:sz w:val="24"/>
          <w:szCs w:val="24"/>
        </w:rPr>
        <w:t xml:space="preserve">tainless </w:t>
      </w:r>
      <w:r w:rsidR="008423CD" w:rsidRPr="00A74770">
        <w:rPr>
          <w:rFonts w:ascii="Arial" w:hAnsi="Arial" w:cs="Arial"/>
          <w:sz w:val="24"/>
          <w:szCs w:val="24"/>
        </w:rPr>
        <w:t>s</w:t>
      </w:r>
      <w:r w:rsidR="58DDC763" w:rsidRPr="00A74770">
        <w:rPr>
          <w:rFonts w:ascii="Arial" w:hAnsi="Arial" w:cs="Arial"/>
          <w:sz w:val="24"/>
          <w:szCs w:val="24"/>
        </w:rPr>
        <w:t xml:space="preserve">teel prep </w:t>
      </w:r>
      <w:r w:rsidR="00545BE7" w:rsidRPr="00A74770">
        <w:rPr>
          <w:rFonts w:ascii="Arial" w:hAnsi="Arial" w:cs="Arial"/>
          <w:sz w:val="24"/>
          <w:szCs w:val="24"/>
        </w:rPr>
        <w:t>tanks</w:t>
      </w:r>
      <w:r w:rsidR="00B63C39" w:rsidRPr="00A74770">
        <w:rPr>
          <w:rFonts w:ascii="Arial" w:hAnsi="Arial" w:cs="Arial"/>
          <w:sz w:val="24"/>
          <w:szCs w:val="24"/>
        </w:rPr>
        <w:t xml:space="preserve"> </w:t>
      </w:r>
      <w:r w:rsidRPr="00A74770">
        <w:rPr>
          <w:rFonts w:ascii="Arial" w:hAnsi="Arial" w:cs="Arial"/>
          <w:sz w:val="24"/>
          <w:szCs w:val="24"/>
        </w:rPr>
        <w:t>and stored</w:t>
      </w:r>
      <w:r w:rsidR="49D0D2CE" w:rsidRPr="00A74770">
        <w:rPr>
          <w:rFonts w:ascii="Arial" w:hAnsi="Arial" w:cs="Arial"/>
          <w:sz w:val="24"/>
          <w:szCs w:val="24"/>
        </w:rPr>
        <w:t xml:space="preserve"> in single use </w:t>
      </w:r>
      <w:r w:rsidR="00336EBD">
        <w:rPr>
          <w:rFonts w:ascii="Arial" w:hAnsi="Arial" w:cs="Arial"/>
          <w:sz w:val="24"/>
          <w:szCs w:val="24"/>
        </w:rPr>
        <w:t>hold vessels (</w:t>
      </w:r>
      <w:r w:rsidR="49D0D2CE" w:rsidRPr="00A74770">
        <w:rPr>
          <w:rFonts w:ascii="Arial" w:hAnsi="Arial" w:cs="Arial"/>
          <w:sz w:val="24"/>
          <w:szCs w:val="24"/>
        </w:rPr>
        <w:t>bags</w:t>
      </w:r>
      <w:r w:rsidR="00336EBD">
        <w:rPr>
          <w:rFonts w:ascii="Arial" w:hAnsi="Arial" w:cs="Arial"/>
          <w:sz w:val="24"/>
          <w:szCs w:val="24"/>
        </w:rPr>
        <w:t>)</w:t>
      </w:r>
      <w:r w:rsidRPr="00A74770">
        <w:rPr>
          <w:rFonts w:ascii="Arial" w:hAnsi="Arial" w:cs="Arial"/>
          <w:sz w:val="24"/>
          <w:szCs w:val="24"/>
        </w:rPr>
        <w:t xml:space="preserve"> </w:t>
      </w:r>
      <w:r w:rsidR="0042615C" w:rsidRPr="00A74770">
        <w:rPr>
          <w:rFonts w:ascii="Arial" w:hAnsi="Arial" w:cs="Arial"/>
          <w:sz w:val="24"/>
          <w:szCs w:val="24"/>
        </w:rPr>
        <w:t xml:space="preserve">in the Buffer Prep room </w:t>
      </w:r>
      <w:r w:rsidRPr="00A74770">
        <w:rPr>
          <w:rFonts w:ascii="Arial" w:hAnsi="Arial" w:cs="Arial"/>
          <w:sz w:val="24"/>
          <w:szCs w:val="24"/>
        </w:rPr>
        <w:t xml:space="preserve">before </w:t>
      </w:r>
      <w:r w:rsidR="008B11F3" w:rsidRPr="00A74770">
        <w:rPr>
          <w:rFonts w:ascii="Arial" w:hAnsi="Arial" w:cs="Arial"/>
          <w:sz w:val="24"/>
          <w:szCs w:val="24"/>
        </w:rPr>
        <w:t xml:space="preserve">being </w:t>
      </w:r>
      <w:r w:rsidR="73422F60" w:rsidRPr="00A74770">
        <w:rPr>
          <w:rFonts w:ascii="Arial" w:hAnsi="Arial" w:cs="Arial"/>
          <w:sz w:val="24"/>
          <w:szCs w:val="24"/>
        </w:rPr>
        <w:t>fed</w:t>
      </w:r>
      <w:r w:rsidR="008B11F3" w:rsidRPr="00A74770">
        <w:rPr>
          <w:rFonts w:ascii="Arial" w:hAnsi="Arial" w:cs="Arial"/>
          <w:sz w:val="24"/>
          <w:szCs w:val="24"/>
        </w:rPr>
        <w:t xml:space="preserve"> into </w:t>
      </w:r>
      <w:r w:rsidR="00455510" w:rsidRPr="00A74770">
        <w:rPr>
          <w:rFonts w:ascii="Arial" w:hAnsi="Arial" w:cs="Arial"/>
          <w:sz w:val="24"/>
          <w:szCs w:val="24"/>
        </w:rPr>
        <w:t xml:space="preserve">buffer stock blending </w:t>
      </w:r>
      <w:r w:rsidR="4A6D9E90" w:rsidRPr="00A74770">
        <w:rPr>
          <w:rFonts w:ascii="Arial" w:hAnsi="Arial" w:cs="Arial"/>
          <w:sz w:val="24"/>
          <w:szCs w:val="24"/>
        </w:rPr>
        <w:t xml:space="preserve">(BSB) </w:t>
      </w:r>
      <w:r w:rsidR="00455510" w:rsidRPr="00A74770">
        <w:rPr>
          <w:rFonts w:ascii="Arial" w:hAnsi="Arial" w:cs="Arial"/>
          <w:sz w:val="24"/>
          <w:szCs w:val="24"/>
        </w:rPr>
        <w:t>skids to formulate buffers</w:t>
      </w:r>
      <w:r w:rsidR="008B11F3" w:rsidRPr="00A74770">
        <w:rPr>
          <w:rFonts w:ascii="Arial" w:hAnsi="Arial" w:cs="Arial"/>
          <w:sz w:val="24"/>
          <w:szCs w:val="24"/>
        </w:rPr>
        <w:t xml:space="preserve"> for manufacturing</w:t>
      </w:r>
      <w:r w:rsidR="001E6C5C" w:rsidRPr="00A74770">
        <w:rPr>
          <w:rFonts w:ascii="Arial" w:hAnsi="Arial" w:cs="Arial"/>
          <w:sz w:val="24"/>
          <w:szCs w:val="24"/>
        </w:rPr>
        <w:t>.</w:t>
      </w:r>
      <w:r w:rsidR="71EA4ED8" w:rsidRPr="00A74770">
        <w:rPr>
          <w:rFonts w:ascii="Arial" w:hAnsi="Arial" w:cs="Arial"/>
          <w:sz w:val="24"/>
          <w:szCs w:val="24"/>
        </w:rPr>
        <w:t xml:space="preserve">  </w:t>
      </w:r>
      <w:r w:rsidR="71EA4ED8" w:rsidRPr="00A74770">
        <w:rPr>
          <w:rFonts w:ascii="Arial" w:hAnsi="Arial" w:cs="Arial"/>
          <w:sz w:val="24"/>
          <w:szCs w:val="24"/>
        </w:rPr>
        <w:lastRenderedPageBreak/>
        <w:t xml:space="preserve">Buffers can be </w:t>
      </w:r>
      <w:del w:id="80" w:author="Erickson, John" w:date="2025-07-08T21:30:00Z" w16du:dateUtc="2025-07-09T01:30:00Z">
        <w:r w:rsidR="71EA4ED8" w:rsidRPr="00A74770" w:rsidDel="00A72B71">
          <w:rPr>
            <w:rFonts w:ascii="Arial" w:hAnsi="Arial" w:cs="Arial"/>
            <w:sz w:val="24"/>
            <w:szCs w:val="24"/>
          </w:rPr>
          <w:delText xml:space="preserve">concentrated </w:delText>
        </w:r>
      </w:del>
      <w:ins w:id="81" w:author="Erickson, John" w:date="2025-07-08T21:30:00Z" w16du:dateUtc="2025-07-09T01:30:00Z">
        <w:r w:rsidR="00A72B71">
          <w:rPr>
            <w:rFonts w:ascii="Arial" w:hAnsi="Arial" w:cs="Arial"/>
            <w:sz w:val="24"/>
            <w:szCs w:val="24"/>
          </w:rPr>
          <w:t xml:space="preserve">formulated </w:t>
        </w:r>
      </w:ins>
      <w:ins w:id="82" w:author="Erickson, John" w:date="2025-07-08T21:31:00Z" w16du:dateUtc="2025-07-09T01:31:00Z">
        <w:r w:rsidR="00657F99">
          <w:rPr>
            <w:rFonts w:ascii="Arial" w:hAnsi="Arial" w:cs="Arial"/>
            <w:sz w:val="24"/>
            <w:szCs w:val="24"/>
          </w:rPr>
          <w:t xml:space="preserve">in the buffer skid </w:t>
        </w:r>
      </w:ins>
      <w:ins w:id="83" w:author="Erickson, John" w:date="2025-07-08T21:30:00Z" w16du:dateUtc="2025-07-09T01:30:00Z">
        <w:r w:rsidR="00A72B71">
          <w:rPr>
            <w:rFonts w:ascii="Arial" w:hAnsi="Arial" w:cs="Arial"/>
            <w:sz w:val="24"/>
            <w:szCs w:val="24"/>
          </w:rPr>
          <w:t>at</w:t>
        </w:r>
        <w:r w:rsidR="00A72B71" w:rsidRPr="00A74770">
          <w:rPr>
            <w:rFonts w:ascii="Arial" w:hAnsi="Arial" w:cs="Arial"/>
            <w:sz w:val="24"/>
            <w:szCs w:val="24"/>
          </w:rPr>
          <w:t xml:space="preserve"> </w:t>
        </w:r>
      </w:ins>
      <w:r w:rsidR="71EA4ED8" w:rsidRPr="00A74770">
        <w:rPr>
          <w:rFonts w:ascii="Arial" w:hAnsi="Arial" w:cs="Arial"/>
          <w:sz w:val="24"/>
          <w:szCs w:val="24"/>
        </w:rPr>
        <w:t xml:space="preserve">up to 5x </w:t>
      </w:r>
      <w:ins w:id="84" w:author="Erickson, John" w:date="2025-07-08T21:30:00Z" w16du:dateUtc="2025-07-09T01:30:00Z">
        <w:r w:rsidR="00A72B71">
          <w:rPr>
            <w:rFonts w:ascii="Arial" w:hAnsi="Arial" w:cs="Arial"/>
            <w:sz w:val="24"/>
            <w:szCs w:val="24"/>
          </w:rPr>
          <w:t>concentration</w:t>
        </w:r>
      </w:ins>
      <w:del w:id="85" w:author="Erickson, John" w:date="2025-07-08T21:31:00Z" w16du:dateUtc="2025-07-09T01:31:00Z">
        <w:r w:rsidR="71EA4ED8" w:rsidRPr="00A74770" w:rsidDel="005C6C1E">
          <w:rPr>
            <w:rFonts w:ascii="Arial" w:hAnsi="Arial" w:cs="Arial"/>
            <w:sz w:val="24"/>
            <w:szCs w:val="24"/>
          </w:rPr>
          <w:delText>as required</w:delText>
        </w:r>
      </w:del>
      <w:r w:rsidR="71EA4ED8" w:rsidRPr="00A74770">
        <w:rPr>
          <w:rFonts w:ascii="Arial" w:hAnsi="Arial" w:cs="Arial"/>
          <w:sz w:val="24"/>
          <w:szCs w:val="24"/>
        </w:rPr>
        <w:t xml:space="preserve">. </w:t>
      </w:r>
      <w:r w:rsidR="001E6C5C" w:rsidRPr="00A74770">
        <w:rPr>
          <w:rFonts w:ascii="Arial" w:hAnsi="Arial" w:cs="Arial"/>
          <w:sz w:val="24"/>
          <w:szCs w:val="24"/>
        </w:rPr>
        <w:t xml:space="preserve"> The</w:t>
      </w:r>
      <w:r w:rsidR="008B11F3" w:rsidRPr="00A74770">
        <w:rPr>
          <w:rFonts w:ascii="Arial" w:hAnsi="Arial" w:cs="Arial"/>
          <w:sz w:val="24"/>
          <w:szCs w:val="24"/>
        </w:rPr>
        <w:t xml:space="preserve"> buffer is then </w:t>
      </w:r>
      <w:r w:rsidR="00336EBD">
        <w:rPr>
          <w:rFonts w:ascii="Arial" w:hAnsi="Arial" w:cs="Arial"/>
          <w:sz w:val="24"/>
          <w:szCs w:val="24"/>
        </w:rPr>
        <w:t xml:space="preserve">transferred </w:t>
      </w:r>
      <w:r w:rsidR="001E6C5C" w:rsidRPr="00A74770">
        <w:rPr>
          <w:rFonts w:ascii="Arial" w:hAnsi="Arial" w:cs="Arial"/>
          <w:sz w:val="24"/>
          <w:szCs w:val="24"/>
        </w:rPr>
        <w:t xml:space="preserve">to the </w:t>
      </w:r>
      <w:r w:rsidR="3D57640D" w:rsidRPr="00A74770">
        <w:rPr>
          <w:rFonts w:ascii="Arial" w:hAnsi="Arial" w:cs="Arial"/>
          <w:sz w:val="24"/>
          <w:szCs w:val="24"/>
        </w:rPr>
        <w:t xml:space="preserve">single use </w:t>
      </w:r>
      <w:r w:rsidR="001E6C5C" w:rsidRPr="00A74770">
        <w:rPr>
          <w:rFonts w:ascii="Arial" w:hAnsi="Arial" w:cs="Arial"/>
          <w:sz w:val="24"/>
          <w:szCs w:val="24"/>
        </w:rPr>
        <w:t>hold vessels</w:t>
      </w:r>
      <w:r w:rsidR="001A2D16">
        <w:rPr>
          <w:rFonts w:ascii="Arial" w:hAnsi="Arial" w:cs="Arial"/>
          <w:sz w:val="24"/>
          <w:szCs w:val="24"/>
        </w:rPr>
        <w:t xml:space="preserve"> (bags)</w:t>
      </w:r>
      <w:r w:rsidR="009A723E" w:rsidRPr="00A74770">
        <w:rPr>
          <w:rFonts w:ascii="Arial" w:hAnsi="Arial" w:cs="Arial"/>
          <w:sz w:val="24"/>
          <w:szCs w:val="24"/>
        </w:rPr>
        <w:t xml:space="preserve"> </w:t>
      </w:r>
      <w:r w:rsidR="001E6C5C" w:rsidRPr="00A74770">
        <w:rPr>
          <w:rFonts w:ascii="Arial" w:hAnsi="Arial" w:cs="Arial"/>
          <w:sz w:val="24"/>
          <w:szCs w:val="24"/>
        </w:rPr>
        <w:t xml:space="preserve">in the logistics center and, similar to media, </w:t>
      </w:r>
      <w:r w:rsidR="0042615C" w:rsidRPr="00A74770">
        <w:rPr>
          <w:rFonts w:ascii="Arial" w:hAnsi="Arial" w:cs="Arial"/>
          <w:sz w:val="24"/>
          <w:szCs w:val="24"/>
        </w:rPr>
        <w:t>is</w:t>
      </w:r>
      <w:r w:rsidR="00625C9E" w:rsidRPr="00A74770">
        <w:rPr>
          <w:rFonts w:ascii="Arial" w:hAnsi="Arial" w:cs="Arial"/>
          <w:sz w:val="24"/>
          <w:szCs w:val="24"/>
        </w:rPr>
        <w:t xml:space="preserve"> then</w:t>
      </w:r>
      <w:r w:rsidR="0042615C" w:rsidRPr="00A74770">
        <w:rPr>
          <w:rFonts w:ascii="Arial" w:hAnsi="Arial" w:cs="Arial"/>
          <w:sz w:val="24"/>
          <w:szCs w:val="24"/>
        </w:rPr>
        <w:t xml:space="preserve"> </w:t>
      </w:r>
      <w:r w:rsidR="00AA5077" w:rsidRPr="00A74770">
        <w:rPr>
          <w:rFonts w:ascii="Arial" w:hAnsi="Arial" w:cs="Arial"/>
          <w:sz w:val="24"/>
          <w:szCs w:val="24"/>
        </w:rPr>
        <w:t>transferred via</w:t>
      </w:r>
      <w:r w:rsidR="006442CB" w:rsidRPr="00A74770">
        <w:rPr>
          <w:rFonts w:ascii="Arial" w:hAnsi="Arial" w:cs="Arial"/>
          <w:sz w:val="24"/>
          <w:szCs w:val="24"/>
        </w:rPr>
        <w:t xml:space="preserve"> </w:t>
      </w:r>
      <w:r w:rsidR="42A226C3" w:rsidRPr="00A74770">
        <w:rPr>
          <w:rFonts w:ascii="Arial" w:hAnsi="Arial" w:cs="Arial"/>
          <w:sz w:val="24"/>
          <w:szCs w:val="24"/>
        </w:rPr>
        <w:t xml:space="preserve">tubing </w:t>
      </w:r>
      <w:r w:rsidR="006442CB" w:rsidRPr="00A74770">
        <w:rPr>
          <w:rFonts w:ascii="Arial" w:hAnsi="Arial" w:cs="Arial"/>
          <w:sz w:val="24"/>
          <w:szCs w:val="24"/>
        </w:rPr>
        <w:t>pass</w:t>
      </w:r>
      <w:r w:rsidR="0053081B" w:rsidRPr="00A74770">
        <w:rPr>
          <w:rFonts w:ascii="Arial" w:hAnsi="Arial" w:cs="Arial"/>
          <w:sz w:val="24"/>
          <w:szCs w:val="24"/>
        </w:rPr>
        <w:t>-</w:t>
      </w:r>
      <w:r w:rsidR="006442CB" w:rsidRPr="00A74770">
        <w:rPr>
          <w:rFonts w:ascii="Arial" w:hAnsi="Arial" w:cs="Arial"/>
          <w:sz w:val="24"/>
          <w:szCs w:val="24"/>
        </w:rPr>
        <w:t>throughs to their point of use</w:t>
      </w:r>
      <w:r w:rsidR="00AA5077" w:rsidRPr="00A74770">
        <w:rPr>
          <w:rFonts w:ascii="Arial" w:hAnsi="Arial" w:cs="Arial"/>
          <w:sz w:val="24"/>
          <w:szCs w:val="24"/>
        </w:rPr>
        <w:t xml:space="preserve"> in the production area</w:t>
      </w:r>
      <w:r w:rsidR="006442CB" w:rsidRPr="00A74770">
        <w:rPr>
          <w:rFonts w:ascii="Arial" w:hAnsi="Arial" w:cs="Arial"/>
          <w:sz w:val="24"/>
          <w:szCs w:val="24"/>
        </w:rPr>
        <w:t>.</w:t>
      </w:r>
      <w:r w:rsidR="0042615C" w:rsidRPr="00A74770">
        <w:rPr>
          <w:rFonts w:ascii="Arial" w:hAnsi="Arial" w:cs="Arial"/>
          <w:sz w:val="24"/>
          <w:szCs w:val="24"/>
        </w:rPr>
        <w:t xml:space="preserve"> </w:t>
      </w:r>
    </w:p>
    <w:p w14:paraId="6F7E1322" w14:textId="77777777" w:rsidR="00F67750" w:rsidRPr="00A74770" w:rsidRDefault="00F67750" w:rsidP="00105E62">
      <w:pPr>
        <w:spacing w:after="0" w:line="480" w:lineRule="auto"/>
        <w:rPr>
          <w:rFonts w:ascii="Arial" w:hAnsi="Arial" w:cs="Arial"/>
          <w:sz w:val="24"/>
          <w:szCs w:val="24"/>
        </w:rPr>
      </w:pPr>
    </w:p>
    <w:p w14:paraId="695D325F" w14:textId="1E60B114" w:rsidR="00F67750" w:rsidRPr="00A74770" w:rsidRDefault="00F67750" w:rsidP="00105E62">
      <w:pPr>
        <w:spacing w:after="0" w:line="480" w:lineRule="auto"/>
        <w:rPr>
          <w:rFonts w:ascii="Arial" w:hAnsi="Arial" w:cs="Arial"/>
          <w:sz w:val="24"/>
          <w:szCs w:val="24"/>
        </w:rPr>
      </w:pPr>
      <w:bookmarkStart w:id="86" w:name="_Toc792939186"/>
      <w:r w:rsidRPr="00A74770">
        <w:rPr>
          <w:rFonts w:ascii="Arial" w:hAnsi="Arial" w:cs="Arial"/>
          <w:sz w:val="24"/>
          <w:szCs w:val="24"/>
        </w:rPr>
        <w:t xml:space="preserve">Solutions </w:t>
      </w:r>
      <w:r w:rsidR="004C73A9" w:rsidRPr="00A74770">
        <w:rPr>
          <w:rFonts w:ascii="Arial" w:hAnsi="Arial" w:cs="Arial"/>
          <w:sz w:val="24"/>
          <w:szCs w:val="24"/>
        </w:rPr>
        <w:t>Prep</w:t>
      </w:r>
      <w:bookmarkEnd w:id="86"/>
    </w:p>
    <w:p w14:paraId="195C45E6" w14:textId="2639890F" w:rsidR="0042615C" w:rsidRPr="00A74770" w:rsidRDefault="00A62112" w:rsidP="00105E62">
      <w:pPr>
        <w:spacing w:after="0" w:line="480" w:lineRule="auto"/>
        <w:rPr>
          <w:rFonts w:ascii="Arial" w:hAnsi="Arial" w:cs="Arial"/>
          <w:sz w:val="24"/>
          <w:szCs w:val="24"/>
        </w:rPr>
      </w:pPr>
      <w:r w:rsidRPr="00A74770">
        <w:rPr>
          <w:rFonts w:ascii="Arial" w:hAnsi="Arial" w:cs="Arial"/>
          <w:sz w:val="24"/>
          <w:szCs w:val="24"/>
        </w:rPr>
        <w:t xml:space="preserve">Although many </w:t>
      </w:r>
      <w:r w:rsidR="00F670C8" w:rsidRPr="00A74770">
        <w:rPr>
          <w:rFonts w:ascii="Arial" w:hAnsi="Arial" w:cs="Arial"/>
          <w:sz w:val="24"/>
          <w:szCs w:val="24"/>
        </w:rPr>
        <w:t>biomanufacturing facilities</w:t>
      </w:r>
      <w:r w:rsidRPr="00A74770">
        <w:rPr>
          <w:rFonts w:ascii="Arial" w:hAnsi="Arial" w:cs="Arial"/>
          <w:sz w:val="24"/>
          <w:szCs w:val="24"/>
        </w:rPr>
        <w:t xml:space="preserve"> have combined </w:t>
      </w:r>
      <w:r w:rsidR="0053081B" w:rsidRPr="00A74770">
        <w:rPr>
          <w:rFonts w:ascii="Arial" w:hAnsi="Arial" w:cs="Arial"/>
          <w:sz w:val="24"/>
          <w:szCs w:val="24"/>
        </w:rPr>
        <w:t>media</w:t>
      </w:r>
      <w:r w:rsidR="003C4A68">
        <w:rPr>
          <w:rFonts w:ascii="Arial" w:hAnsi="Arial" w:cs="Arial"/>
          <w:sz w:val="24"/>
          <w:szCs w:val="24"/>
        </w:rPr>
        <w:t xml:space="preserve"> and buffer</w:t>
      </w:r>
      <w:r w:rsidR="0053081B" w:rsidRPr="00A74770">
        <w:rPr>
          <w:rFonts w:ascii="Arial" w:hAnsi="Arial" w:cs="Arial"/>
          <w:sz w:val="24"/>
          <w:szCs w:val="24"/>
        </w:rPr>
        <w:t xml:space="preserve"> </w:t>
      </w:r>
      <w:r w:rsidRPr="00A74770">
        <w:rPr>
          <w:rFonts w:ascii="Arial" w:hAnsi="Arial" w:cs="Arial"/>
          <w:sz w:val="24"/>
          <w:szCs w:val="24"/>
        </w:rPr>
        <w:t>prep area</w:t>
      </w:r>
      <w:r w:rsidR="00A55860" w:rsidRPr="00A74770">
        <w:rPr>
          <w:rFonts w:ascii="Arial" w:hAnsi="Arial" w:cs="Arial"/>
          <w:sz w:val="24"/>
          <w:szCs w:val="24"/>
        </w:rPr>
        <w:t>s</w:t>
      </w:r>
      <w:r w:rsidRPr="00A74770">
        <w:rPr>
          <w:rFonts w:ascii="Arial" w:hAnsi="Arial" w:cs="Arial"/>
          <w:sz w:val="24"/>
          <w:szCs w:val="24"/>
        </w:rPr>
        <w:t xml:space="preserve">, </w:t>
      </w:r>
      <w:r w:rsidR="00F670C8" w:rsidRPr="00A74770">
        <w:rPr>
          <w:rFonts w:ascii="Arial" w:hAnsi="Arial" w:cs="Arial"/>
          <w:sz w:val="24"/>
          <w:szCs w:val="24"/>
        </w:rPr>
        <w:t xml:space="preserve">the </w:t>
      </w:r>
      <w:r w:rsidR="00BD2B17" w:rsidRPr="00A74770">
        <w:rPr>
          <w:rFonts w:ascii="Arial" w:hAnsi="Arial" w:cs="Arial"/>
          <w:sz w:val="24"/>
          <w:szCs w:val="24"/>
        </w:rPr>
        <w:t xml:space="preserve">baseline facility </w:t>
      </w:r>
      <w:r w:rsidR="00F670C8" w:rsidRPr="00A74770">
        <w:rPr>
          <w:rFonts w:ascii="Arial" w:hAnsi="Arial" w:cs="Arial"/>
          <w:sz w:val="24"/>
          <w:szCs w:val="24"/>
        </w:rPr>
        <w:t xml:space="preserve">design needed to be </w:t>
      </w:r>
      <w:r w:rsidR="00BD2B17" w:rsidRPr="00A74770">
        <w:rPr>
          <w:rFonts w:ascii="Arial" w:hAnsi="Arial" w:cs="Arial"/>
          <w:sz w:val="24"/>
          <w:szCs w:val="24"/>
        </w:rPr>
        <w:t xml:space="preserve">as </w:t>
      </w:r>
      <w:r w:rsidR="00431635" w:rsidRPr="00A74770">
        <w:rPr>
          <w:rFonts w:ascii="Arial" w:hAnsi="Arial" w:cs="Arial"/>
          <w:sz w:val="24"/>
          <w:szCs w:val="24"/>
        </w:rPr>
        <w:t xml:space="preserve">non-controversial </w:t>
      </w:r>
      <w:r w:rsidR="00421F87" w:rsidRPr="00A74770">
        <w:rPr>
          <w:rFonts w:ascii="Arial" w:hAnsi="Arial" w:cs="Arial"/>
          <w:sz w:val="24"/>
          <w:szCs w:val="24"/>
        </w:rPr>
        <w:t xml:space="preserve">as </w:t>
      </w:r>
      <w:r w:rsidR="00BD2B17" w:rsidRPr="00A74770">
        <w:rPr>
          <w:rFonts w:ascii="Arial" w:hAnsi="Arial" w:cs="Arial"/>
          <w:sz w:val="24"/>
          <w:szCs w:val="24"/>
        </w:rPr>
        <w:t xml:space="preserve">possible to be presented as </w:t>
      </w:r>
      <w:r w:rsidR="00421F87" w:rsidRPr="00A74770">
        <w:rPr>
          <w:rFonts w:ascii="Arial" w:hAnsi="Arial" w:cs="Arial"/>
          <w:sz w:val="24"/>
          <w:szCs w:val="24"/>
        </w:rPr>
        <w:t>a good base case</w:t>
      </w:r>
      <w:r w:rsidR="0053081B" w:rsidRPr="00A74770">
        <w:rPr>
          <w:rFonts w:ascii="Arial" w:hAnsi="Arial" w:cs="Arial"/>
          <w:sz w:val="24"/>
          <w:szCs w:val="24"/>
        </w:rPr>
        <w:t xml:space="preserve"> for comparison</w:t>
      </w:r>
      <w:r w:rsidR="00F670C8" w:rsidRPr="00A74770">
        <w:rPr>
          <w:rFonts w:ascii="Arial" w:hAnsi="Arial" w:cs="Arial"/>
          <w:sz w:val="24"/>
          <w:szCs w:val="24"/>
        </w:rPr>
        <w:t xml:space="preserve">, so the </w:t>
      </w:r>
      <w:r w:rsidR="00BD2B17" w:rsidRPr="00A74770">
        <w:rPr>
          <w:rFonts w:ascii="Arial" w:hAnsi="Arial" w:cs="Arial"/>
          <w:sz w:val="24"/>
          <w:szCs w:val="24"/>
        </w:rPr>
        <w:t xml:space="preserve">decision was made to keep </w:t>
      </w:r>
      <w:r w:rsidR="00F670C8" w:rsidRPr="00A74770">
        <w:rPr>
          <w:rFonts w:ascii="Arial" w:hAnsi="Arial" w:cs="Arial"/>
          <w:sz w:val="24"/>
          <w:szCs w:val="24"/>
        </w:rPr>
        <w:t>media and buffer prep separate</w:t>
      </w:r>
      <w:r w:rsidR="00421F87" w:rsidRPr="00A74770">
        <w:rPr>
          <w:rFonts w:ascii="Arial" w:hAnsi="Arial" w:cs="Arial"/>
          <w:sz w:val="24"/>
          <w:szCs w:val="24"/>
        </w:rPr>
        <w:t xml:space="preserve">. </w:t>
      </w:r>
      <w:r w:rsidR="00F670C8" w:rsidRPr="00A74770">
        <w:rPr>
          <w:rFonts w:ascii="Arial" w:hAnsi="Arial" w:cs="Arial"/>
          <w:sz w:val="24"/>
          <w:szCs w:val="24"/>
        </w:rPr>
        <w:t>An additional</w:t>
      </w:r>
      <w:r w:rsidR="00421F87" w:rsidRPr="00A74770">
        <w:rPr>
          <w:rFonts w:ascii="Arial" w:hAnsi="Arial" w:cs="Arial"/>
          <w:sz w:val="24"/>
          <w:szCs w:val="24"/>
        </w:rPr>
        <w:t xml:space="preserve"> small-scale </w:t>
      </w:r>
      <w:r w:rsidR="003C4A68">
        <w:rPr>
          <w:rFonts w:ascii="Arial" w:hAnsi="Arial" w:cs="Arial"/>
          <w:sz w:val="24"/>
          <w:szCs w:val="24"/>
        </w:rPr>
        <w:t xml:space="preserve">single use mixer for </w:t>
      </w:r>
      <w:r w:rsidR="00421F87" w:rsidRPr="00A74770">
        <w:rPr>
          <w:rFonts w:ascii="Arial" w:hAnsi="Arial" w:cs="Arial"/>
          <w:sz w:val="24"/>
          <w:szCs w:val="24"/>
        </w:rPr>
        <w:t>media prep area</w:t>
      </w:r>
      <w:r w:rsidR="00F670C8" w:rsidRPr="00A74770">
        <w:rPr>
          <w:rFonts w:ascii="Arial" w:hAnsi="Arial" w:cs="Arial"/>
          <w:sz w:val="24"/>
          <w:szCs w:val="24"/>
        </w:rPr>
        <w:t xml:space="preserve"> was </w:t>
      </w:r>
      <w:r w:rsidR="00DD4FFB" w:rsidRPr="00A74770">
        <w:rPr>
          <w:rFonts w:ascii="Arial" w:hAnsi="Arial" w:cs="Arial"/>
          <w:sz w:val="24"/>
          <w:szCs w:val="24"/>
        </w:rPr>
        <w:t xml:space="preserve">also </w:t>
      </w:r>
      <w:r w:rsidR="00F670C8" w:rsidRPr="00A74770">
        <w:rPr>
          <w:rFonts w:ascii="Arial" w:hAnsi="Arial" w:cs="Arial"/>
          <w:sz w:val="24"/>
          <w:szCs w:val="24"/>
        </w:rPr>
        <w:t>included</w:t>
      </w:r>
      <w:r w:rsidR="0042615C" w:rsidRPr="00A74770">
        <w:rPr>
          <w:rFonts w:ascii="Arial" w:hAnsi="Arial" w:cs="Arial"/>
          <w:sz w:val="24"/>
          <w:szCs w:val="24"/>
        </w:rPr>
        <w:t xml:space="preserve"> in the layout</w:t>
      </w:r>
      <w:r w:rsidR="00387AD9">
        <w:rPr>
          <w:rFonts w:ascii="Arial" w:hAnsi="Arial" w:cs="Arial"/>
          <w:sz w:val="24"/>
          <w:szCs w:val="24"/>
        </w:rPr>
        <w:t xml:space="preserve"> as shown in Figure </w:t>
      </w:r>
      <w:r w:rsidR="00E06E1E">
        <w:rPr>
          <w:rFonts w:ascii="Arial" w:hAnsi="Arial" w:cs="Arial"/>
          <w:sz w:val="24"/>
          <w:szCs w:val="24"/>
        </w:rPr>
        <w:t>7</w:t>
      </w:r>
      <w:r w:rsidR="004A0AAD" w:rsidRPr="00A74770">
        <w:rPr>
          <w:rFonts w:ascii="Arial" w:hAnsi="Arial" w:cs="Arial"/>
          <w:sz w:val="24"/>
          <w:szCs w:val="24"/>
        </w:rPr>
        <w:t xml:space="preserve">. </w:t>
      </w:r>
    </w:p>
    <w:p w14:paraId="48037273" w14:textId="3856765D" w:rsidR="00347F5A" w:rsidRPr="00A74770" w:rsidRDefault="00347F5A" w:rsidP="00105E62">
      <w:pPr>
        <w:spacing w:after="0" w:line="480" w:lineRule="auto"/>
        <w:rPr>
          <w:rFonts w:ascii="Arial" w:hAnsi="Arial" w:cs="Arial"/>
          <w:sz w:val="24"/>
          <w:szCs w:val="24"/>
        </w:rPr>
      </w:pPr>
    </w:p>
    <w:p w14:paraId="4B59FFD4" w14:textId="21F8615F" w:rsidR="009A723E" w:rsidRPr="00A74770" w:rsidRDefault="000E0ABE" w:rsidP="00105E62">
      <w:pPr>
        <w:spacing w:after="0" w:line="480" w:lineRule="auto"/>
        <w:rPr>
          <w:rFonts w:ascii="Arial" w:hAnsi="Arial" w:cs="Arial"/>
          <w:sz w:val="24"/>
          <w:szCs w:val="24"/>
        </w:rPr>
      </w:pPr>
      <w:r w:rsidRPr="41A83F09">
        <w:rPr>
          <w:rFonts w:ascii="Arial" w:hAnsi="Arial" w:cs="Arial"/>
          <w:sz w:val="24"/>
          <w:szCs w:val="24"/>
        </w:rPr>
        <w:t>B</w:t>
      </w:r>
      <w:r w:rsidR="00C44B8C" w:rsidRPr="41A83F09">
        <w:rPr>
          <w:rFonts w:ascii="Arial" w:hAnsi="Arial" w:cs="Arial"/>
          <w:sz w:val="24"/>
          <w:szCs w:val="24"/>
        </w:rPr>
        <w:t xml:space="preserve">uffer prep </w:t>
      </w:r>
      <w:r w:rsidRPr="41A83F09">
        <w:rPr>
          <w:rFonts w:ascii="Arial" w:hAnsi="Arial" w:cs="Arial"/>
          <w:sz w:val="24"/>
          <w:szCs w:val="24"/>
        </w:rPr>
        <w:t xml:space="preserve">is </w:t>
      </w:r>
      <w:r w:rsidR="00E75CD7" w:rsidRPr="41A83F09">
        <w:rPr>
          <w:rFonts w:ascii="Arial" w:hAnsi="Arial" w:cs="Arial"/>
          <w:sz w:val="24"/>
          <w:szCs w:val="24"/>
        </w:rPr>
        <w:t xml:space="preserve">typically a </w:t>
      </w:r>
      <w:r w:rsidR="00AC358F" w:rsidRPr="41A83F09">
        <w:rPr>
          <w:rFonts w:ascii="Arial" w:hAnsi="Arial" w:cs="Arial"/>
          <w:sz w:val="24"/>
          <w:szCs w:val="24"/>
        </w:rPr>
        <w:t>labor-intensive</w:t>
      </w:r>
      <w:r w:rsidR="00370F60" w:rsidRPr="41A83F09">
        <w:rPr>
          <w:rFonts w:ascii="Arial" w:hAnsi="Arial" w:cs="Arial"/>
          <w:sz w:val="24"/>
          <w:szCs w:val="24"/>
        </w:rPr>
        <w:t xml:space="preserve"> </w:t>
      </w:r>
      <w:r w:rsidR="00E75CD7" w:rsidRPr="41A83F09">
        <w:rPr>
          <w:rFonts w:ascii="Arial" w:hAnsi="Arial" w:cs="Arial"/>
          <w:sz w:val="24"/>
          <w:szCs w:val="24"/>
        </w:rPr>
        <w:t xml:space="preserve">operation </w:t>
      </w:r>
      <w:r w:rsidR="005F7C25" w:rsidRPr="41A83F09">
        <w:rPr>
          <w:rFonts w:ascii="Arial" w:hAnsi="Arial" w:cs="Arial"/>
          <w:sz w:val="24"/>
          <w:szCs w:val="24"/>
        </w:rPr>
        <w:t>to</w:t>
      </w:r>
      <w:r w:rsidR="00370F60" w:rsidRPr="41A83F09">
        <w:rPr>
          <w:rFonts w:ascii="Arial" w:hAnsi="Arial" w:cs="Arial"/>
          <w:sz w:val="24"/>
          <w:szCs w:val="24"/>
        </w:rPr>
        <w:t xml:space="preserve"> </w:t>
      </w:r>
      <w:r w:rsidR="00AE0F0E" w:rsidRPr="41A83F09">
        <w:rPr>
          <w:rFonts w:ascii="Arial" w:hAnsi="Arial" w:cs="Arial"/>
          <w:sz w:val="24"/>
          <w:szCs w:val="24"/>
        </w:rPr>
        <w:t xml:space="preserve">meet the demands of production. </w:t>
      </w:r>
      <w:r w:rsidR="00370F60" w:rsidRPr="41A83F09">
        <w:rPr>
          <w:rFonts w:ascii="Arial" w:hAnsi="Arial" w:cs="Arial"/>
          <w:sz w:val="24"/>
          <w:szCs w:val="24"/>
        </w:rPr>
        <w:t>A</w:t>
      </w:r>
      <w:r w:rsidR="00AE0F0E" w:rsidRPr="41A83F09">
        <w:rPr>
          <w:rFonts w:ascii="Arial" w:hAnsi="Arial" w:cs="Arial"/>
          <w:sz w:val="24"/>
          <w:szCs w:val="24"/>
        </w:rPr>
        <w:t xml:space="preserve"> </w:t>
      </w:r>
      <w:r w:rsidR="0026237D" w:rsidRPr="41A83F09">
        <w:rPr>
          <w:rFonts w:ascii="Arial" w:hAnsi="Arial" w:cs="Arial"/>
          <w:sz w:val="24"/>
          <w:szCs w:val="24"/>
        </w:rPr>
        <w:t>buffer stock blending (</w:t>
      </w:r>
      <w:r w:rsidR="00AC358F" w:rsidRPr="41A83F09">
        <w:rPr>
          <w:rFonts w:ascii="Arial" w:hAnsi="Arial" w:cs="Arial"/>
          <w:sz w:val="24"/>
          <w:szCs w:val="24"/>
        </w:rPr>
        <w:t>BSB</w:t>
      </w:r>
      <w:r w:rsidR="00852EF8" w:rsidRPr="41A83F09">
        <w:rPr>
          <w:rFonts w:ascii="Arial" w:hAnsi="Arial" w:cs="Arial"/>
          <w:sz w:val="24"/>
          <w:szCs w:val="24"/>
        </w:rPr>
        <w:t>)</w:t>
      </w:r>
      <w:r w:rsidR="00AE0F0E" w:rsidRPr="41A83F09">
        <w:rPr>
          <w:rFonts w:ascii="Arial" w:hAnsi="Arial" w:cs="Arial"/>
          <w:sz w:val="24"/>
          <w:szCs w:val="24"/>
        </w:rPr>
        <w:t xml:space="preserve"> skid</w:t>
      </w:r>
      <w:r w:rsidR="00510F9B" w:rsidRPr="41A83F09">
        <w:rPr>
          <w:rFonts w:ascii="Arial" w:hAnsi="Arial" w:cs="Arial"/>
          <w:sz w:val="24"/>
          <w:szCs w:val="24"/>
        </w:rPr>
        <w:t>,</w:t>
      </w:r>
      <w:r w:rsidR="00370F60" w:rsidRPr="41A83F09">
        <w:rPr>
          <w:rFonts w:ascii="Arial" w:hAnsi="Arial" w:cs="Arial"/>
          <w:sz w:val="24"/>
          <w:szCs w:val="24"/>
        </w:rPr>
        <w:t xml:space="preserve"> </w:t>
      </w:r>
      <w:r w:rsidR="00510F9B" w:rsidRPr="41A83F09">
        <w:rPr>
          <w:rFonts w:ascii="Arial" w:hAnsi="Arial" w:cs="Arial"/>
          <w:sz w:val="24"/>
          <w:szCs w:val="24"/>
        </w:rPr>
        <w:t xml:space="preserve">such as the </w:t>
      </w:r>
      <w:del w:id="87" w:author="Erickson, John" w:date="2025-07-01T11:55:00Z">
        <w:r w:rsidRPr="41A83F09" w:rsidDel="00510F9B">
          <w:rPr>
            <w:rFonts w:ascii="Arial" w:hAnsi="Arial" w:cs="Arial"/>
            <w:sz w:val="24"/>
            <w:szCs w:val="24"/>
          </w:rPr>
          <w:delText xml:space="preserve">one </w:delText>
        </w:r>
      </w:del>
      <w:ins w:id="88" w:author="Erickson, John" w:date="2025-07-01T11:56:00Z">
        <w:r w:rsidR="00A827AF" w:rsidRPr="41A83F09">
          <w:rPr>
            <w:rFonts w:ascii="Arial" w:hAnsi="Arial" w:cs="Arial"/>
            <w:sz w:val="24"/>
            <w:szCs w:val="24"/>
          </w:rPr>
          <w:t>NIIMBL</w:t>
        </w:r>
      </w:ins>
      <w:ins w:id="89" w:author="Lee, Kelvin" w:date="2025-07-11T17:28:00Z">
        <w:r w:rsidR="2E6D47C7" w:rsidRPr="41A83F09">
          <w:rPr>
            <w:rFonts w:ascii="Arial" w:hAnsi="Arial" w:cs="Arial"/>
            <w:sz w:val="24"/>
            <w:szCs w:val="24"/>
          </w:rPr>
          <w:t>-</w:t>
        </w:r>
      </w:ins>
      <w:ins w:id="90" w:author="Erickson, John" w:date="2025-07-01T11:56:00Z">
        <w:del w:id="91" w:author="Lee, Kelvin" w:date="2025-07-11T17:28:00Z">
          <w:r w:rsidRPr="41A83F09" w:rsidDel="00A827AF">
            <w:rPr>
              <w:rFonts w:ascii="Arial" w:hAnsi="Arial" w:cs="Arial"/>
              <w:sz w:val="24"/>
              <w:szCs w:val="24"/>
            </w:rPr>
            <w:delText xml:space="preserve"> </w:delText>
          </w:r>
        </w:del>
        <w:r w:rsidR="00A827AF" w:rsidRPr="41A83F09">
          <w:rPr>
            <w:rFonts w:ascii="Arial" w:hAnsi="Arial" w:cs="Arial"/>
            <w:sz w:val="24"/>
            <w:szCs w:val="24"/>
          </w:rPr>
          <w:t>B</w:t>
        </w:r>
      </w:ins>
      <w:ins w:id="92" w:author="Lee, Kelvin" w:date="2025-07-11T17:28:00Z">
        <w:r w:rsidR="0757E82B" w:rsidRPr="41A83F09">
          <w:rPr>
            <w:rFonts w:ascii="Arial" w:hAnsi="Arial" w:cs="Arial"/>
            <w:sz w:val="24"/>
            <w:szCs w:val="24"/>
          </w:rPr>
          <w:t>i</w:t>
        </w:r>
      </w:ins>
      <w:ins w:id="93" w:author="Erickson, John" w:date="2025-07-01T11:56:00Z">
        <w:del w:id="94" w:author="Lee, Kelvin" w:date="2025-07-11T17:28:00Z">
          <w:r w:rsidRPr="41A83F09" w:rsidDel="00A827AF">
            <w:rPr>
              <w:rFonts w:ascii="Arial" w:hAnsi="Arial" w:cs="Arial"/>
              <w:sz w:val="24"/>
              <w:szCs w:val="24"/>
            </w:rPr>
            <w:delText>I</w:delText>
          </w:r>
        </w:del>
        <w:r w:rsidR="00A827AF" w:rsidRPr="41A83F09">
          <w:rPr>
            <w:rFonts w:ascii="Arial" w:hAnsi="Arial" w:cs="Arial"/>
            <w:sz w:val="24"/>
            <w:szCs w:val="24"/>
          </w:rPr>
          <w:t>oPhorum ope</w:t>
        </w:r>
      </w:ins>
      <w:ins w:id="95" w:author="Erickson, John" w:date="2025-07-01T11:57:00Z">
        <w:r w:rsidR="00A827AF" w:rsidRPr="41A83F09">
          <w:rPr>
            <w:rFonts w:ascii="Arial" w:hAnsi="Arial" w:cs="Arial"/>
            <w:sz w:val="24"/>
            <w:szCs w:val="24"/>
          </w:rPr>
          <w:t xml:space="preserve">n </w:t>
        </w:r>
      </w:ins>
      <w:ins w:id="96" w:author="Erickson, John" w:date="2025-07-01T11:55:00Z">
        <w:r w:rsidR="00522558" w:rsidRPr="41A83F09">
          <w:rPr>
            <w:rFonts w:ascii="Arial" w:hAnsi="Arial" w:cs="Arial"/>
            <w:sz w:val="24"/>
            <w:szCs w:val="24"/>
          </w:rPr>
          <w:t>source</w:t>
        </w:r>
      </w:ins>
      <w:ins w:id="97" w:author="Lee, Kelvin" w:date="2025-07-11T17:28:00Z">
        <w:r w:rsidR="4B178864" w:rsidRPr="41A83F09">
          <w:rPr>
            <w:rFonts w:ascii="Arial" w:hAnsi="Arial" w:cs="Arial"/>
            <w:sz w:val="24"/>
            <w:szCs w:val="24"/>
          </w:rPr>
          <w:t xml:space="preserve"> BSB</w:t>
        </w:r>
      </w:ins>
      <w:ins w:id="98" w:author="Erickson, John" w:date="2025-07-01T11:56:00Z">
        <w:r w:rsidR="00AC2153" w:rsidRPr="41A83F09">
          <w:rPr>
            <w:rFonts w:ascii="Arial" w:hAnsi="Arial" w:cs="Arial"/>
            <w:sz w:val="24"/>
            <w:szCs w:val="24"/>
          </w:rPr>
          <w:t xml:space="preserve"> </w:t>
        </w:r>
      </w:ins>
      <w:ins w:id="99" w:author="Erickson, John" w:date="2025-07-01T16:15:00Z">
        <w:r w:rsidR="00E4677B" w:rsidRPr="41A83F09">
          <w:rPr>
            <w:rFonts w:ascii="Arial" w:hAnsi="Arial" w:cs="Arial"/>
            <w:sz w:val="24"/>
            <w:szCs w:val="24"/>
          </w:rPr>
          <w:t>skid</w:t>
        </w:r>
      </w:ins>
      <w:ins w:id="100" w:author="Erickson, John" w:date="2025-07-01T11:56:00Z">
        <w:r w:rsidR="00AC2153" w:rsidRPr="41A83F09">
          <w:rPr>
            <w:rFonts w:ascii="Arial" w:hAnsi="Arial" w:cs="Arial"/>
            <w:sz w:val="24"/>
            <w:szCs w:val="24"/>
          </w:rPr>
          <w:t xml:space="preserve"> </w:t>
        </w:r>
      </w:ins>
      <w:r w:rsidR="00510F9B" w:rsidRPr="41A83F09">
        <w:rPr>
          <w:rFonts w:ascii="Arial" w:hAnsi="Arial" w:cs="Arial"/>
          <w:sz w:val="24"/>
          <w:szCs w:val="24"/>
        </w:rPr>
        <w:t xml:space="preserve">shown in </w:t>
      </w:r>
      <w:r w:rsidR="1A77B218" w:rsidRPr="41A83F09">
        <w:rPr>
          <w:rFonts w:ascii="Arial" w:hAnsi="Arial" w:cs="Arial"/>
          <w:sz w:val="24"/>
          <w:szCs w:val="24"/>
        </w:rPr>
        <w:t>Figure 8</w:t>
      </w:r>
      <w:r w:rsidR="00510F9B" w:rsidRPr="41A83F09">
        <w:rPr>
          <w:rFonts w:ascii="Arial" w:hAnsi="Arial" w:cs="Arial"/>
          <w:sz w:val="24"/>
          <w:szCs w:val="24"/>
        </w:rPr>
        <w:t>,</w:t>
      </w:r>
      <w:r w:rsidR="1A77B218" w:rsidRPr="41A83F09">
        <w:rPr>
          <w:rFonts w:ascii="Arial" w:hAnsi="Arial" w:cs="Arial"/>
          <w:sz w:val="24"/>
          <w:szCs w:val="24"/>
        </w:rPr>
        <w:t xml:space="preserve"> </w:t>
      </w:r>
      <w:r w:rsidR="00BD2B17" w:rsidRPr="41A83F09">
        <w:rPr>
          <w:rFonts w:ascii="Arial" w:hAnsi="Arial" w:cs="Arial"/>
          <w:sz w:val="24"/>
          <w:szCs w:val="24"/>
        </w:rPr>
        <w:t>can</w:t>
      </w:r>
      <w:r w:rsidR="0088493A" w:rsidRPr="41A83F09">
        <w:rPr>
          <w:rFonts w:ascii="Arial" w:hAnsi="Arial" w:cs="Arial"/>
          <w:sz w:val="24"/>
          <w:szCs w:val="24"/>
        </w:rPr>
        <w:t xml:space="preserve"> reduce </w:t>
      </w:r>
      <w:r w:rsidR="00370F60" w:rsidRPr="41A83F09">
        <w:rPr>
          <w:rFonts w:ascii="Arial" w:hAnsi="Arial" w:cs="Arial"/>
          <w:sz w:val="24"/>
          <w:szCs w:val="24"/>
        </w:rPr>
        <w:t xml:space="preserve">the workload </w:t>
      </w:r>
      <w:r w:rsidR="0088493A" w:rsidRPr="41A83F09">
        <w:rPr>
          <w:rFonts w:ascii="Arial" w:hAnsi="Arial" w:cs="Arial"/>
          <w:sz w:val="24"/>
          <w:szCs w:val="24"/>
        </w:rPr>
        <w:t>significantly</w:t>
      </w:r>
      <w:r w:rsidR="005427ED" w:rsidRPr="41A83F09">
        <w:rPr>
          <w:rFonts w:ascii="Arial" w:hAnsi="Arial" w:cs="Arial"/>
          <w:sz w:val="24"/>
          <w:szCs w:val="24"/>
        </w:rPr>
        <w:t xml:space="preserve"> </w:t>
      </w:r>
      <w:r w:rsidR="0080500A" w:rsidRPr="41A83F09">
        <w:rPr>
          <w:rFonts w:ascii="Arial" w:hAnsi="Arial" w:cs="Arial"/>
          <w:sz w:val="24"/>
          <w:szCs w:val="24"/>
        </w:rPr>
        <w:t>as well as limit</w:t>
      </w:r>
      <w:r w:rsidR="005427ED" w:rsidRPr="41A83F09">
        <w:rPr>
          <w:rFonts w:ascii="Arial" w:hAnsi="Arial" w:cs="Arial"/>
          <w:sz w:val="24"/>
          <w:szCs w:val="24"/>
        </w:rPr>
        <w:t xml:space="preserve"> </w:t>
      </w:r>
      <w:r w:rsidR="00841134" w:rsidRPr="41A83F09">
        <w:rPr>
          <w:rFonts w:ascii="Arial" w:hAnsi="Arial" w:cs="Arial"/>
          <w:sz w:val="24"/>
          <w:szCs w:val="24"/>
        </w:rPr>
        <w:t>the amount</w:t>
      </w:r>
      <w:r w:rsidR="005427ED" w:rsidRPr="41A83F09">
        <w:rPr>
          <w:rFonts w:ascii="Arial" w:hAnsi="Arial" w:cs="Arial"/>
          <w:sz w:val="24"/>
          <w:szCs w:val="24"/>
        </w:rPr>
        <w:t xml:space="preserve"> of material that </w:t>
      </w:r>
      <w:r w:rsidR="0080500A" w:rsidRPr="41A83F09">
        <w:rPr>
          <w:rFonts w:ascii="Arial" w:hAnsi="Arial" w:cs="Arial"/>
          <w:sz w:val="24"/>
          <w:szCs w:val="24"/>
        </w:rPr>
        <w:t>needs to be</w:t>
      </w:r>
      <w:r w:rsidR="005427ED" w:rsidRPr="41A83F09">
        <w:rPr>
          <w:rFonts w:ascii="Arial" w:hAnsi="Arial" w:cs="Arial"/>
          <w:sz w:val="24"/>
          <w:szCs w:val="24"/>
        </w:rPr>
        <w:t xml:space="preserve"> stored in the warehouse</w:t>
      </w:r>
      <w:r w:rsidR="00E96C0A" w:rsidRPr="41A83F09">
        <w:rPr>
          <w:rFonts w:ascii="Arial" w:hAnsi="Arial" w:cs="Arial"/>
          <w:sz w:val="24"/>
          <w:szCs w:val="24"/>
        </w:rPr>
        <w:t xml:space="preserve"> </w:t>
      </w:r>
      <w:r w:rsidRPr="41A83F09">
        <w:rPr>
          <w:rFonts w:ascii="Arial" w:hAnsi="Arial" w:cs="Arial"/>
          <w:sz w:val="24"/>
          <w:szCs w:val="24"/>
        </w:rPr>
        <w:fldChar w:fldCharType="begin"/>
      </w:r>
      <w:r w:rsidRPr="41A83F09">
        <w:rPr>
          <w:rFonts w:ascii="Arial" w:hAnsi="Arial" w:cs="Arial"/>
          <w:sz w:val="24"/>
          <w:szCs w:val="24"/>
        </w:rPr>
        <w:instrText xml:space="preserve"> ADDIN EN.CITE &lt;EndNote&gt;&lt;Cite&gt;&lt;Author&gt;Ram&lt;/Author&gt;&lt;Year&gt;2023&lt;/Year&gt;&lt;IDText&gt;Evaluation of the Design, Development, and Performance of a Mass-Flow Based, Open-Source Buffer Manufacturing System&lt;/IDText&gt;&lt;DisplayText&gt;(Ram et al.)&lt;/DisplayText&gt;&lt;record&gt;&lt;keywords&gt;&lt;keyword&gt;Buffer manufacture&lt;/keyword&gt;&lt;keyword&gt;buffer stock blending&lt;/keyword&gt;&lt;keyword&gt;cGMP&lt;/keyword&gt;&lt;keyword&gt;in-line conditioning&lt;/keyword&gt;&lt;keyword&gt;open-source skid&lt;/keyword&gt;&lt;/keywords&gt;&lt;urls&gt;&lt;related-urls&gt;&lt;url&gt;https://www.ncbi.nlm.nih.gov/pubmed/35987520&lt;/url&gt;&lt;/related-urls&gt;&lt;/urls&gt;&lt;isbn&gt;1948-2124&lt;/isbn&gt;&lt;titles&gt;&lt;title&gt;Evaluation of the Design, Development, and Performance of a Mass-Flow Based, Open-Source Buffer Manufacturing System&lt;/title&gt;&lt;secondary-title&gt;PDA J Pharm Sci Technol&lt;/secondary-title&gt;&lt;/titles&gt;&lt;pages&gt;79-98&lt;/pages&gt;&lt;number&gt;2&lt;/number&gt;&lt;contributors&gt;&lt;authors&gt;&lt;author&gt;Ram, N.&lt;/author&gt;&lt;author&gt;Johnson, J.&lt;/author&gt;&lt;author&gt;Ardeshna, H.&lt;/author&gt;&lt;author&gt;Camire, J.&lt;/author&gt;&lt;author&gt;Campbell, R.&lt;/author&gt;&lt;author&gt;Chau, D.&lt;/author&gt;&lt;author&gt;Gardner, S.&lt;/author&gt;&lt;author&gt;Gibson, K.&lt;/author&gt;&lt;author&gt;Norikane, J.&lt;/author&gt;&lt;author&gt;Randolph, P.&lt;/author&gt;&lt;author&gt;Smith, K.&lt;/author&gt;&lt;author&gt;Stafford, K.&lt;/author&gt;&lt;author&gt;Swamy, R.&lt;/author&gt;&lt;author&gt;Usery, S.&lt;/author&gt;&lt;author&gt;Lee, K. H.&lt;/author&gt;&lt;/authors&gt;&lt;/contributors&gt;&lt;edition&gt;20220819&lt;/edition&gt;&lt;language&gt;eng&lt;/language&gt;&lt;added-date format="utc"&gt;1738721440&lt;/added-date&gt;&lt;ref-type name="Journal Article"&gt;17&lt;/ref-type&gt;&lt;auth-address&gt;Thermo Fisher Scientific. Biotech Design LLC. GlaxoSmithKline plc. Rockwell Automation. Merck and Company. PM Group. National Institute for Innovation in Manufacturing Biopharmaceuticals&amp;#xD;and. Janssen. National Institute for Innovation in Manufacturing Biopharmaceuticals&amp;#xD;and KHL@udel.edu.&lt;/auth-address&gt;&lt;dates&gt;&lt;year&gt;2023&lt;/year&gt;&lt;/dates&gt;&lt;rec-number&gt;92&lt;/rec-number&gt;&lt;last-updated-date format="utc"&gt;1738721440&lt;/last-updated-date&gt;&lt;accession-num&gt;35987520&lt;/accession-num&gt;&lt;electronic-resource-num&gt;10.5731/pdajpst.2021.012660&lt;/electronic-resource-num&gt;&lt;volume&gt;77&lt;/volume&gt;&lt;/record&gt;&lt;/Cite&gt;&lt;/EndNote&gt;</w:instrText>
      </w:r>
      <w:r w:rsidRPr="41A83F09">
        <w:rPr>
          <w:rFonts w:ascii="Arial" w:hAnsi="Arial" w:cs="Arial"/>
          <w:sz w:val="24"/>
          <w:szCs w:val="24"/>
        </w:rPr>
        <w:fldChar w:fldCharType="separate"/>
      </w:r>
      <w:r w:rsidR="00E96C0A" w:rsidRPr="41A83F09">
        <w:rPr>
          <w:rFonts w:ascii="Arial" w:hAnsi="Arial" w:cs="Arial"/>
          <w:noProof/>
          <w:sz w:val="24"/>
          <w:szCs w:val="24"/>
        </w:rPr>
        <w:t>(Ram et al.)</w:t>
      </w:r>
      <w:r w:rsidRPr="41A83F09">
        <w:rPr>
          <w:rFonts w:ascii="Arial" w:hAnsi="Arial" w:cs="Arial"/>
          <w:sz w:val="24"/>
          <w:szCs w:val="24"/>
        </w:rPr>
        <w:fldChar w:fldCharType="end"/>
      </w:r>
      <w:r w:rsidR="0088493A" w:rsidRPr="41A83F09">
        <w:rPr>
          <w:rFonts w:ascii="Arial" w:hAnsi="Arial" w:cs="Arial"/>
          <w:sz w:val="24"/>
          <w:szCs w:val="24"/>
        </w:rPr>
        <w:t xml:space="preserve">. </w:t>
      </w:r>
      <w:r w:rsidR="56C1917E" w:rsidRPr="41A83F09">
        <w:rPr>
          <w:rFonts w:ascii="Arial" w:hAnsi="Arial" w:cs="Arial"/>
          <w:sz w:val="24"/>
          <w:szCs w:val="24"/>
        </w:rPr>
        <w:t>Single salt stock solutions</w:t>
      </w:r>
      <w:r w:rsidR="002D5C23" w:rsidRPr="41A83F09">
        <w:rPr>
          <w:rFonts w:ascii="Arial" w:hAnsi="Arial" w:cs="Arial"/>
          <w:sz w:val="24"/>
          <w:szCs w:val="24"/>
        </w:rPr>
        <w:t xml:space="preserve"> are made as</w:t>
      </w:r>
      <w:r w:rsidR="00B53FD4" w:rsidRPr="41A83F09">
        <w:rPr>
          <w:rFonts w:ascii="Arial" w:hAnsi="Arial" w:cs="Arial"/>
          <w:sz w:val="24"/>
          <w:szCs w:val="24"/>
        </w:rPr>
        <w:t xml:space="preserve"> </w:t>
      </w:r>
      <w:r w:rsidR="0644F600" w:rsidRPr="41A83F09">
        <w:rPr>
          <w:rFonts w:ascii="Arial" w:hAnsi="Arial" w:cs="Arial"/>
          <w:sz w:val="24"/>
          <w:szCs w:val="24"/>
        </w:rPr>
        <w:t>~</w:t>
      </w:r>
      <w:r w:rsidR="00B53FD4" w:rsidRPr="41A83F09">
        <w:rPr>
          <w:rFonts w:ascii="Arial" w:hAnsi="Arial" w:cs="Arial"/>
          <w:sz w:val="24"/>
          <w:szCs w:val="24"/>
        </w:rPr>
        <w:t>20x concentrates</w:t>
      </w:r>
      <w:r w:rsidR="002D5C23" w:rsidRPr="41A83F09">
        <w:rPr>
          <w:rFonts w:ascii="Arial" w:hAnsi="Arial" w:cs="Arial"/>
          <w:sz w:val="24"/>
          <w:szCs w:val="24"/>
        </w:rPr>
        <w:t xml:space="preserve"> and stored in </w:t>
      </w:r>
      <w:r w:rsidR="7CEC2EB0" w:rsidRPr="41A83F09">
        <w:rPr>
          <w:rFonts w:ascii="Arial" w:hAnsi="Arial" w:cs="Arial"/>
          <w:sz w:val="24"/>
          <w:szCs w:val="24"/>
        </w:rPr>
        <w:t xml:space="preserve">single use </w:t>
      </w:r>
      <w:r w:rsidR="00C63AE0" w:rsidRPr="41A83F09">
        <w:rPr>
          <w:rFonts w:ascii="Arial" w:hAnsi="Arial" w:cs="Arial"/>
          <w:sz w:val="24"/>
          <w:szCs w:val="24"/>
        </w:rPr>
        <w:t xml:space="preserve">bags </w:t>
      </w:r>
      <w:r w:rsidR="002D5C23" w:rsidRPr="41A83F09">
        <w:rPr>
          <w:rFonts w:ascii="Arial" w:hAnsi="Arial" w:cs="Arial"/>
          <w:sz w:val="24"/>
          <w:szCs w:val="24"/>
        </w:rPr>
        <w:t>until they are</w:t>
      </w:r>
      <w:r w:rsidR="000042D5" w:rsidRPr="41A83F09">
        <w:rPr>
          <w:rFonts w:ascii="Arial" w:hAnsi="Arial" w:cs="Arial"/>
          <w:sz w:val="24"/>
          <w:szCs w:val="24"/>
        </w:rPr>
        <w:t xml:space="preserve"> </w:t>
      </w:r>
      <w:r w:rsidR="7A42961A" w:rsidRPr="41A83F09">
        <w:rPr>
          <w:rFonts w:ascii="Arial" w:hAnsi="Arial" w:cs="Arial"/>
          <w:sz w:val="24"/>
          <w:szCs w:val="24"/>
        </w:rPr>
        <w:t>fed</w:t>
      </w:r>
      <w:r w:rsidR="000042D5" w:rsidRPr="41A83F09">
        <w:rPr>
          <w:rFonts w:ascii="Arial" w:hAnsi="Arial" w:cs="Arial"/>
          <w:sz w:val="24"/>
          <w:szCs w:val="24"/>
        </w:rPr>
        <w:t xml:space="preserve"> into the </w:t>
      </w:r>
      <w:r w:rsidR="00AC358F" w:rsidRPr="41A83F09">
        <w:rPr>
          <w:rFonts w:ascii="Arial" w:hAnsi="Arial" w:cs="Arial"/>
          <w:sz w:val="24"/>
          <w:szCs w:val="24"/>
        </w:rPr>
        <w:t>BSB</w:t>
      </w:r>
      <w:r w:rsidR="000042D5" w:rsidRPr="41A83F09">
        <w:rPr>
          <w:rFonts w:ascii="Arial" w:hAnsi="Arial" w:cs="Arial"/>
          <w:sz w:val="24"/>
          <w:szCs w:val="24"/>
        </w:rPr>
        <w:t xml:space="preserve"> skid</w:t>
      </w:r>
      <w:r w:rsidR="002D5C23" w:rsidRPr="41A83F09">
        <w:rPr>
          <w:rFonts w:ascii="Arial" w:hAnsi="Arial" w:cs="Arial"/>
          <w:sz w:val="24"/>
          <w:szCs w:val="24"/>
        </w:rPr>
        <w:t xml:space="preserve"> as </w:t>
      </w:r>
      <w:r w:rsidR="00AA6231" w:rsidRPr="41A83F09">
        <w:rPr>
          <w:rFonts w:ascii="Arial" w:hAnsi="Arial" w:cs="Arial"/>
          <w:sz w:val="24"/>
          <w:szCs w:val="24"/>
        </w:rPr>
        <w:t>needed.</w:t>
      </w:r>
      <w:r w:rsidR="002D5C23" w:rsidRPr="41A83F09">
        <w:rPr>
          <w:rFonts w:ascii="Arial" w:hAnsi="Arial" w:cs="Arial"/>
          <w:sz w:val="24"/>
          <w:szCs w:val="24"/>
        </w:rPr>
        <w:t xml:space="preserve"> The </w:t>
      </w:r>
      <w:r w:rsidR="00770B31" w:rsidRPr="41A83F09">
        <w:rPr>
          <w:rFonts w:ascii="Arial" w:hAnsi="Arial" w:cs="Arial"/>
          <w:sz w:val="24"/>
          <w:szCs w:val="24"/>
        </w:rPr>
        <w:t xml:space="preserve">blending skid </w:t>
      </w:r>
      <w:r w:rsidR="009671B4" w:rsidRPr="41A83F09">
        <w:rPr>
          <w:rFonts w:ascii="Arial" w:hAnsi="Arial" w:cs="Arial"/>
          <w:sz w:val="24"/>
          <w:szCs w:val="24"/>
        </w:rPr>
        <w:t xml:space="preserve">formulates </w:t>
      </w:r>
      <w:r w:rsidR="00770B31" w:rsidRPr="41A83F09">
        <w:rPr>
          <w:rFonts w:ascii="Arial" w:hAnsi="Arial" w:cs="Arial"/>
          <w:sz w:val="24"/>
          <w:szCs w:val="24"/>
        </w:rPr>
        <w:t>the</w:t>
      </w:r>
      <w:r w:rsidR="009671B4" w:rsidRPr="41A83F09">
        <w:rPr>
          <w:rFonts w:ascii="Arial" w:hAnsi="Arial" w:cs="Arial"/>
          <w:sz w:val="24"/>
          <w:szCs w:val="24"/>
        </w:rPr>
        <w:t xml:space="preserve"> buffers, </w:t>
      </w:r>
      <w:r w:rsidR="00770B31" w:rsidRPr="41A83F09">
        <w:rPr>
          <w:rFonts w:ascii="Arial" w:hAnsi="Arial" w:cs="Arial"/>
          <w:sz w:val="24"/>
          <w:szCs w:val="24"/>
        </w:rPr>
        <w:t xml:space="preserve">which are </w:t>
      </w:r>
      <w:r w:rsidR="00EA4638" w:rsidRPr="41A83F09">
        <w:rPr>
          <w:rFonts w:ascii="Arial" w:hAnsi="Arial" w:cs="Arial"/>
          <w:sz w:val="24"/>
          <w:szCs w:val="24"/>
        </w:rPr>
        <w:t xml:space="preserve">stored in </w:t>
      </w:r>
      <w:r w:rsidR="00EC6A01" w:rsidRPr="41A83F09">
        <w:rPr>
          <w:rFonts w:ascii="Arial" w:hAnsi="Arial" w:cs="Arial"/>
          <w:sz w:val="24"/>
          <w:szCs w:val="24"/>
        </w:rPr>
        <w:t xml:space="preserve">single use bags </w:t>
      </w:r>
      <w:r w:rsidR="00EA4638" w:rsidRPr="41A83F09">
        <w:rPr>
          <w:rFonts w:ascii="Arial" w:hAnsi="Arial" w:cs="Arial"/>
          <w:sz w:val="24"/>
          <w:szCs w:val="24"/>
        </w:rPr>
        <w:t xml:space="preserve">and </w:t>
      </w:r>
      <w:r w:rsidR="004142D8" w:rsidRPr="41A83F09">
        <w:rPr>
          <w:rFonts w:ascii="Arial" w:hAnsi="Arial" w:cs="Arial"/>
          <w:sz w:val="24"/>
          <w:szCs w:val="24"/>
        </w:rPr>
        <w:t xml:space="preserve">drawn </w:t>
      </w:r>
      <w:r w:rsidR="000E2767" w:rsidRPr="41A83F09">
        <w:rPr>
          <w:rFonts w:ascii="Arial" w:hAnsi="Arial" w:cs="Arial"/>
          <w:sz w:val="24"/>
          <w:szCs w:val="24"/>
        </w:rPr>
        <w:t>from</w:t>
      </w:r>
      <w:r w:rsidR="004142D8" w:rsidRPr="41A83F09">
        <w:rPr>
          <w:rFonts w:ascii="Arial" w:hAnsi="Arial" w:cs="Arial"/>
          <w:sz w:val="24"/>
          <w:szCs w:val="24"/>
        </w:rPr>
        <w:t xml:space="preserve"> the point of use. </w:t>
      </w:r>
      <w:r w:rsidR="00BE70CD" w:rsidRPr="41A83F09">
        <w:rPr>
          <w:rFonts w:ascii="Arial" w:hAnsi="Arial" w:cs="Arial"/>
          <w:sz w:val="24"/>
          <w:szCs w:val="24"/>
        </w:rPr>
        <w:t xml:space="preserve">The facility uses </w:t>
      </w:r>
      <w:r w:rsidR="004142D8" w:rsidRPr="41A83F09">
        <w:rPr>
          <w:rFonts w:ascii="Arial" w:hAnsi="Arial" w:cs="Arial"/>
          <w:sz w:val="24"/>
          <w:szCs w:val="24"/>
        </w:rPr>
        <w:t>solid charg</w:t>
      </w:r>
      <w:r w:rsidR="009F2422" w:rsidRPr="41A83F09">
        <w:rPr>
          <w:rFonts w:ascii="Arial" w:hAnsi="Arial" w:cs="Arial"/>
          <w:sz w:val="24"/>
          <w:szCs w:val="24"/>
        </w:rPr>
        <w:t>es</w:t>
      </w:r>
      <w:r w:rsidR="004142D8" w:rsidRPr="41A83F09">
        <w:rPr>
          <w:rFonts w:ascii="Arial" w:hAnsi="Arial" w:cs="Arial"/>
          <w:sz w:val="24"/>
          <w:szCs w:val="24"/>
        </w:rPr>
        <w:t xml:space="preserve"> to </w:t>
      </w:r>
      <w:r w:rsidR="00BE70CD" w:rsidRPr="41A83F09">
        <w:rPr>
          <w:rFonts w:ascii="Arial" w:hAnsi="Arial" w:cs="Arial"/>
          <w:sz w:val="24"/>
          <w:szCs w:val="24"/>
        </w:rPr>
        <w:t xml:space="preserve">the </w:t>
      </w:r>
      <w:r w:rsidR="0053081B" w:rsidRPr="41A83F09">
        <w:rPr>
          <w:rFonts w:ascii="Arial" w:hAnsi="Arial" w:cs="Arial"/>
          <w:sz w:val="24"/>
          <w:szCs w:val="24"/>
        </w:rPr>
        <w:t xml:space="preserve">buffer </w:t>
      </w:r>
      <w:r w:rsidR="000D2A6B" w:rsidRPr="41A83F09">
        <w:rPr>
          <w:rFonts w:ascii="Arial" w:hAnsi="Arial" w:cs="Arial"/>
          <w:sz w:val="24"/>
          <w:szCs w:val="24"/>
        </w:rPr>
        <w:t>prep vessels</w:t>
      </w:r>
      <w:r w:rsidR="009F2422" w:rsidRPr="41A83F09">
        <w:rPr>
          <w:rFonts w:ascii="Arial" w:hAnsi="Arial" w:cs="Arial"/>
          <w:sz w:val="24"/>
          <w:szCs w:val="24"/>
        </w:rPr>
        <w:t xml:space="preserve"> with closed single-use powder bags</w:t>
      </w:r>
      <w:r w:rsidR="00BE70CD" w:rsidRPr="41A83F09">
        <w:rPr>
          <w:rFonts w:ascii="Arial" w:hAnsi="Arial" w:cs="Arial"/>
          <w:sz w:val="24"/>
          <w:szCs w:val="24"/>
        </w:rPr>
        <w:t xml:space="preserve"> and</w:t>
      </w:r>
      <w:r w:rsidR="000D2A6B" w:rsidRPr="41A83F09">
        <w:rPr>
          <w:rFonts w:ascii="Arial" w:hAnsi="Arial" w:cs="Arial"/>
          <w:sz w:val="24"/>
          <w:szCs w:val="24"/>
        </w:rPr>
        <w:t xml:space="preserve"> 5x concentrat</w:t>
      </w:r>
      <w:r w:rsidR="00DD4BB2" w:rsidRPr="41A83F09">
        <w:rPr>
          <w:rFonts w:ascii="Arial" w:hAnsi="Arial" w:cs="Arial"/>
          <w:sz w:val="24"/>
          <w:szCs w:val="24"/>
        </w:rPr>
        <w:t>es</w:t>
      </w:r>
      <w:r w:rsidR="000D2A6B" w:rsidRPr="41A83F09">
        <w:rPr>
          <w:rFonts w:ascii="Arial" w:hAnsi="Arial" w:cs="Arial"/>
          <w:sz w:val="24"/>
          <w:szCs w:val="24"/>
        </w:rPr>
        <w:t xml:space="preserve"> for chrom</w:t>
      </w:r>
      <w:r w:rsidR="00BE70CD" w:rsidRPr="41A83F09">
        <w:rPr>
          <w:rFonts w:ascii="Arial" w:hAnsi="Arial" w:cs="Arial"/>
          <w:sz w:val="24"/>
          <w:szCs w:val="24"/>
        </w:rPr>
        <w:t>atography</w:t>
      </w:r>
      <w:r w:rsidR="000D2A6B" w:rsidRPr="41A83F09">
        <w:rPr>
          <w:rFonts w:ascii="Arial" w:hAnsi="Arial" w:cs="Arial"/>
          <w:sz w:val="24"/>
          <w:szCs w:val="24"/>
        </w:rPr>
        <w:t xml:space="preserve"> </w:t>
      </w:r>
      <w:r w:rsidR="00DD4BB2" w:rsidRPr="41A83F09">
        <w:rPr>
          <w:rFonts w:ascii="Arial" w:hAnsi="Arial" w:cs="Arial"/>
          <w:sz w:val="24"/>
          <w:szCs w:val="24"/>
        </w:rPr>
        <w:t>operations.</w:t>
      </w:r>
      <w:r w:rsidR="20E01A9B" w:rsidRPr="41A83F09">
        <w:rPr>
          <w:rFonts w:ascii="Arial" w:hAnsi="Arial" w:cs="Arial"/>
          <w:sz w:val="24"/>
          <w:szCs w:val="24"/>
        </w:rPr>
        <w:t xml:space="preserve">  The overall buffer prep process is shown in Figure 9 and 10.</w:t>
      </w:r>
      <w:r w:rsidR="00DD4BB2" w:rsidRPr="41A83F09">
        <w:rPr>
          <w:rFonts w:ascii="Arial" w:hAnsi="Arial" w:cs="Arial"/>
          <w:sz w:val="24"/>
          <w:szCs w:val="24"/>
        </w:rPr>
        <w:t xml:space="preserve"> </w:t>
      </w:r>
      <w:r w:rsidR="00BE70CD" w:rsidRPr="41A83F09">
        <w:rPr>
          <w:rFonts w:ascii="Arial" w:hAnsi="Arial" w:cs="Arial"/>
          <w:sz w:val="24"/>
          <w:szCs w:val="24"/>
        </w:rPr>
        <w:t>The</w:t>
      </w:r>
      <w:r w:rsidR="00DD4BB2" w:rsidRPr="41A83F09">
        <w:rPr>
          <w:rFonts w:ascii="Arial" w:hAnsi="Arial" w:cs="Arial"/>
          <w:sz w:val="24"/>
          <w:szCs w:val="24"/>
        </w:rPr>
        <w:t xml:space="preserve"> diafiltration buffers can</w:t>
      </w:r>
      <w:r w:rsidR="00BE70CD" w:rsidRPr="41A83F09">
        <w:rPr>
          <w:rFonts w:ascii="Arial" w:hAnsi="Arial" w:cs="Arial"/>
          <w:sz w:val="24"/>
          <w:szCs w:val="24"/>
        </w:rPr>
        <w:t>not be</w:t>
      </w:r>
      <w:r w:rsidR="00DD4BB2" w:rsidRPr="41A83F09">
        <w:rPr>
          <w:rFonts w:ascii="Arial" w:hAnsi="Arial" w:cs="Arial"/>
          <w:sz w:val="24"/>
          <w:szCs w:val="24"/>
        </w:rPr>
        <w:t xml:space="preserve"> concentrated, so </w:t>
      </w:r>
      <w:r w:rsidR="00F37E08" w:rsidRPr="41A83F09">
        <w:rPr>
          <w:rFonts w:ascii="Arial" w:hAnsi="Arial" w:cs="Arial"/>
          <w:sz w:val="24"/>
          <w:szCs w:val="24"/>
        </w:rPr>
        <w:t xml:space="preserve">they remain at </w:t>
      </w:r>
      <w:r w:rsidR="00F37E08" w:rsidRPr="41A83F09">
        <w:rPr>
          <w:rFonts w:ascii="Arial" w:hAnsi="Arial" w:cs="Arial"/>
          <w:sz w:val="24"/>
          <w:szCs w:val="24"/>
        </w:rPr>
        <w:lastRenderedPageBreak/>
        <w:t>1x</w:t>
      </w:r>
      <w:r w:rsidR="005D7205" w:rsidRPr="41A83F09">
        <w:rPr>
          <w:rFonts w:ascii="Arial" w:hAnsi="Arial" w:cs="Arial"/>
          <w:sz w:val="24"/>
          <w:szCs w:val="24"/>
        </w:rPr>
        <w:t xml:space="preserve">. </w:t>
      </w:r>
      <w:r w:rsidR="00BE70CD" w:rsidRPr="41A83F09">
        <w:rPr>
          <w:rFonts w:ascii="Arial" w:hAnsi="Arial" w:cs="Arial"/>
          <w:sz w:val="24"/>
          <w:szCs w:val="24"/>
        </w:rPr>
        <w:t>S</w:t>
      </w:r>
      <w:r w:rsidR="00F37E08" w:rsidRPr="41A83F09">
        <w:rPr>
          <w:rFonts w:ascii="Arial" w:hAnsi="Arial" w:cs="Arial"/>
          <w:sz w:val="24"/>
          <w:szCs w:val="24"/>
        </w:rPr>
        <w:t xml:space="preserve">terilizing filters are </w:t>
      </w:r>
      <w:r w:rsidR="005D7205" w:rsidRPr="41A83F09">
        <w:rPr>
          <w:rFonts w:ascii="Arial" w:hAnsi="Arial" w:cs="Arial"/>
          <w:sz w:val="24"/>
          <w:szCs w:val="24"/>
        </w:rPr>
        <w:t xml:space="preserve">replaced after every batch. </w:t>
      </w:r>
      <w:r w:rsidR="009F2422" w:rsidRPr="41A83F09">
        <w:rPr>
          <w:rFonts w:ascii="Arial" w:hAnsi="Arial" w:cs="Arial"/>
          <w:sz w:val="24"/>
          <w:szCs w:val="24"/>
        </w:rPr>
        <w:t xml:space="preserve">Buffer top-offs allow the formulated storage bags to </w:t>
      </w:r>
      <w:r w:rsidR="0075479E" w:rsidRPr="41A83F09">
        <w:rPr>
          <w:rFonts w:ascii="Arial" w:hAnsi="Arial" w:cs="Arial"/>
          <w:sz w:val="24"/>
          <w:szCs w:val="24"/>
        </w:rPr>
        <w:t xml:space="preserve">be used without changeout </w:t>
      </w:r>
      <w:r w:rsidR="009F2422" w:rsidRPr="41A83F09">
        <w:rPr>
          <w:rFonts w:ascii="Arial" w:hAnsi="Arial" w:cs="Arial"/>
          <w:sz w:val="24"/>
          <w:szCs w:val="24"/>
        </w:rPr>
        <w:t>for the full 28-day duration of the</w:t>
      </w:r>
      <w:r w:rsidR="0075479E" w:rsidRPr="41A83F09">
        <w:rPr>
          <w:rFonts w:ascii="Arial" w:hAnsi="Arial" w:cs="Arial"/>
          <w:sz w:val="24"/>
          <w:szCs w:val="24"/>
        </w:rPr>
        <w:t xml:space="preserve"> </w:t>
      </w:r>
      <w:r w:rsidR="00C9282D" w:rsidRPr="41A83F09">
        <w:rPr>
          <w:rFonts w:ascii="Arial" w:hAnsi="Arial" w:cs="Arial"/>
          <w:sz w:val="24"/>
          <w:szCs w:val="24"/>
        </w:rPr>
        <w:t>batch</w:t>
      </w:r>
      <w:r w:rsidR="009F2422" w:rsidRPr="41A83F09">
        <w:rPr>
          <w:rFonts w:ascii="Arial" w:hAnsi="Arial" w:cs="Arial"/>
          <w:sz w:val="24"/>
          <w:szCs w:val="24"/>
        </w:rPr>
        <w:t>.</w:t>
      </w:r>
    </w:p>
    <w:p w14:paraId="6A5E81F4" w14:textId="77777777" w:rsidR="0008447E" w:rsidRDefault="0008447E" w:rsidP="00105E62">
      <w:pPr>
        <w:spacing w:after="0" w:line="480" w:lineRule="auto"/>
        <w:rPr>
          <w:rFonts w:ascii="Arial" w:hAnsi="Arial" w:cs="Arial"/>
          <w:sz w:val="24"/>
          <w:szCs w:val="24"/>
        </w:rPr>
      </w:pPr>
    </w:p>
    <w:p w14:paraId="7E1A2F60" w14:textId="2A5A5F24" w:rsidR="00BB1EE1" w:rsidRPr="00A74770" w:rsidRDefault="00410DA7" w:rsidP="00105E62">
      <w:pPr>
        <w:spacing w:after="0" w:line="480" w:lineRule="auto"/>
        <w:rPr>
          <w:rFonts w:ascii="Arial" w:hAnsi="Arial" w:cs="Arial"/>
          <w:sz w:val="24"/>
          <w:szCs w:val="24"/>
        </w:rPr>
      </w:pPr>
      <w:r w:rsidRPr="4E019DB1">
        <w:rPr>
          <w:rFonts w:ascii="Arial" w:hAnsi="Arial" w:cs="Arial"/>
          <w:sz w:val="24"/>
          <w:szCs w:val="24"/>
        </w:rPr>
        <w:t>Like</w:t>
      </w:r>
      <w:r w:rsidR="00F606AD" w:rsidRPr="4E019DB1">
        <w:rPr>
          <w:rFonts w:ascii="Arial" w:hAnsi="Arial" w:cs="Arial"/>
          <w:sz w:val="24"/>
          <w:szCs w:val="24"/>
        </w:rPr>
        <w:t xml:space="preserve"> buffer prep, </w:t>
      </w:r>
      <w:commentRangeStart w:id="101"/>
      <w:r w:rsidR="00F606AD" w:rsidRPr="4E019DB1">
        <w:rPr>
          <w:rFonts w:ascii="Arial" w:hAnsi="Arial" w:cs="Arial"/>
          <w:sz w:val="24"/>
          <w:szCs w:val="24"/>
        </w:rPr>
        <w:t xml:space="preserve">5x </w:t>
      </w:r>
      <w:r w:rsidR="00DF1558" w:rsidRPr="4E019DB1">
        <w:rPr>
          <w:rFonts w:ascii="Arial" w:hAnsi="Arial" w:cs="Arial"/>
          <w:sz w:val="24"/>
          <w:szCs w:val="24"/>
        </w:rPr>
        <w:t xml:space="preserve">concentrated basal </w:t>
      </w:r>
      <w:del w:id="102" w:author="Erickson, John" w:date="2025-09-04T09:28:00Z" w16du:dateUtc="2025-09-04T13:28:00Z">
        <w:r w:rsidR="00DF1558" w:rsidRPr="4E019DB1" w:rsidDel="002B2645">
          <w:rPr>
            <w:rFonts w:ascii="Arial" w:hAnsi="Arial" w:cs="Arial"/>
            <w:sz w:val="24"/>
            <w:szCs w:val="24"/>
          </w:rPr>
          <w:delText>media</w:delText>
        </w:r>
        <w:commentRangeEnd w:id="101"/>
        <w:r w:rsidRPr="4E019DB1" w:rsidDel="002B2645">
          <w:rPr>
            <w:rStyle w:val="CommentReference"/>
            <w:rFonts w:ascii="Arial" w:hAnsi="Arial" w:cs="Arial"/>
            <w:sz w:val="24"/>
            <w:szCs w:val="24"/>
          </w:rPr>
          <w:commentReference w:id="101"/>
        </w:r>
        <w:r w:rsidR="001A3EB2" w:rsidRPr="4E019DB1" w:rsidDel="002B2645">
          <w:rPr>
            <w:rFonts w:ascii="Arial" w:hAnsi="Arial" w:cs="Arial"/>
            <w:sz w:val="24"/>
            <w:szCs w:val="24"/>
          </w:rPr>
          <w:delText xml:space="preserve"> </w:delText>
        </w:r>
      </w:del>
      <w:ins w:id="103" w:author="Erickson, John" w:date="2025-09-04T09:28:00Z" w16du:dateUtc="2025-09-04T13:28:00Z">
        <w:r w:rsidR="002B2645" w:rsidRPr="4E019DB1">
          <w:rPr>
            <w:rFonts w:ascii="Arial" w:hAnsi="Arial" w:cs="Arial"/>
            <w:sz w:val="24"/>
            <w:szCs w:val="24"/>
          </w:rPr>
          <w:t>medi</w:t>
        </w:r>
        <w:r w:rsidR="002B2645">
          <w:rPr>
            <w:rFonts w:ascii="Arial" w:hAnsi="Arial" w:cs="Arial"/>
            <w:sz w:val="24"/>
            <w:szCs w:val="24"/>
          </w:rPr>
          <w:t>um</w:t>
        </w:r>
        <w:r w:rsidR="00E106A2">
          <w:rPr>
            <w:rFonts w:ascii="Arial" w:hAnsi="Arial" w:cs="Arial"/>
            <w:sz w:val="24"/>
            <w:szCs w:val="24"/>
          </w:rPr>
          <w:t xml:space="preserve"> </w:t>
        </w:r>
      </w:ins>
      <w:r w:rsidR="001A3EB2" w:rsidRPr="4E019DB1">
        <w:rPr>
          <w:rFonts w:ascii="Arial" w:hAnsi="Arial" w:cs="Arial"/>
          <w:sz w:val="24"/>
          <w:szCs w:val="24"/>
        </w:rPr>
        <w:t xml:space="preserve">is </w:t>
      </w:r>
      <w:ins w:id="104" w:author="Erickson, John" w:date="2025-08-26T11:49:00Z" w16du:dateUtc="2025-08-26T15:49:00Z">
        <w:r w:rsidR="005F0F97">
          <w:rPr>
            <w:rFonts w:ascii="Arial" w:hAnsi="Arial" w:cs="Arial"/>
            <w:sz w:val="24"/>
            <w:szCs w:val="24"/>
          </w:rPr>
          <w:t xml:space="preserve">assumed to be </w:t>
        </w:r>
      </w:ins>
      <w:r w:rsidR="001A3EB2" w:rsidRPr="4E019DB1">
        <w:rPr>
          <w:rFonts w:ascii="Arial" w:hAnsi="Arial" w:cs="Arial"/>
          <w:sz w:val="24"/>
          <w:szCs w:val="24"/>
        </w:rPr>
        <w:t xml:space="preserve">produced for 2 x </w:t>
      </w:r>
      <w:r w:rsidR="005427ED" w:rsidRPr="4E019DB1">
        <w:rPr>
          <w:rFonts w:ascii="Arial" w:hAnsi="Arial" w:cs="Arial"/>
          <w:sz w:val="24"/>
          <w:szCs w:val="24"/>
        </w:rPr>
        <w:t>2-kL or 1 x 4-kL production</w:t>
      </w:r>
      <w:r w:rsidR="5775F900" w:rsidRPr="4E019DB1">
        <w:rPr>
          <w:rFonts w:ascii="Arial" w:hAnsi="Arial" w:cs="Arial"/>
          <w:sz w:val="24"/>
          <w:szCs w:val="24"/>
        </w:rPr>
        <w:t xml:space="preserve"> SUBs</w:t>
      </w:r>
      <w:r w:rsidR="005427ED" w:rsidRPr="4E019DB1">
        <w:rPr>
          <w:rFonts w:ascii="Arial" w:hAnsi="Arial" w:cs="Arial"/>
          <w:sz w:val="24"/>
          <w:szCs w:val="24"/>
        </w:rPr>
        <w:t xml:space="preserve"> and stored in </w:t>
      </w:r>
      <w:r w:rsidR="00154F17" w:rsidRPr="4E019DB1">
        <w:rPr>
          <w:rFonts w:ascii="Arial" w:hAnsi="Arial" w:cs="Arial"/>
          <w:sz w:val="24"/>
          <w:szCs w:val="24"/>
        </w:rPr>
        <w:t>jacketed ba</w:t>
      </w:r>
      <w:r w:rsidR="00C13125" w:rsidRPr="4E019DB1">
        <w:rPr>
          <w:rFonts w:ascii="Arial" w:hAnsi="Arial" w:cs="Arial"/>
          <w:sz w:val="24"/>
          <w:szCs w:val="24"/>
        </w:rPr>
        <w:t>g</w:t>
      </w:r>
      <w:r w:rsidR="00154F17" w:rsidRPr="4E019DB1">
        <w:rPr>
          <w:rFonts w:ascii="Arial" w:hAnsi="Arial" w:cs="Arial"/>
          <w:sz w:val="24"/>
          <w:szCs w:val="24"/>
        </w:rPr>
        <w:t xml:space="preserve"> holders</w:t>
      </w:r>
      <w:r w:rsidR="6A58EE43" w:rsidRPr="4E019DB1">
        <w:rPr>
          <w:rFonts w:ascii="Arial" w:hAnsi="Arial" w:cs="Arial"/>
          <w:sz w:val="24"/>
          <w:szCs w:val="24"/>
        </w:rPr>
        <w:t>, as shown in Figure 11</w:t>
      </w:r>
      <w:r w:rsidR="00154F17" w:rsidRPr="4E019DB1">
        <w:rPr>
          <w:rFonts w:ascii="Arial" w:hAnsi="Arial" w:cs="Arial"/>
          <w:sz w:val="24"/>
          <w:szCs w:val="24"/>
        </w:rPr>
        <w:t xml:space="preserve">. </w:t>
      </w:r>
      <w:r w:rsidR="005427ED" w:rsidRPr="4E019DB1">
        <w:rPr>
          <w:rFonts w:ascii="Arial" w:hAnsi="Arial" w:cs="Arial"/>
          <w:sz w:val="24"/>
          <w:szCs w:val="24"/>
        </w:rPr>
        <w:t xml:space="preserve">An adjacent </w:t>
      </w:r>
      <w:r w:rsidR="00154F17" w:rsidRPr="4E019DB1">
        <w:rPr>
          <w:rFonts w:ascii="Arial" w:hAnsi="Arial" w:cs="Arial"/>
          <w:sz w:val="24"/>
          <w:szCs w:val="24"/>
        </w:rPr>
        <w:t xml:space="preserve">cold room </w:t>
      </w:r>
      <w:r w:rsidR="005427ED" w:rsidRPr="4E019DB1">
        <w:rPr>
          <w:rFonts w:ascii="Arial" w:hAnsi="Arial" w:cs="Arial"/>
          <w:sz w:val="24"/>
          <w:szCs w:val="24"/>
        </w:rPr>
        <w:t>is available for storage at</w:t>
      </w:r>
      <w:r w:rsidR="00154F17" w:rsidRPr="4E019DB1">
        <w:rPr>
          <w:rFonts w:ascii="Arial" w:hAnsi="Arial" w:cs="Arial"/>
          <w:sz w:val="24"/>
          <w:szCs w:val="24"/>
        </w:rPr>
        <w:t xml:space="preserve"> 2-8</w:t>
      </w:r>
      <w:r w:rsidR="00951515" w:rsidRPr="4E019DB1">
        <w:rPr>
          <w:rFonts w:ascii="Arial" w:hAnsi="Arial" w:cs="Arial"/>
          <w:sz w:val="24"/>
          <w:szCs w:val="24"/>
        </w:rPr>
        <w:t>°C</w:t>
      </w:r>
      <w:r w:rsidR="10300BF8" w:rsidRPr="4E019DB1">
        <w:rPr>
          <w:rFonts w:ascii="Arial" w:hAnsi="Arial" w:cs="Arial"/>
          <w:sz w:val="24"/>
          <w:szCs w:val="24"/>
        </w:rPr>
        <w:t xml:space="preserve"> for smaller volume media</w:t>
      </w:r>
      <w:r w:rsidR="00951515" w:rsidRPr="4E019DB1">
        <w:rPr>
          <w:rFonts w:ascii="Arial" w:hAnsi="Arial" w:cs="Arial"/>
          <w:sz w:val="24"/>
          <w:szCs w:val="24"/>
        </w:rPr>
        <w:t xml:space="preserve">. </w:t>
      </w:r>
      <w:r w:rsidR="005427ED" w:rsidRPr="4E019DB1">
        <w:rPr>
          <w:rFonts w:ascii="Arial" w:hAnsi="Arial" w:cs="Arial"/>
          <w:sz w:val="24"/>
          <w:szCs w:val="24"/>
        </w:rPr>
        <w:t xml:space="preserve">Sterilizing filters are replaced every </w:t>
      </w:r>
      <w:r w:rsidR="00BB62D9" w:rsidRPr="4E019DB1">
        <w:rPr>
          <w:rFonts w:ascii="Arial" w:hAnsi="Arial" w:cs="Arial"/>
          <w:sz w:val="24"/>
          <w:szCs w:val="24"/>
        </w:rPr>
        <w:t>two</w:t>
      </w:r>
      <w:r w:rsidR="005427ED" w:rsidRPr="4E019DB1">
        <w:rPr>
          <w:rFonts w:ascii="Arial" w:hAnsi="Arial" w:cs="Arial"/>
          <w:sz w:val="24"/>
          <w:szCs w:val="24"/>
        </w:rPr>
        <w:t xml:space="preserve"> days with each media prep and top-off</w:t>
      </w:r>
      <w:r w:rsidR="00E75CD7" w:rsidRPr="4E019DB1">
        <w:rPr>
          <w:rFonts w:ascii="Arial" w:hAnsi="Arial" w:cs="Arial"/>
          <w:sz w:val="24"/>
          <w:szCs w:val="24"/>
        </w:rPr>
        <w:t>.</w:t>
      </w:r>
      <w:r w:rsidR="005427ED" w:rsidRPr="4E019DB1">
        <w:rPr>
          <w:rFonts w:ascii="Arial" w:hAnsi="Arial" w:cs="Arial"/>
          <w:sz w:val="24"/>
          <w:szCs w:val="24"/>
        </w:rPr>
        <w:t xml:space="preserve"> </w:t>
      </w:r>
      <w:r w:rsidR="00E75CD7" w:rsidRPr="4E019DB1">
        <w:rPr>
          <w:rFonts w:ascii="Arial" w:hAnsi="Arial" w:cs="Arial"/>
          <w:sz w:val="24"/>
          <w:szCs w:val="24"/>
        </w:rPr>
        <w:t>The s</w:t>
      </w:r>
      <w:r w:rsidR="005427ED" w:rsidRPr="4E019DB1">
        <w:rPr>
          <w:rFonts w:ascii="Arial" w:hAnsi="Arial" w:cs="Arial"/>
          <w:sz w:val="24"/>
          <w:szCs w:val="24"/>
        </w:rPr>
        <w:t xml:space="preserve">torage bags are used for the duration of </w:t>
      </w:r>
      <w:r w:rsidR="00740CF1" w:rsidRPr="4E019DB1">
        <w:rPr>
          <w:rFonts w:ascii="Arial" w:hAnsi="Arial" w:cs="Arial"/>
          <w:sz w:val="24"/>
          <w:szCs w:val="24"/>
        </w:rPr>
        <w:t xml:space="preserve">the full </w:t>
      </w:r>
      <w:r w:rsidR="005427ED" w:rsidRPr="4E019DB1">
        <w:rPr>
          <w:rFonts w:ascii="Arial" w:hAnsi="Arial" w:cs="Arial"/>
          <w:sz w:val="24"/>
          <w:szCs w:val="24"/>
        </w:rPr>
        <w:t xml:space="preserve">28-day </w:t>
      </w:r>
      <w:r w:rsidR="00740CF1" w:rsidRPr="4E019DB1">
        <w:rPr>
          <w:rFonts w:ascii="Arial" w:hAnsi="Arial" w:cs="Arial"/>
          <w:sz w:val="24"/>
          <w:szCs w:val="24"/>
        </w:rPr>
        <w:t>batch</w:t>
      </w:r>
      <w:r w:rsidR="005427ED" w:rsidRPr="4E019DB1">
        <w:rPr>
          <w:rFonts w:ascii="Arial" w:hAnsi="Arial" w:cs="Arial"/>
          <w:sz w:val="24"/>
          <w:szCs w:val="24"/>
        </w:rPr>
        <w:t>.</w:t>
      </w:r>
      <w:r w:rsidR="0042615C" w:rsidRPr="4E019DB1">
        <w:rPr>
          <w:rFonts w:ascii="Arial" w:hAnsi="Arial" w:cs="Arial"/>
          <w:sz w:val="24"/>
          <w:szCs w:val="24"/>
        </w:rPr>
        <w:t xml:space="preserve"> A CIP Skid is provided to clean the </w:t>
      </w:r>
      <w:r w:rsidR="522F0937" w:rsidRPr="4E019DB1">
        <w:rPr>
          <w:rFonts w:ascii="Arial" w:hAnsi="Arial" w:cs="Arial"/>
          <w:sz w:val="24"/>
          <w:szCs w:val="24"/>
        </w:rPr>
        <w:t xml:space="preserve">stainless steel </w:t>
      </w:r>
      <w:r w:rsidR="0042615C" w:rsidRPr="4E019DB1">
        <w:rPr>
          <w:rFonts w:ascii="Arial" w:hAnsi="Arial" w:cs="Arial"/>
          <w:sz w:val="24"/>
          <w:szCs w:val="24"/>
        </w:rPr>
        <w:t>prep tanks and transfer lines.</w:t>
      </w:r>
    </w:p>
    <w:p w14:paraId="368112B2" w14:textId="528650C5" w:rsidR="00EA73C4" w:rsidRPr="00A74770" w:rsidRDefault="00EA73C4" w:rsidP="00EA73C4">
      <w:pPr>
        <w:spacing w:after="0" w:line="480" w:lineRule="auto"/>
        <w:rPr>
          <w:rFonts w:ascii="Arial" w:hAnsi="Arial" w:cs="Arial"/>
          <w:sz w:val="24"/>
          <w:szCs w:val="24"/>
        </w:rPr>
      </w:pPr>
      <w:bookmarkStart w:id="105" w:name="_Toc994577944"/>
      <w:commentRangeStart w:id="106"/>
      <w:commentRangeStart w:id="107"/>
      <w:r w:rsidRPr="4E019DB1">
        <w:rPr>
          <w:rFonts w:ascii="Arial" w:hAnsi="Arial" w:cs="Arial"/>
          <w:sz w:val="24"/>
          <w:szCs w:val="24"/>
        </w:rPr>
        <w:t xml:space="preserve">While only one BSB skid would be needed </w:t>
      </w:r>
      <w:commentRangeEnd w:id="106"/>
      <w:r w:rsidRPr="4E019DB1">
        <w:rPr>
          <w:rStyle w:val="CommentReference"/>
          <w:rFonts w:ascii="Arial" w:hAnsi="Arial" w:cs="Arial"/>
          <w:sz w:val="24"/>
          <w:szCs w:val="24"/>
        </w:rPr>
        <w:commentReference w:id="106"/>
      </w:r>
      <w:commentRangeEnd w:id="107"/>
      <w:r w:rsidR="00DD16CD" w:rsidRPr="4E019DB1">
        <w:rPr>
          <w:rStyle w:val="CommentReference"/>
          <w:rFonts w:ascii="Arial" w:hAnsi="Arial" w:cs="Arial"/>
          <w:sz w:val="24"/>
          <w:szCs w:val="24"/>
        </w:rPr>
        <w:commentReference w:id="107"/>
      </w:r>
      <w:r w:rsidRPr="4E019DB1">
        <w:rPr>
          <w:rFonts w:ascii="Arial" w:hAnsi="Arial" w:cs="Arial"/>
          <w:sz w:val="24"/>
          <w:szCs w:val="24"/>
        </w:rPr>
        <w:t xml:space="preserve">to meet the volume demands of the facility, the design plan includes two skids for redundancy. The same principle holds for the media and buffer prep vessels; a single vessel would be sufficient, but a second vessel is included in the design as a back-up. </w:t>
      </w:r>
    </w:p>
    <w:p w14:paraId="276CC624" w14:textId="77777777" w:rsidR="007245E9" w:rsidRDefault="007245E9" w:rsidP="00105E62">
      <w:pPr>
        <w:spacing w:after="0" w:line="480" w:lineRule="auto"/>
        <w:rPr>
          <w:rFonts w:ascii="Arial" w:hAnsi="Arial" w:cs="Arial"/>
          <w:sz w:val="24"/>
          <w:szCs w:val="24"/>
        </w:rPr>
      </w:pPr>
    </w:p>
    <w:p w14:paraId="459BAFAA" w14:textId="3E60ECE4" w:rsidR="004777EB" w:rsidRPr="00A74770" w:rsidRDefault="00316A84" w:rsidP="00105E62">
      <w:pPr>
        <w:spacing w:after="0" w:line="480" w:lineRule="auto"/>
        <w:rPr>
          <w:rFonts w:ascii="Arial" w:hAnsi="Arial" w:cs="Arial"/>
          <w:sz w:val="24"/>
          <w:szCs w:val="24"/>
        </w:rPr>
      </w:pPr>
      <w:r w:rsidRPr="00A74770">
        <w:rPr>
          <w:rFonts w:ascii="Arial" w:hAnsi="Arial" w:cs="Arial"/>
          <w:sz w:val="24"/>
          <w:szCs w:val="24"/>
        </w:rPr>
        <w:t>Warehouse</w:t>
      </w:r>
      <w:bookmarkEnd w:id="105"/>
    </w:p>
    <w:p w14:paraId="433745D1" w14:textId="380E48F0" w:rsidR="00503908" w:rsidRPr="00A74770" w:rsidRDefault="00316A84" w:rsidP="13EA9BE1">
      <w:pPr>
        <w:spacing w:after="0" w:line="480" w:lineRule="auto"/>
        <w:rPr>
          <w:rFonts w:ascii="Arial" w:hAnsi="Arial" w:cs="Arial"/>
          <w:sz w:val="24"/>
          <w:szCs w:val="24"/>
        </w:rPr>
      </w:pPr>
      <w:r w:rsidRPr="4E019DB1">
        <w:rPr>
          <w:rFonts w:ascii="Arial" w:hAnsi="Arial" w:cs="Arial"/>
          <w:sz w:val="24"/>
          <w:szCs w:val="24"/>
        </w:rPr>
        <w:t xml:space="preserve">The </w:t>
      </w:r>
      <w:r w:rsidR="68C597F5" w:rsidRPr="4E019DB1">
        <w:rPr>
          <w:rFonts w:ascii="Arial" w:hAnsi="Arial" w:cs="Arial"/>
          <w:sz w:val="24"/>
          <w:szCs w:val="24"/>
        </w:rPr>
        <w:t>warehouse layout for this facility, as shown in Figure 11,</w:t>
      </w:r>
      <w:commentRangeStart w:id="108"/>
      <w:commentRangeStart w:id="109"/>
      <w:r w:rsidR="68C597F5" w:rsidRPr="4E019DB1">
        <w:rPr>
          <w:rFonts w:ascii="Arial" w:hAnsi="Arial" w:cs="Arial"/>
          <w:sz w:val="24"/>
          <w:szCs w:val="24"/>
        </w:rPr>
        <w:t xml:space="preserve"> </w:t>
      </w:r>
      <w:r w:rsidR="14B33D3F" w:rsidRPr="4E019DB1">
        <w:rPr>
          <w:rFonts w:ascii="Arial" w:hAnsi="Arial" w:cs="Arial"/>
          <w:sz w:val="24"/>
          <w:szCs w:val="24"/>
        </w:rPr>
        <w:t>is similar to most GMP facilities</w:t>
      </w:r>
      <w:ins w:id="110" w:author="Erickson, John" w:date="2025-08-26T11:50:00Z" w16du:dateUtc="2025-08-26T15:50:00Z">
        <w:r w:rsidR="001F6012">
          <w:rPr>
            <w:rFonts w:ascii="Arial" w:hAnsi="Arial" w:cs="Arial"/>
            <w:sz w:val="24"/>
            <w:szCs w:val="24"/>
          </w:rPr>
          <w:t>.</w:t>
        </w:r>
      </w:ins>
      <w:del w:id="111" w:author="Erickson, John" w:date="2025-08-26T11:50:00Z" w16du:dateUtc="2025-08-26T15:50:00Z">
        <w:r w:rsidR="14B33D3F" w:rsidRPr="4E019DB1" w:rsidDel="001F6012">
          <w:rPr>
            <w:rFonts w:ascii="Arial" w:hAnsi="Arial" w:cs="Arial"/>
            <w:sz w:val="24"/>
            <w:szCs w:val="24"/>
          </w:rPr>
          <w:delText xml:space="preserve"> and </w:delText>
        </w:r>
      </w:del>
      <w:ins w:id="112" w:author="Erickson, John" w:date="2025-08-26T11:50:00Z" w16du:dateUtc="2025-08-26T15:50:00Z">
        <w:r w:rsidR="001F6012">
          <w:rPr>
            <w:rFonts w:ascii="Arial" w:hAnsi="Arial" w:cs="Arial"/>
            <w:sz w:val="24"/>
            <w:szCs w:val="24"/>
          </w:rPr>
          <w:t xml:space="preserve">It </w:t>
        </w:r>
      </w:ins>
      <w:r w:rsidR="14B33D3F" w:rsidRPr="4E019DB1">
        <w:rPr>
          <w:rFonts w:ascii="Arial" w:hAnsi="Arial" w:cs="Arial"/>
          <w:sz w:val="24"/>
          <w:szCs w:val="24"/>
        </w:rPr>
        <w:t>houses</w:t>
      </w:r>
      <w:r w:rsidRPr="4E019DB1">
        <w:rPr>
          <w:rFonts w:ascii="Arial" w:hAnsi="Arial" w:cs="Arial"/>
          <w:sz w:val="24"/>
          <w:szCs w:val="24"/>
        </w:rPr>
        <w:t xml:space="preserve"> slightly fewer than </w:t>
      </w:r>
      <w:r w:rsidR="0041782C" w:rsidRPr="4E019DB1">
        <w:rPr>
          <w:rFonts w:ascii="Arial" w:hAnsi="Arial" w:cs="Arial"/>
          <w:sz w:val="24"/>
          <w:szCs w:val="24"/>
        </w:rPr>
        <w:t>700 pallets</w:t>
      </w:r>
      <w:commentRangeEnd w:id="108"/>
      <w:r w:rsidRPr="4E019DB1">
        <w:rPr>
          <w:rStyle w:val="CommentReference"/>
          <w:rFonts w:ascii="Arial" w:hAnsi="Arial" w:cs="Arial"/>
          <w:sz w:val="24"/>
          <w:szCs w:val="24"/>
        </w:rPr>
        <w:commentReference w:id="108"/>
      </w:r>
      <w:commentRangeEnd w:id="109"/>
      <w:r w:rsidR="00D56BBC" w:rsidRPr="4E019DB1">
        <w:rPr>
          <w:rStyle w:val="CommentReference"/>
          <w:rFonts w:ascii="Arial" w:hAnsi="Arial" w:cs="Arial"/>
          <w:sz w:val="24"/>
          <w:szCs w:val="24"/>
        </w:rPr>
        <w:commentReference w:id="109"/>
      </w:r>
      <w:r w:rsidR="0041782C" w:rsidRPr="4E019DB1">
        <w:rPr>
          <w:rFonts w:ascii="Arial" w:hAnsi="Arial" w:cs="Arial"/>
          <w:sz w:val="24"/>
          <w:szCs w:val="24"/>
        </w:rPr>
        <w:t xml:space="preserve">. </w:t>
      </w:r>
      <w:r w:rsidRPr="4E019DB1">
        <w:rPr>
          <w:rFonts w:ascii="Arial" w:hAnsi="Arial" w:cs="Arial"/>
          <w:sz w:val="24"/>
          <w:szCs w:val="24"/>
        </w:rPr>
        <w:t xml:space="preserve">While the footprint could </w:t>
      </w:r>
      <w:r w:rsidR="00503908" w:rsidRPr="4E019DB1">
        <w:rPr>
          <w:rFonts w:ascii="Arial" w:hAnsi="Arial" w:cs="Arial"/>
          <w:sz w:val="24"/>
          <w:szCs w:val="24"/>
        </w:rPr>
        <w:t xml:space="preserve">potentially </w:t>
      </w:r>
      <w:r w:rsidRPr="4E019DB1">
        <w:rPr>
          <w:rFonts w:ascii="Arial" w:hAnsi="Arial" w:cs="Arial"/>
          <w:sz w:val="24"/>
          <w:szCs w:val="24"/>
        </w:rPr>
        <w:t xml:space="preserve">be </w:t>
      </w:r>
      <w:r w:rsidR="0041782C" w:rsidRPr="4E019DB1">
        <w:rPr>
          <w:rFonts w:ascii="Arial" w:hAnsi="Arial" w:cs="Arial"/>
          <w:sz w:val="24"/>
          <w:szCs w:val="24"/>
        </w:rPr>
        <w:t>reduce</w:t>
      </w:r>
      <w:r w:rsidRPr="4E019DB1">
        <w:rPr>
          <w:rFonts w:ascii="Arial" w:hAnsi="Arial" w:cs="Arial"/>
          <w:sz w:val="24"/>
          <w:szCs w:val="24"/>
        </w:rPr>
        <w:t>d</w:t>
      </w:r>
      <w:r w:rsidR="0041782C" w:rsidRPr="4E019DB1">
        <w:rPr>
          <w:rFonts w:ascii="Arial" w:hAnsi="Arial" w:cs="Arial"/>
          <w:sz w:val="24"/>
          <w:szCs w:val="24"/>
        </w:rPr>
        <w:t xml:space="preserve"> further </w:t>
      </w:r>
      <w:r w:rsidRPr="4E019DB1">
        <w:rPr>
          <w:rFonts w:ascii="Arial" w:hAnsi="Arial" w:cs="Arial"/>
          <w:sz w:val="24"/>
          <w:szCs w:val="24"/>
        </w:rPr>
        <w:t>w</w:t>
      </w:r>
      <w:r w:rsidR="0041782C" w:rsidRPr="4E019DB1">
        <w:rPr>
          <w:rFonts w:ascii="Arial" w:hAnsi="Arial" w:cs="Arial"/>
          <w:sz w:val="24"/>
          <w:szCs w:val="24"/>
        </w:rPr>
        <w:t xml:space="preserve">ith an </w:t>
      </w:r>
      <w:r w:rsidRPr="4E019DB1">
        <w:rPr>
          <w:rFonts w:ascii="Arial" w:hAnsi="Arial" w:cs="Arial"/>
          <w:sz w:val="24"/>
          <w:szCs w:val="24"/>
        </w:rPr>
        <w:t>automatic storage and retrieval system (</w:t>
      </w:r>
      <w:r w:rsidR="0041782C" w:rsidRPr="4E019DB1">
        <w:rPr>
          <w:rFonts w:ascii="Arial" w:hAnsi="Arial" w:cs="Arial"/>
          <w:sz w:val="24"/>
          <w:szCs w:val="24"/>
        </w:rPr>
        <w:t>ASRS</w:t>
      </w:r>
      <w:r w:rsidRPr="4E019DB1">
        <w:rPr>
          <w:rFonts w:ascii="Arial" w:hAnsi="Arial" w:cs="Arial"/>
          <w:sz w:val="24"/>
          <w:szCs w:val="24"/>
        </w:rPr>
        <w:t>)</w:t>
      </w:r>
      <w:r w:rsidR="007E71E2" w:rsidRPr="4E019DB1">
        <w:rPr>
          <w:rFonts w:ascii="Arial" w:hAnsi="Arial" w:cs="Arial"/>
          <w:sz w:val="24"/>
          <w:szCs w:val="24"/>
        </w:rPr>
        <w:t xml:space="preserve">, </w:t>
      </w:r>
      <w:r w:rsidR="0080500A" w:rsidRPr="4E019DB1">
        <w:rPr>
          <w:rFonts w:ascii="Arial" w:hAnsi="Arial" w:cs="Arial"/>
          <w:sz w:val="24"/>
          <w:szCs w:val="24"/>
        </w:rPr>
        <w:t>this approach</w:t>
      </w:r>
      <w:r w:rsidRPr="4E019DB1">
        <w:rPr>
          <w:rFonts w:ascii="Arial" w:hAnsi="Arial" w:cs="Arial"/>
          <w:sz w:val="24"/>
          <w:szCs w:val="24"/>
        </w:rPr>
        <w:t xml:space="preserve"> </w:t>
      </w:r>
      <w:r w:rsidR="0080500A" w:rsidRPr="4E019DB1">
        <w:rPr>
          <w:rFonts w:ascii="Arial" w:hAnsi="Arial" w:cs="Arial"/>
          <w:sz w:val="24"/>
          <w:szCs w:val="24"/>
        </w:rPr>
        <w:t>does not become</w:t>
      </w:r>
      <w:r w:rsidRPr="4E019DB1">
        <w:rPr>
          <w:rFonts w:ascii="Arial" w:hAnsi="Arial" w:cs="Arial"/>
          <w:sz w:val="24"/>
          <w:szCs w:val="24"/>
        </w:rPr>
        <w:t xml:space="preserve"> economically </w:t>
      </w:r>
      <w:r w:rsidR="00503908" w:rsidRPr="4E019DB1">
        <w:rPr>
          <w:rFonts w:ascii="Arial" w:hAnsi="Arial" w:cs="Arial"/>
          <w:sz w:val="24"/>
          <w:szCs w:val="24"/>
        </w:rPr>
        <w:t xml:space="preserve">beneficial </w:t>
      </w:r>
      <w:r w:rsidRPr="4E019DB1">
        <w:rPr>
          <w:rFonts w:ascii="Arial" w:hAnsi="Arial" w:cs="Arial"/>
          <w:sz w:val="24"/>
          <w:szCs w:val="24"/>
        </w:rPr>
        <w:t xml:space="preserve">until </w:t>
      </w:r>
      <w:r w:rsidR="00976C90" w:rsidRPr="4E019DB1">
        <w:rPr>
          <w:rFonts w:ascii="Arial" w:hAnsi="Arial" w:cs="Arial"/>
          <w:sz w:val="24"/>
          <w:szCs w:val="24"/>
        </w:rPr>
        <w:t xml:space="preserve">the number of pallets </w:t>
      </w:r>
      <w:del w:id="113" w:author="Erickson, John" w:date="2025-07-08T21:34:00Z">
        <w:r w:rsidRPr="4E019DB1" w:rsidDel="00503908">
          <w:rPr>
            <w:rFonts w:ascii="Arial" w:hAnsi="Arial" w:cs="Arial"/>
            <w:sz w:val="24"/>
            <w:szCs w:val="24"/>
          </w:rPr>
          <w:delText>are</w:delText>
        </w:r>
      </w:del>
      <w:ins w:id="114" w:author="Erickson, John" w:date="2025-07-08T21:34:00Z">
        <w:r w:rsidR="004530F1" w:rsidRPr="4E019DB1">
          <w:rPr>
            <w:rFonts w:ascii="Arial" w:hAnsi="Arial" w:cs="Arial"/>
            <w:sz w:val="24"/>
            <w:szCs w:val="24"/>
          </w:rPr>
          <w:t>is</w:t>
        </w:r>
      </w:ins>
      <w:r w:rsidR="00503908" w:rsidRPr="4E019DB1">
        <w:rPr>
          <w:rFonts w:ascii="Arial" w:hAnsi="Arial" w:cs="Arial"/>
          <w:sz w:val="24"/>
          <w:szCs w:val="24"/>
        </w:rPr>
        <w:t xml:space="preserve"> in </w:t>
      </w:r>
      <w:r w:rsidR="00976C90" w:rsidRPr="4E019DB1">
        <w:rPr>
          <w:rFonts w:ascii="Arial" w:hAnsi="Arial" w:cs="Arial"/>
          <w:sz w:val="24"/>
          <w:szCs w:val="24"/>
        </w:rPr>
        <w:t xml:space="preserve">the thousands. </w:t>
      </w:r>
    </w:p>
    <w:p w14:paraId="00216338" w14:textId="03DF01E9" w:rsidR="00B13D86" w:rsidRPr="00A74770" w:rsidRDefault="0069609C" w:rsidP="00105E62">
      <w:pPr>
        <w:spacing w:after="0" w:line="480" w:lineRule="auto"/>
        <w:rPr>
          <w:rFonts w:ascii="Arial" w:hAnsi="Arial" w:cs="Arial"/>
          <w:sz w:val="24"/>
          <w:szCs w:val="24"/>
        </w:rPr>
      </w:pPr>
      <w:r w:rsidRPr="00A74770">
        <w:rPr>
          <w:rFonts w:ascii="Arial" w:hAnsi="Arial" w:cs="Arial"/>
          <w:sz w:val="24"/>
          <w:szCs w:val="24"/>
        </w:rPr>
        <w:t xml:space="preserve">The </w:t>
      </w:r>
      <w:r w:rsidR="22987FFF" w:rsidRPr="00A74770">
        <w:rPr>
          <w:rFonts w:ascii="Arial" w:hAnsi="Arial" w:cs="Arial"/>
          <w:sz w:val="24"/>
          <w:szCs w:val="24"/>
        </w:rPr>
        <w:t>C</w:t>
      </w:r>
      <w:r w:rsidRPr="00A74770">
        <w:rPr>
          <w:rFonts w:ascii="Arial" w:hAnsi="Arial" w:cs="Arial"/>
          <w:sz w:val="24"/>
          <w:szCs w:val="24"/>
        </w:rPr>
        <w:t>ryovaults</w:t>
      </w:r>
      <w:r w:rsidR="12A9CC0C" w:rsidRPr="00A74770">
        <w:rPr>
          <w:rFonts w:ascii="Arial" w:eastAsia="Roboto" w:hAnsi="Arial" w:cs="Arial"/>
          <w:color w:val="4D5156"/>
          <w:sz w:val="24"/>
          <w:szCs w:val="24"/>
        </w:rPr>
        <w:t>™</w:t>
      </w:r>
      <w:r w:rsidR="12A9CC0C" w:rsidRPr="00A74770">
        <w:rPr>
          <w:rFonts w:ascii="Arial" w:eastAsia="Aptos" w:hAnsi="Arial" w:cs="Arial"/>
          <w:sz w:val="24"/>
          <w:szCs w:val="24"/>
        </w:rPr>
        <w:t xml:space="preserve"> </w:t>
      </w:r>
      <w:r w:rsidRPr="00A74770">
        <w:rPr>
          <w:rFonts w:ascii="Arial" w:hAnsi="Arial" w:cs="Arial"/>
          <w:sz w:val="24"/>
          <w:szCs w:val="24"/>
        </w:rPr>
        <w:t xml:space="preserve">are </w:t>
      </w:r>
      <w:r w:rsidR="009B060E" w:rsidRPr="00A74770">
        <w:rPr>
          <w:rFonts w:ascii="Arial" w:hAnsi="Arial" w:cs="Arial"/>
          <w:sz w:val="24"/>
          <w:szCs w:val="24"/>
        </w:rPr>
        <w:t>designed</w:t>
      </w:r>
      <w:r w:rsidR="0080500A" w:rsidRPr="00A74770">
        <w:rPr>
          <w:rFonts w:ascii="Arial" w:hAnsi="Arial" w:cs="Arial"/>
          <w:sz w:val="24"/>
          <w:szCs w:val="24"/>
        </w:rPr>
        <w:t xml:space="preserve"> to</w:t>
      </w:r>
      <w:r w:rsidR="00CD6798">
        <w:rPr>
          <w:rFonts w:ascii="Arial" w:hAnsi="Arial" w:cs="Arial"/>
          <w:sz w:val="24"/>
          <w:szCs w:val="24"/>
        </w:rPr>
        <w:t xml:space="preserve"> be</w:t>
      </w:r>
      <w:r w:rsidR="0080500A" w:rsidRPr="00A74770">
        <w:rPr>
          <w:rFonts w:ascii="Arial" w:hAnsi="Arial" w:cs="Arial"/>
          <w:sz w:val="24"/>
          <w:szCs w:val="24"/>
        </w:rPr>
        <w:t xml:space="preserve"> load</w:t>
      </w:r>
      <w:r w:rsidR="00FC71EE">
        <w:rPr>
          <w:rFonts w:ascii="Arial" w:hAnsi="Arial" w:cs="Arial"/>
          <w:sz w:val="24"/>
          <w:szCs w:val="24"/>
        </w:rPr>
        <w:t>ed</w:t>
      </w:r>
      <w:r w:rsidR="009B060E" w:rsidRPr="00A74770">
        <w:rPr>
          <w:rFonts w:ascii="Arial" w:hAnsi="Arial" w:cs="Arial"/>
          <w:sz w:val="24"/>
          <w:szCs w:val="24"/>
        </w:rPr>
        <w:t xml:space="preserve"> </w:t>
      </w:r>
      <w:r w:rsidR="08065C44" w:rsidRPr="00A74770">
        <w:rPr>
          <w:rFonts w:ascii="Arial" w:hAnsi="Arial" w:cs="Arial"/>
          <w:sz w:val="24"/>
          <w:szCs w:val="24"/>
        </w:rPr>
        <w:t>in</w:t>
      </w:r>
      <w:r w:rsidR="009B060E" w:rsidRPr="00A74770">
        <w:rPr>
          <w:rFonts w:ascii="Arial" w:hAnsi="Arial" w:cs="Arial"/>
          <w:sz w:val="24"/>
          <w:szCs w:val="24"/>
        </w:rPr>
        <w:t>to a</w:t>
      </w:r>
      <w:r w:rsidR="003F3651" w:rsidRPr="00A74770">
        <w:rPr>
          <w:rFonts w:ascii="Arial" w:hAnsi="Arial" w:cs="Arial"/>
          <w:sz w:val="24"/>
          <w:szCs w:val="24"/>
        </w:rPr>
        <w:t xml:space="preserve"> </w:t>
      </w:r>
      <w:r w:rsidR="3C00E84B" w:rsidRPr="00A74770">
        <w:rPr>
          <w:rFonts w:ascii="Arial" w:hAnsi="Arial" w:cs="Arial"/>
          <w:sz w:val="24"/>
          <w:szCs w:val="24"/>
        </w:rPr>
        <w:t>hold frame</w:t>
      </w:r>
      <w:r w:rsidR="003F3651" w:rsidRPr="00A74770">
        <w:rPr>
          <w:rFonts w:ascii="Arial" w:hAnsi="Arial" w:cs="Arial"/>
          <w:sz w:val="24"/>
          <w:szCs w:val="24"/>
        </w:rPr>
        <w:t xml:space="preserve">, </w:t>
      </w:r>
      <w:r w:rsidR="009B060E" w:rsidRPr="00A74770">
        <w:rPr>
          <w:rFonts w:ascii="Arial" w:hAnsi="Arial" w:cs="Arial"/>
          <w:sz w:val="24"/>
          <w:szCs w:val="24"/>
        </w:rPr>
        <w:t xml:space="preserve">with </w:t>
      </w:r>
      <w:r w:rsidR="72A4D0C7" w:rsidRPr="00A74770">
        <w:rPr>
          <w:rFonts w:ascii="Arial" w:hAnsi="Arial" w:cs="Arial"/>
          <w:sz w:val="24"/>
          <w:szCs w:val="24"/>
        </w:rPr>
        <w:t>four</w:t>
      </w:r>
      <w:r w:rsidR="009B060E" w:rsidRPr="00A74770">
        <w:rPr>
          <w:rFonts w:ascii="Arial" w:hAnsi="Arial" w:cs="Arial"/>
          <w:sz w:val="24"/>
          <w:szCs w:val="24"/>
        </w:rPr>
        <w:t xml:space="preserve"> </w:t>
      </w:r>
      <w:r w:rsidR="7A54F683" w:rsidRPr="00A74770">
        <w:rPr>
          <w:rFonts w:ascii="Arial" w:hAnsi="Arial" w:cs="Arial"/>
          <w:sz w:val="24"/>
          <w:szCs w:val="24"/>
        </w:rPr>
        <w:t>frames</w:t>
      </w:r>
      <w:r w:rsidR="00E70496" w:rsidRPr="00A74770">
        <w:rPr>
          <w:rFonts w:ascii="Arial" w:hAnsi="Arial" w:cs="Arial"/>
          <w:sz w:val="24"/>
          <w:szCs w:val="24"/>
        </w:rPr>
        <w:t xml:space="preserve"> </w:t>
      </w:r>
      <w:r w:rsidR="00503908" w:rsidRPr="00A74770">
        <w:rPr>
          <w:rFonts w:ascii="Arial" w:hAnsi="Arial" w:cs="Arial"/>
          <w:sz w:val="24"/>
          <w:szCs w:val="24"/>
        </w:rPr>
        <w:t xml:space="preserve">being </w:t>
      </w:r>
      <w:r w:rsidR="009B060E" w:rsidRPr="00A74770">
        <w:rPr>
          <w:rFonts w:ascii="Arial" w:hAnsi="Arial" w:cs="Arial"/>
          <w:sz w:val="24"/>
          <w:szCs w:val="24"/>
        </w:rPr>
        <w:t xml:space="preserve">loaded onto </w:t>
      </w:r>
      <w:r w:rsidR="00E70496" w:rsidRPr="00A74770">
        <w:rPr>
          <w:rFonts w:ascii="Arial" w:hAnsi="Arial" w:cs="Arial"/>
          <w:sz w:val="24"/>
          <w:szCs w:val="24"/>
        </w:rPr>
        <w:t>a pallet</w:t>
      </w:r>
      <w:r w:rsidR="0080500A" w:rsidRPr="00A74770">
        <w:rPr>
          <w:rFonts w:ascii="Arial" w:hAnsi="Arial" w:cs="Arial"/>
          <w:sz w:val="24"/>
          <w:szCs w:val="24"/>
        </w:rPr>
        <w:t>. Each pallet</w:t>
      </w:r>
      <w:r w:rsidR="001D0E28" w:rsidRPr="00A74770">
        <w:rPr>
          <w:rFonts w:ascii="Arial" w:hAnsi="Arial" w:cs="Arial"/>
          <w:sz w:val="24"/>
          <w:szCs w:val="24"/>
        </w:rPr>
        <w:t xml:space="preserve"> is placed</w:t>
      </w:r>
      <w:r w:rsidR="00E70496" w:rsidRPr="00A74770">
        <w:rPr>
          <w:rFonts w:ascii="Arial" w:hAnsi="Arial" w:cs="Arial"/>
          <w:sz w:val="24"/>
          <w:szCs w:val="24"/>
        </w:rPr>
        <w:t xml:space="preserve"> into</w:t>
      </w:r>
      <w:r w:rsidR="23918005" w:rsidRPr="00A74770">
        <w:rPr>
          <w:rFonts w:ascii="Arial" w:hAnsi="Arial" w:cs="Arial"/>
          <w:sz w:val="24"/>
          <w:szCs w:val="24"/>
        </w:rPr>
        <w:t xml:space="preserve"> a </w:t>
      </w:r>
      <w:r w:rsidR="7B63077F" w:rsidRPr="00A74770">
        <w:rPr>
          <w:rFonts w:ascii="Arial" w:hAnsi="Arial" w:cs="Arial"/>
          <w:sz w:val="24"/>
          <w:szCs w:val="24"/>
        </w:rPr>
        <w:t>2-8°C</w:t>
      </w:r>
      <w:r w:rsidR="23918005" w:rsidRPr="00A74770">
        <w:rPr>
          <w:rFonts w:ascii="Arial" w:hAnsi="Arial" w:cs="Arial"/>
          <w:sz w:val="24"/>
          <w:szCs w:val="24"/>
        </w:rPr>
        <w:t xml:space="preserve"> cold storage anteroom, then into</w:t>
      </w:r>
      <w:r w:rsidR="00E70496" w:rsidRPr="00A74770">
        <w:rPr>
          <w:rFonts w:ascii="Arial" w:hAnsi="Arial" w:cs="Arial"/>
          <w:sz w:val="24"/>
          <w:szCs w:val="24"/>
        </w:rPr>
        <w:t xml:space="preserve"> a blast </w:t>
      </w:r>
      <w:r w:rsidR="00991291" w:rsidRPr="00A74770">
        <w:rPr>
          <w:rFonts w:ascii="Arial" w:hAnsi="Arial" w:cs="Arial"/>
          <w:sz w:val="24"/>
          <w:szCs w:val="24"/>
        </w:rPr>
        <w:t>freezer,</w:t>
      </w:r>
      <w:r w:rsidR="00397D71" w:rsidRPr="00A74770">
        <w:rPr>
          <w:rFonts w:ascii="Arial" w:hAnsi="Arial" w:cs="Arial"/>
          <w:sz w:val="24"/>
          <w:szCs w:val="24"/>
        </w:rPr>
        <w:t xml:space="preserve"> </w:t>
      </w:r>
      <w:r w:rsidR="001D0E28" w:rsidRPr="00A74770">
        <w:rPr>
          <w:rFonts w:ascii="Arial" w:hAnsi="Arial" w:cs="Arial"/>
          <w:sz w:val="24"/>
          <w:szCs w:val="24"/>
        </w:rPr>
        <w:t xml:space="preserve">and then </w:t>
      </w:r>
      <w:r w:rsidR="00397D71" w:rsidRPr="00A74770">
        <w:rPr>
          <w:rFonts w:ascii="Arial" w:hAnsi="Arial" w:cs="Arial"/>
          <w:sz w:val="24"/>
          <w:szCs w:val="24"/>
        </w:rPr>
        <w:t>-40°C cold storage</w:t>
      </w:r>
      <w:r w:rsidR="00530B3D" w:rsidRPr="00A74770">
        <w:rPr>
          <w:rFonts w:ascii="Arial" w:hAnsi="Arial" w:cs="Arial"/>
          <w:sz w:val="24"/>
          <w:szCs w:val="24"/>
        </w:rPr>
        <w:t xml:space="preserve">. </w:t>
      </w:r>
      <w:r w:rsidR="3205BAFA" w:rsidRPr="00A74770">
        <w:rPr>
          <w:rFonts w:ascii="Arial" w:hAnsi="Arial" w:cs="Arial"/>
          <w:sz w:val="24"/>
          <w:szCs w:val="24"/>
        </w:rPr>
        <w:t xml:space="preserve">A 2-8°C Cold Room acts as an anteroom </w:t>
      </w:r>
      <w:r w:rsidR="3205BAFA" w:rsidRPr="00A74770">
        <w:rPr>
          <w:rFonts w:ascii="Arial" w:hAnsi="Arial" w:cs="Arial"/>
          <w:sz w:val="24"/>
          <w:szCs w:val="24"/>
        </w:rPr>
        <w:lastRenderedPageBreak/>
        <w:t>for the –40</w:t>
      </w:r>
      <w:r w:rsidR="5A9126C2" w:rsidRPr="00A74770">
        <w:rPr>
          <w:rFonts w:ascii="Arial" w:hAnsi="Arial" w:cs="Arial"/>
          <w:sz w:val="24"/>
          <w:szCs w:val="24"/>
        </w:rPr>
        <w:t>°C</w:t>
      </w:r>
      <w:r w:rsidR="3205BAFA" w:rsidRPr="00A74770">
        <w:rPr>
          <w:rFonts w:ascii="Arial" w:hAnsi="Arial" w:cs="Arial"/>
          <w:sz w:val="24"/>
          <w:szCs w:val="24"/>
        </w:rPr>
        <w:t xml:space="preserve"> Freezer Room</w:t>
      </w:r>
      <w:r w:rsidR="5C06DFE8" w:rsidRPr="00A74770">
        <w:rPr>
          <w:rFonts w:ascii="Arial" w:hAnsi="Arial" w:cs="Arial"/>
          <w:sz w:val="24"/>
          <w:szCs w:val="24"/>
        </w:rPr>
        <w:t xml:space="preserve"> and it holds the </w:t>
      </w:r>
      <w:r w:rsidR="3E2FBD90" w:rsidRPr="00A74770">
        <w:rPr>
          <w:rFonts w:ascii="Arial" w:hAnsi="Arial" w:cs="Arial"/>
          <w:sz w:val="24"/>
          <w:szCs w:val="24"/>
        </w:rPr>
        <w:t>p</w:t>
      </w:r>
      <w:r w:rsidR="00530B3D" w:rsidRPr="00A74770">
        <w:rPr>
          <w:rFonts w:ascii="Arial" w:hAnsi="Arial" w:cs="Arial"/>
          <w:sz w:val="24"/>
          <w:szCs w:val="24"/>
        </w:rPr>
        <w:t xml:space="preserve">re-packed </w:t>
      </w:r>
      <w:r w:rsidR="346B0872" w:rsidRPr="00A74770">
        <w:rPr>
          <w:rFonts w:ascii="Arial" w:hAnsi="Arial" w:cs="Arial"/>
          <w:sz w:val="24"/>
          <w:szCs w:val="24"/>
        </w:rPr>
        <w:t xml:space="preserve">chromatography </w:t>
      </w:r>
      <w:r w:rsidR="00530B3D" w:rsidRPr="00A74770">
        <w:rPr>
          <w:rFonts w:ascii="Arial" w:hAnsi="Arial" w:cs="Arial"/>
          <w:sz w:val="24"/>
          <w:szCs w:val="24"/>
        </w:rPr>
        <w:t xml:space="preserve">columns </w:t>
      </w:r>
      <w:r w:rsidR="09DDB06E" w:rsidRPr="00A74770">
        <w:rPr>
          <w:rFonts w:ascii="Arial" w:hAnsi="Arial" w:cs="Arial"/>
          <w:sz w:val="24"/>
          <w:szCs w:val="24"/>
        </w:rPr>
        <w:t>as well.</w:t>
      </w:r>
      <w:r w:rsidR="00F13375" w:rsidRPr="00A74770">
        <w:rPr>
          <w:rFonts w:ascii="Arial" w:hAnsi="Arial" w:cs="Arial"/>
          <w:sz w:val="24"/>
          <w:szCs w:val="24"/>
        </w:rPr>
        <w:t xml:space="preserve"> </w:t>
      </w:r>
    </w:p>
    <w:p w14:paraId="5146C297" w14:textId="5B91F9EF" w:rsidR="00316A84" w:rsidRPr="00A74770" w:rsidRDefault="00316A84" w:rsidP="00105E62">
      <w:pPr>
        <w:spacing w:after="0" w:line="480" w:lineRule="auto"/>
        <w:rPr>
          <w:rFonts w:ascii="Arial" w:hAnsi="Arial" w:cs="Arial"/>
          <w:sz w:val="24"/>
          <w:szCs w:val="24"/>
        </w:rPr>
      </w:pPr>
    </w:p>
    <w:p w14:paraId="22C3A0BA" w14:textId="6592B2B2" w:rsidR="00A434F9" w:rsidRPr="00A74770" w:rsidRDefault="00A434F9" w:rsidP="00105E62">
      <w:pPr>
        <w:spacing w:after="0" w:line="480" w:lineRule="auto"/>
        <w:rPr>
          <w:rFonts w:ascii="Arial" w:hAnsi="Arial" w:cs="Arial"/>
          <w:sz w:val="24"/>
          <w:szCs w:val="24"/>
        </w:rPr>
      </w:pPr>
      <w:bookmarkStart w:id="115" w:name="_Toc689322621"/>
      <w:r w:rsidRPr="00A74770">
        <w:rPr>
          <w:rFonts w:ascii="Arial" w:hAnsi="Arial" w:cs="Arial"/>
          <w:sz w:val="24"/>
          <w:szCs w:val="24"/>
        </w:rPr>
        <w:t xml:space="preserve">Economic </w:t>
      </w:r>
      <w:r w:rsidR="004C73A9" w:rsidRPr="00A74770">
        <w:rPr>
          <w:rFonts w:ascii="Arial" w:hAnsi="Arial" w:cs="Arial"/>
          <w:sz w:val="24"/>
          <w:szCs w:val="24"/>
        </w:rPr>
        <w:t>Analysis</w:t>
      </w:r>
      <w:bookmarkEnd w:id="115"/>
    </w:p>
    <w:p w14:paraId="45F9BB37" w14:textId="5C0B24F4" w:rsidR="00A434F9" w:rsidRPr="00A74770" w:rsidRDefault="00FA3860" w:rsidP="00105E62">
      <w:pPr>
        <w:spacing w:after="0" w:line="480" w:lineRule="auto"/>
        <w:rPr>
          <w:ins w:id="116" w:author="Partopour, Behnam" w:date="2025-08-27T16:56:00Z" w16du:dateUtc="2025-08-27T16:56:54Z"/>
          <w:rFonts w:ascii="Arial" w:hAnsi="Arial" w:cs="Arial"/>
          <w:sz w:val="24"/>
          <w:szCs w:val="24"/>
        </w:rPr>
      </w:pPr>
      <w:del w:id="117" w:author="Erickson, John" w:date="2025-07-01T16:31:00Z">
        <w:r w:rsidRPr="0B16467A" w:rsidDel="00FA3860">
          <w:rPr>
            <w:rFonts w:ascii="Arial" w:hAnsi="Arial" w:cs="Arial"/>
            <w:sz w:val="24"/>
            <w:szCs w:val="24"/>
          </w:rPr>
          <w:delText xml:space="preserve">As described above, the </w:delText>
        </w:r>
      </w:del>
      <w:del w:id="118" w:author="Erickson, John" w:date="2025-07-01T16:27:00Z">
        <w:r w:rsidRPr="0B16467A" w:rsidDel="00FA3860">
          <w:rPr>
            <w:rFonts w:ascii="Arial" w:hAnsi="Arial" w:cs="Arial"/>
            <w:sz w:val="24"/>
            <w:szCs w:val="24"/>
          </w:rPr>
          <w:delText xml:space="preserve">first-generation continuous </w:delText>
        </w:r>
      </w:del>
      <w:del w:id="119" w:author="Erickson, John" w:date="2025-07-01T16:31:00Z">
        <w:r w:rsidRPr="0B16467A" w:rsidDel="00FA3860">
          <w:rPr>
            <w:rFonts w:ascii="Arial" w:hAnsi="Arial" w:cs="Arial"/>
            <w:sz w:val="24"/>
            <w:szCs w:val="24"/>
          </w:rPr>
          <w:delText xml:space="preserve">biomanufacturing facility—explicitly designed to use existing technology—runs a 500-L perfusion bioreactor at a low titer up to a 4-kL perfusion bioreactor at a high titer to produce between 225 kg and 3600 kg of mAbs per year. </w:delText>
        </w:r>
      </w:del>
      <w:del w:id="120" w:author="Erickson, John" w:date="2025-07-01T16:41:00Z">
        <w:r w:rsidRPr="0B16467A" w:rsidDel="00FA3860">
          <w:rPr>
            <w:rFonts w:ascii="Arial" w:hAnsi="Arial" w:cs="Arial"/>
            <w:sz w:val="24"/>
            <w:szCs w:val="24"/>
          </w:rPr>
          <w:delText xml:space="preserve">Capital costs to build </w:delText>
        </w:r>
      </w:del>
      <w:ins w:id="121" w:author="Erickson, John" w:date="2025-07-01T16:42:00Z">
        <w:r w:rsidR="00A86548" w:rsidRPr="0B16467A">
          <w:rPr>
            <w:rFonts w:ascii="Arial" w:hAnsi="Arial" w:cs="Arial"/>
            <w:sz w:val="24"/>
            <w:szCs w:val="24"/>
          </w:rPr>
          <w:t>T</w:t>
        </w:r>
      </w:ins>
      <w:del w:id="122" w:author="Erickson, John" w:date="2025-07-01T16:42:00Z">
        <w:r w:rsidRPr="0B16467A" w:rsidDel="00FA3860">
          <w:rPr>
            <w:rFonts w:ascii="Arial" w:hAnsi="Arial" w:cs="Arial"/>
            <w:sz w:val="24"/>
            <w:szCs w:val="24"/>
          </w:rPr>
          <w:delText>t</w:delText>
        </w:r>
      </w:del>
      <w:r w:rsidR="00A434F9" w:rsidRPr="0B16467A">
        <w:rPr>
          <w:rFonts w:ascii="Arial" w:hAnsi="Arial" w:cs="Arial"/>
          <w:sz w:val="24"/>
          <w:szCs w:val="24"/>
        </w:rPr>
        <w:t xml:space="preserve">he </w:t>
      </w:r>
      <w:ins w:id="123" w:author="Erickson, John" w:date="2025-07-01T16:27:00Z">
        <w:r w:rsidR="00022547" w:rsidRPr="0B16467A">
          <w:rPr>
            <w:rFonts w:ascii="Arial" w:hAnsi="Arial" w:cs="Arial"/>
            <w:sz w:val="24"/>
            <w:szCs w:val="24"/>
          </w:rPr>
          <w:t xml:space="preserve">first-generation continuous </w:t>
        </w:r>
      </w:ins>
      <w:r w:rsidR="00A434F9" w:rsidRPr="0B16467A">
        <w:rPr>
          <w:rFonts w:ascii="Arial" w:hAnsi="Arial" w:cs="Arial"/>
          <w:sz w:val="24"/>
          <w:szCs w:val="24"/>
        </w:rPr>
        <w:t xml:space="preserve">facility </w:t>
      </w:r>
      <w:ins w:id="124" w:author="Erickson, John" w:date="2025-07-01T16:27:00Z">
        <w:r w:rsidR="00022547" w:rsidRPr="0B16467A">
          <w:rPr>
            <w:rFonts w:ascii="Arial" w:hAnsi="Arial" w:cs="Arial"/>
            <w:sz w:val="24"/>
            <w:szCs w:val="24"/>
          </w:rPr>
          <w:t xml:space="preserve">described above </w:t>
        </w:r>
      </w:ins>
      <w:del w:id="125" w:author="Erickson, John" w:date="2025-07-01T16:42:00Z">
        <w:r w:rsidRPr="0B16467A" w:rsidDel="00FA3860">
          <w:rPr>
            <w:rFonts w:ascii="Arial" w:hAnsi="Arial" w:cs="Arial"/>
            <w:sz w:val="24"/>
            <w:szCs w:val="24"/>
          </w:rPr>
          <w:delText xml:space="preserve">were </w:delText>
        </w:r>
      </w:del>
      <w:ins w:id="126" w:author="Erickson, John" w:date="2025-07-01T16:42:00Z">
        <w:r w:rsidR="006E3C70" w:rsidRPr="0B16467A">
          <w:rPr>
            <w:rFonts w:ascii="Arial" w:hAnsi="Arial" w:cs="Arial"/>
            <w:sz w:val="24"/>
            <w:szCs w:val="24"/>
          </w:rPr>
          <w:t xml:space="preserve">was </w:t>
        </w:r>
      </w:ins>
      <w:r w:rsidR="00A434F9" w:rsidRPr="0B16467A">
        <w:rPr>
          <w:rFonts w:ascii="Arial" w:hAnsi="Arial" w:cs="Arial"/>
          <w:sz w:val="24"/>
          <w:szCs w:val="24"/>
        </w:rPr>
        <w:t xml:space="preserve">estimated to </w:t>
      </w:r>
      <w:del w:id="127" w:author="Erickson, John" w:date="2025-07-01T16:42:00Z">
        <w:r w:rsidRPr="0B16467A" w:rsidDel="00FA3860">
          <w:rPr>
            <w:rFonts w:ascii="Arial" w:hAnsi="Arial" w:cs="Arial"/>
            <w:sz w:val="24"/>
            <w:szCs w:val="24"/>
          </w:rPr>
          <w:delText xml:space="preserve">be </w:delText>
        </w:r>
      </w:del>
      <w:ins w:id="128" w:author="Erickson, John" w:date="2025-07-01T16:42:00Z">
        <w:r w:rsidR="006E3C70" w:rsidRPr="0B16467A">
          <w:rPr>
            <w:rFonts w:ascii="Arial" w:hAnsi="Arial" w:cs="Arial"/>
            <w:sz w:val="24"/>
            <w:szCs w:val="24"/>
          </w:rPr>
          <w:t xml:space="preserve">cost </w:t>
        </w:r>
      </w:ins>
      <w:del w:id="129" w:author="Erickson, John" w:date="2025-07-03T16:46:00Z">
        <w:r w:rsidRPr="0B16467A" w:rsidDel="00FA3860">
          <w:rPr>
            <w:rFonts w:ascii="Arial" w:hAnsi="Arial" w:cs="Arial"/>
            <w:sz w:val="24"/>
            <w:szCs w:val="24"/>
          </w:rPr>
          <w:delText>slightly less than</w:delText>
        </w:r>
      </w:del>
      <w:ins w:id="130" w:author="Erickson, John" w:date="2025-07-03T16:46:00Z">
        <w:r w:rsidR="00974E7E" w:rsidRPr="0B16467A">
          <w:rPr>
            <w:rFonts w:ascii="Arial" w:hAnsi="Arial" w:cs="Arial"/>
            <w:sz w:val="24"/>
            <w:szCs w:val="24"/>
          </w:rPr>
          <w:t>about</w:t>
        </w:r>
      </w:ins>
      <w:r w:rsidR="00A434F9" w:rsidRPr="0B16467A">
        <w:rPr>
          <w:rFonts w:ascii="Arial" w:hAnsi="Arial" w:cs="Arial"/>
          <w:sz w:val="24"/>
          <w:szCs w:val="24"/>
        </w:rPr>
        <w:t xml:space="preserve"> $</w:t>
      </w:r>
      <w:del w:id="131" w:author="Erickson, John" w:date="2025-07-08T22:09:00Z">
        <w:r w:rsidRPr="0B16467A" w:rsidDel="00FA3860">
          <w:rPr>
            <w:rFonts w:ascii="Arial" w:hAnsi="Arial" w:cs="Arial"/>
            <w:sz w:val="24"/>
            <w:szCs w:val="24"/>
          </w:rPr>
          <w:delText xml:space="preserve">200 </w:delText>
        </w:r>
      </w:del>
      <w:ins w:id="132" w:author="Erickson, John" w:date="2025-07-08T22:09:00Z">
        <w:r w:rsidR="00E85DF7" w:rsidRPr="0B16467A">
          <w:rPr>
            <w:rFonts w:ascii="Arial" w:hAnsi="Arial" w:cs="Arial"/>
            <w:sz w:val="24"/>
            <w:szCs w:val="24"/>
          </w:rPr>
          <w:t xml:space="preserve">210 </w:t>
        </w:r>
      </w:ins>
      <w:r w:rsidR="00A434F9" w:rsidRPr="0B16467A">
        <w:rPr>
          <w:rFonts w:ascii="Arial" w:hAnsi="Arial" w:cs="Arial"/>
          <w:sz w:val="24"/>
          <w:szCs w:val="24"/>
        </w:rPr>
        <w:t>million</w:t>
      </w:r>
      <w:ins w:id="133" w:author="Erickson, John" w:date="2025-07-01T16:42:00Z">
        <w:r w:rsidR="006E3C70" w:rsidRPr="0B16467A">
          <w:rPr>
            <w:rFonts w:ascii="Arial" w:hAnsi="Arial" w:cs="Arial"/>
            <w:sz w:val="24"/>
            <w:szCs w:val="24"/>
          </w:rPr>
          <w:t xml:space="preserve"> and take 3 years to build and qualify</w:t>
        </w:r>
      </w:ins>
      <w:r w:rsidR="00A434F9" w:rsidRPr="0B16467A">
        <w:rPr>
          <w:rFonts w:ascii="Arial" w:hAnsi="Arial" w:cs="Arial"/>
          <w:sz w:val="24"/>
          <w:szCs w:val="24"/>
        </w:rPr>
        <w:t xml:space="preserve">. As a benchmark, </w:t>
      </w:r>
      <w:del w:id="134" w:author="Erickson, John" w:date="2025-07-01T16:37:00Z">
        <w:r w:rsidRPr="0B16467A" w:rsidDel="00FA3860">
          <w:rPr>
            <w:rFonts w:ascii="Arial" w:hAnsi="Arial" w:cs="Arial"/>
            <w:sz w:val="24"/>
            <w:szCs w:val="24"/>
          </w:rPr>
          <w:delText xml:space="preserve">a </w:delText>
        </w:r>
      </w:del>
      <w:r w:rsidR="00A434F9" w:rsidRPr="0B16467A">
        <w:rPr>
          <w:rFonts w:ascii="Arial" w:hAnsi="Arial" w:cs="Arial"/>
          <w:sz w:val="24"/>
          <w:szCs w:val="24"/>
        </w:rPr>
        <w:t>traditional stainless steel 6 x 15-kL facilit</w:t>
      </w:r>
      <w:ins w:id="135" w:author="Erickson, John" w:date="2025-07-01T16:37:00Z">
        <w:r w:rsidR="00D37FC1" w:rsidRPr="0B16467A">
          <w:rPr>
            <w:rFonts w:ascii="Arial" w:hAnsi="Arial" w:cs="Arial"/>
            <w:sz w:val="24"/>
            <w:szCs w:val="24"/>
          </w:rPr>
          <w:t>ies</w:t>
        </w:r>
      </w:ins>
      <w:del w:id="136" w:author="Erickson, John" w:date="2025-07-01T16:37:00Z">
        <w:r w:rsidRPr="0B16467A" w:rsidDel="00FA3860">
          <w:rPr>
            <w:rFonts w:ascii="Arial" w:hAnsi="Arial" w:cs="Arial"/>
            <w:sz w:val="24"/>
            <w:szCs w:val="24"/>
          </w:rPr>
          <w:delText>y</w:delText>
        </w:r>
      </w:del>
      <w:r w:rsidR="00A434F9" w:rsidRPr="0B16467A">
        <w:rPr>
          <w:rFonts w:ascii="Arial" w:hAnsi="Arial" w:cs="Arial"/>
          <w:sz w:val="24"/>
          <w:szCs w:val="24"/>
        </w:rPr>
        <w:t xml:space="preserve">, </w:t>
      </w:r>
      <w:del w:id="137" w:author="Erickson, John" w:date="2025-07-01T16:37:00Z">
        <w:r w:rsidRPr="0B16467A" w:rsidDel="00FA3860">
          <w:rPr>
            <w:rFonts w:ascii="Arial" w:hAnsi="Arial" w:cs="Arial"/>
            <w:sz w:val="24"/>
            <w:szCs w:val="24"/>
          </w:rPr>
          <w:delText xml:space="preserve">which are built all over the world, </w:delText>
        </w:r>
      </w:del>
      <w:r w:rsidR="00A434F9" w:rsidRPr="0B16467A">
        <w:rPr>
          <w:rFonts w:ascii="Arial" w:hAnsi="Arial" w:cs="Arial"/>
          <w:sz w:val="24"/>
          <w:szCs w:val="24"/>
        </w:rPr>
        <w:t xml:space="preserve">at a titer of </w:t>
      </w:r>
      <w:del w:id="138" w:author="Erickson, John" w:date="2025-07-03T16:27:00Z">
        <w:r w:rsidRPr="0B16467A" w:rsidDel="00FA3860">
          <w:rPr>
            <w:rFonts w:ascii="Arial" w:hAnsi="Arial" w:cs="Arial"/>
            <w:sz w:val="24"/>
            <w:szCs w:val="24"/>
          </w:rPr>
          <w:delText xml:space="preserve">5 </w:delText>
        </w:r>
      </w:del>
      <w:ins w:id="139" w:author="Erickson, John" w:date="2025-07-03T16:27:00Z">
        <w:r w:rsidR="00BB7793" w:rsidRPr="0B16467A">
          <w:rPr>
            <w:rFonts w:ascii="Arial" w:hAnsi="Arial" w:cs="Arial"/>
            <w:sz w:val="24"/>
            <w:szCs w:val="24"/>
          </w:rPr>
          <w:t xml:space="preserve">10 </w:t>
        </w:r>
      </w:ins>
      <w:r w:rsidR="00A434F9" w:rsidRPr="0B16467A">
        <w:rPr>
          <w:rFonts w:ascii="Arial" w:hAnsi="Arial" w:cs="Arial"/>
          <w:sz w:val="24"/>
          <w:szCs w:val="24"/>
        </w:rPr>
        <w:t xml:space="preserve">g/L and </w:t>
      </w:r>
      <w:del w:id="140" w:author="Erickson, John" w:date="2025-07-01T16:37:00Z">
        <w:r w:rsidRPr="0B16467A" w:rsidDel="00FA3860">
          <w:rPr>
            <w:rFonts w:ascii="Arial" w:hAnsi="Arial" w:cs="Arial"/>
            <w:sz w:val="24"/>
            <w:szCs w:val="24"/>
          </w:rPr>
          <w:delText xml:space="preserve">a </w:delText>
        </w:r>
      </w:del>
      <w:r w:rsidR="00A434F9" w:rsidRPr="0B16467A">
        <w:rPr>
          <w:rFonts w:ascii="Arial" w:hAnsi="Arial" w:cs="Arial"/>
          <w:sz w:val="24"/>
          <w:szCs w:val="24"/>
        </w:rPr>
        <w:t xml:space="preserve">capacity of up to </w:t>
      </w:r>
      <w:del w:id="141" w:author="Erickson, John" w:date="2025-07-01T16:38:00Z">
        <w:r w:rsidRPr="0B16467A" w:rsidDel="00FA3860">
          <w:rPr>
            <w:rFonts w:ascii="Arial" w:hAnsi="Arial" w:cs="Arial"/>
            <w:sz w:val="24"/>
            <w:szCs w:val="24"/>
          </w:rPr>
          <w:delText>5,000</w:delText>
        </w:r>
      </w:del>
      <w:ins w:id="142" w:author="Erickson, John" w:date="2025-07-03T16:28:00Z">
        <w:r w:rsidR="00C518BB" w:rsidRPr="0B16467A">
          <w:rPr>
            <w:rFonts w:ascii="Arial" w:hAnsi="Arial" w:cs="Arial"/>
            <w:sz w:val="24"/>
            <w:szCs w:val="24"/>
          </w:rPr>
          <w:t>9,600</w:t>
        </w:r>
      </w:ins>
      <w:r w:rsidR="00A434F9" w:rsidRPr="0B16467A">
        <w:rPr>
          <w:rFonts w:ascii="Arial" w:hAnsi="Arial" w:cs="Arial"/>
          <w:sz w:val="24"/>
          <w:szCs w:val="24"/>
        </w:rPr>
        <w:t xml:space="preserve"> kilograms a year, </w:t>
      </w:r>
      <w:r w:rsidR="00D07F1B" w:rsidRPr="0B16467A">
        <w:rPr>
          <w:rFonts w:ascii="Arial" w:hAnsi="Arial" w:cs="Arial"/>
          <w:sz w:val="24"/>
          <w:szCs w:val="24"/>
        </w:rPr>
        <w:t xml:space="preserve">were estimated to have </w:t>
      </w:r>
      <w:r w:rsidR="00A434F9" w:rsidRPr="0B16467A">
        <w:rPr>
          <w:rFonts w:ascii="Arial" w:hAnsi="Arial" w:cs="Arial"/>
          <w:sz w:val="24"/>
          <w:szCs w:val="24"/>
        </w:rPr>
        <w:t xml:space="preserve">a capital cost </w:t>
      </w:r>
      <w:del w:id="143" w:author="Erickson, John" w:date="2025-07-01T16:38:00Z">
        <w:r w:rsidRPr="0B16467A" w:rsidDel="00FA3860">
          <w:rPr>
            <w:rFonts w:ascii="Arial" w:hAnsi="Arial" w:cs="Arial"/>
            <w:sz w:val="24"/>
            <w:szCs w:val="24"/>
          </w:rPr>
          <w:delText xml:space="preserve">exceeding </w:delText>
        </w:r>
      </w:del>
      <w:ins w:id="144" w:author="Erickson, John" w:date="2025-07-01T16:38:00Z">
        <w:r w:rsidR="00DE7A98" w:rsidRPr="0B16467A">
          <w:rPr>
            <w:rFonts w:ascii="Arial" w:hAnsi="Arial" w:cs="Arial"/>
            <w:sz w:val="24"/>
            <w:szCs w:val="24"/>
          </w:rPr>
          <w:t xml:space="preserve">of </w:t>
        </w:r>
      </w:ins>
      <w:ins w:id="145" w:author="Erickson, John" w:date="2025-07-03T16:46:00Z">
        <w:r w:rsidR="00E9567C" w:rsidRPr="0B16467A">
          <w:rPr>
            <w:rFonts w:ascii="Arial" w:hAnsi="Arial" w:cs="Arial"/>
            <w:sz w:val="24"/>
            <w:szCs w:val="24"/>
          </w:rPr>
          <w:t xml:space="preserve">about </w:t>
        </w:r>
      </w:ins>
      <w:r w:rsidR="00A434F9" w:rsidRPr="0B16467A">
        <w:rPr>
          <w:rFonts w:ascii="Arial" w:hAnsi="Arial" w:cs="Arial"/>
          <w:sz w:val="24"/>
          <w:szCs w:val="24"/>
        </w:rPr>
        <w:t>$1</w:t>
      </w:r>
      <w:ins w:id="146" w:author="Erickson, John" w:date="2025-07-03T16:28:00Z">
        <w:r w:rsidR="00C518BB" w:rsidRPr="0B16467A">
          <w:rPr>
            <w:rFonts w:ascii="Arial" w:hAnsi="Arial" w:cs="Arial"/>
            <w:sz w:val="24"/>
            <w:szCs w:val="24"/>
          </w:rPr>
          <w:t>.3</w:t>
        </w:r>
      </w:ins>
      <w:r w:rsidR="00A434F9" w:rsidRPr="0B16467A">
        <w:rPr>
          <w:rFonts w:ascii="Arial" w:hAnsi="Arial" w:cs="Arial"/>
          <w:sz w:val="24"/>
          <w:szCs w:val="24"/>
        </w:rPr>
        <w:t xml:space="preserve"> billion—</w:t>
      </w:r>
      <w:del w:id="147" w:author="Erickson, John" w:date="2025-07-08T21:36:00Z">
        <w:r w:rsidRPr="0B16467A" w:rsidDel="00FA3860">
          <w:rPr>
            <w:rFonts w:ascii="Arial" w:hAnsi="Arial" w:cs="Arial"/>
            <w:sz w:val="24"/>
            <w:szCs w:val="24"/>
          </w:rPr>
          <w:delText xml:space="preserve">five </w:delText>
        </w:r>
      </w:del>
      <w:ins w:id="148" w:author="Erickson, John" w:date="2025-07-08T21:36:00Z">
        <w:r w:rsidR="00D32D55" w:rsidRPr="0B16467A">
          <w:rPr>
            <w:rFonts w:ascii="Arial" w:hAnsi="Arial" w:cs="Arial"/>
            <w:sz w:val="24"/>
            <w:szCs w:val="24"/>
          </w:rPr>
          <w:t xml:space="preserve">six </w:t>
        </w:r>
      </w:ins>
      <w:r w:rsidR="00A434F9" w:rsidRPr="0B16467A">
        <w:rPr>
          <w:rFonts w:ascii="Arial" w:hAnsi="Arial" w:cs="Arial"/>
          <w:sz w:val="24"/>
          <w:szCs w:val="24"/>
        </w:rPr>
        <w:t>times the cost of the continuous facility</w:t>
      </w:r>
      <w:ins w:id="149" w:author="Erickson, John" w:date="2025-07-01T16:42:00Z">
        <w:r w:rsidR="00F5568B" w:rsidRPr="0B16467A">
          <w:rPr>
            <w:rFonts w:ascii="Arial" w:hAnsi="Arial" w:cs="Arial"/>
            <w:sz w:val="24"/>
            <w:szCs w:val="24"/>
          </w:rPr>
          <w:t>, and take 4 years to build</w:t>
        </w:r>
      </w:ins>
      <w:ins w:id="150" w:author="Erickson, John" w:date="2025-07-01T16:43:00Z">
        <w:r w:rsidR="00DE55D5" w:rsidRPr="0B16467A">
          <w:rPr>
            <w:rFonts w:ascii="Arial" w:hAnsi="Arial" w:cs="Arial"/>
            <w:sz w:val="24"/>
            <w:szCs w:val="24"/>
          </w:rPr>
          <w:t xml:space="preserve"> and </w:t>
        </w:r>
        <w:commentRangeStart w:id="151"/>
        <w:commentRangeStart w:id="152"/>
        <w:r w:rsidR="00DE55D5" w:rsidRPr="0B16467A">
          <w:rPr>
            <w:rFonts w:ascii="Arial" w:hAnsi="Arial" w:cs="Arial"/>
            <w:sz w:val="24"/>
            <w:szCs w:val="24"/>
          </w:rPr>
          <w:t>qualify</w:t>
        </w:r>
      </w:ins>
      <w:commentRangeEnd w:id="151"/>
      <w:r w:rsidRPr="0B16467A">
        <w:rPr>
          <w:rStyle w:val="CommentReference"/>
          <w:rFonts w:ascii="Arial" w:hAnsi="Arial" w:cs="Arial"/>
          <w:sz w:val="24"/>
          <w:szCs w:val="24"/>
        </w:rPr>
        <w:commentReference w:id="151"/>
      </w:r>
      <w:commentRangeEnd w:id="152"/>
      <w:r w:rsidRPr="0B16467A">
        <w:rPr>
          <w:rStyle w:val="CommentReference"/>
          <w:rFonts w:ascii="Arial" w:hAnsi="Arial" w:cs="Arial"/>
          <w:sz w:val="24"/>
          <w:szCs w:val="24"/>
        </w:rPr>
        <w:commentReference w:id="152"/>
      </w:r>
      <w:ins w:id="153" w:author="Erickson, John" w:date="2025-08-26T11:52:00Z">
        <w:r w:rsidR="008C613A" w:rsidRPr="0B16467A">
          <w:rPr>
            <w:rFonts w:ascii="Arial" w:hAnsi="Arial" w:cs="Arial"/>
            <w:sz w:val="24"/>
            <w:szCs w:val="24"/>
          </w:rPr>
          <w:t xml:space="preserve"> through IQ/OQ</w:t>
        </w:r>
      </w:ins>
      <w:ins w:id="154" w:author="Erickson, John" w:date="2025-08-26T11:53:00Z">
        <w:r w:rsidR="0088450C" w:rsidRPr="0B16467A">
          <w:rPr>
            <w:rFonts w:ascii="Arial" w:hAnsi="Arial" w:cs="Arial"/>
            <w:sz w:val="24"/>
            <w:szCs w:val="24"/>
          </w:rPr>
          <w:t xml:space="preserve"> completion</w:t>
        </w:r>
      </w:ins>
      <w:r w:rsidR="00A434F9" w:rsidRPr="0B16467A">
        <w:rPr>
          <w:rFonts w:ascii="Arial" w:hAnsi="Arial" w:cs="Arial"/>
          <w:sz w:val="24"/>
          <w:szCs w:val="24"/>
        </w:rPr>
        <w:t>.</w:t>
      </w:r>
      <w:r w:rsidR="4BA36E35" w:rsidRPr="0B16467A">
        <w:rPr>
          <w:rFonts w:ascii="Arial" w:hAnsi="Arial" w:cs="Arial"/>
          <w:sz w:val="24"/>
          <w:szCs w:val="24"/>
        </w:rPr>
        <w:t xml:space="preserve">  </w:t>
      </w:r>
      <w:del w:id="155" w:author="Erickson, John" w:date="2025-07-01T16:43:00Z">
        <w:r w:rsidRPr="0B16467A" w:rsidDel="00FA3860">
          <w:rPr>
            <w:rFonts w:ascii="Arial" w:hAnsi="Arial" w:cs="Arial"/>
            <w:sz w:val="24"/>
            <w:szCs w:val="24"/>
          </w:rPr>
          <w:delText xml:space="preserve">The capital cost of a </w:delText>
        </w:r>
      </w:del>
      <w:ins w:id="156" w:author="Erickson, John" w:date="2025-07-01T16:43:00Z">
        <w:r w:rsidR="00AD5A9C" w:rsidRPr="0B16467A">
          <w:rPr>
            <w:rFonts w:ascii="Arial" w:hAnsi="Arial" w:cs="Arial"/>
            <w:sz w:val="24"/>
            <w:szCs w:val="24"/>
          </w:rPr>
          <w:t xml:space="preserve">A </w:t>
        </w:r>
      </w:ins>
      <w:r w:rsidR="4BA36E35" w:rsidRPr="0B16467A">
        <w:rPr>
          <w:rFonts w:ascii="Arial" w:hAnsi="Arial" w:cs="Arial"/>
          <w:sz w:val="24"/>
          <w:szCs w:val="24"/>
        </w:rPr>
        <w:t xml:space="preserve">6 x </w:t>
      </w:r>
      <w:del w:id="157" w:author="Erickson, John" w:date="2025-07-03T22:19:00Z">
        <w:r w:rsidRPr="0B16467A" w:rsidDel="00FA3860">
          <w:rPr>
            <w:rFonts w:ascii="Arial" w:hAnsi="Arial" w:cs="Arial"/>
            <w:sz w:val="24"/>
            <w:szCs w:val="24"/>
          </w:rPr>
          <w:delText xml:space="preserve">2 </w:delText>
        </w:r>
      </w:del>
      <w:ins w:id="158" w:author="Erickson, John" w:date="2025-07-03T22:19:00Z">
        <w:r w:rsidR="00917954" w:rsidRPr="0B16467A">
          <w:rPr>
            <w:rFonts w:ascii="Arial" w:hAnsi="Arial" w:cs="Arial"/>
            <w:sz w:val="24"/>
            <w:szCs w:val="24"/>
          </w:rPr>
          <w:t xml:space="preserve">4 </w:t>
        </w:r>
      </w:ins>
      <w:r w:rsidR="00337CA0" w:rsidRPr="0B16467A">
        <w:rPr>
          <w:rFonts w:ascii="Arial" w:hAnsi="Arial" w:cs="Arial"/>
          <w:sz w:val="24"/>
          <w:szCs w:val="24"/>
        </w:rPr>
        <w:t>k</w:t>
      </w:r>
      <w:r w:rsidR="4BA36E35" w:rsidRPr="0B16467A">
        <w:rPr>
          <w:rFonts w:ascii="Arial" w:hAnsi="Arial" w:cs="Arial"/>
          <w:sz w:val="24"/>
          <w:szCs w:val="24"/>
        </w:rPr>
        <w:t xml:space="preserve">L </w:t>
      </w:r>
      <w:r w:rsidR="006763E0" w:rsidRPr="0B16467A">
        <w:rPr>
          <w:rFonts w:ascii="Arial" w:hAnsi="Arial" w:cs="Arial"/>
          <w:sz w:val="24"/>
          <w:szCs w:val="24"/>
        </w:rPr>
        <w:t xml:space="preserve">single use </w:t>
      </w:r>
      <w:r w:rsidR="4BA36E35" w:rsidRPr="0B16467A">
        <w:rPr>
          <w:rFonts w:ascii="Arial" w:hAnsi="Arial" w:cs="Arial"/>
          <w:sz w:val="24"/>
          <w:szCs w:val="24"/>
        </w:rPr>
        <w:t>fed batch facility</w:t>
      </w:r>
      <w:ins w:id="159" w:author="Erickson, John" w:date="2025-07-03T16:28:00Z">
        <w:r w:rsidR="00FD739F" w:rsidRPr="0B16467A">
          <w:rPr>
            <w:rFonts w:ascii="Arial" w:hAnsi="Arial" w:cs="Arial"/>
            <w:sz w:val="24"/>
            <w:szCs w:val="24"/>
          </w:rPr>
          <w:t xml:space="preserve"> with titer of 10 g/L</w:t>
        </w:r>
      </w:ins>
      <w:r w:rsidR="4BA36E35" w:rsidRPr="0B16467A">
        <w:rPr>
          <w:rFonts w:ascii="Arial" w:hAnsi="Arial" w:cs="Arial"/>
          <w:sz w:val="24"/>
          <w:szCs w:val="24"/>
        </w:rPr>
        <w:t xml:space="preserve"> is estimated to cost </w:t>
      </w:r>
      <w:ins w:id="160" w:author="Erickson, John" w:date="2025-07-03T16:47:00Z">
        <w:r w:rsidR="00E9567C" w:rsidRPr="0B16467A">
          <w:rPr>
            <w:rFonts w:ascii="Arial" w:hAnsi="Arial" w:cs="Arial"/>
            <w:sz w:val="24"/>
            <w:szCs w:val="24"/>
          </w:rPr>
          <w:t xml:space="preserve">about </w:t>
        </w:r>
      </w:ins>
      <w:del w:id="161" w:author="Erickson, John" w:date="2025-07-03T16:47:00Z">
        <w:r w:rsidRPr="0B16467A" w:rsidDel="00FA3860">
          <w:rPr>
            <w:rFonts w:ascii="Arial" w:hAnsi="Arial" w:cs="Arial"/>
            <w:sz w:val="24"/>
            <w:szCs w:val="24"/>
          </w:rPr>
          <w:delText>~</w:delText>
        </w:r>
      </w:del>
      <w:r w:rsidR="4BA36E35" w:rsidRPr="0B16467A">
        <w:rPr>
          <w:rFonts w:ascii="Arial" w:hAnsi="Arial" w:cs="Arial"/>
          <w:sz w:val="24"/>
          <w:szCs w:val="24"/>
        </w:rPr>
        <w:t>$</w:t>
      </w:r>
      <w:del w:id="162" w:author="Erickson, John" w:date="2025-07-08T22:09:00Z">
        <w:r w:rsidRPr="0B16467A" w:rsidDel="00FA3860">
          <w:rPr>
            <w:rFonts w:ascii="Arial" w:hAnsi="Arial" w:cs="Arial"/>
            <w:sz w:val="24"/>
            <w:szCs w:val="24"/>
          </w:rPr>
          <w:delText xml:space="preserve">200MM </w:delText>
        </w:r>
      </w:del>
      <w:ins w:id="163" w:author="Erickson, John" w:date="2025-07-08T22:09:00Z">
        <w:r w:rsidR="00E85DF7" w:rsidRPr="0B16467A">
          <w:rPr>
            <w:rFonts w:ascii="Arial" w:hAnsi="Arial" w:cs="Arial"/>
            <w:sz w:val="24"/>
            <w:szCs w:val="24"/>
          </w:rPr>
          <w:t xml:space="preserve">260MM </w:t>
        </w:r>
      </w:ins>
      <w:del w:id="164" w:author="Erickson, John" w:date="2025-07-03T10:15:00Z">
        <w:r w:rsidRPr="0B16467A" w:rsidDel="00FA3860">
          <w:rPr>
            <w:rFonts w:ascii="Arial" w:hAnsi="Arial" w:cs="Arial"/>
            <w:sz w:val="24"/>
            <w:szCs w:val="24"/>
          </w:rPr>
          <w:delText>(+/-30%)</w:delText>
        </w:r>
      </w:del>
      <w:ins w:id="165" w:author="Erickson, John" w:date="2025-07-01T16:43:00Z">
        <w:r w:rsidR="00AD5A9C" w:rsidRPr="0B16467A">
          <w:rPr>
            <w:rFonts w:ascii="Arial" w:hAnsi="Arial" w:cs="Arial"/>
            <w:sz w:val="24"/>
            <w:szCs w:val="24"/>
          </w:rPr>
          <w:t>and take</w:t>
        </w:r>
      </w:ins>
      <w:ins w:id="166" w:author="Erickson, John" w:date="2025-07-01T16:44:00Z">
        <w:r w:rsidR="00AD5A9C" w:rsidRPr="0B16467A">
          <w:rPr>
            <w:rFonts w:ascii="Arial" w:hAnsi="Arial" w:cs="Arial"/>
            <w:sz w:val="24"/>
            <w:szCs w:val="24"/>
          </w:rPr>
          <w:t xml:space="preserve"> 3 years to build and qualify</w:t>
        </w:r>
      </w:ins>
      <w:ins w:id="167" w:author="Erickson, John" w:date="2025-07-03T16:29:00Z">
        <w:r w:rsidR="00FD739F" w:rsidRPr="0B16467A">
          <w:rPr>
            <w:rFonts w:ascii="Arial" w:hAnsi="Arial" w:cs="Arial"/>
            <w:sz w:val="24"/>
            <w:szCs w:val="24"/>
          </w:rPr>
          <w:t xml:space="preserve">. </w:t>
        </w:r>
      </w:ins>
      <w:del w:id="168" w:author="Erickson, John" w:date="2025-07-03T16:28:00Z">
        <w:r w:rsidRPr="0B16467A" w:rsidDel="00FA3860">
          <w:rPr>
            <w:rFonts w:ascii="Arial" w:hAnsi="Arial" w:cs="Arial"/>
            <w:sz w:val="24"/>
            <w:szCs w:val="24"/>
          </w:rPr>
          <w:delText xml:space="preserve">.  </w:delText>
        </w:r>
      </w:del>
      <w:r w:rsidR="4BA36E35" w:rsidRPr="0B16467A">
        <w:rPr>
          <w:rFonts w:ascii="Arial" w:hAnsi="Arial" w:cs="Arial"/>
          <w:sz w:val="24"/>
          <w:szCs w:val="24"/>
        </w:rPr>
        <w:t>The capital cost</w:t>
      </w:r>
      <w:del w:id="169" w:author="Erickson, John" w:date="2025-07-01T16:45:00Z">
        <w:r w:rsidRPr="0B16467A" w:rsidDel="00FA3860">
          <w:rPr>
            <w:rFonts w:ascii="Arial" w:hAnsi="Arial" w:cs="Arial"/>
            <w:sz w:val="24"/>
            <w:szCs w:val="24"/>
          </w:rPr>
          <w:delText>s</w:delText>
        </w:r>
      </w:del>
      <w:r w:rsidR="4BA36E35" w:rsidRPr="0B16467A">
        <w:rPr>
          <w:rFonts w:ascii="Arial" w:hAnsi="Arial" w:cs="Arial"/>
          <w:sz w:val="24"/>
          <w:szCs w:val="24"/>
        </w:rPr>
        <w:t xml:space="preserve"> and capacity of these facilities are summari</w:t>
      </w:r>
      <w:r w:rsidR="0BBFAF11" w:rsidRPr="0B16467A">
        <w:rPr>
          <w:rFonts w:ascii="Arial" w:hAnsi="Arial" w:cs="Arial"/>
          <w:sz w:val="24"/>
          <w:szCs w:val="24"/>
        </w:rPr>
        <w:t xml:space="preserve">zed in </w:t>
      </w:r>
      <w:r w:rsidR="00555959" w:rsidRPr="0B16467A">
        <w:rPr>
          <w:rFonts w:ascii="Arial" w:hAnsi="Arial" w:cs="Arial"/>
          <w:sz w:val="24"/>
          <w:szCs w:val="24"/>
        </w:rPr>
        <w:t xml:space="preserve">Table </w:t>
      </w:r>
      <w:r w:rsidR="00BF6637" w:rsidRPr="0B16467A">
        <w:rPr>
          <w:rFonts w:ascii="Arial" w:hAnsi="Arial" w:cs="Arial"/>
          <w:sz w:val="24"/>
          <w:szCs w:val="24"/>
        </w:rPr>
        <w:t>I</w:t>
      </w:r>
      <w:r w:rsidR="0BBFAF11" w:rsidRPr="0B16467A">
        <w:rPr>
          <w:rFonts w:ascii="Arial" w:hAnsi="Arial" w:cs="Arial"/>
          <w:sz w:val="24"/>
          <w:szCs w:val="24"/>
        </w:rPr>
        <w:t xml:space="preserve">. </w:t>
      </w:r>
      <w:ins w:id="170" w:author="Erickson, John" w:date="2025-08-07T21:16:00Z">
        <w:r w:rsidR="007C3275" w:rsidRPr="0B16467A">
          <w:rPr>
            <w:rFonts w:ascii="Arial" w:hAnsi="Arial" w:cs="Arial"/>
            <w:sz w:val="24"/>
            <w:szCs w:val="24"/>
            <w:highlight w:val="yellow"/>
            <w:rPrChange w:id="171" w:author="Erickson, John" w:date="2025-08-07T21:17:00Z">
              <w:rPr>
                <w:rFonts w:ascii="Arial" w:hAnsi="Arial" w:cs="Arial"/>
                <w:sz w:val="24"/>
                <w:szCs w:val="24"/>
              </w:rPr>
            </w:rPrChange>
          </w:rPr>
          <w:t>COST ESTIMATES WERE</w:t>
        </w:r>
        <w:r w:rsidR="00BD59F8" w:rsidRPr="0B16467A">
          <w:rPr>
            <w:rFonts w:ascii="Arial" w:hAnsi="Arial" w:cs="Arial"/>
            <w:sz w:val="24"/>
            <w:szCs w:val="24"/>
            <w:highlight w:val="yellow"/>
            <w:rPrChange w:id="172" w:author="Erickson, John" w:date="2025-08-07T21:17:00Z">
              <w:rPr>
                <w:rFonts w:ascii="Arial" w:hAnsi="Arial" w:cs="Arial"/>
                <w:sz w:val="24"/>
                <w:szCs w:val="24"/>
              </w:rPr>
            </w:rPrChange>
          </w:rPr>
          <w:t xml:space="preserve"> DETERMINED BY</w:t>
        </w:r>
      </w:ins>
      <w:ins w:id="173" w:author="Erickson, John" w:date="2025-08-07T21:17:00Z">
        <w:r w:rsidR="00BD59F8" w:rsidRPr="0B16467A">
          <w:rPr>
            <w:rFonts w:ascii="Arial" w:hAnsi="Arial" w:cs="Arial"/>
            <w:sz w:val="24"/>
            <w:szCs w:val="24"/>
            <w:highlight w:val="yellow"/>
            <w:rPrChange w:id="174" w:author="Erickson, John" w:date="2025-08-07T21:17:00Z">
              <w:rPr>
                <w:rFonts w:ascii="Arial" w:hAnsi="Arial" w:cs="Arial"/>
                <w:sz w:val="24"/>
                <w:szCs w:val="24"/>
              </w:rPr>
            </w:rPrChange>
          </w:rPr>
          <w:t xml:space="preserve"> …</w:t>
        </w:r>
        <w:r w:rsidR="00BD59F8" w:rsidRPr="0B16467A">
          <w:rPr>
            <w:rFonts w:ascii="Arial" w:hAnsi="Arial" w:cs="Arial"/>
            <w:sz w:val="24"/>
            <w:szCs w:val="24"/>
          </w:rPr>
          <w:t xml:space="preserve"> </w:t>
        </w:r>
      </w:ins>
      <w:r w:rsidR="00A434F9" w:rsidRPr="0B16467A">
        <w:rPr>
          <w:rFonts w:ascii="Arial" w:hAnsi="Arial" w:cs="Arial"/>
          <w:sz w:val="24"/>
          <w:szCs w:val="24"/>
        </w:rPr>
        <w:t xml:space="preserve">The </w:t>
      </w:r>
      <w:ins w:id="175" w:author="Erickson, John" w:date="2025-07-03T16:49:00Z">
        <w:r w:rsidR="002346AD" w:rsidRPr="0B16467A">
          <w:rPr>
            <w:rFonts w:ascii="Arial" w:hAnsi="Arial" w:cs="Arial"/>
            <w:sz w:val="24"/>
            <w:szCs w:val="24"/>
          </w:rPr>
          <w:t xml:space="preserve">capital </w:t>
        </w:r>
      </w:ins>
      <w:r w:rsidR="00A434F9" w:rsidRPr="0B16467A">
        <w:rPr>
          <w:rFonts w:ascii="Arial" w:hAnsi="Arial" w:cs="Arial"/>
          <w:sz w:val="24"/>
          <w:szCs w:val="24"/>
        </w:rPr>
        <w:t xml:space="preserve">cost per </w:t>
      </w:r>
      <w:ins w:id="176" w:author="Erickson, John" w:date="2025-07-03T10:19:00Z">
        <w:r w:rsidR="002E6B0F" w:rsidRPr="0B16467A">
          <w:rPr>
            <w:rFonts w:ascii="Arial" w:hAnsi="Arial" w:cs="Arial"/>
            <w:sz w:val="24"/>
            <w:szCs w:val="24"/>
          </w:rPr>
          <w:t xml:space="preserve">kg of </w:t>
        </w:r>
      </w:ins>
      <w:r w:rsidR="00A434F9" w:rsidRPr="0B16467A">
        <w:rPr>
          <w:rFonts w:ascii="Arial" w:hAnsi="Arial" w:cs="Arial"/>
          <w:sz w:val="24"/>
          <w:szCs w:val="24"/>
        </w:rPr>
        <w:t>capacity</w:t>
      </w:r>
      <w:r w:rsidR="4138FB50" w:rsidRPr="0B16467A">
        <w:rPr>
          <w:rFonts w:ascii="Arial" w:hAnsi="Arial" w:cs="Arial"/>
          <w:sz w:val="24"/>
          <w:szCs w:val="24"/>
        </w:rPr>
        <w:t xml:space="preserve"> can be calculated by dividing the capital cost by the annual capacity</w:t>
      </w:r>
      <w:ins w:id="177" w:author="Erickson, John" w:date="2025-07-03T16:47:00Z">
        <w:r w:rsidR="00D671A3" w:rsidRPr="0B16467A">
          <w:rPr>
            <w:rFonts w:ascii="Arial" w:hAnsi="Arial" w:cs="Arial"/>
            <w:sz w:val="24"/>
            <w:szCs w:val="24"/>
          </w:rPr>
          <w:t xml:space="preserve"> and is </w:t>
        </w:r>
      </w:ins>
      <w:del w:id="178" w:author="Erickson, John" w:date="2025-07-03T16:47:00Z">
        <w:r w:rsidRPr="0B16467A" w:rsidDel="00FA3860">
          <w:rPr>
            <w:rFonts w:ascii="Arial" w:hAnsi="Arial" w:cs="Arial"/>
            <w:sz w:val="24"/>
            <w:szCs w:val="24"/>
          </w:rPr>
          <w:delText xml:space="preserve">.  A 6 x 15-kL stainless steel facility was estimated to be $208,000/kg/year, compared to $56,000/kg/year for the continuous facility—one-quarter the cost per kg capacity. Single-use 2 kL facility costs were estimated to be $156,000/kg/year and $313,000/kg/year for high and low titer outputs, respectively, as </w:delText>
        </w:r>
      </w:del>
      <w:r w:rsidR="54661DD8" w:rsidRPr="0B16467A">
        <w:rPr>
          <w:rFonts w:ascii="Arial" w:hAnsi="Arial" w:cs="Arial"/>
          <w:sz w:val="24"/>
          <w:szCs w:val="24"/>
        </w:rPr>
        <w:t>summarized in Figure 1</w:t>
      </w:r>
      <w:r w:rsidR="00C80C0A" w:rsidRPr="0B16467A">
        <w:rPr>
          <w:rFonts w:ascii="Arial" w:hAnsi="Arial" w:cs="Arial"/>
          <w:sz w:val="24"/>
          <w:szCs w:val="24"/>
        </w:rPr>
        <w:t>3</w:t>
      </w:r>
      <w:r w:rsidR="54661DD8" w:rsidRPr="0B16467A">
        <w:rPr>
          <w:rFonts w:ascii="Arial" w:hAnsi="Arial" w:cs="Arial"/>
          <w:sz w:val="24"/>
          <w:szCs w:val="24"/>
        </w:rPr>
        <w:t>.</w:t>
      </w:r>
      <w:ins w:id="179" w:author="Erickson, John" w:date="2025-07-03T16:47:00Z">
        <w:r w:rsidR="00D671A3" w:rsidRPr="0B16467A">
          <w:rPr>
            <w:rFonts w:ascii="Arial" w:hAnsi="Arial" w:cs="Arial"/>
            <w:sz w:val="24"/>
            <w:szCs w:val="24"/>
          </w:rPr>
          <w:t xml:space="preserve"> </w:t>
        </w:r>
      </w:ins>
      <w:ins w:id="180" w:author="Erickson, John" w:date="2025-07-03T16:48:00Z">
        <w:r w:rsidR="002346AD" w:rsidRPr="0B16467A">
          <w:rPr>
            <w:rFonts w:ascii="Arial" w:hAnsi="Arial" w:cs="Arial"/>
            <w:sz w:val="24"/>
            <w:szCs w:val="24"/>
          </w:rPr>
          <w:t>N</w:t>
        </w:r>
      </w:ins>
      <w:ins w:id="181" w:author="Erickson, John" w:date="2025-07-03T16:49:00Z">
        <w:r w:rsidR="002346AD" w:rsidRPr="0B16467A">
          <w:rPr>
            <w:rFonts w:ascii="Arial" w:hAnsi="Arial" w:cs="Arial"/>
            <w:sz w:val="24"/>
            <w:szCs w:val="24"/>
          </w:rPr>
          <w:t xml:space="preserve">ote that both single use facilities </w:t>
        </w:r>
        <w:r w:rsidR="00B87931" w:rsidRPr="0B16467A">
          <w:rPr>
            <w:rFonts w:ascii="Arial" w:hAnsi="Arial" w:cs="Arial"/>
            <w:sz w:val="24"/>
            <w:szCs w:val="24"/>
          </w:rPr>
          <w:t>are favorable to the stainless facility in this measure</w:t>
        </w:r>
      </w:ins>
      <w:ins w:id="182" w:author="Erickson, John" w:date="2025-07-03T16:51:00Z">
        <w:r w:rsidR="003C2FF9" w:rsidRPr="0B16467A">
          <w:rPr>
            <w:rFonts w:ascii="Arial" w:hAnsi="Arial" w:cs="Arial"/>
            <w:sz w:val="24"/>
            <w:szCs w:val="24"/>
          </w:rPr>
          <w:t xml:space="preserve"> as would be expected</w:t>
        </w:r>
      </w:ins>
      <w:ins w:id="183" w:author="Erickson, John" w:date="2025-07-03T16:50:00Z">
        <w:r w:rsidR="00EC2192" w:rsidRPr="0B16467A">
          <w:rPr>
            <w:rFonts w:ascii="Arial" w:hAnsi="Arial" w:cs="Arial"/>
            <w:sz w:val="24"/>
            <w:szCs w:val="24"/>
          </w:rPr>
          <w:t xml:space="preserve">, but our continuous design </w:t>
        </w:r>
        <w:r w:rsidR="00AB6E15" w:rsidRPr="0B16467A">
          <w:rPr>
            <w:rFonts w:ascii="Arial" w:hAnsi="Arial" w:cs="Arial"/>
            <w:sz w:val="24"/>
            <w:szCs w:val="24"/>
          </w:rPr>
          <w:t xml:space="preserve">is </w:t>
        </w:r>
      </w:ins>
      <w:ins w:id="184" w:author="Erickson, John" w:date="2025-07-03T16:52:00Z">
        <w:r w:rsidR="00FC02F0" w:rsidRPr="0B16467A">
          <w:rPr>
            <w:rFonts w:ascii="Arial" w:hAnsi="Arial" w:cs="Arial"/>
            <w:sz w:val="24"/>
            <w:szCs w:val="24"/>
          </w:rPr>
          <w:t>much more favorable than single use fed batch</w:t>
        </w:r>
        <w:r w:rsidR="00074940" w:rsidRPr="0B16467A">
          <w:rPr>
            <w:rFonts w:ascii="Arial" w:hAnsi="Arial" w:cs="Arial"/>
            <w:sz w:val="24"/>
            <w:szCs w:val="24"/>
          </w:rPr>
          <w:t>.</w:t>
        </w:r>
      </w:ins>
    </w:p>
    <w:p w14:paraId="75952F94" w14:textId="5B9B9A34" w:rsidR="2AF58292" w:rsidRDefault="2AF58292">
      <w:pPr>
        <w:spacing w:after="0" w:line="480" w:lineRule="auto"/>
        <w:rPr>
          <w:ins w:id="185" w:author="Partopour, Behnam" w:date="2025-08-27T16:56:00Z" w16du:dateUtc="2025-08-27T16:56:56Z"/>
          <w:rFonts w:ascii="Arial" w:eastAsia="Arial" w:hAnsi="Arial" w:cs="Arial"/>
          <w:sz w:val="24"/>
          <w:szCs w:val="24"/>
        </w:rPr>
        <w:pPrChange w:id="186" w:author="Partopour, Behnam" w:date="2025-08-27T16:56:00Z">
          <w:pPr/>
        </w:pPrChange>
      </w:pPr>
      <w:ins w:id="187" w:author="Partopour, Behnam" w:date="2025-08-27T16:56:00Z">
        <w:r w:rsidRPr="0B16467A">
          <w:rPr>
            <w:rFonts w:ascii="Arial" w:eastAsia="Arial" w:hAnsi="Arial" w:cs="Arial"/>
            <w:sz w:val="24"/>
            <w:szCs w:val="24"/>
          </w:rPr>
          <w:t xml:space="preserve">The operating costs were calculated using BioSolve process modeling software. The consumable and raw material costs were estimated using internal data and are aligned with a recently published paper by Neves et al. (2024). To preserve the confidentiality of itemized list prices, we report only aggregate consumables and raw-material costs on a per-gram basis. Direct labor hours were first estimated for each unit-operation recipe step—processing, cleaning, and preparation—using the step-specific personnel count and duration. These hours were then translated into required staffing coverage by </w:t>
        </w:r>
        <w:r w:rsidRPr="0B16467A">
          <w:rPr>
            <w:rFonts w:ascii="Arial" w:eastAsia="Arial" w:hAnsi="Arial" w:cs="Arial"/>
            <w:sz w:val="24"/>
            <w:szCs w:val="24"/>
          </w:rPr>
          <w:lastRenderedPageBreak/>
          <w:t>applying the relevant shift patterns and durations (e.g., 24-h operation for upstream). Based on the operational shift pattern and average daily demand, we generated team rosters that met total effort without breaching constraints such as maximum weekly hours per person. Requirements were subsequently adjusted for utilization, annual operative availability, and overhead factors. Finally, full-time-equivalent (FTE) needs were calculated for each process area and other labor categories (e.g., supervisors) as fixed ratios to the direct operator FTEs. Overhead costs comprise: (i) maintenance and insurance, applied as a fixed percentage of annual costs; (ii) utilities, estimated from facility energy and water demand; and (iii) waste management, calculated from treatment costs for total aqueous and plastic wastes. These costs are summarized in Table 2.</w:t>
        </w:r>
      </w:ins>
    </w:p>
    <w:p w14:paraId="7F25BA4B" w14:textId="06849AE2" w:rsidR="0B16467A" w:rsidRDefault="0B16467A" w:rsidP="0B16467A">
      <w:pPr>
        <w:spacing w:after="0" w:line="480" w:lineRule="auto"/>
        <w:rPr>
          <w:rFonts w:ascii="Arial" w:hAnsi="Arial" w:cs="Arial"/>
          <w:sz w:val="24"/>
          <w:szCs w:val="24"/>
        </w:rPr>
      </w:pPr>
    </w:p>
    <w:p w14:paraId="69701D07" w14:textId="49681703" w:rsidR="001A21B5" w:rsidRPr="00D73185" w:rsidRDefault="001A21B5" w:rsidP="00105E62">
      <w:pPr>
        <w:spacing w:after="0" w:line="480" w:lineRule="auto"/>
        <w:rPr>
          <w:rFonts w:ascii="Arial" w:hAnsi="Arial" w:cs="Arial"/>
          <w:iCs/>
          <w:sz w:val="24"/>
          <w:szCs w:val="24"/>
        </w:rPr>
      </w:pPr>
    </w:p>
    <w:p w14:paraId="188FF6F0" w14:textId="655D88F5" w:rsidR="00A434F9" w:rsidRDefault="00A434F9" w:rsidP="00105E62">
      <w:pPr>
        <w:spacing w:after="0" w:line="480" w:lineRule="auto"/>
        <w:rPr>
          <w:ins w:id="188" w:author="Erickson, John" w:date="2025-07-01T16:40:00Z" w16du:dateUtc="2025-07-01T20:40:00Z"/>
          <w:rFonts w:ascii="Arial" w:hAnsi="Arial" w:cs="Arial"/>
          <w:sz w:val="24"/>
          <w:szCs w:val="24"/>
        </w:rPr>
      </w:pPr>
      <w:commentRangeStart w:id="189"/>
      <w:commentRangeStart w:id="190"/>
      <w:r w:rsidRPr="4E019DB1">
        <w:rPr>
          <w:rFonts w:ascii="Arial" w:hAnsi="Arial" w:cs="Arial"/>
          <w:sz w:val="24"/>
          <w:szCs w:val="24"/>
        </w:rPr>
        <w:t>The net present cost (NPC)</w:t>
      </w:r>
      <w:commentRangeEnd w:id="189"/>
      <w:r w:rsidRPr="4E019DB1">
        <w:rPr>
          <w:rStyle w:val="CommentReference"/>
          <w:rFonts w:ascii="Arial" w:hAnsi="Arial" w:cs="Arial"/>
          <w:sz w:val="24"/>
          <w:szCs w:val="24"/>
        </w:rPr>
        <w:commentReference w:id="189"/>
      </w:r>
      <w:commentRangeEnd w:id="190"/>
      <w:r w:rsidR="001865D0" w:rsidRPr="4E019DB1">
        <w:rPr>
          <w:rStyle w:val="CommentReference"/>
          <w:rFonts w:ascii="Arial" w:hAnsi="Arial" w:cs="Arial"/>
          <w:sz w:val="24"/>
          <w:szCs w:val="24"/>
        </w:rPr>
        <w:commentReference w:id="190"/>
      </w:r>
      <w:r w:rsidRPr="4E019DB1">
        <w:rPr>
          <w:rFonts w:ascii="Arial" w:hAnsi="Arial" w:cs="Arial"/>
          <w:sz w:val="24"/>
          <w:szCs w:val="24"/>
        </w:rPr>
        <w:t xml:space="preserve"> was also estimated for each facility type</w:t>
      </w:r>
      <w:del w:id="191" w:author="Erickson, John" w:date="2025-07-01T16:46:00Z">
        <w:r w:rsidRPr="4E019DB1" w:rsidDel="3E359147">
          <w:rPr>
            <w:rFonts w:ascii="Arial" w:hAnsi="Arial" w:cs="Arial"/>
            <w:sz w:val="24"/>
            <w:szCs w:val="24"/>
          </w:rPr>
          <w:delText xml:space="preserve"> and is shown in Figure 1</w:delText>
        </w:r>
        <w:r w:rsidRPr="4E019DB1" w:rsidDel="00592178">
          <w:rPr>
            <w:rFonts w:ascii="Arial" w:hAnsi="Arial" w:cs="Arial"/>
            <w:sz w:val="24"/>
            <w:szCs w:val="24"/>
          </w:rPr>
          <w:delText>4</w:delText>
        </w:r>
      </w:del>
      <w:r w:rsidR="3E359147" w:rsidRPr="4E019DB1">
        <w:rPr>
          <w:rFonts w:ascii="Arial" w:hAnsi="Arial" w:cs="Arial"/>
          <w:sz w:val="24"/>
          <w:szCs w:val="24"/>
        </w:rPr>
        <w:t xml:space="preserve">. </w:t>
      </w:r>
      <w:r w:rsidR="44ECAEC4" w:rsidRPr="4E019DB1">
        <w:rPr>
          <w:rFonts w:ascii="Arial" w:hAnsi="Arial" w:cs="Arial"/>
          <w:sz w:val="24"/>
          <w:szCs w:val="24"/>
        </w:rPr>
        <w:t>T</w:t>
      </w:r>
      <w:r w:rsidRPr="4E019DB1">
        <w:rPr>
          <w:rFonts w:ascii="Arial" w:hAnsi="Arial" w:cs="Arial"/>
          <w:sz w:val="24"/>
          <w:szCs w:val="24"/>
        </w:rPr>
        <w:t xml:space="preserve">he NPC </w:t>
      </w:r>
      <w:ins w:id="192" w:author="Erickson, John" w:date="2025-07-03T10:23:00Z">
        <w:r w:rsidR="00AD0507" w:rsidRPr="4E019DB1">
          <w:rPr>
            <w:rFonts w:ascii="Arial" w:hAnsi="Arial" w:cs="Arial"/>
            <w:sz w:val="24"/>
            <w:szCs w:val="24"/>
          </w:rPr>
          <w:t>discounts</w:t>
        </w:r>
      </w:ins>
      <w:ins w:id="193" w:author="Erickson, John" w:date="2025-07-03T10:21:00Z">
        <w:r w:rsidR="00E05785" w:rsidRPr="4E019DB1">
          <w:rPr>
            <w:rFonts w:ascii="Arial" w:hAnsi="Arial" w:cs="Arial"/>
            <w:sz w:val="24"/>
            <w:szCs w:val="24"/>
          </w:rPr>
          <w:t xml:space="preserve"> cash flows </w:t>
        </w:r>
        <w:r w:rsidR="00E61048" w:rsidRPr="4E019DB1">
          <w:rPr>
            <w:rFonts w:ascii="Arial" w:hAnsi="Arial" w:cs="Arial"/>
            <w:sz w:val="24"/>
            <w:szCs w:val="24"/>
          </w:rPr>
          <w:t xml:space="preserve">to the present, </w:t>
        </w:r>
      </w:ins>
      <w:r w:rsidRPr="4E019DB1">
        <w:rPr>
          <w:rFonts w:ascii="Arial" w:hAnsi="Arial" w:cs="Arial"/>
          <w:sz w:val="24"/>
          <w:szCs w:val="24"/>
        </w:rPr>
        <w:t>includes capital</w:t>
      </w:r>
      <w:del w:id="194" w:author="Erickson, John" w:date="2025-07-03T16:55:00Z">
        <w:r w:rsidRPr="4E019DB1" w:rsidDel="00A434F9">
          <w:rPr>
            <w:rFonts w:ascii="Arial" w:hAnsi="Arial" w:cs="Arial"/>
            <w:sz w:val="24"/>
            <w:szCs w:val="24"/>
          </w:rPr>
          <w:delText xml:space="preserve"> costs</w:delText>
        </w:r>
      </w:del>
      <w:r w:rsidRPr="4E019DB1">
        <w:rPr>
          <w:rFonts w:ascii="Arial" w:hAnsi="Arial" w:cs="Arial"/>
          <w:sz w:val="24"/>
          <w:szCs w:val="24"/>
        </w:rPr>
        <w:t xml:space="preserve">, </w:t>
      </w:r>
      <w:del w:id="195" w:author="Erickson, John" w:date="2025-07-02T17:07:00Z">
        <w:r w:rsidRPr="4E019DB1" w:rsidDel="00A434F9">
          <w:rPr>
            <w:rFonts w:ascii="Arial" w:hAnsi="Arial" w:cs="Arial"/>
            <w:sz w:val="24"/>
            <w:szCs w:val="24"/>
          </w:rPr>
          <w:delText xml:space="preserve">facility </w:delText>
        </w:r>
      </w:del>
      <w:r w:rsidRPr="4E019DB1">
        <w:rPr>
          <w:rFonts w:ascii="Arial" w:hAnsi="Arial" w:cs="Arial"/>
          <w:sz w:val="24"/>
          <w:szCs w:val="24"/>
        </w:rPr>
        <w:t>operating costs</w:t>
      </w:r>
      <w:del w:id="196" w:author="Erickson, John" w:date="2025-07-03T10:22:00Z">
        <w:r w:rsidRPr="4E019DB1" w:rsidDel="00A434F9">
          <w:rPr>
            <w:rFonts w:ascii="Arial" w:hAnsi="Arial" w:cs="Arial"/>
            <w:sz w:val="24"/>
            <w:szCs w:val="24"/>
          </w:rPr>
          <w:delText>,</w:delText>
        </w:r>
      </w:del>
      <w:r w:rsidRPr="4E019DB1">
        <w:rPr>
          <w:rFonts w:ascii="Arial" w:hAnsi="Arial" w:cs="Arial"/>
          <w:sz w:val="24"/>
          <w:szCs w:val="24"/>
        </w:rPr>
        <w:t xml:space="preserve"> such as raw materials (e.g., resins and media) and single-use disposables, as well as labor</w:t>
      </w:r>
      <w:ins w:id="197" w:author="Erickson, John" w:date="2025-07-03T10:23:00Z">
        <w:r w:rsidR="008409B3" w:rsidRPr="4E019DB1">
          <w:rPr>
            <w:rFonts w:ascii="Arial" w:hAnsi="Arial" w:cs="Arial"/>
            <w:sz w:val="24"/>
            <w:szCs w:val="24"/>
          </w:rPr>
          <w:t xml:space="preserve"> and overhead</w:t>
        </w:r>
      </w:ins>
      <w:del w:id="198" w:author="Erickson, John" w:date="2025-07-03T10:22:00Z">
        <w:r w:rsidRPr="4E019DB1" w:rsidDel="00A434F9">
          <w:rPr>
            <w:rFonts w:ascii="Arial" w:hAnsi="Arial" w:cs="Arial"/>
            <w:sz w:val="24"/>
            <w:szCs w:val="24"/>
          </w:rPr>
          <w:delText xml:space="preserve"> requirements</w:delText>
        </w:r>
      </w:del>
      <w:r w:rsidRPr="4E019DB1">
        <w:rPr>
          <w:rFonts w:ascii="Arial" w:hAnsi="Arial" w:cs="Arial"/>
          <w:sz w:val="24"/>
          <w:szCs w:val="24"/>
        </w:rPr>
        <w:t>.</w:t>
      </w:r>
      <w:ins w:id="199" w:author="Erickson, John" w:date="2025-07-03T10:21:00Z">
        <w:r w:rsidR="00DC0D33" w:rsidRPr="4E019DB1">
          <w:rPr>
            <w:rFonts w:ascii="Arial" w:hAnsi="Arial" w:cs="Arial"/>
            <w:sz w:val="24"/>
            <w:szCs w:val="24"/>
          </w:rPr>
          <w:t xml:space="preserve"> </w:t>
        </w:r>
      </w:ins>
      <w:del w:id="200" w:author="Erickson, John" w:date="2025-07-02T17:07:00Z">
        <w:r w:rsidRPr="4E019DB1" w:rsidDel="00A434F9">
          <w:rPr>
            <w:rFonts w:ascii="Arial" w:hAnsi="Arial" w:cs="Arial"/>
            <w:sz w:val="24"/>
            <w:szCs w:val="24"/>
          </w:rPr>
          <w:delText xml:space="preserve"> Though NPC is often calculated over 10 years, t</w:delText>
        </w:r>
      </w:del>
      <w:ins w:id="201" w:author="Erickson, John" w:date="2025-07-02T17:07:00Z">
        <w:r w:rsidR="00637781" w:rsidRPr="4E019DB1">
          <w:rPr>
            <w:rFonts w:ascii="Arial" w:hAnsi="Arial" w:cs="Arial"/>
            <w:sz w:val="24"/>
            <w:szCs w:val="24"/>
          </w:rPr>
          <w:t>T</w:t>
        </w:r>
      </w:ins>
      <w:r w:rsidRPr="4E019DB1">
        <w:rPr>
          <w:rFonts w:ascii="Arial" w:hAnsi="Arial" w:cs="Arial"/>
          <w:sz w:val="24"/>
          <w:szCs w:val="24"/>
        </w:rPr>
        <w:t xml:space="preserve">his analysis </w:t>
      </w:r>
      <w:del w:id="202" w:author="Erickson, John" w:date="2025-07-03T10:22:00Z">
        <w:r w:rsidRPr="4E019DB1" w:rsidDel="00A434F9">
          <w:rPr>
            <w:rFonts w:ascii="Arial" w:hAnsi="Arial" w:cs="Arial"/>
            <w:sz w:val="24"/>
            <w:szCs w:val="24"/>
          </w:rPr>
          <w:delText xml:space="preserve">was </w:delText>
        </w:r>
      </w:del>
      <w:del w:id="203" w:author="Erickson, John" w:date="2025-07-02T17:08:00Z">
        <w:r w:rsidRPr="4E019DB1" w:rsidDel="00A434F9">
          <w:rPr>
            <w:rFonts w:ascii="Arial" w:hAnsi="Arial" w:cs="Arial"/>
            <w:sz w:val="24"/>
            <w:szCs w:val="24"/>
          </w:rPr>
          <w:delText xml:space="preserve">extended out to </w:delText>
        </w:r>
      </w:del>
      <w:ins w:id="204" w:author="Erickson, John" w:date="2025-07-03T10:22:00Z">
        <w:r w:rsidR="00FC704B" w:rsidRPr="4E019DB1">
          <w:rPr>
            <w:rFonts w:ascii="Arial" w:hAnsi="Arial" w:cs="Arial"/>
            <w:sz w:val="24"/>
            <w:szCs w:val="24"/>
          </w:rPr>
          <w:t>covered</w:t>
        </w:r>
      </w:ins>
      <w:ins w:id="205" w:author="Erickson, John" w:date="2025-07-02T17:08:00Z">
        <w:r w:rsidR="00637781" w:rsidRPr="4E019DB1">
          <w:rPr>
            <w:rFonts w:ascii="Arial" w:hAnsi="Arial" w:cs="Arial"/>
            <w:sz w:val="24"/>
            <w:szCs w:val="24"/>
          </w:rPr>
          <w:t xml:space="preserve"> </w:t>
        </w:r>
      </w:ins>
      <w:r w:rsidRPr="4E019DB1">
        <w:rPr>
          <w:rFonts w:ascii="Arial" w:hAnsi="Arial" w:cs="Arial"/>
          <w:sz w:val="24"/>
          <w:szCs w:val="24"/>
        </w:rPr>
        <w:t>20 years to account for the time needed to build a</w:t>
      </w:r>
      <w:ins w:id="206" w:author="Erickson, John" w:date="2025-07-02T17:08:00Z">
        <w:r w:rsidR="00AE75AA" w:rsidRPr="4E019DB1">
          <w:rPr>
            <w:rFonts w:ascii="Arial" w:hAnsi="Arial" w:cs="Arial"/>
            <w:sz w:val="24"/>
            <w:szCs w:val="24"/>
          </w:rPr>
          <w:t>nd</w:t>
        </w:r>
      </w:ins>
      <w:r w:rsidRPr="4E019DB1">
        <w:rPr>
          <w:rFonts w:ascii="Arial" w:hAnsi="Arial" w:cs="Arial"/>
          <w:sz w:val="24"/>
          <w:szCs w:val="24"/>
        </w:rPr>
        <w:t xml:space="preserve"> </w:t>
      </w:r>
      <w:ins w:id="207" w:author="Erickson, John" w:date="2025-07-02T17:08:00Z">
        <w:r w:rsidR="00AE75AA" w:rsidRPr="4E019DB1">
          <w:rPr>
            <w:rFonts w:ascii="Arial" w:hAnsi="Arial" w:cs="Arial"/>
            <w:sz w:val="24"/>
            <w:szCs w:val="24"/>
          </w:rPr>
          <w:t xml:space="preserve">depreciate a </w:t>
        </w:r>
      </w:ins>
      <w:del w:id="208" w:author="Erickson, John" w:date="2025-07-03T10:21:00Z">
        <w:r w:rsidRPr="4E019DB1" w:rsidDel="00A434F9">
          <w:rPr>
            <w:rFonts w:ascii="Arial" w:hAnsi="Arial" w:cs="Arial"/>
            <w:sz w:val="24"/>
            <w:szCs w:val="24"/>
          </w:rPr>
          <w:delText xml:space="preserve">new </w:delText>
        </w:r>
      </w:del>
      <w:r w:rsidRPr="4E019DB1">
        <w:rPr>
          <w:rFonts w:ascii="Arial" w:hAnsi="Arial" w:cs="Arial"/>
          <w:sz w:val="24"/>
          <w:szCs w:val="24"/>
        </w:rPr>
        <w:t>factory</w:t>
      </w:r>
      <w:del w:id="209" w:author="Erickson, John" w:date="2025-07-02T17:08:00Z">
        <w:r w:rsidRPr="4E019DB1" w:rsidDel="00A434F9">
          <w:rPr>
            <w:rFonts w:ascii="Arial" w:hAnsi="Arial" w:cs="Arial"/>
            <w:sz w:val="24"/>
            <w:szCs w:val="24"/>
          </w:rPr>
          <w:delText xml:space="preserve"> and thus prevent overweighting of the NPC by the capital cost, particularly for stainless steel facilities</w:delText>
        </w:r>
      </w:del>
      <w:r w:rsidRPr="4E019DB1">
        <w:rPr>
          <w:rFonts w:ascii="Arial" w:hAnsi="Arial" w:cs="Arial"/>
          <w:sz w:val="24"/>
          <w:szCs w:val="24"/>
        </w:rPr>
        <w:t xml:space="preserve">. </w:t>
      </w:r>
      <w:del w:id="210" w:author="Erickson, John" w:date="2025-07-02T17:10:00Z">
        <w:r w:rsidRPr="4E019DB1" w:rsidDel="00A434F9">
          <w:rPr>
            <w:rFonts w:ascii="Arial" w:hAnsi="Arial" w:cs="Arial"/>
            <w:sz w:val="24"/>
            <w:szCs w:val="24"/>
          </w:rPr>
          <w:delText>All costs over 20 years were</w:delText>
        </w:r>
      </w:del>
      <w:ins w:id="211" w:author="Erickson, John" w:date="2025-07-02T17:10:00Z">
        <w:r w:rsidR="008178C0" w:rsidRPr="4E019DB1">
          <w:rPr>
            <w:rFonts w:ascii="Arial" w:hAnsi="Arial" w:cs="Arial"/>
            <w:sz w:val="24"/>
            <w:szCs w:val="24"/>
          </w:rPr>
          <w:t>The</w:t>
        </w:r>
      </w:ins>
      <w:r w:rsidRPr="4E019DB1">
        <w:rPr>
          <w:rFonts w:ascii="Arial" w:hAnsi="Arial" w:cs="Arial"/>
          <w:sz w:val="24"/>
          <w:szCs w:val="24"/>
        </w:rPr>
        <w:t xml:space="preserve"> discount</w:t>
      </w:r>
      <w:del w:id="212" w:author="Erickson, John" w:date="2025-07-02T17:10:00Z">
        <w:r w:rsidRPr="4E019DB1" w:rsidDel="00A434F9">
          <w:rPr>
            <w:rFonts w:ascii="Arial" w:hAnsi="Arial" w:cs="Arial"/>
            <w:sz w:val="24"/>
            <w:szCs w:val="24"/>
          </w:rPr>
          <w:delText>ed at a</w:delText>
        </w:r>
      </w:del>
      <w:r w:rsidRPr="4E019DB1">
        <w:rPr>
          <w:rFonts w:ascii="Arial" w:hAnsi="Arial" w:cs="Arial"/>
          <w:sz w:val="24"/>
          <w:szCs w:val="24"/>
        </w:rPr>
        <w:t xml:space="preserve"> rate </w:t>
      </w:r>
      <w:del w:id="213" w:author="Erickson, John" w:date="2025-07-02T17:10:00Z">
        <w:r w:rsidRPr="4E019DB1" w:rsidDel="00A434F9">
          <w:rPr>
            <w:rFonts w:ascii="Arial" w:hAnsi="Arial" w:cs="Arial"/>
            <w:sz w:val="24"/>
            <w:szCs w:val="24"/>
          </w:rPr>
          <w:delText xml:space="preserve">of </w:delText>
        </w:r>
      </w:del>
      <w:ins w:id="214" w:author="Erickson, John" w:date="2025-07-02T17:10:00Z">
        <w:r w:rsidR="008178C0" w:rsidRPr="4E019DB1">
          <w:rPr>
            <w:rFonts w:ascii="Arial" w:hAnsi="Arial" w:cs="Arial"/>
            <w:sz w:val="24"/>
            <w:szCs w:val="24"/>
          </w:rPr>
          <w:t xml:space="preserve">was </w:t>
        </w:r>
      </w:ins>
      <w:r w:rsidRPr="4E019DB1">
        <w:rPr>
          <w:rFonts w:ascii="Arial" w:hAnsi="Arial" w:cs="Arial"/>
          <w:sz w:val="24"/>
          <w:szCs w:val="24"/>
        </w:rPr>
        <w:t>10 percent</w:t>
      </w:r>
      <w:del w:id="215" w:author="Erickson, John" w:date="2025-07-02T17:10:00Z">
        <w:r w:rsidRPr="4E019DB1" w:rsidDel="00A434F9">
          <w:rPr>
            <w:rFonts w:ascii="Arial" w:hAnsi="Arial" w:cs="Arial"/>
            <w:sz w:val="24"/>
            <w:szCs w:val="24"/>
          </w:rPr>
          <w:delText xml:space="preserve"> back to today’s dollars and the 20-year NPC was determined based on the target capacity of the facility in kilograms per year</w:delText>
        </w:r>
      </w:del>
      <w:r w:rsidRPr="4E019DB1">
        <w:rPr>
          <w:rFonts w:ascii="Arial" w:hAnsi="Arial" w:cs="Arial"/>
          <w:sz w:val="24"/>
          <w:szCs w:val="24"/>
        </w:rPr>
        <w:t xml:space="preserve">. </w:t>
      </w:r>
    </w:p>
    <w:p w14:paraId="3472FA6B" w14:textId="77777777" w:rsidR="00CA12EC" w:rsidRDefault="00CA12EC" w:rsidP="00105E62">
      <w:pPr>
        <w:spacing w:after="0" w:line="480" w:lineRule="auto"/>
        <w:rPr>
          <w:ins w:id="216" w:author="Erickson, John" w:date="2025-07-01T16:40:00Z" w16du:dateUtc="2025-07-01T20:40:00Z"/>
          <w:rFonts w:ascii="Arial" w:hAnsi="Arial" w:cs="Arial"/>
          <w:sz w:val="24"/>
          <w:szCs w:val="24"/>
        </w:rPr>
      </w:pPr>
    </w:p>
    <w:p w14:paraId="4F6A12A7" w14:textId="75FE7A9F" w:rsidR="00CA12EC" w:rsidRDefault="00CA12EC" w:rsidP="00105E62">
      <w:pPr>
        <w:spacing w:after="0" w:line="480" w:lineRule="auto"/>
        <w:rPr>
          <w:ins w:id="217" w:author="Erickson, John" w:date="2025-07-02T17:04:00Z" w16du:dateUtc="2025-07-02T21:04:00Z"/>
          <w:rFonts w:ascii="Arial" w:hAnsi="Arial" w:cs="Arial"/>
          <w:sz w:val="24"/>
          <w:szCs w:val="24"/>
        </w:rPr>
      </w:pPr>
      <w:ins w:id="218" w:author="Erickson, John" w:date="2025-07-01T16:40:00Z">
        <w:r w:rsidRPr="4E019DB1">
          <w:rPr>
            <w:rFonts w:ascii="Arial" w:hAnsi="Arial" w:cs="Arial"/>
            <w:sz w:val="24"/>
            <w:szCs w:val="24"/>
          </w:rPr>
          <w:t>The analysis assume</w:t>
        </w:r>
      </w:ins>
      <w:ins w:id="219" w:author="Erickson, John" w:date="2025-07-01T16:47:00Z">
        <w:r w:rsidR="00225C41" w:rsidRPr="4E019DB1">
          <w:rPr>
            <w:rFonts w:ascii="Arial" w:hAnsi="Arial" w:cs="Arial"/>
            <w:sz w:val="24"/>
            <w:szCs w:val="24"/>
          </w:rPr>
          <w:t xml:space="preserve">s </w:t>
        </w:r>
        <w:r w:rsidR="00DE34CF" w:rsidRPr="4E019DB1">
          <w:rPr>
            <w:rFonts w:ascii="Arial" w:hAnsi="Arial" w:cs="Arial"/>
            <w:sz w:val="24"/>
            <w:szCs w:val="24"/>
          </w:rPr>
          <w:t xml:space="preserve">the facility is being built in years 1 through 4. For the </w:t>
        </w:r>
        <w:r w:rsidR="00A97A15" w:rsidRPr="4E019DB1">
          <w:rPr>
            <w:rFonts w:ascii="Arial" w:hAnsi="Arial" w:cs="Arial"/>
            <w:sz w:val="24"/>
            <w:szCs w:val="24"/>
          </w:rPr>
          <w:t xml:space="preserve">facilities that </w:t>
        </w:r>
      </w:ins>
      <w:ins w:id="220" w:author="Erickson, John" w:date="2025-07-02T16:12:00Z">
        <w:r w:rsidR="00804348" w:rsidRPr="4E019DB1">
          <w:rPr>
            <w:rFonts w:ascii="Arial" w:hAnsi="Arial" w:cs="Arial"/>
            <w:sz w:val="24"/>
            <w:szCs w:val="24"/>
          </w:rPr>
          <w:t xml:space="preserve">only </w:t>
        </w:r>
      </w:ins>
      <w:ins w:id="221" w:author="Erickson, John" w:date="2025-07-01T16:47:00Z">
        <w:r w:rsidR="00A97A15" w:rsidRPr="4E019DB1">
          <w:rPr>
            <w:rFonts w:ascii="Arial" w:hAnsi="Arial" w:cs="Arial"/>
            <w:sz w:val="24"/>
            <w:szCs w:val="24"/>
          </w:rPr>
          <w:t>tak</w:t>
        </w:r>
      </w:ins>
      <w:ins w:id="222" w:author="Erickson, John" w:date="2025-07-01T16:48:00Z">
        <w:r w:rsidR="00A97A15" w:rsidRPr="4E019DB1">
          <w:rPr>
            <w:rFonts w:ascii="Arial" w:hAnsi="Arial" w:cs="Arial"/>
            <w:sz w:val="24"/>
            <w:szCs w:val="24"/>
          </w:rPr>
          <w:t>e 3 years to build,</w:t>
        </w:r>
      </w:ins>
      <w:ins w:id="223" w:author="Erickson, John" w:date="2025-07-01T16:49:00Z">
        <w:r w:rsidR="00AC1E3F" w:rsidRPr="4E019DB1">
          <w:rPr>
            <w:rFonts w:ascii="Arial" w:hAnsi="Arial" w:cs="Arial"/>
            <w:sz w:val="24"/>
            <w:szCs w:val="24"/>
          </w:rPr>
          <w:t xml:space="preserve"> construction </w:t>
        </w:r>
        <w:r w:rsidR="002B2026" w:rsidRPr="4E019DB1">
          <w:rPr>
            <w:rFonts w:ascii="Arial" w:hAnsi="Arial" w:cs="Arial"/>
            <w:sz w:val="24"/>
            <w:szCs w:val="24"/>
          </w:rPr>
          <w:t xml:space="preserve">and capital spend </w:t>
        </w:r>
      </w:ins>
      <w:ins w:id="224" w:author="Erickson, John" w:date="2025-07-01T16:51:00Z">
        <w:r w:rsidR="00AB6D0B" w:rsidRPr="4E019DB1">
          <w:rPr>
            <w:rFonts w:ascii="Arial" w:hAnsi="Arial" w:cs="Arial"/>
            <w:sz w:val="24"/>
            <w:szCs w:val="24"/>
          </w:rPr>
          <w:t>don’t</w:t>
        </w:r>
      </w:ins>
      <w:ins w:id="225" w:author="Erickson, John" w:date="2025-07-01T16:49:00Z">
        <w:r w:rsidR="002B2026" w:rsidRPr="4E019DB1">
          <w:rPr>
            <w:rFonts w:ascii="Arial" w:hAnsi="Arial" w:cs="Arial"/>
            <w:sz w:val="24"/>
            <w:szCs w:val="24"/>
          </w:rPr>
          <w:t xml:space="preserve"> start until year 2. </w:t>
        </w:r>
        <w:r w:rsidR="00AF5D75" w:rsidRPr="4E019DB1">
          <w:rPr>
            <w:rFonts w:ascii="Arial" w:hAnsi="Arial" w:cs="Arial"/>
            <w:sz w:val="24"/>
            <w:szCs w:val="24"/>
          </w:rPr>
          <w:t>In year 5</w:t>
        </w:r>
      </w:ins>
      <w:ins w:id="226" w:author="Erickson, John" w:date="2025-07-01T16:50:00Z">
        <w:r w:rsidR="00AF5D75" w:rsidRPr="4E019DB1">
          <w:rPr>
            <w:rFonts w:ascii="Arial" w:hAnsi="Arial" w:cs="Arial"/>
            <w:sz w:val="24"/>
            <w:szCs w:val="24"/>
          </w:rPr>
          <w:t xml:space="preserve">, </w:t>
        </w:r>
        <w:commentRangeStart w:id="227"/>
        <w:commentRangeStart w:id="228"/>
        <w:r w:rsidR="00AF5D75" w:rsidRPr="4E019DB1">
          <w:rPr>
            <w:rFonts w:ascii="Arial" w:hAnsi="Arial" w:cs="Arial"/>
            <w:sz w:val="24"/>
            <w:szCs w:val="24"/>
          </w:rPr>
          <w:t xml:space="preserve">we assume the plant </w:t>
        </w:r>
      </w:ins>
      <w:ins w:id="229" w:author="Erickson, John" w:date="2025-07-03T16:08:00Z">
        <w:r w:rsidR="00B52DB2" w:rsidRPr="4E019DB1">
          <w:rPr>
            <w:rFonts w:ascii="Arial" w:hAnsi="Arial" w:cs="Arial"/>
            <w:sz w:val="24"/>
            <w:szCs w:val="24"/>
          </w:rPr>
          <w:t>starts production</w:t>
        </w:r>
      </w:ins>
      <w:ins w:id="230" w:author="Erickson, John" w:date="2025-07-01T16:50:00Z">
        <w:r w:rsidR="00AF5D75" w:rsidRPr="4E019DB1">
          <w:rPr>
            <w:rFonts w:ascii="Arial" w:hAnsi="Arial" w:cs="Arial"/>
            <w:sz w:val="24"/>
            <w:szCs w:val="24"/>
          </w:rPr>
          <w:t xml:space="preserve"> and that </w:t>
        </w:r>
      </w:ins>
      <w:ins w:id="231" w:author="Erickson, John" w:date="2025-07-02T17:02:00Z">
        <w:r w:rsidR="006D2C89" w:rsidRPr="4E019DB1">
          <w:rPr>
            <w:rFonts w:ascii="Arial" w:hAnsi="Arial" w:cs="Arial"/>
            <w:sz w:val="24"/>
            <w:szCs w:val="24"/>
          </w:rPr>
          <w:t xml:space="preserve">demand and </w:t>
        </w:r>
      </w:ins>
      <w:ins w:id="232" w:author="Erickson, John" w:date="2025-07-01T16:50:00Z">
        <w:r w:rsidR="00AF5D75" w:rsidRPr="4E019DB1">
          <w:rPr>
            <w:rFonts w:ascii="Arial" w:hAnsi="Arial" w:cs="Arial"/>
            <w:sz w:val="24"/>
            <w:szCs w:val="24"/>
          </w:rPr>
          <w:t xml:space="preserve">production increase </w:t>
        </w:r>
      </w:ins>
      <w:ins w:id="233" w:author="Erickson, John" w:date="2025-07-03T16:08:00Z">
        <w:r w:rsidR="00B52DB2" w:rsidRPr="4E019DB1">
          <w:rPr>
            <w:rFonts w:ascii="Arial" w:hAnsi="Arial" w:cs="Arial"/>
            <w:sz w:val="24"/>
            <w:szCs w:val="24"/>
          </w:rPr>
          <w:t>linearly</w:t>
        </w:r>
        <w:r w:rsidR="00F71F45" w:rsidRPr="4E019DB1">
          <w:rPr>
            <w:rFonts w:ascii="Arial" w:hAnsi="Arial" w:cs="Arial"/>
            <w:sz w:val="24"/>
            <w:szCs w:val="24"/>
          </w:rPr>
          <w:t xml:space="preserve"> </w:t>
        </w:r>
      </w:ins>
      <w:ins w:id="234" w:author="Erickson, John" w:date="2025-08-07T21:17:00Z">
        <w:r w:rsidR="008E300B" w:rsidRPr="4E019DB1">
          <w:rPr>
            <w:rFonts w:ascii="Arial" w:hAnsi="Arial" w:cs="Arial"/>
            <w:sz w:val="24"/>
            <w:szCs w:val="24"/>
          </w:rPr>
          <w:t xml:space="preserve">for 10 years </w:t>
        </w:r>
      </w:ins>
      <w:ins w:id="235" w:author="Erickson, John" w:date="2025-08-07T21:18:00Z">
        <w:r w:rsidR="00FB16DF" w:rsidRPr="4E019DB1">
          <w:rPr>
            <w:rFonts w:ascii="Arial" w:hAnsi="Arial" w:cs="Arial"/>
            <w:sz w:val="24"/>
            <w:szCs w:val="24"/>
          </w:rPr>
          <w:t>and then</w:t>
        </w:r>
      </w:ins>
      <w:ins w:id="236" w:author="Erickson, John" w:date="2025-08-07T21:17:00Z">
        <w:r w:rsidR="008E300B" w:rsidRPr="4E019DB1">
          <w:rPr>
            <w:rFonts w:ascii="Arial" w:hAnsi="Arial" w:cs="Arial"/>
            <w:sz w:val="24"/>
            <w:szCs w:val="24"/>
          </w:rPr>
          <w:t xml:space="preserve"> </w:t>
        </w:r>
      </w:ins>
      <w:ins w:id="237" w:author="Erickson, John" w:date="2025-07-01T16:50:00Z">
        <w:r w:rsidR="00775EE3" w:rsidRPr="4E019DB1">
          <w:rPr>
            <w:rFonts w:ascii="Arial" w:hAnsi="Arial" w:cs="Arial"/>
            <w:sz w:val="24"/>
            <w:szCs w:val="24"/>
          </w:rPr>
          <w:t>peak demand is reached</w:t>
        </w:r>
      </w:ins>
      <w:commentRangeEnd w:id="227"/>
      <w:r w:rsidRPr="4E019DB1">
        <w:rPr>
          <w:rStyle w:val="CommentReference"/>
          <w:rFonts w:ascii="Arial" w:hAnsi="Arial" w:cs="Arial"/>
          <w:sz w:val="24"/>
          <w:szCs w:val="24"/>
        </w:rPr>
        <w:commentReference w:id="227"/>
      </w:r>
      <w:commentRangeEnd w:id="228"/>
      <w:r w:rsidR="006A5704" w:rsidRPr="4E019DB1">
        <w:rPr>
          <w:rStyle w:val="CommentReference"/>
          <w:rFonts w:ascii="Arial" w:hAnsi="Arial" w:cs="Arial"/>
          <w:sz w:val="24"/>
          <w:szCs w:val="24"/>
        </w:rPr>
        <w:commentReference w:id="228"/>
      </w:r>
      <w:ins w:id="238" w:author="Erickson, John" w:date="2025-07-01T16:50:00Z">
        <w:r w:rsidR="00775EE3" w:rsidRPr="4E019DB1">
          <w:rPr>
            <w:rFonts w:ascii="Arial" w:hAnsi="Arial" w:cs="Arial"/>
            <w:sz w:val="24"/>
            <w:szCs w:val="24"/>
          </w:rPr>
          <w:t>. After that, productio</w:t>
        </w:r>
      </w:ins>
      <w:ins w:id="239" w:author="Erickson, John" w:date="2025-07-01T16:51:00Z">
        <w:r w:rsidR="00775EE3" w:rsidRPr="4E019DB1">
          <w:rPr>
            <w:rFonts w:ascii="Arial" w:hAnsi="Arial" w:cs="Arial"/>
            <w:sz w:val="24"/>
            <w:szCs w:val="24"/>
          </w:rPr>
          <w:t xml:space="preserve">n stays at </w:t>
        </w:r>
        <w:r w:rsidR="00775EE3" w:rsidRPr="4E019DB1">
          <w:rPr>
            <w:rFonts w:ascii="Arial" w:hAnsi="Arial" w:cs="Arial"/>
            <w:sz w:val="24"/>
            <w:szCs w:val="24"/>
          </w:rPr>
          <w:lastRenderedPageBreak/>
          <w:t>peak.</w:t>
        </w:r>
      </w:ins>
      <w:ins w:id="240" w:author="Erickson, John" w:date="2025-07-01T16:52:00Z">
        <w:r w:rsidR="00931BEA" w:rsidRPr="4E019DB1">
          <w:rPr>
            <w:rFonts w:ascii="Arial" w:hAnsi="Arial" w:cs="Arial"/>
            <w:sz w:val="24"/>
            <w:szCs w:val="24"/>
          </w:rPr>
          <w:t xml:space="preserve"> </w:t>
        </w:r>
      </w:ins>
      <w:ins w:id="241" w:author="Erickson, John" w:date="2025-07-03T10:24:00Z">
        <w:r w:rsidR="004915ED" w:rsidRPr="4E019DB1">
          <w:rPr>
            <w:rFonts w:ascii="Arial" w:hAnsi="Arial" w:cs="Arial"/>
            <w:sz w:val="24"/>
            <w:szCs w:val="24"/>
          </w:rPr>
          <w:t>In cases where</w:t>
        </w:r>
      </w:ins>
      <w:ins w:id="242" w:author="Erickson, John" w:date="2025-07-01T16:53:00Z">
        <w:r w:rsidR="00937D9F" w:rsidRPr="4E019DB1">
          <w:rPr>
            <w:rFonts w:ascii="Arial" w:hAnsi="Arial" w:cs="Arial"/>
            <w:sz w:val="24"/>
            <w:szCs w:val="24"/>
          </w:rPr>
          <w:t xml:space="preserve"> demand exceeds </w:t>
        </w:r>
        <w:r w:rsidR="0009200E" w:rsidRPr="4E019DB1">
          <w:rPr>
            <w:rFonts w:ascii="Arial" w:hAnsi="Arial" w:cs="Arial"/>
            <w:sz w:val="24"/>
            <w:szCs w:val="24"/>
          </w:rPr>
          <w:t>the capa</w:t>
        </w:r>
      </w:ins>
      <w:ins w:id="243" w:author="Erickson, John" w:date="2025-07-01T16:54:00Z">
        <w:r w:rsidR="0009200E" w:rsidRPr="4E019DB1">
          <w:rPr>
            <w:rFonts w:ascii="Arial" w:hAnsi="Arial" w:cs="Arial"/>
            <w:sz w:val="24"/>
            <w:szCs w:val="24"/>
          </w:rPr>
          <w:t xml:space="preserve">city of </w:t>
        </w:r>
      </w:ins>
      <w:ins w:id="244" w:author="Erickson, John" w:date="2025-07-02T16:14:00Z">
        <w:r w:rsidR="00C2148D" w:rsidRPr="4E019DB1">
          <w:rPr>
            <w:rFonts w:ascii="Arial" w:hAnsi="Arial" w:cs="Arial"/>
            <w:sz w:val="24"/>
            <w:szCs w:val="24"/>
          </w:rPr>
          <w:t xml:space="preserve">the </w:t>
        </w:r>
      </w:ins>
      <w:ins w:id="245" w:author="Erickson, John" w:date="2025-07-02T17:02:00Z">
        <w:r w:rsidR="00DE7A34" w:rsidRPr="4E019DB1">
          <w:rPr>
            <w:rFonts w:ascii="Arial" w:hAnsi="Arial" w:cs="Arial"/>
            <w:sz w:val="24"/>
            <w:szCs w:val="24"/>
          </w:rPr>
          <w:t>existing</w:t>
        </w:r>
      </w:ins>
      <w:ins w:id="246" w:author="Erickson, John" w:date="2025-07-01T16:54:00Z">
        <w:r w:rsidR="0009200E" w:rsidRPr="4E019DB1">
          <w:rPr>
            <w:rFonts w:ascii="Arial" w:hAnsi="Arial" w:cs="Arial"/>
            <w:sz w:val="24"/>
            <w:szCs w:val="24"/>
          </w:rPr>
          <w:t xml:space="preserve"> facility, we assume that additional facilities are built just in time to keep up with demand</w:t>
        </w:r>
        <w:r w:rsidR="002A5238" w:rsidRPr="4E019DB1">
          <w:rPr>
            <w:rFonts w:ascii="Arial" w:hAnsi="Arial" w:cs="Arial"/>
            <w:sz w:val="24"/>
            <w:szCs w:val="24"/>
          </w:rPr>
          <w:t xml:space="preserve">. </w:t>
        </w:r>
      </w:ins>
      <w:ins w:id="247" w:author="Erickson, John" w:date="2025-07-03T17:00:00Z">
        <w:r w:rsidR="00B41860" w:rsidRPr="4E019DB1">
          <w:rPr>
            <w:rFonts w:ascii="Arial" w:hAnsi="Arial" w:cs="Arial"/>
            <w:sz w:val="24"/>
            <w:szCs w:val="24"/>
          </w:rPr>
          <w:t xml:space="preserve">We also assumed that </w:t>
        </w:r>
      </w:ins>
      <w:ins w:id="248" w:author="Erickson, John" w:date="2025-07-03T17:01:00Z">
        <w:r w:rsidR="00C5660B" w:rsidRPr="4E019DB1">
          <w:rPr>
            <w:rFonts w:ascii="Arial" w:hAnsi="Arial" w:cs="Arial"/>
            <w:sz w:val="24"/>
            <w:szCs w:val="24"/>
          </w:rPr>
          <w:t xml:space="preserve">a </w:t>
        </w:r>
        <w:r w:rsidR="00572B92" w:rsidRPr="4E019DB1">
          <w:rPr>
            <w:rFonts w:ascii="Arial" w:hAnsi="Arial" w:cs="Arial"/>
            <w:sz w:val="24"/>
            <w:szCs w:val="24"/>
          </w:rPr>
          <w:t xml:space="preserve">continuous improvement </w:t>
        </w:r>
      </w:ins>
      <w:ins w:id="249" w:author="Erickson, John" w:date="2025-07-03T17:02:00Z">
        <w:r w:rsidR="00C5660B" w:rsidRPr="4E019DB1">
          <w:rPr>
            <w:rFonts w:ascii="Arial" w:hAnsi="Arial" w:cs="Arial"/>
            <w:sz w:val="24"/>
            <w:szCs w:val="24"/>
          </w:rPr>
          <w:t xml:space="preserve">program </w:t>
        </w:r>
      </w:ins>
      <w:ins w:id="250" w:author="Erickson, John" w:date="2025-07-03T17:01:00Z">
        <w:r w:rsidR="00572B92" w:rsidRPr="4E019DB1">
          <w:rPr>
            <w:rFonts w:ascii="Arial" w:hAnsi="Arial" w:cs="Arial"/>
            <w:sz w:val="24"/>
            <w:szCs w:val="24"/>
          </w:rPr>
          <w:t>increased productivity</w:t>
        </w:r>
        <w:r w:rsidR="00C5660B" w:rsidRPr="4E019DB1">
          <w:rPr>
            <w:rFonts w:ascii="Arial" w:hAnsi="Arial" w:cs="Arial"/>
            <w:sz w:val="24"/>
            <w:szCs w:val="24"/>
          </w:rPr>
          <w:t xml:space="preserve"> by 3% year on year.</w:t>
        </w:r>
      </w:ins>
    </w:p>
    <w:p w14:paraId="6352568B" w14:textId="77777777" w:rsidR="00795000" w:rsidRDefault="00795000" w:rsidP="00105E62">
      <w:pPr>
        <w:spacing w:after="0" w:line="480" w:lineRule="auto"/>
        <w:rPr>
          <w:ins w:id="251" w:author="Erickson, John" w:date="2025-07-02T17:04:00Z" w16du:dateUtc="2025-07-02T21:04:00Z"/>
          <w:rFonts w:ascii="Arial" w:hAnsi="Arial" w:cs="Arial"/>
          <w:sz w:val="24"/>
          <w:szCs w:val="24"/>
        </w:rPr>
      </w:pPr>
    </w:p>
    <w:p w14:paraId="611FEBF6" w14:textId="14BB5D6B" w:rsidR="00BC164D" w:rsidRDefault="00795000" w:rsidP="00105E62">
      <w:pPr>
        <w:spacing w:after="0" w:line="480" w:lineRule="auto"/>
        <w:rPr>
          <w:ins w:id="252" w:author="Erickson, John" w:date="2025-07-03T17:09:00Z" w16du:dateUtc="2025-07-03T21:09:00Z"/>
          <w:rFonts w:ascii="Arial" w:hAnsi="Arial" w:cs="Arial"/>
          <w:sz w:val="24"/>
          <w:szCs w:val="24"/>
        </w:rPr>
      </w:pPr>
      <w:ins w:id="253" w:author="Erickson, John" w:date="2025-07-02T17:04:00Z">
        <w:r w:rsidRPr="6711A753">
          <w:rPr>
            <w:rFonts w:ascii="Arial" w:hAnsi="Arial" w:cs="Arial"/>
            <w:sz w:val="24"/>
            <w:szCs w:val="24"/>
          </w:rPr>
          <w:t xml:space="preserve">Figure 14 </w:t>
        </w:r>
        <w:r w:rsidR="001819A3" w:rsidRPr="6711A753">
          <w:rPr>
            <w:rFonts w:ascii="Arial" w:hAnsi="Arial" w:cs="Arial"/>
            <w:sz w:val="24"/>
            <w:szCs w:val="24"/>
          </w:rPr>
          <w:t>shows the NPC</w:t>
        </w:r>
      </w:ins>
      <w:ins w:id="254" w:author="Erickson, John" w:date="2025-07-02T17:14:00Z">
        <w:r w:rsidR="00827127" w:rsidRPr="6711A753">
          <w:rPr>
            <w:rFonts w:ascii="Arial" w:hAnsi="Arial" w:cs="Arial"/>
            <w:sz w:val="24"/>
            <w:szCs w:val="24"/>
          </w:rPr>
          <w:t xml:space="preserve"> on the y-axis and the peak demand </w:t>
        </w:r>
        <w:r w:rsidR="00D25891" w:rsidRPr="6711A753">
          <w:rPr>
            <w:rFonts w:ascii="Arial" w:hAnsi="Arial" w:cs="Arial"/>
            <w:sz w:val="24"/>
            <w:szCs w:val="24"/>
          </w:rPr>
          <w:t>on the x-axis</w:t>
        </w:r>
      </w:ins>
      <w:ins w:id="255" w:author="Erickson, John" w:date="2025-07-02T17:04:00Z">
        <w:r w:rsidR="001819A3" w:rsidRPr="6711A753">
          <w:rPr>
            <w:rFonts w:ascii="Arial" w:hAnsi="Arial" w:cs="Arial"/>
            <w:sz w:val="24"/>
            <w:szCs w:val="24"/>
          </w:rPr>
          <w:t xml:space="preserve"> for </w:t>
        </w:r>
      </w:ins>
      <w:ins w:id="256" w:author="Erickson, John" w:date="2025-07-02T17:14:00Z">
        <w:r w:rsidR="00D25891" w:rsidRPr="6711A753">
          <w:rPr>
            <w:rFonts w:ascii="Arial" w:hAnsi="Arial" w:cs="Arial"/>
            <w:sz w:val="24"/>
            <w:szCs w:val="24"/>
          </w:rPr>
          <w:t xml:space="preserve">the </w:t>
        </w:r>
      </w:ins>
      <w:ins w:id="257" w:author="Erickson, John" w:date="2025-07-03T16:16:00Z">
        <w:r w:rsidR="00731343" w:rsidRPr="6711A753">
          <w:rPr>
            <w:rFonts w:ascii="Arial" w:hAnsi="Arial" w:cs="Arial"/>
            <w:sz w:val="24"/>
            <w:szCs w:val="24"/>
          </w:rPr>
          <w:t>three</w:t>
        </w:r>
      </w:ins>
      <w:ins w:id="258" w:author="Erickson, John" w:date="2025-07-02T17:11:00Z">
        <w:r w:rsidR="00D03A0E" w:rsidRPr="6711A753">
          <w:rPr>
            <w:rFonts w:ascii="Arial" w:hAnsi="Arial" w:cs="Arial"/>
            <w:sz w:val="24"/>
            <w:szCs w:val="24"/>
          </w:rPr>
          <w:t xml:space="preserve"> scenarios</w:t>
        </w:r>
      </w:ins>
      <w:ins w:id="259" w:author="Erickson, John" w:date="2025-07-02T17:13:00Z">
        <w:r w:rsidR="00BC797A" w:rsidRPr="6711A753">
          <w:rPr>
            <w:rFonts w:ascii="Arial" w:hAnsi="Arial" w:cs="Arial"/>
            <w:sz w:val="24"/>
            <w:szCs w:val="24"/>
          </w:rPr>
          <w:t xml:space="preserve"> shown in Table 1</w:t>
        </w:r>
      </w:ins>
      <w:ins w:id="260" w:author="Erickson, John" w:date="2025-07-02T17:14:00Z">
        <w:r w:rsidR="00D25891" w:rsidRPr="6711A753">
          <w:rPr>
            <w:rFonts w:ascii="Arial" w:hAnsi="Arial" w:cs="Arial"/>
            <w:sz w:val="24"/>
            <w:szCs w:val="24"/>
          </w:rPr>
          <w:t>.</w:t>
        </w:r>
      </w:ins>
      <w:ins w:id="261" w:author="Erickson, John" w:date="2025-07-03T16:59:00Z">
        <w:r w:rsidR="0079738C" w:rsidRPr="6711A753">
          <w:rPr>
            <w:rFonts w:ascii="Arial" w:hAnsi="Arial" w:cs="Arial"/>
            <w:sz w:val="24"/>
            <w:szCs w:val="24"/>
          </w:rPr>
          <w:t xml:space="preserve"> </w:t>
        </w:r>
      </w:ins>
      <w:ins w:id="262" w:author="Erickson, John" w:date="2025-07-03T17:04:00Z">
        <w:r w:rsidR="005355AA" w:rsidRPr="6711A753">
          <w:rPr>
            <w:rFonts w:ascii="Arial" w:hAnsi="Arial" w:cs="Arial"/>
            <w:sz w:val="24"/>
            <w:szCs w:val="24"/>
          </w:rPr>
          <w:t>The lines increase linearly as peak deman</w:t>
        </w:r>
        <w:r w:rsidR="00AA20E9" w:rsidRPr="6711A753">
          <w:rPr>
            <w:rFonts w:ascii="Arial" w:hAnsi="Arial" w:cs="Arial"/>
            <w:sz w:val="24"/>
            <w:szCs w:val="24"/>
          </w:rPr>
          <w:t xml:space="preserve">d increases, except when </w:t>
        </w:r>
      </w:ins>
      <w:ins w:id="263" w:author="Erickson, John" w:date="2025-07-03T17:05:00Z">
        <w:r w:rsidR="00D54EDF" w:rsidRPr="6711A753">
          <w:rPr>
            <w:rFonts w:ascii="Arial" w:hAnsi="Arial" w:cs="Arial"/>
            <w:sz w:val="24"/>
            <w:szCs w:val="24"/>
          </w:rPr>
          <w:t xml:space="preserve">increasing the peak demand requires an additional facility to be built. </w:t>
        </w:r>
      </w:ins>
      <w:ins w:id="264" w:author="Erickson, John" w:date="2025-07-03T17:07:00Z">
        <w:r w:rsidR="006570B8" w:rsidRPr="6711A753">
          <w:rPr>
            <w:rFonts w:ascii="Arial" w:hAnsi="Arial" w:cs="Arial"/>
            <w:sz w:val="24"/>
            <w:szCs w:val="24"/>
          </w:rPr>
          <w:t>At that point</w:t>
        </w:r>
      </w:ins>
      <w:ins w:id="265" w:author="Erickson, John" w:date="2025-07-03T17:05:00Z">
        <w:r w:rsidR="00D54EDF" w:rsidRPr="6711A753">
          <w:rPr>
            <w:rFonts w:ascii="Arial" w:hAnsi="Arial" w:cs="Arial"/>
            <w:sz w:val="24"/>
            <w:szCs w:val="24"/>
          </w:rPr>
          <w:t xml:space="preserve">, </w:t>
        </w:r>
        <w:r w:rsidR="000F5AAD" w:rsidRPr="6711A753">
          <w:rPr>
            <w:rFonts w:ascii="Arial" w:hAnsi="Arial" w:cs="Arial"/>
            <w:sz w:val="24"/>
            <w:szCs w:val="24"/>
          </w:rPr>
          <w:t xml:space="preserve">the line jumps up </w:t>
        </w:r>
      </w:ins>
      <w:ins w:id="266" w:author="Erickson, John" w:date="2025-07-03T17:06:00Z">
        <w:r w:rsidR="000F5AAD" w:rsidRPr="6711A753">
          <w:rPr>
            <w:rFonts w:ascii="Arial" w:hAnsi="Arial" w:cs="Arial"/>
            <w:sz w:val="24"/>
            <w:szCs w:val="24"/>
          </w:rPr>
          <w:t xml:space="preserve">to include the </w:t>
        </w:r>
        <w:r w:rsidR="001B5C94" w:rsidRPr="6711A753">
          <w:rPr>
            <w:rFonts w:ascii="Arial" w:hAnsi="Arial" w:cs="Arial"/>
            <w:sz w:val="24"/>
            <w:szCs w:val="24"/>
          </w:rPr>
          <w:t>NPC of the capital of the additional facility required.</w:t>
        </w:r>
      </w:ins>
      <w:ins w:id="267" w:author="Erickson, John" w:date="2025-07-03T17:07:00Z">
        <w:r w:rsidR="00BC164D" w:rsidRPr="6711A753">
          <w:rPr>
            <w:rFonts w:ascii="Arial" w:hAnsi="Arial" w:cs="Arial"/>
            <w:sz w:val="24"/>
            <w:szCs w:val="24"/>
          </w:rPr>
          <w:t xml:space="preserve"> </w:t>
        </w:r>
      </w:ins>
      <w:ins w:id="268" w:author="Erickson, John" w:date="2025-07-03T17:08:00Z">
        <w:r w:rsidR="00BC164D" w:rsidRPr="6711A753">
          <w:rPr>
            <w:rFonts w:ascii="Arial" w:hAnsi="Arial" w:cs="Arial"/>
            <w:sz w:val="24"/>
            <w:szCs w:val="24"/>
          </w:rPr>
          <w:t xml:space="preserve">Recall that we assume a 3% YOY productivity increase, so </w:t>
        </w:r>
        <w:r w:rsidR="00932776" w:rsidRPr="6711A753">
          <w:rPr>
            <w:rFonts w:ascii="Arial" w:hAnsi="Arial" w:cs="Arial"/>
            <w:sz w:val="24"/>
            <w:szCs w:val="24"/>
          </w:rPr>
          <w:t xml:space="preserve">the lines jump up </w:t>
        </w:r>
      </w:ins>
      <w:ins w:id="269" w:author="Erickson, John" w:date="2025-07-03T22:22:00Z">
        <w:r w:rsidR="000B4CB7" w:rsidRPr="6711A753">
          <w:rPr>
            <w:rFonts w:ascii="Arial" w:hAnsi="Arial" w:cs="Arial"/>
            <w:sz w:val="24"/>
            <w:szCs w:val="24"/>
          </w:rPr>
          <w:t xml:space="preserve">at higher </w:t>
        </w:r>
        <w:r w:rsidR="00F85D63" w:rsidRPr="6711A753">
          <w:rPr>
            <w:rFonts w:ascii="Arial" w:hAnsi="Arial" w:cs="Arial"/>
            <w:sz w:val="24"/>
            <w:szCs w:val="24"/>
          </w:rPr>
          <w:t>demand than</w:t>
        </w:r>
      </w:ins>
      <w:ins w:id="270" w:author="Erickson, John" w:date="2025-07-03T17:09:00Z">
        <w:r w:rsidR="000A4CE3" w:rsidRPr="6711A753">
          <w:rPr>
            <w:rFonts w:ascii="Arial" w:hAnsi="Arial" w:cs="Arial"/>
            <w:sz w:val="24"/>
            <w:szCs w:val="24"/>
          </w:rPr>
          <w:t xml:space="preserve"> the initial plant capacities listed in Table 1.</w:t>
        </w:r>
      </w:ins>
      <w:ins w:id="271" w:author="Erickson, John" w:date="2025-07-03T17:34:00Z">
        <w:r w:rsidR="00A34DF3" w:rsidRPr="6711A753">
          <w:rPr>
            <w:rFonts w:ascii="Arial" w:hAnsi="Arial" w:cs="Arial"/>
            <w:sz w:val="24"/>
            <w:szCs w:val="24"/>
          </w:rPr>
          <w:t xml:space="preserve"> </w:t>
        </w:r>
      </w:ins>
      <w:ins w:id="272" w:author="Erickson, John" w:date="2025-07-03T17:35:00Z">
        <w:r w:rsidR="0095664C" w:rsidRPr="6711A753">
          <w:rPr>
            <w:rFonts w:ascii="Arial" w:hAnsi="Arial" w:cs="Arial"/>
            <w:sz w:val="24"/>
            <w:szCs w:val="24"/>
          </w:rPr>
          <w:t xml:space="preserve">When peak demand is low, </w:t>
        </w:r>
        <w:r w:rsidR="007F0EC3" w:rsidRPr="6711A753">
          <w:rPr>
            <w:rFonts w:ascii="Arial" w:hAnsi="Arial" w:cs="Arial"/>
            <w:sz w:val="24"/>
            <w:szCs w:val="24"/>
          </w:rPr>
          <w:t>only one of any of the facility types are needed, so the SU facilities, which have much lower capital cost come out ahead. The sl</w:t>
        </w:r>
      </w:ins>
      <w:ins w:id="273" w:author="Erickson, John" w:date="2025-07-03T17:36:00Z">
        <w:r w:rsidR="007F0EC3" w:rsidRPr="6711A753">
          <w:rPr>
            <w:rFonts w:ascii="Arial" w:hAnsi="Arial" w:cs="Arial"/>
            <w:sz w:val="24"/>
            <w:szCs w:val="24"/>
          </w:rPr>
          <w:t>ope</w:t>
        </w:r>
        <w:r w:rsidR="009C5CB1" w:rsidRPr="6711A753">
          <w:rPr>
            <w:rFonts w:ascii="Arial" w:hAnsi="Arial" w:cs="Arial"/>
            <w:sz w:val="24"/>
            <w:szCs w:val="24"/>
          </w:rPr>
          <w:t>s</w:t>
        </w:r>
        <w:r w:rsidR="007F0EC3" w:rsidRPr="6711A753">
          <w:rPr>
            <w:rFonts w:ascii="Arial" w:hAnsi="Arial" w:cs="Arial"/>
            <w:sz w:val="24"/>
            <w:szCs w:val="24"/>
          </w:rPr>
          <w:t xml:space="preserve"> of the </w:t>
        </w:r>
        <w:r w:rsidR="009C5CB1" w:rsidRPr="6711A753">
          <w:rPr>
            <w:rFonts w:ascii="Arial" w:hAnsi="Arial" w:cs="Arial"/>
            <w:sz w:val="24"/>
            <w:szCs w:val="24"/>
          </w:rPr>
          <w:t xml:space="preserve">SU lines are higher than the slope of the SS line because </w:t>
        </w:r>
        <w:r w:rsidR="008E42E0" w:rsidRPr="6711A753">
          <w:rPr>
            <w:rFonts w:ascii="Arial" w:hAnsi="Arial" w:cs="Arial"/>
            <w:sz w:val="24"/>
            <w:szCs w:val="24"/>
          </w:rPr>
          <w:t>of the impact of the single-use consumables needed f</w:t>
        </w:r>
      </w:ins>
      <w:ins w:id="274" w:author="Erickson, John" w:date="2025-07-03T17:37:00Z">
        <w:r w:rsidR="008E42E0" w:rsidRPr="6711A753">
          <w:rPr>
            <w:rFonts w:ascii="Arial" w:hAnsi="Arial" w:cs="Arial"/>
            <w:sz w:val="24"/>
            <w:szCs w:val="24"/>
          </w:rPr>
          <w:t xml:space="preserve">or each batch. The slope </w:t>
        </w:r>
      </w:ins>
      <w:ins w:id="275" w:author="Erickson, John" w:date="2025-07-03T17:38:00Z">
        <w:r w:rsidR="001638C3" w:rsidRPr="6711A753">
          <w:rPr>
            <w:rFonts w:ascii="Arial" w:hAnsi="Arial" w:cs="Arial"/>
            <w:sz w:val="24"/>
            <w:szCs w:val="24"/>
          </w:rPr>
          <w:t>for</w:t>
        </w:r>
      </w:ins>
      <w:ins w:id="276" w:author="Erickson, John" w:date="2025-07-03T17:37:00Z">
        <w:r w:rsidR="008E42E0" w:rsidRPr="6711A753">
          <w:rPr>
            <w:rFonts w:ascii="Arial" w:hAnsi="Arial" w:cs="Arial"/>
            <w:sz w:val="24"/>
            <w:szCs w:val="24"/>
          </w:rPr>
          <w:t xml:space="preserve"> the SU continuous facility is lower than that for the SU fed-batch facility because </w:t>
        </w:r>
      </w:ins>
      <w:ins w:id="277" w:author="Erickson, John" w:date="2025-07-08T21:41:00Z">
        <w:r w:rsidR="002C678F" w:rsidRPr="6711A753">
          <w:rPr>
            <w:rFonts w:ascii="Arial" w:hAnsi="Arial" w:cs="Arial"/>
            <w:sz w:val="24"/>
            <w:szCs w:val="24"/>
          </w:rPr>
          <w:t>most</w:t>
        </w:r>
      </w:ins>
      <w:ins w:id="278" w:author="Erickson, John" w:date="2025-07-03T17:37:00Z">
        <w:r w:rsidR="001558D9" w:rsidRPr="6711A753">
          <w:rPr>
            <w:rFonts w:ascii="Arial" w:hAnsi="Arial" w:cs="Arial"/>
            <w:sz w:val="24"/>
            <w:szCs w:val="24"/>
          </w:rPr>
          <w:t xml:space="preserve"> of </w:t>
        </w:r>
      </w:ins>
      <w:ins w:id="279" w:author="Erickson, John" w:date="2025-07-29T15:21:00Z">
        <w:r w:rsidR="3DF55DF8" w:rsidRPr="6711A753">
          <w:rPr>
            <w:rFonts w:ascii="Arial" w:hAnsi="Arial" w:cs="Arial"/>
            <w:sz w:val="24"/>
            <w:szCs w:val="24"/>
          </w:rPr>
          <w:t xml:space="preserve">the SU </w:t>
        </w:r>
      </w:ins>
      <w:commentRangeStart w:id="280"/>
      <w:ins w:id="281" w:author="Erickson, John" w:date="2025-07-03T17:37:00Z">
        <w:r w:rsidR="001558D9" w:rsidRPr="6711A753">
          <w:rPr>
            <w:rFonts w:ascii="Arial" w:hAnsi="Arial" w:cs="Arial"/>
            <w:sz w:val="24"/>
            <w:szCs w:val="24"/>
          </w:rPr>
          <w:t>compo</w:t>
        </w:r>
      </w:ins>
      <w:ins w:id="282" w:author="Erickson, John" w:date="2025-07-03T17:38:00Z">
        <w:r w:rsidR="001558D9" w:rsidRPr="6711A753">
          <w:rPr>
            <w:rFonts w:ascii="Arial" w:hAnsi="Arial" w:cs="Arial"/>
            <w:sz w:val="24"/>
            <w:szCs w:val="24"/>
          </w:rPr>
          <w:t>nents</w:t>
        </w:r>
      </w:ins>
      <w:commentRangeEnd w:id="280"/>
      <w:r w:rsidRPr="6711A753">
        <w:rPr>
          <w:rStyle w:val="CommentReference"/>
          <w:rFonts w:ascii="Arial" w:hAnsi="Arial" w:cs="Arial"/>
          <w:sz w:val="24"/>
          <w:szCs w:val="24"/>
        </w:rPr>
        <w:commentReference w:id="280"/>
      </w:r>
      <w:ins w:id="283" w:author="Erickson, John" w:date="2025-07-03T17:38:00Z">
        <w:r w:rsidR="001638C3" w:rsidRPr="6711A753">
          <w:rPr>
            <w:rFonts w:ascii="Arial" w:hAnsi="Arial" w:cs="Arial"/>
            <w:sz w:val="24"/>
            <w:szCs w:val="24"/>
          </w:rPr>
          <w:t xml:space="preserve"> </w:t>
        </w:r>
      </w:ins>
      <w:ins w:id="284" w:author="Erickson, John" w:date="2025-07-03T17:39:00Z">
        <w:r w:rsidR="001638C3" w:rsidRPr="6711A753">
          <w:rPr>
            <w:rFonts w:ascii="Arial" w:hAnsi="Arial" w:cs="Arial"/>
            <w:sz w:val="24"/>
            <w:szCs w:val="24"/>
          </w:rPr>
          <w:t xml:space="preserve">are </w:t>
        </w:r>
        <w:r w:rsidR="00B74E84" w:rsidRPr="6711A753">
          <w:rPr>
            <w:rFonts w:ascii="Arial" w:hAnsi="Arial" w:cs="Arial"/>
            <w:sz w:val="24"/>
            <w:szCs w:val="24"/>
          </w:rPr>
          <w:t>changed out a lot more often in the batch facility than the continuous facility.</w:t>
        </w:r>
      </w:ins>
    </w:p>
    <w:p w14:paraId="194334F0" w14:textId="77777777" w:rsidR="000A4CE3" w:rsidRDefault="000A4CE3" w:rsidP="00105E62">
      <w:pPr>
        <w:spacing w:after="0" w:line="480" w:lineRule="auto"/>
        <w:rPr>
          <w:ins w:id="285" w:author="Erickson, John" w:date="2025-07-03T17:07:00Z" w16du:dateUtc="2025-07-03T21:07:00Z"/>
          <w:rFonts w:ascii="Arial" w:hAnsi="Arial" w:cs="Arial"/>
          <w:sz w:val="24"/>
          <w:szCs w:val="24"/>
        </w:rPr>
      </w:pPr>
    </w:p>
    <w:p w14:paraId="43D83842" w14:textId="6A36C740" w:rsidR="00795000" w:rsidRPr="00A74770" w:rsidRDefault="00EE59CE" w:rsidP="00105E62">
      <w:pPr>
        <w:spacing w:after="0" w:line="480" w:lineRule="auto"/>
        <w:rPr>
          <w:rFonts w:ascii="Arial" w:hAnsi="Arial" w:cs="Arial"/>
          <w:sz w:val="24"/>
          <w:szCs w:val="24"/>
        </w:rPr>
      </w:pPr>
      <w:ins w:id="286" w:author="Erickson, John" w:date="2025-07-03T16:59:00Z" w16du:dateUtc="2025-07-03T20:59:00Z">
        <w:r>
          <w:rPr>
            <w:rFonts w:ascii="Arial" w:hAnsi="Arial" w:cs="Arial"/>
            <w:sz w:val="24"/>
            <w:szCs w:val="24"/>
          </w:rPr>
          <w:t xml:space="preserve">The continuous facility </w:t>
        </w:r>
      </w:ins>
      <w:ins w:id="287" w:author="Erickson, John" w:date="2025-07-03T17:28:00Z" w16du:dateUtc="2025-07-03T21:28:00Z">
        <w:r w:rsidR="00DC25DB">
          <w:rPr>
            <w:rFonts w:ascii="Arial" w:hAnsi="Arial" w:cs="Arial"/>
            <w:sz w:val="24"/>
            <w:szCs w:val="24"/>
          </w:rPr>
          <w:t>has</w:t>
        </w:r>
      </w:ins>
      <w:ins w:id="288" w:author="Erickson, John" w:date="2025-07-03T16:59:00Z" w16du:dateUtc="2025-07-03T20:59:00Z">
        <w:r>
          <w:rPr>
            <w:rFonts w:ascii="Arial" w:hAnsi="Arial" w:cs="Arial"/>
            <w:sz w:val="24"/>
            <w:szCs w:val="24"/>
          </w:rPr>
          <w:t xml:space="preserve"> a lower NPC than both fed batch </w:t>
        </w:r>
        <w:r w:rsidR="008437F0">
          <w:rPr>
            <w:rFonts w:ascii="Arial" w:hAnsi="Arial" w:cs="Arial"/>
            <w:sz w:val="24"/>
            <w:szCs w:val="24"/>
          </w:rPr>
          <w:t xml:space="preserve">facilities over all </w:t>
        </w:r>
      </w:ins>
      <w:ins w:id="289" w:author="Erickson, John" w:date="2025-07-03T17:00:00Z" w16du:dateUtc="2025-07-03T21:00:00Z">
        <w:r w:rsidR="008437F0">
          <w:rPr>
            <w:rFonts w:ascii="Arial" w:hAnsi="Arial" w:cs="Arial"/>
            <w:sz w:val="24"/>
            <w:szCs w:val="24"/>
          </w:rPr>
          <w:t>peak demand scenarios</w:t>
        </w:r>
      </w:ins>
      <w:ins w:id="290" w:author="Erickson, John" w:date="2025-07-03T17:20:00Z" w16du:dateUtc="2025-07-03T21:20:00Z">
        <w:r w:rsidR="005C447A">
          <w:rPr>
            <w:rFonts w:ascii="Arial" w:hAnsi="Arial" w:cs="Arial"/>
            <w:sz w:val="24"/>
            <w:szCs w:val="24"/>
          </w:rPr>
          <w:t>. The NPC of the con</w:t>
        </w:r>
      </w:ins>
      <w:ins w:id="291" w:author="Erickson, John" w:date="2025-07-03T17:21:00Z" w16du:dateUtc="2025-07-03T21:21:00Z">
        <w:r w:rsidR="005C447A">
          <w:rPr>
            <w:rFonts w:ascii="Arial" w:hAnsi="Arial" w:cs="Arial"/>
            <w:sz w:val="24"/>
            <w:szCs w:val="24"/>
          </w:rPr>
          <w:t xml:space="preserve">tinuous </w:t>
        </w:r>
      </w:ins>
      <w:ins w:id="292" w:author="Erickson, John" w:date="2025-07-03T17:23:00Z" w16du:dateUtc="2025-07-03T21:23:00Z">
        <w:r w:rsidR="00C61573">
          <w:rPr>
            <w:rFonts w:ascii="Arial" w:hAnsi="Arial" w:cs="Arial"/>
            <w:sz w:val="24"/>
            <w:szCs w:val="24"/>
          </w:rPr>
          <w:t xml:space="preserve">SU </w:t>
        </w:r>
      </w:ins>
      <w:ins w:id="293" w:author="Erickson, John" w:date="2025-07-03T17:21:00Z" w16du:dateUtc="2025-07-03T21:21:00Z">
        <w:r w:rsidR="005C447A">
          <w:rPr>
            <w:rFonts w:ascii="Arial" w:hAnsi="Arial" w:cs="Arial"/>
            <w:sz w:val="24"/>
            <w:szCs w:val="24"/>
          </w:rPr>
          <w:t xml:space="preserve">facility </w:t>
        </w:r>
      </w:ins>
      <w:ins w:id="294" w:author="Erickson, John" w:date="2025-07-03T17:28:00Z" w16du:dateUtc="2025-07-03T21:28:00Z">
        <w:r w:rsidR="00DC25DB">
          <w:rPr>
            <w:rFonts w:ascii="Arial" w:hAnsi="Arial" w:cs="Arial"/>
            <w:sz w:val="24"/>
            <w:szCs w:val="24"/>
          </w:rPr>
          <w:t>is</w:t>
        </w:r>
      </w:ins>
      <w:ins w:id="295" w:author="Erickson, John" w:date="2025-07-03T17:21:00Z" w16du:dateUtc="2025-07-03T21:21:00Z">
        <w:r w:rsidR="005C447A">
          <w:rPr>
            <w:rFonts w:ascii="Arial" w:hAnsi="Arial" w:cs="Arial"/>
            <w:sz w:val="24"/>
            <w:szCs w:val="24"/>
          </w:rPr>
          <w:t xml:space="preserve"> </w:t>
        </w:r>
      </w:ins>
      <w:ins w:id="296" w:author="Erickson, John" w:date="2025-07-03T17:23:00Z" w16du:dateUtc="2025-07-03T21:23:00Z">
        <w:r w:rsidR="00C61573">
          <w:rPr>
            <w:rFonts w:ascii="Arial" w:hAnsi="Arial" w:cs="Arial"/>
            <w:sz w:val="24"/>
            <w:szCs w:val="24"/>
          </w:rPr>
          <w:t xml:space="preserve">less than the fed-bx SS facility by $1 billion </w:t>
        </w:r>
      </w:ins>
      <w:ins w:id="297" w:author="Erickson, John" w:date="2025-07-03T17:24:00Z" w16du:dateUtc="2025-07-03T21:24:00Z">
        <w:r w:rsidR="00920575">
          <w:rPr>
            <w:rFonts w:ascii="Arial" w:hAnsi="Arial" w:cs="Arial"/>
            <w:sz w:val="24"/>
            <w:szCs w:val="24"/>
          </w:rPr>
          <w:t xml:space="preserve">at the lowest peak demand </w:t>
        </w:r>
        <w:r w:rsidR="006D3857">
          <w:rPr>
            <w:rFonts w:ascii="Arial" w:hAnsi="Arial" w:cs="Arial"/>
            <w:sz w:val="24"/>
            <w:szCs w:val="24"/>
          </w:rPr>
          <w:t>and the difference gradually diminishe</w:t>
        </w:r>
      </w:ins>
      <w:ins w:id="298" w:author="Erickson, John" w:date="2025-07-03T17:29:00Z" w16du:dateUtc="2025-07-03T21:29:00Z">
        <w:r w:rsidR="00E70DB0">
          <w:rPr>
            <w:rFonts w:ascii="Arial" w:hAnsi="Arial" w:cs="Arial"/>
            <w:sz w:val="24"/>
            <w:szCs w:val="24"/>
          </w:rPr>
          <w:t>s</w:t>
        </w:r>
      </w:ins>
      <w:ins w:id="299" w:author="Erickson, John" w:date="2025-07-03T17:24:00Z" w16du:dateUtc="2025-07-03T21:24:00Z">
        <w:r w:rsidR="006D3857">
          <w:rPr>
            <w:rFonts w:ascii="Arial" w:hAnsi="Arial" w:cs="Arial"/>
            <w:sz w:val="24"/>
            <w:szCs w:val="24"/>
          </w:rPr>
          <w:t xml:space="preserve"> until the SS facility </w:t>
        </w:r>
      </w:ins>
      <w:ins w:id="300" w:author="Erickson, John" w:date="2025-07-03T17:29:00Z" w16du:dateUtc="2025-07-03T21:29:00Z">
        <w:r w:rsidR="00E70DB0">
          <w:rPr>
            <w:rFonts w:ascii="Arial" w:hAnsi="Arial" w:cs="Arial"/>
            <w:sz w:val="24"/>
            <w:szCs w:val="24"/>
          </w:rPr>
          <w:t>reaches</w:t>
        </w:r>
      </w:ins>
      <w:ins w:id="301" w:author="Erickson, John" w:date="2025-07-03T17:24:00Z" w16du:dateUtc="2025-07-03T21:24:00Z">
        <w:r w:rsidR="006D3857">
          <w:rPr>
            <w:rFonts w:ascii="Arial" w:hAnsi="Arial" w:cs="Arial"/>
            <w:sz w:val="24"/>
            <w:szCs w:val="24"/>
          </w:rPr>
          <w:t xml:space="preserve"> full capacity. </w:t>
        </w:r>
      </w:ins>
      <w:ins w:id="302" w:author="Erickson, John" w:date="2025-07-03T17:29:00Z" w16du:dateUtc="2025-07-03T21:29:00Z">
        <w:r w:rsidR="00E70DB0">
          <w:rPr>
            <w:rFonts w:ascii="Arial" w:hAnsi="Arial" w:cs="Arial"/>
            <w:sz w:val="24"/>
            <w:szCs w:val="24"/>
          </w:rPr>
          <w:t>At higher peak demand, when</w:t>
        </w:r>
      </w:ins>
      <w:ins w:id="303" w:author="Erickson, John" w:date="2025-07-03T17:24:00Z" w16du:dateUtc="2025-07-03T21:24:00Z">
        <w:r w:rsidR="006D3857">
          <w:rPr>
            <w:rFonts w:ascii="Arial" w:hAnsi="Arial" w:cs="Arial"/>
            <w:sz w:val="24"/>
            <w:szCs w:val="24"/>
          </w:rPr>
          <w:t xml:space="preserve"> </w:t>
        </w:r>
      </w:ins>
      <w:ins w:id="304" w:author="Erickson, John" w:date="2025-07-03T17:25:00Z" w16du:dateUtc="2025-07-03T21:25:00Z">
        <w:r w:rsidR="003500E7">
          <w:rPr>
            <w:rFonts w:ascii="Arial" w:hAnsi="Arial" w:cs="Arial"/>
            <w:sz w:val="24"/>
            <w:szCs w:val="24"/>
          </w:rPr>
          <w:t xml:space="preserve">a second SS facility </w:t>
        </w:r>
      </w:ins>
      <w:ins w:id="305" w:author="Erickson, John" w:date="2025-07-03T17:29:00Z" w16du:dateUtc="2025-07-03T21:29:00Z">
        <w:r w:rsidR="00E70DB0">
          <w:rPr>
            <w:rFonts w:ascii="Arial" w:hAnsi="Arial" w:cs="Arial"/>
            <w:sz w:val="24"/>
            <w:szCs w:val="24"/>
          </w:rPr>
          <w:t>is</w:t>
        </w:r>
      </w:ins>
      <w:ins w:id="306" w:author="Erickson, John" w:date="2025-07-03T17:25:00Z" w16du:dateUtc="2025-07-03T21:25:00Z">
        <w:r w:rsidR="003500E7">
          <w:rPr>
            <w:rFonts w:ascii="Arial" w:hAnsi="Arial" w:cs="Arial"/>
            <w:sz w:val="24"/>
            <w:szCs w:val="24"/>
          </w:rPr>
          <w:t xml:space="preserve"> required, however, </w:t>
        </w:r>
        <w:r w:rsidR="00AE23EE">
          <w:rPr>
            <w:rFonts w:ascii="Arial" w:hAnsi="Arial" w:cs="Arial"/>
            <w:sz w:val="24"/>
            <w:szCs w:val="24"/>
          </w:rPr>
          <w:t xml:space="preserve">the difference </w:t>
        </w:r>
      </w:ins>
      <w:ins w:id="307" w:author="Erickson, John" w:date="2025-07-03T17:29:00Z" w16du:dateUtc="2025-07-03T21:29:00Z">
        <w:r w:rsidR="009828EE">
          <w:rPr>
            <w:rFonts w:ascii="Arial" w:hAnsi="Arial" w:cs="Arial"/>
            <w:sz w:val="24"/>
            <w:szCs w:val="24"/>
          </w:rPr>
          <w:t>goes</w:t>
        </w:r>
      </w:ins>
      <w:ins w:id="308" w:author="Erickson, John" w:date="2025-07-03T17:25:00Z" w16du:dateUtc="2025-07-03T21:25:00Z">
        <w:r w:rsidR="00AE23EE">
          <w:rPr>
            <w:rFonts w:ascii="Arial" w:hAnsi="Arial" w:cs="Arial"/>
            <w:sz w:val="24"/>
            <w:szCs w:val="24"/>
          </w:rPr>
          <w:t xml:space="preserve"> back to up </w:t>
        </w:r>
      </w:ins>
      <w:ins w:id="309" w:author="Erickson, John" w:date="2025-07-03T22:24:00Z" w16du:dateUtc="2025-07-04T02:24:00Z">
        <w:r w:rsidR="004A7880">
          <w:rPr>
            <w:rFonts w:ascii="Arial" w:hAnsi="Arial" w:cs="Arial"/>
            <w:sz w:val="24"/>
            <w:szCs w:val="24"/>
          </w:rPr>
          <w:t xml:space="preserve">to </w:t>
        </w:r>
      </w:ins>
      <w:ins w:id="310" w:author="Erickson, John" w:date="2025-07-03T17:25:00Z" w16du:dateUtc="2025-07-03T21:25:00Z">
        <w:r w:rsidR="00AE23EE">
          <w:rPr>
            <w:rFonts w:ascii="Arial" w:hAnsi="Arial" w:cs="Arial"/>
            <w:sz w:val="24"/>
            <w:szCs w:val="24"/>
          </w:rPr>
          <w:t>about $800MM</w:t>
        </w:r>
      </w:ins>
      <w:ins w:id="311" w:author="Erickson, John" w:date="2025-07-03T17:10:00Z" w16du:dateUtc="2025-07-03T21:10:00Z">
        <w:r w:rsidR="00D10630">
          <w:rPr>
            <w:rFonts w:ascii="Arial" w:hAnsi="Arial" w:cs="Arial"/>
            <w:sz w:val="24"/>
            <w:szCs w:val="24"/>
          </w:rPr>
          <w:t xml:space="preserve">. </w:t>
        </w:r>
      </w:ins>
      <w:ins w:id="312" w:author="Erickson, John" w:date="2025-07-03T17:26:00Z" w16du:dateUtc="2025-07-03T21:26:00Z">
        <w:r w:rsidR="00765770">
          <w:rPr>
            <w:rFonts w:ascii="Arial" w:hAnsi="Arial" w:cs="Arial"/>
            <w:sz w:val="24"/>
            <w:szCs w:val="24"/>
          </w:rPr>
          <w:t xml:space="preserve">The SU continuous facility </w:t>
        </w:r>
      </w:ins>
      <w:ins w:id="313" w:author="Erickson, John" w:date="2025-07-03T17:28:00Z" w16du:dateUtc="2025-07-03T21:28:00Z">
        <w:r w:rsidR="00DC25DB">
          <w:rPr>
            <w:rFonts w:ascii="Arial" w:hAnsi="Arial" w:cs="Arial"/>
            <w:sz w:val="24"/>
            <w:szCs w:val="24"/>
          </w:rPr>
          <w:t>is</w:t>
        </w:r>
      </w:ins>
      <w:ins w:id="314" w:author="Erickson, John" w:date="2025-07-03T17:26:00Z" w16du:dateUtc="2025-07-03T21:26:00Z">
        <w:r w:rsidR="00765770">
          <w:rPr>
            <w:rFonts w:ascii="Arial" w:hAnsi="Arial" w:cs="Arial"/>
            <w:sz w:val="24"/>
            <w:szCs w:val="24"/>
          </w:rPr>
          <w:t xml:space="preserve"> always less expensive than the SU fed </w:t>
        </w:r>
      </w:ins>
      <w:ins w:id="315" w:author="Erickson, John" w:date="2025-07-03T17:27:00Z" w16du:dateUtc="2025-07-03T21:27:00Z">
        <w:r w:rsidR="00765770">
          <w:rPr>
            <w:rFonts w:ascii="Arial" w:hAnsi="Arial" w:cs="Arial"/>
            <w:sz w:val="24"/>
            <w:szCs w:val="24"/>
          </w:rPr>
          <w:t>batch</w:t>
        </w:r>
        <w:r w:rsidR="005D4D11">
          <w:rPr>
            <w:rFonts w:ascii="Arial" w:hAnsi="Arial" w:cs="Arial"/>
            <w:sz w:val="24"/>
            <w:szCs w:val="24"/>
          </w:rPr>
          <w:t xml:space="preserve">, and the difference </w:t>
        </w:r>
        <w:r w:rsidR="005D4D11">
          <w:rPr>
            <w:rFonts w:ascii="Arial" w:hAnsi="Arial" w:cs="Arial"/>
            <w:sz w:val="24"/>
            <w:szCs w:val="24"/>
          </w:rPr>
          <w:lastRenderedPageBreak/>
          <w:t>gets bigger the higher the peak demand</w:t>
        </w:r>
        <w:r w:rsidR="0012342A">
          <w:rPr>
            <w:rFonts w:ascii="Arial" w:hAnsi="Arial" w:cs="Arial"/>
            <w:sz w:val="24"/>
            <w:szCs w:val="24"/>
          </w:rPr>
          <w:t xml:space="preserve">. </w:t>
        </w:r>
      </w:ins>
      <w:ins w:id="316" w:author="Erickson, John" w:date="2025-07-03T17:29:00Z" w16du:dateUtc="2025-07-03T21:29:00Z">
        <w:r w:rsidR="009828EE">
          <w:rPr>
            <w:rFonts w:ascii="Arial" w:hAnsi="Arial" w:cs="Arial"/>
            <w:sz w:val="24"/>
            <w:szCs w:val="24"/>
          </w:rPr>
          <w:t>The convention</w:t>
        </w:r>
      </w:ins>
      <w:ins w:id="317" w:author="Erickson, John" w:date="2025-07-03T17:30:00Z" w16du:dateUtc="2025-07-03T21:30:00Z">
        <w:r w:rsidR="009828EE">
          <w:rPr>
            <w:rFonts w:ascii="Arial" w:hAnsi="Arial" w:cs="Arial"/>
            <w:sz w:val="24"/>
            <w:szCs w:val="24"/>
          </w:rPr>
          <w:t xml:space="preserve">al wisdom is that </w:t>
        </w:r>
        <w:r w:rsidR="00743A19">
          <w:rPr>
            <w:rFonts w:ascii="Arial" w:hAnsi="Arial" w:cs="Arial"/>
            <w:sz w:val="24"/>
            <w:szCs w:val="24"/>
          </w:rPr>
          <w:t xml:space="preserve">large stainless steel facilities are better for high volume products while smaller single use facilities are better for small volume products. Our analysis shows that </w:t>
        </w:r>
      </w:ins>
      <w:ins w:id="318" w:author="Erickson, John" w:date="2025-07-03T22:15:00Z" w16du:dateUtc="2025-07-04T02:15:00Z">
        <w:r w:rsidR="00E64FF6">
          <w:rPr>
            <w:rFonts w:ascii="Arial" w:hAnsi="Arial" w:cs="Arial"/>
            <w:sz w:val="24"/>
            <w:szCs w:val="24"/>
          </w:rPr>
          <w:t xml:space="preserve">this is true </w:t>
        </w:r>
        <w:r w:rsidR="00D42B65">
          <w:rPr>
            <w:rFonts w:ascii="Arial" w:hAnsi="Arial" w:cs="Arial"/>
            <w:sz w:val="24"/>
            <w:szCs w:val="24"/>
          </w:rPr>
          <w:t>when comparing</w:t>
        </w:r>
      </w:ins>
      <w:ins w:id="319" w:author="Erickson, John" w:date="2025-07-03T22:16:00Z" w16du:dateUtc="2025-07-04T02:16:00Z">
        <w:r w:rsidR="00D42B65">
          <w:rPr>
            <w:rFonts w:ascii="Arial" w:hAnsi="Arial" w:cs="Arial"/>
            <w:sz w:val="24"/>
            <w:szCs w:val="24"/>
          </w:rPr>
          <w:t xml:space="preserve"> SU and SS when both use fed-batch</w:t>
        </w:r>
        <w:r w:rsidR="00AE0B75">
          <w:rPr>
            <w:rFonts w:ascii="Arial" w:hAnsi="Arial" w:cs="Arial"/>
            <w:sz w:val="24"/>
            <w:szCs w:val="24"/>
          </w:rPr>
          <w:t xml:space="preserve">, but </w:t>
        </w:r>
      </w:ins>
      <w:ins w:id="320" w:author="Erickson, John" w:date="2025-07-03T17:30:00Z" w16du:dateUtc="2025-07-03T21:30:00Z">
        <w:r w:rsidR="000367A3">
          <w:rPr>
            <w:rFonts w:ascii="Arial" w:hAnsi="Arial" w:cs="Arial"/>
            <w:sz w:val="24"/>
            <w:szCs w:val="24"/>
          </w:rPr>
          <w:t xml:space="preserve">our </w:t>
        </w:r>
      </w:ins>
      <w:ins w:id="321" w:author="Erickson, John" w:date="2025-07-03T17:32:00Z" w16du:dateUtc="2025-07-03T21:32:00Z">
        <w:r w:rsidR="00B672C7">
          <w:rPr>
            <w:rFonts w:ascii="Arial" w:hAnsi="Arial" w:cs="Arial"/>
            <w:sz w:val="24"/>
            <w:szCs w:val="24"/>
          </w:rPr>
          <w:t>first-generation</w:t>
        </w:r>
      </w:ins>
      <w:ins w:id="322" w:author="Erickson, John" w:date="2025-07-03T17:30:00Z" w16du:dateUtc="2025-07-03T21:30:00Z">
        <w:r w:rsidR="000367A3">
          <w:rPr>
            <w:rFonts w:ascii="Arial" w:hAnsi="Arial" w:cs="Arial"/>
            <w:sz w:val="24"/>
            <w:szCs w:val="24"/>
          </w:rPr>
          <w:t xml:space="preserve"> single use continuous fac</w:t>
        </w:r>
      </w:ins>
      <w:ins w:id="323" w:author="Erickson, John" w:date="2025-07-03T17:31:00Z" w16du:dateUtc="2025-07-03T21:31:00Z">
        <w:r w:rsidR="000367A3">
          <w:rPr>
            <w:rFonts w:ascii="Arial" w:hAnsi="Arial" w:cs="Arial"/>
            <w:sz w:val="24"/>
            <w:szCs w:val="24"/>
          </w:rPr>
          <w:t xml:space="preserve">ility </w:t>
        </w:r>
        <w:r w:rsidR="00142B98">
          <w:rPr>
            <w:rFonts w:ascii="Arial" w:hAnsi="Arial" w:cs="Arial"/>
            <w:sz w:val="24"/>
            <w:szCs w:val="24"/>
          </w:rPr>
          <w:t>out-perform</w:t>
        </w:r>
      </w:ins>
      <w:ins w:id="324" w:author="Erickson, John" w:date="2025-07-03T22:16:00Z" w16du:dateUtc="2025-07-04T02:16:00Z">
        <w:r w:rsidR="00AE0B75">
          <w:rPr>
            <w:rFonts w:ascii="Arial" w:hAnsi="Arial" w:cs="Arial"/>
            <w:sz w:val="24"/>
            <w:szCs w:val="24"/>
          </w:rPr>
          <w:t>s</w:t>
        </w:r>
      </w:ins>
      <w:ins w:id="325" w:author="Erickson, John" w:date="2025-07-03T17:31:00Z" w16du:dateUtc="2025-07-03T21:31:00Z">
        <w:r w:rsidR="00142B98">
          <w:rPr>
            <w:rFonts w:ascii="Arial" w:hAnsi="Arial" w:cs="Arial"/>
            <w:sz w:val="24"/>
            <w:szCs w:val="24"/>
          </w:rPr>
          <w:t xml:space="preserve"> the large stainless facility even at high volumes. This is especially </w:t>
        </w:r>
        <w:r w:rsidR="00B672C7">
          <w:rPr>
            <w:rFonts w:ascii="Arial" w:hAnsi="Arial" w:cs="Arial"/>
            <w:sz w:val="24"/>
            <w:szCs w:val="24"/>
          </w:rPr>
          <w:t xml:space="preserve">true if demand is </w:t>
        </w:r>
      </w:ins>
      <w:ins w:id="326" w:author="Erickson, John" w:date="2025-07-03T17:32:00Z" w16du:dateUtc="2025-07-03T21:32:00Z">
        <w:r w:rsidR="003D3F58">
          <w:rPr>
            <w:rFonts w:ascii="Arial" w:hAnsi="Arial" w:cs="Arial"/>
            <w:sz w:val="24"/>
            <w:szCs w:val="24"/>
          </w:rPr>
          <w:t xml:space="preserve">uncertain and there is a chance that </w:t>
        </w:r>
      </w:ins>
      <w:ins w:id="327" w:author="Erickson, John" w:date="2025-07-03T17:33:00Z" w16du:dateUtc="2025-07-03T21:33:00Z">
        <w:r w:rsidR="00590899">
          <w:rPr>
            <w:rFonts w:ascii="Arial" w:hAnsi="Arial" w:cs="Arial"/>
            <w:sz w:val="24"/>
            <w:szCs w:val="24"/>
          </w:rPr>
          <w:t xml:space="preserve">one big </w:t>
        </w:r>
      </w:ins>
      <w:ins w:id="328" w:author="Erickson, John" w:date="2025-07-08T21:42:00Z" w16du:dateUtc="2025-07-09T01:42:00Z">
        <w:r w:rsidR="00A6628D">
          <w:rPr>
            <w:rFonts w:ascii="Arial" w:hAnsi="Arial" w:cs="Arial"/>
            <w:sz w:val="24"/>
            <w:szCs w:val="24"/>
          </w:rPr>
          <w:t xml:space="preserve">stainless steel </w:t>
        </w:r>
      </w:ins>
      <w:ins w:id="329" w:author="Erickson, John" w:date="2025-07-03T17:33:00Z" w16du:dateUtc="2025-07-03T21:33:00Z">
        <w:r w:rsidR="00590899">
          <w:rPr>
            <w:rFonts w:ascii="Arial" w:hAnsi="Arial" w:cs="Arial"/>
            <w:sz w:val="24"/>
            <w:szCs w:val="24"/>
          </w:rPr>
          <w:t>facility isn’t big enough, but a second facility would run at low utilization.</w:t>
        </w:r>
      </w:ins>
    </w:p>
    <w:p w14:paraId="773A2F65" w14:textId="25ECF543" w:rsidR="00F558AD" w:rsidRPr="00A74770" w:rsidRDefault="00F558AD" w:rsidP="00105E62">
      <w:pPr>
        <w:spacing w:after="0" w:line="480" w:lineRule="auto"/>
        <w:rPr>
          <w:rFonts w:ascii="Arial" w:hAnsi="Arial" w:cs="Arial"/>
          <w:sz w:val="24"/>
          <w:szCs w:val="24"/>
        </w:rPr>
      </w:pPr>
    </w:p>
    <w:p w14:paraId="66011360" w14:textId="7E535F7D" w:rsidR="00A434F9" w:rsidRPr="004C0381" w:rsidDel="00B74E84" w:rsidRDefault="00A434F9" w:rsidP="00105E62">
      <w:pPr>
        <w:spacing w:after="0" w:line="480" w:lineRule="auto"/>
        <w:rPr>
          <w:del w:id="330" w:author="Erickson, John" w:date="2025-07-03T17:39:00Z" w16du:dateUtc="2025-07-03T21:39:00Z"/>
          <w:rFonts w:ascii="Arial" w:hAnsi="Arial" w:cs="Arial"/>
          <w:sz w:val="24"/>
          <w:szCs w:val="24"/>
          <w:highlight w:val="yellow"/>
          <w:rPrChange w:id="331" w:author="Erickson, John" w:date="2025-07-03T17:20:00Z" w16du:dateUtc="2025-07-03T21:20:00Z">
            <w:rPr>
              <w:del w:id="332" w:author="Erickson, John" w:date="2025-07-03T17:39:00Z" w16du:dateUtc="2025-07-03T21:39:00Z"/>
              <w:rFonts w:ascii="Arial" w:hAnsi="Arial" w:cs="Arial"/>
              <w:sz w:val="24"/>
              <w:szCs w:val="24"/>
            </w:rPr>
          </w:rPrChange>
        </w:rPr>
      </w:pPr>
      <w:del w:id="333" w:author="Erickson, John" w:date="2025-07-03T17:39:00Z" w16du:dateUtc="2025-07-03T21:39:00Z">
        <w:r w:rsidRPr="004C0381" w:rsidDel="00B74E84">
          <w:rPr>
            <w:rFonts w:ascii="Arial" w:hAnsi="Arial" w:cs="Arial"/>
            <w:sz w:val="24"/>
            <w:szCs w:val="24"/>
            <w:highlight w:val="yellow"/>
            <w:rPrChange w:id="334" w:author="Erickson, John" w:date="2025-07-03T17:20:00Z" w16du:dateUtc="2025-07-03T21:20:00Z">
              <w:rPr>
                <w:rFonts w:ascii="Arial" w:hAnsi="Arial" w:cs="Arial"/>
                <w:sz w:val="24"/>
                <w:szCs w:val="24"/>
              </w:rPr>
            </w:rPrChange>
          </w:rPr>
          <w:delText>The 6 x 15-kL stainless steel facility (5 g/L titer) was estimated to cost $1</w:delText>
        </w:r>
      </w:del>
      <w:del w:id="335" w:author="Erickson, John" w:date="2025-07-01T16:23:00Z" w16du:dateUtc="2025-07-01T20:23:00Z">
        <w:r w:rsidRPr="004C0381" w:rsidDel="00026186">
          <w:rPr>
            <w:rFonts w:ascii="Arial" w:hAnsi="Arial" w:cs="Arial"/>
            <w:sz w:val="24"/>
            <w:szCs w:val="24"/>
            <w:highlight w:val="yellow"/>
            <w:rPrChange w:id="336" w:author="Erickson, John" w:date="2025-07-03T17:20:00Z" w16du:dateUtc="2025-07-03T21:20:00Z">
              <w:rPr>
                <w:rFonts w:ascii="Arial" w:hAnsi="Arial" w:cs="Arial"/>
                <w:sz w:val="24"/>
                <w:szCs w:val="24"/>
              </w:rPr>
            </w:rPrChange>
          </w:rPr>
          <w:delText>.3</w:delText>
        </w:r>
      </w:del>
      <w:del w:id="337" w:author="Erickson, John" w:date="2025-07-03T17:39:00Z" w16du:dateUtc="2025-07-03T21:39:00Z">
        <w:r w:rsidRPr="004C0381" w:rsidDel="00B74E84">
          <w:rPr>
            <w:rFonts w:ascii="Arial" w:hAnsi="Arial" w:cs="Arial"/>
            <w:sz w:val="24"/>
            <w:szCs w:val="24"/>
            <w:highlight w:val="yellow"/>
            <w:rPrChange w:id="338" w:author="Erickson, John" w:date="2025-07-03T17:20:00Z" w16du:dateUtc="2025-07-03T21:20:00Z">
              <w:rPr>
                <w:rFonts w:ascii="Arial" w:hAnsi="Arial" w:cs="Arial"/>
                <w:sz w:val="24"/>
                <w:szCs w:val="24"/>
              </w:rPr>
            </w:rPrChange>
          </w:rPr>
          <w:delText xml:space="preserve"> billion to build</w:delText>
        </w:r>
        <w:r w:rsidR="00AC05EC" w:rsidRPr="004C0381" w:rsidDel="00B74E84">
          <w:rPr>
            <w:rFonts w:ascii="Arial" w:hAnsi="Arial" w:cs="Arial"/>
            <w:sz w:val="24"/>
            <w:szCs w:val="24"/>
            <w:highlight w:val="yellow"/>
            <w:rPrChange w:id="339" w:author="Erickson, John" w:date="2025-07-03T17:20:00Z" w16du:dateUtc="2025-07-03T21:20:00Z">
              <w:rPr>
                <w:rFonts w:ascii="Arial" w:hAnsi="Arial" w:cs="Arial"/>
                <w:sz w:val="24"/>
                <w:szCs w:val="24"/>
              </w:rPr>
            </w:rPrChange>
          </w:rPr>
          <w:delText xml:space="preserve"> (based on industry benchmarks)</w:delText>
        </w:r>
        <w:r w:rsidRPr="004C0381" w:rsidDel="00B74E84">
          <w:rPr>
            <w:rFonts w:ascii="Arial" w:hAnsi="Arial" w:cs="Arial"/>
            <w:sz w:val="24"/>
            <w:szCs w:val="24"/>
            <w:highlight w:val="yellow"/>
            <w:rPrChange w:id="340" w:author="Erickson, John" w:date="2025-07-03T17:20:00Z" w16du:dateUtc="2025-07-03T21:20:00Z">
              <w:rPr>
                <w:rFonts w:ascii="Arial" w:hAnsi="Arial" w:cs="Arial"/>
                <w:sz w:val="24"/>
                <w:szCs w:val="24"/>
              </w:rPr>
            </w:rPrChange>
          </w:rPr>
          <w:delText xml:space="preserve"> and produce 300 kg per year for 20 years. At higher capacities, the 20-year NPC slowly increased, as capital costs make up the bulk of the cost of a stainless steel facility. Conversely, for single-use facilities, the capital costs were significantly lower, and the 20-year NPC was in the range of $200 to $250 million at a capacity of 300 kg per year. Due to the cost of disposables, however, the 20-year NPC for single-use facilities increase</w:delText>
        </w:r>
        <w:r w:rsidR="40B50E83" w:rsidRPr="004C0381" w:rsidDel="00B74E84">
          <w:rPr>
            <w:rFonts w:ascii="Arial" w:hAnsi="Arial" w:cs="Arial"/>
            <w:sz w:val="24"/>
            <w:szCs w:val="24"/>
            <w:highlight w:val="yellow"/>
            <w:rPrChange w:id="341" w:author="Erickson, John" w:date="2025-07-03T17:20:00Z" w16du:dateUtc="2025-07-03T21:20:00Z">
              <w:rPr>
                <w:rFonts w:ascii="Arial" w:hAnsi="Arial" w:cs="Arial"/>
                <w:sz w:val="24"/>
                <w:szCs w:val="24"/>
              </w:rPr>
            </w:rPrChange>
          </w:rPr>
          <w:delText>s</w:delText>
        </w:r>
        <w:r w:rsidRPr="004C0381" w:rsidDel="00B74E84">
          <w:rPr>
            <w:rFonts w:ascii="Arial" w:hAnsi="Arial" w:cs="Arial"/>
            <w:sz w:val="24"/>
            <w:szCs w:val="24"/>
            <w:highlight w:val="yellow"/>
            <w:rPrChange w:id="342" w:author="Erickson, John" w:date="2025-07-03T17:20:00Z" w16du:dateUtc="2025-07-03T21:20:00Z">
              <w:rPr>
                <w:rFonts w:ascii="Arial" w:hAnsi="Arial" w:cs="Arial"/>
                <w:sz w:val="24"/>
                <w:szCs w:val="24"/>
              </w:rPr>
            </w:rPrChange>
          </w:rPr>
          <w:delText xml:space="preserve"> faster with increasing capacity</w:delText>
        </w:r>
        <w:r w:rsidR="2F32DF8D" w:rsidRPr="004C0381" w:rsidDel="00B74E84">
          <w:rPr>
            <w:rFonts w:ascii="Arial" w:hAnsi="Arial" w:cs="Arial"/>
            <w:sz w:val="24"/>
            <w:szCs w:val="24"/>
            <w:highlight w:val="yellow"/>
            <w:rPrChange w:id="343" w:author="Erickson, John" w:date="2025-07-03T17:20:00Z" w16du:dateUtc="2025-07-03T21:20:00Z">
              <w:rPr>
                <w:rFonts w:ascii="Arial" w:hAnsi="Arial" w:cs="Arial"/>
                <w:sz w:val="24"/>
                <w:szCs w:val="24"/>
              </w:rPr>
            </w:rPrChange>
          </w:rPr>
          <w:delText xml:space="preserve"> due to the cost of the single use consumables</w:delText>
        </w:r>
        <w:r w:rsidRPr="004C0381" w:rsidDel="00B74E84">
          <w:rPr>
            <w:rFonts w:ascii="Arial" w:hAnsi="Arial" w:cs="Arial"/>
            <w:sz w:val="24"/>
            <w:szCs w:val="24"/>
            <w:highlight w:val="yellow"/>
            <w:rPrChange w:id="344" w:author="Erickson, John" w:date="2025-07-03T17:20:00Z" w16du:dateUtc="2025-07-03T21:20:00Z">
              <w:rPr>
                <w:rFonts w:ascii="Arial" w:hAnsi="Arial" w:cs="Arial"/>
                <w:sz w:val="24"/>
                <w:szCs w:val="24"/>
              </w:rPr>
            </w:rPrChange>
          </w:rPr>
          <w:delText>.</w:delText>
        </w:r>
        <w:r w:rsidR="5D41F2EF" w:rsidRPr="004C0381" w:rsidDel="00B74E84">
          <w:rPr>
            <w:rFonts w:ascii="Arial" w:hAnsi="Arial" w:cs="Arial"/>
            <w:sz w:val="24"/>
            <w:szCs w:val="24"/>
            <w:highlight w:val="yellow"/>
            <w:rPrChange w:id="345" w:author="Erickson, John" w:date="2025-07-03T17:20:00Z" w16du:dateUtc="2025-07-03T21:20:00Z">
              <w:rPr>
                <w:rFonts w:ascii="Arial" w:hAnsi="Arial" w:cs="Arial"/>
                <w:sz w:val="24"/>
                <w:szCs w:val="24"/>
              </w:rPr>
            </w:rPrChange>
          </w:rPr>
          <w:delText xml:space="preserve"> </w:delText>
        </w:r>
        <w:r w:rsidRPr="004C0381" w:rsidDel="00B74E84">
          <w:rPr>
            <w:rFonts w:ascii="Arial" w:hAnsi="Arial" w:cs="Arial"/>
            <w:sz w:val="24"/>
            <w:szCs w:val="24"/>
            <w:highlight w:val="yellow"/>
            <w:rPrChange w:id="346" w:author="Erickson, John" w:date="2025-07-03T17:20:00Z" w16du:dateUtc="2025-07-03T21:20:00Z">
              <w:rPr>
                <w:rFonts w:ascii="Arial" w:hAnsi="Arial" w:cs="Arial"/>
                <w:sz w:val="24"/>
                <w:szCs w:val="24"/>
              </w:rPr>
            </w:rPrChange>
          </w:rPr>
          <w:delText xml:space="preserve"> A single-use facility with </w:delText>
        </w:r>
        <w:r w:rsidR="00B34ECD" w:rsidRPr="004C0381" w:rsidDel="00B74E84">
          <w:rPr>
            <w:rFonts w:ascii="Arial" w:hAnsi="Arial" w:cs="Arial"/>
            <w:sz w:val="24"/>
            <w:szCs w:val="24"/>
            <w:highlight w:val="yellow"/>
            <w:rPrChange w:id="347" w:author="Erickson, John" w:date="2025-07-03T17:20:00Z" w16du:dateUtc="2025-07-03T21:20:00Z">
              <w:rPr>
                <w:rFonts w:ascii="Arial" w:hAnsi="Arial" w:cs="Arial"/>
                <w:sz w:val="24"/>
                <w:szCs w:val="24"/>
              </w:rPr>
            </w:rPrChange>
          </w:rPr>
          <w:delText xml:space="preserve">process </w:delText>
        </w:r>
        <w:r w:rsidRPr="004C0381" w:rsidDel="00B74E84">
          <w:rPr>
            <w:rFonts w:ascii="Arial" w:hAnsi="Arial" w:cs="Arial"/>
            <w:sz w:val="24"/>
            <w:szCs w:val="24"/>
            <w:highlight w:val="yellow"/>
            <w:rPrChange w:id="348" w:author="Erickson, John" w:date="2025-07-03T17:20:00Z" w16du:dateUtc="2025-07-03T21:20:00Z">
              <w:rPr>
                <w:rFonts w:ascii="Arial" w:hAnsi="Arial" w:cs="Arial"/>
                <w:sz w:val="24"/>
                <w:szCs w:val="24"/>
              </w:rPr>
            </w:rPrChange>
          </w:rPr>
          <w:delText>intensification</w:delText>
        </w:r>
        <w:r w:rsidR="00B34ECD" w:rsidRPr="004C0381" w:rsidDel="00B74E84">
          <w:rPr>
            <w:rFonts w:ascii="Arial" w:hAnsi="Arial" w:cs="Arial"/>
            <w:sz w:val="24"/>
            <w:szCs w:val="24"/>
            <w:highlight w:val="yellow"/>
            <w:rPrChange w:id="349" w:author="Erickson, John" w:date="2025-07-03T17:20:00Z" w16du:dateUtc="2025-07-03T21:20:00Z">
              <w:rPr>
                <w:rFonts w:ascii="Arial" w:hAnsi="Arial" w:cs="Arial"/>
                <w:sz w:val="24"/>
                <w:szCs w:val="24"/>
              </w:rPr>
            </w:rPrChange>
          </w:rPr>
          <w:delText xml:space="preserve"> (perfusion)</w:delText>
        </w:r>
        <w:r w:rsidRPr="004C0381" w:rsidDel="00B74E84">
          <w:rPr>
            <w:rFonts w:ascii="Arial" w:hAnsi="Arial" w:cs="Arial"/>
            <w:sz w:val="24"/>
            <w:szCs w:val="24"/>
            <w:highlight w:val="yellow"/>
            <w:rPrChange w:id="350" w:author="Erickson, John" w:date="2025-07-03T17:20:00Z" w16du:dateUtc="2025-07-03T21:20:00Z">
              <w:rPr>
                <w:rFonts w:ascii="Arial" w:hAnsi="Arial" w:cs="Arial"/>
                <w:sz w:val="24"/>
                <w:szCs w:val="24"/>
              </w:rPr>
            </w:rPrChange>
          </w:rPr>
          <w:delText xml:space="preserve"> significantly increased the 20-year NPC</w:delText>
        </w:r>
        <w:r w:rsidR="0B6AB59F" w:rsidRPr="004C0381" w:rsidDel="00B74E84">
          <w:rPr>
            <w:rFonts w:ascii="Arial" w:hAnsi="Arial" w:cs="Arial"/>
            <w:sz w:val="24"/>
            <w:szCs w:val="24"/>
            <w:highlight w:val="yellow"/>
            <w:rPrChange w:id="351" w:author="Erickson, John" w:date="2025-07-03T17:20:00Z" w16du:dateUtc="2025-07-03T21:20:00Z">
              <w:rPr>
                <w:rFonts w:ascii="Arial" w:hAnsi="Arial" w:cs="Arial"/>
                <w:sz w:val="24"/>
                <w:szCs w:val="24"/>
              </w:rPr>
            </w:rPrChange>
          </w:rPr>
          <w:delText xml:space="preserve"> due to the added cost of the perfusion media</w:delText>
        </w:r>
        <w:r w:rsidRPr="004C0381" w:rsidDel="00B74E84">
          <w:rPr>
            <w:rFonts w:ascii="Arial" w:hAnsi="Arial" w:cs="Arial"/>
            <w:sz w:val="24"/>
            <w:szCs w:val="24"/>
            <w:highlight w:val="yellow"/>
            <w:rPrChange w:id="352" w:author="Erickson, John" w:date="2025-07-03T17:20:00Z" w16du:dateUtc="2025-07-03T21:20:00Z">
              <w:rPr>
                <w:rFonts w:ascii="Arial" w:hAnsi="Arial" w:cs="Arial"/>
                <w:sz w:val="24"/>
                <w:szCs w:val="24"/>
              </w:rPr>
            </w:rPrChange>
          </w:rPr>
          <w:delText>; at a production level o</w:delText>
        </w:r>
        <w:r w:rsidR="4D30EA5A" w:rsidRPr="004C0381" w:rsidDel="00B74E84">
          <w:rPr>
            <w:rFonts w:ascii="Arial" w:hAnsi="Arial" w:cs="Arial"/>
            <w:sz w:val="24"/>
            <w:szCs w:val="24"/>
            <w:highlight w:val="yellow"/>
            <w:rPrChange w:id="353" w:author="Erickson, John" w:date="2025-07-03T17:20:00Z" w16du:dateUtc="2025-07-03T21:20:00Z">
              <w:rPr>
                <w:rFonts w:ascii="Arial" w:hAnsi="Arial" w:cs="Arial"/>
                <w:sz w:val="24"/>
                <w:szCs w:val="24"/>
              </w:rPr>
            </w:rPrChange>
          </w:rPr>
          <w:delText>ver</w:delText>
        </w:r>
        <w:r w:rsidRPr="004C0381" w:rsidDel="00B74E84">
          <w:rPr>
            <w:rFonts w:ascii="Arial" w:hAnsi="Arial" w:cs="Arial"/>
            <w:sz w:val="24"/>
            <w:szCs w:val="24"/>
            <w:highlight w:val="yellow"/>
            <w:rPrChange w:id="354" w:author="Erickson, John" w:date="2025-07-03T17:20:00Z" w16du:dateUtc="2025-07-03T21:20:00Z">
              <w:rPr>
                <w:rFonts w:ascii="Arial" w:hAnsi="Arial" w:cs="Arial"/>
                <w:sz w:val="24"/>
                <w:szCs w:val="24"/>
              </w:rPr>
            </w:rPrChange>
          </w:rPr>
          <w:delText xml:space="preserve"> 3,000 kg per year, stainless steel would become a more cost-effective option. A single-use facility without perfusion and 10g/L titer (i.e., without the cost of media) would be more competitive against a stainless steel facility.</w:delText>
        </w:r>
      </w:del>
    </w:p>
    <w:p w14:paraId="525140EF" w14:textId="29829495" w:rsidR="00A434F9" w:rsidRPr="00A74770" w:rsidDel="000F6AF6" w:rsidRDefault="00A434F9" w:rsidP="00105E62">
      <w:pPr>
        <w:spacing w:after="0" w:line="480" w:lineRule="auto"/>
        <w:rPr>
          <w:del w:id="355" w:author="Erickson, John" w:date="2025-07-03T17:39:00Z" w16du:dateUtc="2025-07-03T21:39:00Z"/>
          <w:rFonts w:ascii="Arial" w:hAnsi="Arial" w:cs="Arial"/>
          <w:sz w:val="24"/>
          <w:szCs w:val="24"/>
        </w:rPr>
      </w:pPr>
      <w:del w:id="356" w:author="Erickson, John" w:date="2025-07-03T17:39:00Z" w16du:dateUtc="2025-07-03T21:39:00Z">
        <w:r w:rsidRPr="004C0381" w:rsidDel="00B74E84">
          <w:rPr>
            <w:rFonts w:ascii="Arial" w:hAnsi="Arial" w:cs="Arial"/>
            <w:sz w:val="24"/>
            <w:szCs w:val="24"/>
            <w:highlight w:val="yellow"/>
            <w:rPrChange w:id="357" w:author="Erickson, John" w:date="2025-07-03T17:20:00Z" w16du:dateUtc="2025-07-03T21:20:00Z">
              <w:rPr>
                <w:rFonts w:ascii="Arial" w:hAnsi="Arial" w:cs="Arial"/>
                <w:sz w:val="24"/>
                <w:szCs w:val="24"/>
              </w:rPr>
            </w:rPrChange>
          </w:rPr>
          <w:delText>The 20-year NPC for the continuous facility was calculated at two scales, 2-kL perfusion and 4-kL perfusion. The NPCs at 300 kg per year capacity were slightly lower than for the single-use facilities, and</w:delText>
        </w:r>
        <w:r w:rsidR="67351ADB" w:rsidRPr="004C0381" w:rsidDel="00B74E84">
          <w:rPr>
            <w:rFonts w:ascii="Arial" w:hAnsi="Arial" w:cs="Arial"/>
            <w:sz w:val="24"/>
            <w:szCs w:val="24"/>
            <w:highlight w:val="yellow"/>
            <w:rPrChange w:id="358" w:author="Erickson, John" w:date="2025-07-03T17:20:00Z" w16du:dateUtc="2025-07-03T21:20:00Z">
              <w:rPr>
                <w:rFonts w:ascii="Arial" w:hAnsi="Arial" w:cs="Arial"/>
                <w:sz w:val="24"/>
                <w:szCs w:val="24"/>
              </w:rPr>
            </w:rPrChange>
          </w:rPr>
          <w:delText xml:space="preserve"> increased at a lower slope than the fed batch facility due to the lower cost of single use consumable with a 28 day run time.</w:delText>
        </w:r>
        <w:r w:rsidR="1AD793FE" w:rsidRPr="004C0381" w:rsidDel="00B74E84">
          <w:rPr>
            <w:rFonts w:ascii="Arial" w:hAnsi="Arial" w:cs="Arial"/>
            <w:sz w:val="24"/>
            <w:szCs w:val="24"/>
            <w:highlight w:val="yellow"/>
            <w:rPrChange w:id="359" w:author="Erickson, John" w:date="2025-07-03T17:20:00Z" w16du:dateUtc="2025-07-03T21:20:00Z">
              <w:rPr>
                <w:rFonts w:ascii="Arial" w:hAnsi="Arial" w:cs="Arial"/>
                <w:sz w:val="24"/>
                <w:szCs w:val="24"/>
              </w:rPr>
            </w:rPrChange>
          </w:rPr>
          <w:delText xml:space="preserve"> </w:delText>
        </w:r>
        <w:r w:rsidR="00C53E89" w:rsidRPr="004C0381" w:rsidDel="00B74E84">
          <w:rPr>
            <w:rFonts w:ascii="Arial" w:hAnsi="Arial" w:cs="Arial"/>
            <w:sz w:val="24"/>
            <w:szCs w:val="24"/>
            <w:highlight w:val="yellow"/>
            <w:rPrChange w:id="360" w:author="Erickson, John" w:date="2025-07-03T17:20:00Z" w16du:dateUtc="2025-07-03T21:20:00Z">
              <w:rPr>
                <w:rFonts w:ascii="Arial" w:hAnsi="Arial" w:cs="Arial"/>
                <w:sz w:val="24"/>
                <w:szCs w:val="24"/>
              </w:rPr>
            </w:rPrChange>
          </w:rPr>
          <w:delText>Each curve showed an NPC jump when capacity was reached, due to the capital expenditure required for building the next facility.</w:delText>
        </w:r>
        <w:r w:rsidR="0D99C906" w:rsidRPr="004C0381" w:rsidDel="00B74E84">
          <w:rPr>
            <w:rFonts w:ascii="Arial" w:hAnsi="Arial" w:cs="Arial"/>
            <w:sz w:val="24"/>
            <w:szCs w:val="24"/>
            <w:highlight w:val="yellow"/>
            <w:rPrChange w:id="361" w:author="Erickson, John" w:date="2025-07-03T17:20:00Z" w16du:dateUtc="2025-07-03T21:20:00Z">
              <w:rPr>
                <w:rFonts w:ascii="Arial" w:hAnsi="Arial" w:cs="Arial"/>
                <w:sz w:val="24"/>
                <w:szCs w:val="24"/>
              </w:rPr>
            </w:rPrChange>
          </w:rPr>
          <w:delText xml:space="preserve"> The NPC incre</w:delText>
        </w:r>
        <w:r w:rsidR="402DA257" w:rsidRPr="004C0381" w:rsidDel="00B74E84">
          <w:rPr>
            <w:rFonts w:ascii="Arial" w:hAnsi="Arial" w:cs="Arial"/>
            <w:sz w:val="24"/>
            <w:szCs w:val="24"/>
            <w:highlight w:val="yellow"/>
            <w:rPrChange w:id="362" w:author="Erickson, John" w:date="2025-07-03T17:20:00Z" w16du:dateUtc="2025-07-03T21:20:00Z">
              <w:rPr>
                <w:rFonts w:ascii="Arial" w:hAnsi="Arial" w:cs="Arial"/>
                <w:sz w:val="24"/>
                <w:szCs w:val="24"/>
              </w:rPr>
            </w:rPrChange>
          </w:rPr>
          <w:delText>a</w:delText>
        </w:r>
        <w:r w:rsidR="0D99C906" w:rsidRPr="004C0381" w:rsidDel="00B74E84">
          <w:rPr>
            <w:rFonts w:ascii="Arial" w:hAnsi="Arial" w:cs="Arial"/>
            <w:sz w:val="24"/>
            <w:szCs w:val="24"/>
            <w:highlight w:val="yellow"/>
            <w:rPrChange w:id="363" w:author="Erickson, John" w:date="2025-07-03T17:20:00Z" w16du:dateUtc="2025-07-03T21:20:00Z">
              <w:rPr>
                <w:rFonts w:ascii="Arial" w:hAnsi="Arial" w:cs="Arial"/>
                <w:sz w:val="24"/>
                <w:szCs w:val="24"/>
              </w:rPr>
            </w:rPrChange>
          </w:rPr>
          <w:delText xml:space="preserve">se, however, is lower than the initial capital cost shown as the </w:delText>
        </w:r>
        <w:r w:rsidR="63AC2D4B" w:rsidRPr="004C0381" w:rsidDel="00B74E84">
          <w:rPr>
            <w:rFonts w:ascii="Arial" w:hAnsi="Arial" w:cs="Arial"/>
            <w:sz w:val="24"/>
            <w:szCs w:val="24"/>
            <w:highlight w:val="yellow"/>
            <w:rPrChange w:id="364" w:author="Erickson, John" w:date="2025-07-03T17:20:00Z" w16du:dateUtc="2025-07-03T21:20:00Z">
              <w:rPr>
                <w:rFonts w:ascii="Arial" w:hAnsi="Arial" w:cs="Arial"/>
                <w:sz w:val="24"/>
                <w:szCs w:val="24"/>
              </w:rPr>
            </w:rPrChange>
          </w:rPr>
          <w:delText xml:space="preserve">production rate is ramped up in each </w:delText>
        </w:r>
        <w:r w:rsidR="00855472" w:rsidRPr="004C0381" w:rsidDel="00B74E84">
          <w:rPr>
            <w:rFonts w:ascii="Arial" w:hAnsi="Arial" w:cs="Arial"/>
            <w:sz w:val="24"/>
            <w:szCs w:val="24"/>
            <w:highlight w:val="yellow"/>
            <w:rPrChange w:id="365" w:author="Erickson, John" w:date="2025-07-03T17:20:00Z" w16du:dateUtc="2025-07-03T21:20:00Z">
              <w:rPr>
                <w:rFonts w:ascii="Arial" w:hAnsi="Arial" w:cs="Arial"/>
                <w:sz w:val="24"/>
                <w:szCs w:val="24"/>
              </w:rPr>
            </w:rPrChange>
          </w:rPr>
          <w:delText>facility</w:delText>
        </w:r>
        <w:r w:rsidR="63AC2D4B" w:rsidRPr="004C0381" w:rsidDel="00B74E84">
          <w:rPr>
            <w:rFonts w:ascii="Arial" w:hAnsi="Arial" w:cs="Arial"/>
            <w:sz w:val="24"/>
            <w:szCs w:val="24"/>
            <w:highlight w:val="yellow"/>
            <w:rPrChange w:id="366" w:author="Erickson, John" w:date="2025-07-03T17:20:00Z" w16du:dateUtc="2025-07-03T21:20:00Z">
              <w:rPr>
                <w:rFonts w:ascii="Arial" w:hAnsi="Arial" w:cs="Arial"/>
                <w:sz w:val="24"/>
                <w:szCs w:val="24"/>
              </w:rPr>
            </w:rPrChange>
          </w:rPr>
          <w:delText xml:space="preserve"> by 500</w:delText>
        </w:r>
        <w:r w:rsidR="00C53E89" w:rsidRPr="004C0381" w:rsidDel="00B74E84">
          <w:rPr>
            <w:rFonts w:ascii="Arial" w:hAnsi="Arial" w:cs="Arial"/>
            <w:sz w:val="24"/>
            <w:szCs w:val="24"/>
            <w:highlight w:val="yellow"/>
            <w:rPrChange w:id="367" w:author="Erickson, John" w:date="2025-07-03T17:20:00Z" w16du:dateUtc="2025-07-03T21:20:00Z">
              <w:rPr>
                <w:rFonts w:ascii="Arial" w:hAnsi="Arial" w:cs="Arial"/>
                <w:sz w:val="24"/>
                <w:szCs w:val="24"/>
              </w:rPr>
            </w:rPrChange>
          </w:rPr>
          <w:delText xml:space="preserve"> </w:delText>
        </w:r>
        <w:r w:rsidR="63AC2D4B" w:rsidRPr="004C0381" w:rsidDel="00B74E84">
          <w:rPr>
            <w:rFonts w:ascii="Arial" w:hAnsi="Arial" w:cs="Arial"/>
            <w:sz w:val="24"/>
            <w:szCs w:val="24"/>
            <w:highlight w:val="yellow"/>
            <w:rPrChange w:id="368" w:author="Erickson, John" w:date="2025-07-03T17:20:00Z" w16du:dateUtc="2025-07-03T21:20:00Z">
              <w:rPr>
                <w:rFonts w:ascii="Arial" w:hAnsi="Arial" w:cs="Arial"/>
                <w:sz w:val="24"/>
                <w:szCs w:val="24"/>
              </w:rPr>
            </w:rPrChange>
          </w:rPr>
          <w:delText xml:space="preserve">kg/year, and therefore </w:delText>
        </w:r>
        <w:r w:rsidR="0D99C906" w:rsidRPr="004C0381" w:rsidDel="00B74E84">
          <w:rPr>
            <w:rFonts w:ascii="Arial" w:hAnsi="Arial" w:cs="Arial"/>
            <w:sz w:val="24"/>
            <w:szCs w:val="24"/>
            <w:highlight w:val="yellow"/>
            <w:rPrChange w:id="369" w:author="Erickson, John" w:date="2025-07-03T17:20:00Z" w16du:dateUtc="2025-07-03T21:20:00Z">
              <w:rPr>
                <w:rFonts w:ascii="Arial" w:hAnsi="Arial" w:cs="Arial"/>
                <w:sz w:val="24"/>
                <w:szCs w:val="24"/>
              </w:rPr>
            </w:rPrChange>
          </w:rPr>
          <w:delText>facilities are built in the future and the capital costs are disc</w:delText>
        </w:r>
        <w:r w:rsidR="436A93BE" w:rsidRPr="004C0381" w:rsidDel="00B74E84">
          <w:rPr>
            <w:rFonts w:ascii="Arial" w:hAnsi="Arial" w:cs="Arial"/>
            <w:sz w:val="24"/>
            <w:szCs w:val="24"/>
            <w:highlight w:val="yellow"/>
            <w:rPrChange w:id="370" w:author="Erickson, John" w:date="2025-07-03T17:20:00Z" w16du:dateUtc="2025-07-03T21:20:00Z">
              <w:rPr>
                <w:rFonts w:ascii="Arial" w:hAnsi="Arial" w:cs="Arial"/>
                <w:sz w:val="24"/>
                <w:szCs w:val="24"/>
              </w:rPr>
            </w:rPrChange>
          </w:rPr>
          <w:delText>ounted by this time delay.</w:delText>
        </w:r>
        <w:r w:rsidR="436A93BE" w:rsidRPr="00A74770" w:rsidDel="00B74E84">
          <w:rPr>
            <w:rFonts w:ascii="Arial" w:hAnsi="Arial" w:cs="Arial"/>
            <w:sz w:val="24"/>
            <w:szCs w:val="24"/>
          </w:rPr>
          <w:delText xml:space="preserve"> </w:delText>
        </w:r>
        <w:r w:rsidRPr="00A74770" w:rsidDel="00B74E84">
          <w:rPr>
            <w:rFonts w:ascii="Arial" w:hAnsi="Arial" w:cs="Arial"/>
            <w:sz w:val="24"/>
            <w:szCs w:val="24"/>
          </w:rPr>
          <w:delText xml:space="preserve"> Importantly, however, the 20-year NPC for the continuous facility calculated at either scale was approximately $700 million lower than the traditional stainless steel facility and $200 million lower than single-use facilities, an advantage that persisted out to a capacity of 6,400 kg per year. </w:delText>
        </w:r>
        <w:r w:rsidRPr="00A74770" w:rsidDel="000F6AF6">
          <w:rPr>
            <w:rFonts w:ascii="Arial" w:hAnsi="Arial" w:cs="Arial"/>
            <w:sz w:val="24"/>
            <w:szCs w:val="24"/>
          </w:rPr>
          <w:delText xml:space="preserve">A $100 million NPC advantage would be considered economically significant; the $200 to $700 million NPC advantage offered by the continuous facility was remarkable. </w:delText>
        </w:r>
      </w:del>
    </w:p>
    <w:p w14:paraId="4626F543" w14:textId="58F34E68" w:rsidR="000A02E7" w:rsidRPr="00A74770" w:rsidRDefault="00A434F9" w:rsidP="00105E62">
      <w:pPr>
        <w:spacing w:after="0" w:line="480" w:lineRule="auto"/>
        <w:rPr>
          <w:rFonts w:ascii="Arial" w:hAnsi="Arial" w:cs="Arial"/>
          <w:sz w:val="24"/>
          <w:szCs w:val="24"/>
        </w:rPr>
      </w:pPr>
      <w:r w:rsidRPr="00A74770">
        <w:rPr>
          <w:rFonts w:ascii="Arial" w:hAnsi="Arial" w:cs="Arial"/>
          <w:sz w:val="24"/>
          <w:szCs w:val="24"/>
        </w:rPr>
        <w:t xml:space="preserve">Several specific </w:t>
      </w:r>
      <w:r w:rsidR="00AA5E3B" w:rsidRPr="00A74770">
        <w:rPr>
          <w:rFonts w:ascii="Arial" w:hAnsi="Arial" w:cs="Arial"/>
          <w:sz w:val="24"/>
          <w:szCs w:val="24"/>
        </w:rPr>
        <w:t>f</w:t>
      </w:r>
      <w:r w:rsidRPr="00A74770">
        <w:rPr>
          <w:rFonts w:ascii="Arial" w:hAnsi="Arial" w:cs="Arial"/>
          <w:sz w:val="24"/>
          <w:szCs w:val="24"/>
        </w:rPr>
        <w:t xml:space="preserve">acility design factors directly contribute to the estimated </w:t>
      </w:r>
      <w:del w:id="371" w:author="Erickson, John" w:date="2025-07-08T22:08:00Z" w16du:dateUtc="2025-07-09T02:08:00Z">
        <w:r w:rsidRPr="00A74770" w:rsidDel="000934A2">
          <w:rPr>
            <w:rFonts w:ascii="Arial" w:hAnsi="Arial" w:cs="Arial"/>
            <w:sz w:val="24"/>
            <w:szCs w:val="24"/>
          </w:rPr>
          <w:delText xml:space="preserve">$200 million </w:delText>
        </w:r>
      </w:del>
      <w:r w:rsidRPr="00A74770">
        <w:rPr>
          <w:rFonts w:ascii="Arial" w:hAnsi="Arial" w:cs="Arial"/>
          <w:sz w:val="24"/>
          <w:szCs w:val="24"/>
        </w:rPr>
        <w:t>capital cost</w:t>
      </w:r>
      <w:r w:rsidR="000A02E7" w:rsidRPr="00A74770">
        <w:rPr>
          <w:rFonts w:ascii="Arial" w:hAnsi="Arial" w:cs="Arial"/>
          <w:sz w:val="24"/>
          <w:szCs w:val="24"/>
        </w:rPr>
        <w:t>, cost per capacity, and 20-year NPC</w:t>
      </w:r>
      <w:r w:rsidRPr="00A74770">
        <w:rPr>
          <w:rFonts w:ascii="Arial" w:hAnsi="Arial" w:cs="Arial"/>
          <w:sz w:val="24"/>
          <w:szCs w:val="24"/>
        </w:rPr>
        <w:t xml:space="preserve"> for </w:t>
      </w:r>
      <w:r w:rsidR="00AA5E3B" w:rsidRPr="00A74770">
        <w:rPr>
          <w:rFonts w:ascii="Arial" w:hAnsi="Arial" w:cs="Arial"/>
          <w:sz w:val="24"/>
          <w:szCs w:val="24"/>
        </w:rPr>
        <w:t>the first-generation</w:t>
      </w:r>
      <w:r w:rsidRPr="00A74770">
        <w:rPr>
          <w:rFonts w:ascii="Arial" w:hAnsi="Arial" w:cs="Arial"/>
          <w:sz w:val="24"/>
          <w:szCs w:val="24"/>
        </w:rPr>
        <w:t xml:space="preserve"> continuous biomanufacturing facility</w:t>
      </w:r>
      <w:r w:rsidR="000A02E7" w:rsidRPr="00A74770">
        <w:rPr>
          <w:rFonts w:ascii="Arial" w:hAnsi="Arial" w:cs="Arial"/>
          <w:sz w:val="24"/>
          <w:szCs w:val="24"/>
        </w:rPr>
        <w:t xml:space="preserve"> compared to stainless steel and single-use facilities</w:t>
      </w:r>
      <w:r w:rsidRPr="00A74770">
        <w:rPr>
          <w:rFonts w:ascii="Arial" w:hAnsi="Arial" w:cs="Arial"/>
          <w:sz w:val="24"/>
          <w:szCs w:val="24"/>
        </w:rPr>
        <w:t xml:space="preserve">. The integrated continuous process helps shrink the facility footprint, as does the use of media concentrates. The </w:t>
      </w:r>
      <w:r w:rsidR="00A416DD" w:rsidRPr="00A74770">
        <w:rPr>
          <w:rFonts w:ascii="Arial" w:hAnsi="Arial" w:cs="Arial"/>
          <w:sz w:val="24"/>
          <w:szCs w:val="24"/>
        </w:rPr>
        <w:t>inclusion of</w:t>
      </w:r>
      <w:r w:rsidRPr="00A74770">
        <w:rPr>
          <w:rFonts w:ascii="Arial" w:hAnsi="Arial" w:cs="Arial"/>
          <w:sz w:val="24"/>
          <w:szCs w:val="24"/>
        </w:rPr>
        <w:t xml:space="preserve"> buffer stock blending skids to produce 5x concentrated buffers and dilute at the point of use significantly reduces labor costs and materials storage. Multicolumn chromatography utilizes 30% less buffer, and buffer and media top-offs also reduce the size and number of hold vessels needed. Single-use closed processing </w:t>
      </w:r>
      <w:r w:rsidR="008F11AB" w:rsidRPr="00A74770">
        <w:rPr>
          <w:rFonts w:ascii="Arial" w:hAnsi="Arial" w:cs="Arial"/>
          <w:sz w:val="24"/>
          <w:szCs w:val="24"/>
        </w:rPr>
        <w:t>makes</w:t>
      </w:r>
      <w:r w:rsidRPr="00A74770">
        <w:rPr>
          <w:rFonts w:ascii="Arial" w:hAnsi="Arial" w:cs="Arial"/>
          <w:sz w:val="24"/>
          <w:szCs w:val="24"/>
        </w:rPr>
        <w:t xml:space="preserve"> it possible to keep pre-viral and post-viral areas to Grade D, reducing the need for air locks and gowning, which lowers operating costs. </w:t>
      </w:r>
    </w:p>
    <w:p w14:paraId="61F59691" w14:textId="77777777" w:rsidR="00F0135F" w:rsidRPr="00A74770" w:rsidRDefault="00F0135F" w:rsidP="00105E62">
      <w:pPr>
        <w:spacing w:after="0" w:line="480" w:lineRule="auto"/>
        <w:rPr>
          <w:rFonts w:ascii="Arial" w:hAnsi="Arial" w:cs="Arial"/>
          <w:sz w:val="24"/>
          <w:szCs w:val="24"/>
        </w:rPr>
      </w:pPr>
    </w:p>
    <w:p w14:paraId="1A64E2EA" w14:textId="04F500A9" w:rsidR="00316A84" w:rsidRPr="00601CA5" w:rsidRDefault="00316A84" w:rsidP="00105E62">
      <w:pPr>
        <w:spacing w:after="0" w:line="480" w:lineRule="auto"/>
        <w:rPr>
          <w:rFonts w:ascii="Arial" w:hAnsi="Arial" w:cs="Arial"/>
          <w:b/>
          <w:bCs/>
          <w:sz w:val="24"/>
          <w:szCs w:val="24"/>
        </w:rPr>
      </w:pPr>
      <w:bookmarkStart w:id="372" w:name="_Toc1560890967"/>
      <w:r w:rsidRPr="00601CA5">
        <w:rPr>
          <w:rFonts w:ascii="Arial" w:hAnsi="Arial" w:cs="Arial"/>
          <w:b/>
          <w:bCs/>
          <w:sz w:val="24"/>
          <w:szCs w:val="24"/>
        </w:rPr>
        <w:t>Conclusions</w:t>
      </w:r>
      <w:bookmarkEnd w:id="372"/>
    </w:p>
    <w:p w14:paraId="4D36573A" w14:textId="5AAA2E97" w:rsidR="00D612D4" w:rsidRDefault="000D2924" w:rsidP="00105E62">
      <w:pPr>
        <w:spacing w:after="0" w:line="480" w:lineRule="auto"/>
        <w:rPr>
          <w:rFonts w:ascii="Arial" w:hAnsi="Arial" w:cs="Arial"/>
          <w:sz w:val="24"/>
          <w:szCs w:val="24"/>
        </w:rPr>
      </w:pPr>
      <w:r w:rsidRPr="00A74770">
        <w:rPr>
          <w:rFonts w:ascii="Arial" w:hAnsi="Arial" w:cs="Arial"/>
          <w:sz w:val="24"/>
          <w:szCs w:val="24"/>
        </w:rPr>
        <w:t>I</w:t>
      </w:r>
      <w:r w:rsidR="00964C6B" w:rsidRPr="00A74770">
        <w:rPr>
          <w:rFonts w:ascii="Arial" w:hAnsi="Arial" w:cs="Arial"/>
          <w:sz w:val="24"/>
          <w:szCs w:val="24"/>
        </w:rPr>
        <w:t>ntegrated continuous biomanufacturing</w:t>
      </w:r>
      <w:r w:rsidRPr="00A74770">
        <w:rPr>
          <w:rFonts w:ascii="Arial" w:hAnsi="Arial" w:cs="Arial"/>
          <w:sz w:val="24"/>
          <w:szCs w:val="24"/>
        </w:rPr>
        <w:t xml:space="preserve"> not only has more favorable economics compared to fed batch </w:t>
      </w:r>
      <w:r w:rsidR="00AC09BA" w:rsidRPr="00A74770">
        <w:rPr>
          <w:rFonts w:ascii="Arial" w:hAnsi="Arial" w:cs="Arial"/>
          <w:sz w:val="24"/>
          <w:szCs w:val="24"/>
        </w:rPr>
        <w:t>processes but</w:t>
      </w:r>
      <w:r w:rsidRPr="00A74770">
        <w:rPr>
          <w:rFonts w:ascii="Arial" w:hAnsi="Arial" w:cs="Arial"/>
          <w:sz w:val="24"/>
          <w:szCs w:val="24"/>
        </w:rPr>
        <w:t xml:space="preserve"> is more flexib</w:t>
      </w:r>
      <w:r w:rsidR="00226092" w:rsidRPr="00A74770">
        <w:rPr>
          <w:rFonts w:ascii="Arial" w:hAnsi="Arial" w:cs="Arial"/>
          <w:sz w:val="24"/>
          <w:szCs w:val="24"/>
        </w:rPr>
        <w:t>le</w:t>
      </w:r>
      <w:del w:id="373" w:author="Erickson, John" w:date="2025-07-03T22:26:00Z" w16du:dateUtc="2025-07-04T02:26:00Z">
        <w:r w:rsidR="00226092" w:rsidRPr="00A74770" w:rsidDel="00305976">
          <w:rPr>
            <w:rFonts w:ascii="Arial" w:hAnsi="Arial" w:cs="Arial"/>
            <w:sz w:val="24"/>
            <w:szCs w:val="24"/>
          </w:rPr>
          <w:delText xml:space="preserve"> with a shorter </w:delText>
        </w:r>
        <w:r w:rsidR="4282675E" w:rsidRPr="00A74770" w:rsidDel="00305976">
          <w:rPr>
            <w:rFonts w:ascii="Arial" w:hAnsi="Arial" w:cs="Arial"/>
            <w:sz w:val="24"/>
            <w:szCs w:val="24"/>
          </w:rPr>
          <w:delText xml:space="preserve">construction </w:delText>
        </w:r>
        <w:r w:rsidR="00226092" w:rsidRPr="00A74770" w:rsidDel="00305976">
          <w:rPr>
            <w:rFonts w:ascii="Arial" w:hAnsi="Arial" w:cs="Arial"/>
            <w:sz w:val="24"/>
            <w:szCs w:val="24"/>
          </w:rPr>
          <w:delText>schedule</w:delText>
        </w:r>
      </w:del>
      <w:r w:rsidR="00226092" w:rsidRPr="00A74770">
        <w:rPr>
          <w:rFonts w:ascii="Arial" w:hAnsi="Arial" w:cs="Arial"/>
          <w:sz w:val="24"/>
          <w:szCs w:val="24"/>
        </w:rPr>
        <w:t xml:space="preserve">. </w:t>
      </w:r>
      <w:r w:rsidR="0098096C" w:rsidRPr="00A74770">
        <w:rPr>
          <w:rFonts w:ascii="Arial" w:hAnsi="Arial" w:cs="Arial"/>
          <w:sz w:val="24"/>
          <w:szCs w:val="24"/>
        </w:rPr>
        <w:t xml:space="preserve">Importantly, the first-generation baseline facility design presented here </w:t>
      </w:r>
      <w:r w:rsidR="006C7AE8" w:rsidRPr="00A74770">
        <w:rPr>
          <w:rFonts w:ascii="Arial" w:hAnsi="Arial" w:cs="Arial"/>
          <w:sz w:val="24"/>
          <w:szCs w:val="24"/>
        </w:rPr>
        <w:t xml:space="preserve">can be </w:t>
      </w:r>
      <w:r w:rsidR="007900FC" w:rsidRPr="00A74770">
        <w:rPr>
          <w:rFonts w:ascii="Arial" w:hAnsi="Arial" w:cs="Arial"/>
          <w:sz w:val="24"/>
          <w:szCs w:val="24"/>
        </w:rPr>
        <w:t>built using</w:t>
      </w:r>
      <w:r w:rsidR="00AC6925" w:rsidRPr="00A74770">
        <w:rPr>
          <w:rFonts w:ascii="Arial" w:hAnsi="Arial" w:cs="Arial"/>
          <w:sz w:val="24"/>
          <w:szCs w:val="24"/>
        </w:rPr>
        <w:t xml:space="preserve"> today’s technology</w:t>
      </w:r>
      <w:r w:rsidR="007900FC" w:rsidRPr="00A74770">
        <w:rPr>
          <w:rFonts w:ascii="Arial" w:hAnsi="Arial" w:cs="Arial"/>
          <w:sz w:val="24"/>
          <w:szCs w:val="24"/>
        </w:rPr>
        <w:t xml:space="preserve">, with no </w:t>
      </w:r>
      <w:r w:rsidR="007900FC" w:rsidRPr="00A74770">
        <w:rPr>
          <w:rFonts w:ascii="Arial" w:hAnsi="Arial" w:cs="Arial"/>
          <w:sz w:val="24"/>
          <w:szCs w:val="24"/>
        </w:rPr>
        <w:lastRenderedPageBreak/>
        <w:t>regulatory obstacles.</w:t>
      </w:r>
      <w:r w:rsidR="00820E8F">
        <w:rPr>
          <w:rFonts w:ascii="Arial" w:hAnsi="Arial" w:cs="Arial"/>
          <w:sz w:val="24"/>
          <w:szCs w:val="24"/>
        </w:rPr>
        <w:t xml:space="preserve"> W</w:t>
      </w:r>
      <w:r w:rsidR="00820E8F" w:rsidRPr="00820E8F">
        <w:rPr>
          <w:rFonts w:ascii="Arial" w:hAnsi="Arial" w:cs="Arial"/>
          <w:sz w:val="24"/>
          <w:szCs w:val="24"/>
        </w:rPr>
        <w:t xml:space="preserve">e hope that the publication of this first-generation design will stimulate </w:t>
      </w:r>
      <w:r w:rsidR="008B13FE">
        <w:rPr>
          <w:rFonts w:ascii="Arial" w:hAnsi="Arial" w:cs="Arial"/>
          <w:sz w:val="24"/>
          <w:szCs w:val="24"/>
        </w:rPr>
        <w:t xml:space="preserve">benchmarking and </w:t>
      </w:r>
      <w:r w:rsidR="00820E8F" w:rsidRPr="00820E8F">
        <w:rPr>
          <w:rFonts w:ascii="Arial" w:hAnsi="Arial" w:cs="Arial"/>
          <w:sz w:val="24"/>
          <w:szCs w:val="24"/>
        </w:rPr>
        <w:t>discussion by the industry which can lead to second and third generation facilities</w:t>
      </w:r>
      <w:r w:rsidR="00500ADC">
        <w:rPr>
          <w:rFonts w:ascii="Arial" w:hAnsi="Arial" w:cs="Arial"/>
          <w:sz w:val="24"/>
          <w:szCs w:val="24"/>
        </w:rPr>
        <w:t>.</w:t>
      </w:r>
      <w:r w:rsidR="007900FC" w:rsidRPr="00A74770">
        <w:rPr>
          <w:rFonts w:ascii="Arial" w:hAnsi="Arial" w:cs="Arial"/>
          <w:sz w:val="24"/>
          <w:szCs w:val="24"/>
        </w:rPr>
        <w:t xml:space="preserve"> </w:t>
      </w:r>
      <w:r w:rsidR="006A1155" w:rsidRPr="00A74770">
        <w:rPr>
          <w:rFonts w:ascii="Arial" w:hAnsi="Arial" w:cs="Arial"/>
          <w:sz w:val="24"/>
          <w:szCs w:val="24"/>
        </w:rPr>
        <w:t xml:space="preserve">Sharing knowledge is critical for </w:t>
      </w:r>
      <w:r w:rsidR="002345C7" w:rsidRPr="00A74770">
        <w:rPr>
          <w:rFonts w:ascii="Arial" w:hAnsi="Arial" w:cs="Arial"/>
          <w:sz w:val="24"/>
          <w:szCs w:val="24"/>
        </w:rPr>
        <w:t>growth and innovation</w:t>
      </w:r>
      <w:r w:rsidR="006A1155" w:rsidRPr="00A74770">
        <w:rPr>
          <w:rFonts w:ascii="Arial" w:hAnsi="Arial" w:cs="Arial"/>
          <w:sz w:val="24"/>
          <w:szCs w:val="24"/>
        </w:rPr>
        <w:t xml:space="preserve"> </w:t>
      </w:r>
      <w:r w:rsidR="000A02E7" w:rsidRPr="00A74770">
        <w:rPr>
          <w:rFonts w:ascii="Arial" w:hAnsi="Arial" w:cs="Arial"/>
          <w:sz w:val="24"/>
          <w:szCs w:val="24"/>
        </w:rPr>
        <w:t xml:space="preserve">in the biomanufacturing sector </w:t>
      </w:r>
      <w:r w:rsidR="006A1155" w:rsidRPr="00A74770">
        <w:rPr>
          <w:rFonts w:ascii="Arial" w:hAnsi="Arial" w:cs="Arial"/>
          <w:sz w:val="24"/>
          <w:szCs w:val="24"/>
        </w:rPr>
        <w:t>and to design</w:t>
      </w:r>
      <w:r w:rsidR="002345C7" w:rsidRPr="00A74770">
        <w:rPr>
          <w:rFonts w:ascii="Arial" w:hAnsi="Arial" w:cs="Arial"/>
          <w:sz w:val="24"/>
          <w:szCs w:val="24"/>
        </w:rPr>
        <w:t xml:space="preserve"> the best facility possible.</w:t>
      </w:r>
    </w:p>
    <w:p w14:paraId="4B333332" w14:textId="77777777" w:rsidR="00DF6C29" w:rsidRDefault="00DF6C29" w:rsidP="00E94444">
      <w:pPr>
        <w:spacing w:after="0" w:line="480" w:lineRule="auto"/>
        <w:rPr>
          <w:rFonts w:ascii="Arial" w:hAnsi="Arial" w:cs="Arial"/>
          <w:b/>
          <w:bCs/>
          <w:sz w:val="24"/>
          <w:szCs w:val="24"/>
        </w:rPr>
      </w:pPr>
    </w:p>
    <w:p w14:paraId="51B72730" w14:textId="2FB19879" w:rsidR="00E94444" w:rsidRPr="00601CA5" w:rsidRDefault="00601CA5" w:rsidP="00E94444">
      <w:pPr>
        <w:spacing w:after="0" w:line="480" w:lineRule="auto"/>
        <w:rPr>
          <w:rFonts w:ascii="Arial" w:hAnsi="Arial" w:cs="Arial"/>
          <w:b/>
          <w:bCs/>
          <w:sz w:val="24"/>
          <w:szCs w:val="24"/>
        </w:rPr>
      </w:pPr>
      <w:r w:rsidRPr="00601CA5">
        <w:rPr>
          <w:rFonts w:ascii="Arial" w:hAnsi="Arial" w:cs="Arial"/>
          <w:b/>
          <w:bCs/>
          <w:sz w:val="24"/>
          <w:szCs w:val="24"/>
        </w:rPr>
        <w:t>Acknowledgements</w:t>
      </w:r>
    </w:p>
    <w:p w14:paraId="3F33F2B3" w14:textId="3F7468EA" w:rsidR="00E86C20" w:rsidRDefault="00C835AF" w:rsidP="41A83F09">
      <w:pPr>
        <w:spacing w:after="0" w:line="480" w:lineRule="auto"/>
        <w:rPr>
          <w:rFonts w:ascii="Arial" w:hAnsi="Arial" w:cs="Arial"/>
          <w:sz w:val="24"/>
          <w:szCs w:val="24"/>
        </w:rPr>
      </w:pPr>
      <w:r w:rsidRPr="41A83F09">
        <w:rPr>
          <w:rFonts w:ascii="Arial" w:hAnsi="Arial" w:cs="Arial"/>
          <w:sz w:val="24"/>
          <w:szCs w:val="24"/>
        </w:rPr>
        <w:t>This work was performed under a Project Award Agreement from the National Institute for Innovation in Manufacturing Biopharmaceuticals (NIIMBL) and financial assistance award 70NANB17H002</w:t>
      </w:r>
      <w:ins w:id="374" w:author="Lee, Kelvin" w:date="2025-07-11T18:36:00Z">
        <w:r w:rsidR="379584E4" w:rsidRPr="41A83F09">
          <w:rPr>
            <w:rFonts w:ascii="Arial" w:hAnsi="Arial" w:cs="Arial"/>
            <w:sz w:val="24"/>
            <w:szCs w:val="24"/>
          </w:rPr>
          <w:t>, 70NANB21H085,</w:t>
        </w:r>
      </w:ins>
      <w:r w:rsidRPr="41A83F09">
        <w:rPr>
          <w:rFonts w:ascii="Arial" w:hAnsi="Arial" w:cs="Arial"/>
          <w:sz w:val="24"/>
          <w:szCs w:val="24"/>
        </w:rPr>
        <w:t xml:space="preserve"> </w:t>
      </w:r>
      <w:r w:rsidR="00DF5B0B" w:rsidRPr="41A83F09">
        <w:rPr>
          <w:rFonts w:ascii="Arial" w:hAnsi="Arial" w:cs="Arial"/>
          <w:sz w:val="24"/>
          <w:szCs w:val="24"/>
        </w:rPr>
        <w:t xml:space="preserve">and 70NANB21H086 </w:t>
      </w:r>
      <w:r w:rsidRPr="41A83F09">
        <w:rPr>
          <w:rFonts w:ascii="Arial" w:hAnsi="Arial" w:cs="Arial"/>
          <w:sz w:val="24"/>
          <w:szCs w:val="24"/>
        </w:rPr>
        <w:t>from the U.S. Department of Commerce, National Institute of Standards and Technology.</w:t>
      </w:r>
    </w:p>
    <w:p w14:paraId="1948AD4F" w14:textId="77777777" w:rsidR="00975FB9" w:rsidRDefault="00975FB9" w:rsidP="00E94444">
      <w:pPr>
        <w:spacing w:after="0" w:line="480" w:lineRule="auto"/>
        <w:rPr>
          <w:rFonts w:ascii="Arial" w:hAnsi="Arial" w:cs="Arial"/>
          <w:iCs/>
          <w:sz w:val="24"/>
          <w:szCs w:val="24"/>
        </w:rPr>
      </w:pPr>
    </w:p>
    <w:p w14:paraId="309AF4F9" w14:textId="7433AF74" w:rsidR="00975FB9" w:rsidRDefault="00975FB9" w:rsidP="00E94444">
      <w:pPr>
        <w:spacing w:after="0" w:line="480" w:lineRule="auto"/>
        <w:rPr>
          <w:rFonts w:ascii="Arial" w:hAnsi="Arial" w:cs="Arial"/>
          <w:iCs/>
          <w:sz w:val="24"/>
          <w:szCs w:val="24"/>
        </w:rPr>
      </w:pPr>
      <w:r>
        <w:rPr>
          <w:rFonts w:ascii="Arial" w:hAnsi="Arial" w:cs="Arial"/>
          <w:b/>
          <w:bCs/>
          <w:iCs/>
          <w:sz w:val="24"/>
          <w:szCs w:val="24"/>
        </w:rPr>
        <w:t>Conflict of Interest Declaration</w:t>
      </w:r>
    </w:p>
    <w:p w14:paraId="6CA24C49" w14:textId="660BC661" w:rsidR="00975FB9" w:rsidRPr="00975FB9" w:rsidRDefault="00975FB9" w:rsidP="00E94444">
      <w:pPr>
        <w:spacing w:after="0" w:line="480" w:lineRule="auto"/>
        <w:rPr>
          <w:rFonts w:ascii="Arial" w:hAnsi="Arial" w:cs="Arial"/>
          <w:iCs/>
          <w:sz w:val="24"/>
          <w:szCs w:val="24"/>
        </w:rPr>
      </w:pPr>
      <w:r>
        <w:rPr>
          <w:rFonts w:ascii="Arial" w:hAnsi="Arial" w:cs="Arial"/>
          <w:iCs/>
          <w:sz w:val="24"/>
          <w:szCs w:val="24"/>
        </w:rPr>
        <w:t>The author(s) declare that they have no conflict of interests.</w:t>
      </w:r>
    </w:p>
    <w:p w14:paraId="6444CC4D" w14:textId="77777777" w:rsidR="00E86C20" w:rsidRDefault="00E86C20" w:rsidP="00E94444">
      <w:pPr>
        <w:spacing w:after="0" w:line="480" w:lineRule="auto"/>
        <w:rPr>
          <w:rFonts w:ascii="Arial" w:hAnsi="Arial" w:cs="Arial"/>
          <w:iCs/>
          <w:sz w:val="24"/>
          <w:szCs w:val="24"/>
        </w:rPr>
      </w:pPr>
    </w:p>
    <w:p w14:paraId="04389AA6" w14:textId="77777777" w:rsidR="00335CE1" w:rsidRDefault="00335CE1" w:rsidP="00E94444">
      <w:pPr>
        <w:spacing w:after="0" w:line="480" w:lineRule="auto"/>
        <w:rPr>
          <w:rFonts w:ascii="Arial" w:hAnsi="Arial" w:cs="Arial"/>
          <w:iCs/>
          <w:sz w:val="24"/>
          <w:szCs w:val="24"/>
        </w:rPr>
      </w:pPr>
    </w:p>
    <w:p w14:paraId="08EEDC0D" w14:textId="77777777" w:rsidR="00335CE1" w:rsidRDefault="00335CE1" w:rsidP="00E94444">
      <w:pPr>
        <w:spacing w:after="0" w:line="480" w:lineRule="auto"/>
        <w:rPr>
          <w:rFonts w:ascii="Arial" w:hAnsi="Arial" w:cs="Arial"/>
          <w:iCs/>
          <w:sz w:val="24"/>
          <w:szCs w:val="24"/>
        </w:rPr>
      </w:pPr>
    </w:p>
    <w:p w14:paraId="7A675059" w14:textId="0A9172D4" w:rsidR="00E94444" w:rsidRDefault="00E94444" w:rsidP="00E94444">
      <w:pPr>
        <w:spacing w:after="0" w:line="480" w:lineRule="auto"/>
        <w:rPr>
          <w:rFonts w:ascii="Arial" w:hAnsi="Arial" w:cs="Arial"/>
          <w:iCs/>
          <w:sz w:val="24"/>
          <w:szCs w:val="24"/>
        </w:rPr>
      </w:pPr>
      <w:r w:rsidRPr="00555959">
        <w:rPr>
          <w:rFonts w:ascii="Arial" w:hAnsi="Arial" w:cs="Arial"/>
          <w:iCs/>
          <w:sz w:val="24"/>
          <w:szCs w:val="24"/>
        </w:rPr>
        <w:t xml:space="preserve">Table </w:t>
      </w:r>
      <w:r w:rsidR="004603B2">
        <w:rPr>
          <w:rFonts w:ascii="Arial" w:hAnsi="Arial" w:cs="Arial"/>
          <w:iCs/>
          <w:sz w:val="24"/>
          <w:szCs w:val="24"/>
        </w:rPr>
        <w:t>I</w:t>
      </w:r>
      <w:r w:rsidRPr="00555959">
        <w:rPr>
          <w:rFonts w:ascii="Arial" w:hAnsi="Arial" w:cs="Arial"/>
          <w:iCs/>
          <w:sz w:val="24"/>
          <w:szCs w:val="24"/>
        </w:rPr>
        <w:t xml:space="preserve"> – Facility Cost Comparison</w:t>
      </w:r>
    </w:p>
    <w:tbl>
      <w:tblPr>
        <w:tblStyle w:val="TableGrid"/>
        <w:tblW w:w="0" w:type="auto"/>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1992"/>
        <w:gridCol w:w="2001"/>
        <w:gridCol w:w="1886"/>
        <w:gridCol w:w="3451"/>
      </w:tblGrid>
      <w:tr w:rsidR="004A3811" w14:paraId="114096DC" w14:textId="77777777" w:rsidTr="0B16467A">
        <w:tc>
          <w:tcPr>
            <w:tcW w:w="2332" w:type="dxa"/>
          </w:tcPr>
          <w:p w14:paraId="10B65DB2" w14:textId="334FCAFF" w:rsidR="004A3811" w:rsidRDefault="001641D3" w:rsidP="001336F5">
            <w:pPr>
              <w:spacing w:line="360" w:lineRule="auto"/>
              <w:jc w:val="center"/>
              <w:rPr>
                <w:rFonts w:ascii="Arial" w:hAnsi="Arial" w:cs="Arial"/>
                <w:iCs/>
                <w:sz w:val="24"/>
                <w:szCs w:val="24"/>
              </w:rPr>
            </w:pPr>
            <w:r>
              <w:rPr>
                <w:rFonts w:ascii="Arial" w:hAnsi="Arial" w:cs="Arial"/>
                <w:iCs/>
                <w:sz w:val="24"/>
                <w:szCs w:val="24"/>
              </w:rPr>
              <w:t>Facility</w:t>
            </w:r>
          </w:p>
        </w:tc>
        <w:tc>
          <w:tcPr>
            <w:tcW w:w="2331" w:type="dxa"/>
          </w:tcPr>
          <w:p w14:paraId="3F353401" w14:textId="4BA7B396" w:rsidR="004A3811" w:rsidRDefault="00266CC9" w:rsidP="001336F5">
            <w:pPr>
              <w:spacing w:line="360" w:lineRule="auto"/>
              <w:jc w:val="center"/>
              <w:rPr>
                <w:rFonts w:ascii="Arial" w:hAnsi="Arial" w:cs="Arial"/>
                <w:iCs/>
                <w:sz w:val="24"/>
                <w:szCs w:val="24"/>
              </w:rPr>
            </w:pPr>
            <w:ins w:id="375" w:author="Erickson, John" w:date="2025-07-02T17:12:00Z" w16du:dateUtc="2025-07-02T21:12:00Z">
              <w:r>
                <w:rPr>
                  <w:rFonts w:ascii="Arial" w:hAnsi="Arial" w:cs="Arial"/>
                  <w:iCs/>
                  <w:sz w:val="24"/>
                  <w:szCs w:val="24"/>
                </w:rPr>
                <w:t xml:space="preserve">Cell Culture </w:t>
              </w:r>
            </w:ins>
            <w:r w:rsidR="00E87621">
              <w:rPr>
                <w:rFonts w:ascii="Arial" w:hAnsi="Arial" w:cs="Arial"/>
                <w:iCs/>
                <w:sz w:val="24"/>
                <w:szCs w:val="24"/>
              </w:rPr>
              <w:t>Productivity</w:t>
            </w:r>
          </w:p>
        </w:tc>
        <w:tc>
          <w:tcPr>
            <w:tcW w:w="2333" w:type="dxa"/>
          </w:tcPr>
          <w:p w14:paraId="7718E8FF" w14:textId="167D035C" w:rsidR="004A3811" w:rsidRDefault="001641D3" w:rsidP="001336F5">
            <w:pPr>
              <w:spacing w:line="360" w:lineRule="auto"/>
              <w:jc w:val="center"/>
              <w:rPr>
                <w:rFonts w:ascii="Arial" w:hAnsi="Arial" w:cs="Arial"/>
                <w:iCs/>
                <w:sz w:val="24"/>
                <w:szCs w:val="24"/>
              </w:rPr>
            </w:pPr>
            <w:r>
              <w:rPr>
                <w:rFonts w:ascii="Arial" w:hAnsi="Arial" w:cs="Arial"/>
                <w:iCs/>
                <w:sz w:val="24"/>
                <w:szCs w:val="24"/>
              </w:rPr>
              <w:t>Capacity</w:t>
            </w:r>
          </w:p>
        </w:tc>
        <w:tc>
          <w:tcPr>
            <w:tcW w:w="2334" w:type="dxa"/>
          </w:tcPr>
          <w:p w14:paraId="11AF684A" w14:textId="4B442599" w:rsidR="004A3811" w:rsidRDefault="004F1DA0" w:rsidP="001336F5">
            <w:pPr>
              <w:spacing w:line="360" w:lineRule="auto"/>
              <w:jc w:val="center"/>
              <w:rPr>
                <w:rFonts w:ascii="Arial" w:hAnsi="Arial" w:cs="Arial"/>
                <w:iCs/>
                <w:sz w:val="24"/>
                <w:szCs w:val="24"/>
              </w:rPr>
            </w:pPr>
            <w:ins w:id="376" w:author="Erickson, John" w:date="2025-07-08T21:37:00Z" w16du:dateUtc="2025-07-09T01:37:00Z">
              <w:r>
                <w:rPr>
                  <w:rFonts w:ascii="Arial" w:hAnsi="Arial" w:cs="Arial"/>
                  <w:iCs/>
                  <w:sz w:val="24"/>
                  <w:szCs w:val="24"/>
                </w:rPr>
                <w:t xml:space="preserve">Approximate </w:t>
              </w:r>
            </w:ins>
            <w:r w:rsidR="001641D3">
              <w:rPr>
                <w:rFonts w:ascii="Arial" w:hAnsi="Arial" w:cs="Arial"/>
                <w:iCs/>
                <w:sz w:val="24"/>
                <w:szCs w:val="24"/>
              </w:rPr>
              <w:t>Capital Cost</w:t>
            </w:r>
          </w:p>
        </w:tc>
      </w:tr>
      <w:tr w:rsidR="004A3811" w14:paraId="7E651C73" w14:textId="77777777" w:rsidTr="0B16467A">
        <w:tc>
          <w:tcPr>
            <w:tcW w:w="2332" w:type="dxa"/>
          </w:tcPr>
          <w:p w14:paraId="75E81D55" w14:textId="07B7C0EF" w:rsidR="004A3811" w:rsidRDefault="00B972F2" w:rsidP="208D56FA">
            <w:pPr>
              <w:spacing w:line="360" w:lineRule="auto"/>
              <w:rPr>
                <w:rFonts w:ascii="Arial" w:hAnsi="Arial" w:cs="Arial"/>
                <w:sz w:val="24"/>
                <w:szCs w:val="24"/>
              </w:rPr>
            </w:pPr>
            <w:r w:rsidRPr="208D56FA">
              <w:rPr>
                <w:rFonts w:ascii="Arial" w:hAnsi="Arial" w:cs="Arial"/>
                <w:sz w:val="24"/>
                <w:szCs w:val="24"/>
              </w:rPr>
              <w:t>6</w:t>
            </w:r>
            <w:r w:rsidR="005C4C90" w:rsidRPr="208D56FA">
              <w:rPr>
                <w:rFonts w:ascii="Arial" w:hAnsi="Arial" w:cs="Arial"/>
                <w:sz w:val="24"/>
                <w:szCs w:val="24"/>
              </w:rPr>
              <w:t xml:space="preserve"> x 15kL SS</w:t>
            </w:r>
          </w:p>
        </w:tc>
        <w:tc>
          <w:tcPr>
            <w:tcW w:w="2331" w:type="dxa"/>
          </w:tcPr>
          <w:p w14:paraId="64BA348C" w14:textId="6F07C9FB" w:rsidR="004A3811" w:rsidRDefault="00A75C58" w:rsidP="001336F5">
            <w:pPr>
              <w:spacing w:line="360" w:lineRule="auto"/>
              <w:jc w:val="center"/>
              <w:rPr>
                <w:rFonts w:ascii="Arial" w:hAnsi="Arial" w:cs="Arial"/>
                <w:iCs/>
                <w:sz w:val="24"/>
                <w:szCs w:val="24"/>
              </w:rPr>
            </w:pPr>
            <w:del w:id="377" w:author="Erickson, John" w:date="2025-07-03T16:16:00Z" w16du:dateUtc="2025-07-03T20:16:00Z">
              <w:r w:rsidDel="00731343">
                <w:rPr>
                  <w:rFonts w:ascii="Arial" w:hAnsi="Arial" w:cs="Arial"/>
                  <w:iCs/>
                  <w:sz w:val="24"/>
                  <w:szCs w:val="24"/>
                </w:rPr>
                <w:delText xml:space="preserve">5 </w:delText>
              </w:r>
            </w:del>
            <w:ins w:id="378" w:author="Erickson, John" w:date="2025-07-03T16:16:00Z" w16du:dateUtc="2025-07-03T20:16:00Z">
              <w:r w:rsidR="00731343">
                <w:rPr>
                  <w:rFonts w:ascii="Arial" w:hAnsi="Arial" w:cs="Arial"/>
                  <w:iCs/>
                  <w:sz w:val="24"/>
                  <w:szCs w:val="24"/>
                </w:rPr>
                <w:t xml:space="preserve">10 </w:t>
              </w:r>
            </w:ins>
            <w:r>
              <w:rPr>
                <w:rFonts w:ascii="Arial" w:hAnsi="Arial" w:cs="Arial"/>
                <w:iCs/>
                <w:sz w:val="24"/>
                <w:szCs w:val="24"/>
              </w:rPr>
              <w:t>g/L</w:t>
            </w:r>
            <w:r w:rsidR="00E87621">
              <w:rPr>
                <w:rFonts w:ascii="Arial" w:hAnsi="Arial" w:cs="Arial"/>
                <w:iCs/>
                <w:sz w:val="24"/>
                <w:szCs w:val="24"/>
              </w:rPr>
              <w:t xml:space="preserve"> in 2 wks</w:t>
            </w:r>
          </w:p>
        </w:tc>
        <w:tc>
          <w:tcPr>
            <w:tcW w:w="2333" w:type="dxa"/>
          </w:tcPr>
          <w:p w14:paraId="567EC3A3" w14:textId="7C46040C" w:rsidR="004A3811" w:rsidRDefault="00A75C58" w:rsidP="001336F5">
            <w:pPr>
              <w:spacing w:line="360" w:lineRule="auto"/>
              <w:jc w:val="center"/>
              <w:rPr>
                <w:rFonts w:ascii="Arial" w:hAnsi="Arial" w:cs="Arial"/>
                <w:iCs/>
                <w:sz w:val="24"/>
                <w:szCs w:val="24"/>
              </w:rPr>
            </w:pPr>
            <w:del w:id="379" w:author="Erickson, John" w:date="2025-07-03T16:16:00Z" w16du:dateUtc="2025-07-03T20:16:00Z">
              <w:r w:rsidDel="00731343">
                <w:rPr>
                  <w:rFonts w:ascii="Arial" w:hAnsi="Arial" w:cs="Arial"/>
                  <w:iCs/>
                  <w:sz w:val="24"/>
                  <w:szCs w:val="24"/>
                </w:rPr>
                <w:delText xml:space="preserve">4800 </w:delText>
              </w:r>
            </w:del>
            <w:ins w:id="380" w:author="Erickson, John" w:date="2025-07-03T16:16:00Z" w16du:dateUtc="2025-07-03T20:16:00Z">
              <w:r w:rsidR="00731343">
                <w:rPr>
                  <w:rFonts w:ascii="Arial" w:hAnsi="Arial" w:cs="Arial"/>
                  <w:iCs/>
                  <w:sz w:val="24"/>
                  <w:szCs w:val="24"/>
                </w:rPr>
                <w:t xml:space="preserve">9600 </w:t>
              </w:r>
            </w:ins>
            <w:r>
              <w:rPr>
                <w:rFonts w:ascii="Arial" w:hAnsi="Arial" w:cs="Arial"/>
                <w:iCs/>
                <w:sz w:val="24"/>
                <w:szCs w:val="24"/>
              </w:rPr>
              <w:t>kg/yr</w:t>
            </w:r>
          </w:p>
        </w:tc>
        <w:tc>
          <w:tcPr>
            <w:tcW w:w="2334" w:type="dxa"/>
          </w:tcPr>
          <w:p w14:paraId="582429D1" w14:textId="6451497B" w:rsidR="004A3811" w:rsidRDefault="00A75C58" w:rsidP="208D56FA">
            <w:pPr>
              <w:spacing w:line="360" w:lineRule="auto"/>
              <w:jc w:val="center"/>
              <w:rPr>
                <w:rFonts w:ascii="Arial" w:hAnsi="Arial" w:cs="Arial"/>
                <w:sz w:val="24"/>
                <w:szCs w:val="24"/>
              </w:rPr>
            </w:pPr>
            <w:del w:id="381" w:author="Erickson, John" w:date="2025-07-01T16:44:00Z" w16du:dateUtc="2025-07-01T20:44:00Z">
              <w:r w:rsidRPr="208D56FA" w:rsidDel="00BD40D3">
                <w:rPr>
                  <w:rFonts w:ascii="Arial" w:hAnsi="Arial" w:cs="Arial"/>
                  <w:sz w:val="24"/>
                  <w:szCs w:val="24"/>
                </w:rPr>
                <w:delText>&gt;</w:delText>
              </w:r>
            </w:del>
            <w:r w:rsidR="000201AD" w:rsidRPr="208D56FA">
              <w:rPr>
                <w:rFonts w:ascii="Arial" w:hAnsi="Arial" w:cs="Arial"/>
                <w:sz w:val="24"/>
                <w:szCs w:val="24"/>
              </w:rPr>
              <w:t>$1</w:t>
            </w:r>
            <w:ins w:id="382" w:author="Erickson, John" w:date="2025-07-03T16:30:00Z" w16du:dateUtc="2025-07-03T20:30:00Z">
              <w:r w:rsidR="00F748A2">
                <w:rPr>
                  <w:rFonts w:ascii="Arial" w:hAnsi="Arial" w:cs="Arial"/>
                  <w:sz w:val="24"/>
                  <w:szCs w:val="24"/>
                </w:rPr>
                <w:t>.3</w:t>
              </w:r>
            </w:ins>
            <w:r w:rsidR="000201AD" w:rsidRPr="208D56FA">
              <w:rPr>
                <w:rFonts w:ascii="Arial" w:hAnsi="Arial" w:cs="Arial"/>
                <w:sz w:val="24"/>
                <w:szCs w:val="24"/>
              </w:rPr>
              <w:t>B</w:t>
            </w:r>
          </w:p>
        </w:tc>
      </w:tr>
      <w:tr w:rsidR="004A3811" w14:paraId="675DD044" w14:textId="77777777" w:rsidTr="0B16467A">
        <w:tc>
          <w:tcPr>
            <w:tcW w:w="2332" w:type="dxa"/>
          </w:tcPr>
          <w:p w14:paraId="08016CB4" w14:textId="46D4DD3C" w:rsidR="004A3811" w:rsidRDefault="00B31F3B" w:rsidP="001336F5">
            <w:pPr>
              <w:spacing w:line="360" w:lineRule="auto"/>
              <w:rPr>
                <w:rFonts w:ascii="Arial" w:hAnsi="Arial" w:cs="Arial"/>
                <w:iCs/>
                <w:sz w:val="24"/>
                <w:szCs w:val="24"/>
              </w:rPr>
            </w:pPr>
            <w:r>
              <w:rPr>
                <w:rFonts w:ascii="Arial" w:hAnsi="Arial" w:cs="Arial"/>
                <w:iCs/>
                <w:sz w:val="24"/>
                <w:szCs w:val="24"/>
              </w:rPr>
              <w:t xml:space="preserve">6 x </w:t>
            </w:r>
            <w:ins w:id="383" w:author="Erickson, John" w:date="2025-07-03T16:34:00Z" w16du:dateUtc="2025-07-03T20:34:00Z">
              <w:r w:rsidR="003C2799">
                <w:rPr>
                  <w:rFonts w:ascii="Arial" w:hAnsi="Arial" w:cs="Arial"/>
                  <w:iCs/>
                  <w:sz w:val="24"/>
                  <w:szCs w:val="24"/>
                </w:rPr>
                <w:t>4</w:t>
              </w:r>
            </w:ins>
            <w:del w:id="384" w:author="Erickson, John" w:date="2025-07-03T16:34:00Z" w16du:dateUtc="2025-07-03T20:34:00Z">
              <w:r w:rsidDel="003C2799">
                <w:rPr>
                  <w:rFonts w:ascii="Arial" w:hAnsi="Arial" w:cs="Arial"/>
                  <w:iCs/>
                  <w:sz w:val="24"/>
                  <w:szCs w:val="24"/>
                </w:rPr>
                <w:delText>2</w:delText>
              </w:r>
            </w:del>
            <w:r>
              <w:rPr>
                <w:rFonts w:ascii="Arial" w:hAnsi="Arial" w:cs="Arial"/>
                <w:iCs/>
                <w:sz w:val="24"/>
                <w:szCs w:val="24"/>
              </w:rPr>
              <w:t>kL S</w:t>
            </w:r>
            <w:r w:rsidR="005E0096">
              <w:rPr>
                <w:rFonts w:ascii="Arial" w:hAnsi="Arial" w:cs="Arial"/>
                <w:iCs/>
                <w:sz w:val="24"/>
                <w:szCs w:val="24"/>
              </w:rPr>
              <w:t>U</w:t>
            </w:r>
          </w:p>
        </w:tc>
        <w:tc>
          <w:tcPr>
            <w:tcW w:w="2331" w:type="dxa"/>
          </w:tcPr>
          <w:p w14:paraId="39B3F1DC" w14:textId="746FE82A" w:rsidR="004A3811" w:rsidRDefault="006605D9" w:rsidP="001336F5">
            <w:pPr>
              <w:spacing w:line="360" w:lineRule="auto"/>
              <w:jc w:val="center"/>
              <w:rPr>
                <w:rFonts w:ascii="Arial" w:hAnsi="Arial" w:cs="Arial"/>
                <w:iCs/>
                <w:sz w:val="24"/>
                <w:szCs w:val="24"/>
              </w:rPr>
            </w:pPr>
            <w:del w:id="385" w:author="Erickson, John" w:date="2025-07-03T16:16:00Z" w16du:dateUtc="2025-07-03T20:16:00Z">
              <w:r w:rsidDel="00731343">
                <w:rPr>
                  <w:rFonts w:ascii="Arial" w:hAnsi="Arial" w:cs="Arial"/>
                  <w:iCs/>
                  <w:sz w:val="24"/>
                  <w:szCs w:val="24"/>
                </w:rPr>
                <w:delText xml:space="preserve">5 </w:delText>
              </w:r>
            </w:del>
            <w:ins w:id="386" w:author="Erickson, John" w:date="2025-07-03T16:16:00Z" w16du:dateUtc="2025-07-03T20:16:00Z">
              <w:r w:rsidR="00731343">
                <w:rPr>
                  <w:rFonts w:ascii="Arial" w:hAnsi="Arial" w:cs="Arial"/>
                  <w:iCs/>
                  <w:sz w:val="24"/>
                  <w:szCs w:val="24"/>
                </w:rPr>
                <w:t xml:space="preserve">10 </w:t>
              </w:r>
            </w:ins>
            <w:r>
              <w:rPr>
                <w:rFonts w:ascii="Arial" w:hAnsi="Arial" w:cs="Arial"/>
                <w:iCs/>
                <w:sz w:val="24"/>
                <w:szCs w:val="24"/>
              </w:rPr>
              <w:t>g/L</w:t>
            </w:r>
            <w:r w:rsidR="00E87621">
              <w:rPr>
                <w:rFonts w:ascii="Arial" w:hAnsi="Arial" w:cs="Arial"/>
                <w:iCs/>
                <w:sz w:val="24"/>
                <w:szCs w:val="24"/>
              </w:rPr>
              <w:t xml:space="preserve"> in 2 wks</w:t>
            </w:r>
          </w:p>
        </w:tc>
        <w:tc>
          <w:tcPr>
            <w:tcW w:w="2333" w:type="dxa"/>
          </w:tcPr>
          <w:p w14:paraId="47524ECD" w14:textId="785B86F0" w:rsidR="004A3811" w:rsidRDefault="006605D9" w:rsidP="001336F5">
            <w:pPr>
              <w:spacing w:line="360" w:lineRule="auto"/>
              <w:jc w:val="center"/>
              <w:rPr>
                <w:rFonts w:ascii="Arial" w:hAnsi="Arial" w:cs="Arial"/>
                <w:iCs/>
                <w:sz w:val="24"/>
                <w:szCs w:val="24"/>
              </w:rPr>
            </w:pPr>
            <w:del w:id="387" w:author="Erickson, John" w:date="2025-07-03T16:18:00Z" w16du:dateUtc="2025-07-03T20:18:00Z">
              <w:r w:rsidDel="007C0009">
                <w:rPr>
                  <w:rFonts w:ascii="Arial" w:hAnsi="Arial" w:cs="Arial"/>
                  <w:iCs/>
                  <w:sz w:val="24"/>
                  <w:szCs w:val="24"/>
                </w:rPr>
                <w:delText xml:space="preserve">640 </w:delText>
              </w:r>
            </w:del>
            <w:ins w:id="388" w:author="Erickson, John" w:date="2025-07-03T16:18:00Z" w16du:dateUtc="2025-07-03T20:18:00Z">
              <w:r w:rsidR="007C0009">
                <w:rPr>
                  <w:rFonts w:ascii="Arial" w:hAnsi="Arial" w:cs="Arial"/>
                  <w:iCs/>
                  <w:sz w:val="24"/>
                  <w:szCs w:val="24"/>
                </w:rPr>
                <w:t xml:space="preserve">2800 </w:t>
              </w:r>
            </w:ins>
            <w:r>
              <w:rPr>
                <w:rFonts w:ascii="Arial" w:hAnsi="Arial" w:cs="Arial"/>
                <w:iCs/>
                <w:sz w:val="24"/>
                <w:szCs w:val="24"/>
              </w:rPr>
              <w:t>kg/yr</w:t>
            </w:r>
          </w:p>
        </w:tc>
        <w:tc>
          <w:tcPr>
            <w:tcW w:w="2334" w:type="dxa"/>
          </w:tcPr>
          <w:p w14:paraId="3BA5EC0F" w14:textId="588929AA" w:rsidR="004A3811" w:rsidRDefault="006605D9" w:rsidP="001336F5">
            <w:pPr>
              <w:spacing w:line="360" w:lineRule="auto"/>
              <w:jc w:val="center"/>
              <w:rPr>
                <w:rFonts w:ascii="Arial" w:hAnsi="Arial" w:cs="Arial"/>
                <w:iCs/>
                <w:sz w:val="24"/>
                <w:szCs w:val="24"/>
              </w:rPr>
            </w:pPr>
            <w:commentRangeStart w:id="389"/>
            <w:commentRangeStart w:id="390"/>
            <w:del w:id="391" w:author="Erickson, John" w:date="2025-07-08T22:08:00Z" w16du:dateUtc="2025-07-09T02:08:00Z">
              <w:r w:rsidDel="00D64600">
                <w:rPr>
                  <w:rFonts w:ascii="Arial" w:hAnsi="Arial" w:cs="Arial"/>
                  <w:iCs/>
                  <w:sz w:val="24"/>
                  <w:szCs w:val="24"/>
                </w:rPr>
                <w:delText>~</w:delText>
              </w:r>
            </w:del>
            <w:r w:rsidR="005E0096">
              <w:rPr>
                <w:rFonts w:ascii="Arial" w:hAnsi="Arial" w:cs="Arial"/>
                <w:iCs/>
                <w:sz w:val="24"/>
                <w:szCs w:val="24"/>
              </w:rPr>
              <w:t>$</w:t>
            </w:r>
            <w:del w:id="392" w:author="Erickson, John" w:date="2025-07-08T22:08:00Z" w16du:dateUtc="2025-07-09T02:08:00Z">
              <w:r w:rsidR="005E0096" w:rsidDel="00D64600">
                <w:rPr>
                  <w:rFonts w:ascii="Arial" w:hAnsi="Arial" w:cs="Arial"/>
                  <w:iCs/>
                  <w:sz w:val="24"/>
                  <w:szCs w:val="24"/>
                </w:rPr>
                <w:delText>200MM</w:delText>
              </w:r>
            </w:del>
            <w:ins w:id="393" w:author="Erickson, John" w:date="2025-07-08T22:08:00Z" w16du:dateUtc="2025-07-09T02:08:00Z">
              <w:r w:rsidR="00D64600">
                <w:rPr>
                  <w:rFonts w:ascii="Arial" w:hAnsi="Arial" w:cs="Arial"/>
                  <w:iCs/>
                  <w:sz w:val="24"/>
                  <w:szCs w:val="24"/>
                </w:rPr>
                <w:t>260MM</w:t>
              </w:r>
            </w:ins>
            <w:commentRangeEnd w:id="389"/>
            <w:ins w:id="394" w:author="Erickson, John" w:date="2025-08-26T11:57:00Z" w16du:dateUtc="2025-08-26T15:57:00Z">
              <w:r w:rsidR="00FB777D">
                <w:rPr>
                  <w:rStyle w:val="CommentReference"/>
                  <w:rFonts w:ascii="Arial" w:hAnsi="Arial" w:cs="Arial"/>
                  <w:iCs/>
                  <w:sz w:val="24"/>
                  <w:szCs w:val="24"/>
                </w:rPr>
                <w:commentReference w:id="389"/>
              </w:r>
            </w:ins>
            <w:commentRangeEnd w:id="390"/>
            <w:ins w:id="395" w:author="Erickson, John" w:date="2025-08-26T11:59:00Z" w16du:dateUtc="2025-08-26T15:59:00Z">
              <w:r w:rsidR="00E3664A">
                <w:rPr>
                  <w:rStyle w:val="CommentReference"/>
                  <w:rFonts w:ascii="Arial" w:hAnsi="Arial" w:cs="Arial"/>
                  <w:iCs/>
                  <w:sz w:val="24"/>
                  <w:szCs w:val="24"/>
                </w:rPr>
                <w:commentReference w:id="390"/>
              </w:r>
            </w:ins>
          </w:p>
        </w:tc>
      </w:tr>
      <w:tr w:rsidR="00A45552" w:rsidDel="00731343" w14:paraId="47681FA7" w14:textId="63873135" w:rsidTr="0B16467A">
        <w:trPr>
          <w:del w:id="396" w:author="Erickson, John" w:date="2025-07-03T16:17:00Z"/>
        </w:trPr>
        <w:tc>
          <w:tcPr>
            <w:tcW w:w="2332" w:type="dxa"/>
          </w:tcPr>
          <w:p w14:paraId="150BB239" w14:textId="6C3AEAC7" w:rsidR="00A45552" w:rsidDel="00731343" w:rsidRDefault="00A45552" w:rsidP="001336F5">
            <w:pPr>
              <w:spacing w:line="360" w:lineRule="auto"/>
              <w:rPr>
                <w:del w:id="397" w:author="Erickson, John" w:date="2025-07-03T16:17:00Z" w16du:dateUtc="2025-07-03T20:17:00Z"/>
                <w:rFonts w:ascii="Arial" w:hAnsi="Arial" w:cs="Arial"/>
                <w:iCs/>
                <w:sz w:val="24"/>
                <w:szCs w:val="24"/>
              </w:rPr>
            </w:pPr>
            <w:del w:id="398" w:author="Erickson, John" w:date="2025-07-03T16:17:00Z" w16du:dateUtc="2025-07-03T20:17:00Z">
              <w:r w:rsidDel="00731343">
                <w:rPr>
                  <w:rFonts w:ascii="Arial" w:hAnsi="Arial" w:cs="Arial"/>
                  <w:iCs/>
                  <w:sz w:val="24"/>
                  <w:szCs w:val="24"/>
                </w:rPr>
                <w:delText>6 x 2kL SU</w:delText>
              </w:r>
            </w:del>
          </w:p>
        </w:tc>
        <w:tc>
          <w:tcPr>
            <w:tcW w:w="2331" w:type="dxa"/>
          </w:tcPr>
          <w:p w14:paraId="7CC0EF4C" w14:textId="50BB93B6" w:rsidR="00A45552" w:rsidDel="00731343" w:rsidRDefault="008446C0" w:rsidP="001336F5">
            <w:pPr>
              <w:spacing w:line="360" w:lineRule="auto"/>
              <w:jc w:val="center"/>
              <w:rPr>
                <w:del w:id="399" w:author="Erickson, John" w:date="2025-07-03T16:17:00Z" w16du:dateUtc="2025-07-03T20:17:00Z"/>
                <w:rFonts w:ascii="Arial" w:hAnsi="Arial" w:cs="Arial"/>
                <w:iCs/>
                <w:sz w:val="24"/>
                <w:szCs w:val="24"/>
              </w:rPr>
            </w:pPr>
            <w:del w:id="400" w:author="Erickson, John" w:date="2025-07-03T16:17:00Z" w16du:dateUtc="2025-07-03T20:17:00Z">
              <w:r w:rsidDel="00731343">
                <w:rPr>
                  <w:rFonts w:ascii="Arial" w:hAnsi="Arial" w:cs="Arial"/>
                  <w:iCs/>
                  <w:sz w:val="24"/>
                  <w:szCs w:val="24"/>
                </w:rPr>
                <w:delText>10</w:delText>
              </w:r>
              <w:r w:rsidR="00A45552" w:rsidDel="00731343">
                <w:rPr>
                  <w:rFonts w:ascii="Arial" w:hAnsi="Arial" w:cs="Arial"/>
                  <w:iCs/>
                  <w:sz w:val="24"/>
                  <w:szCs w:val="24"/>
                </w:rPr>
                <w:delText xml:space="preserve"> g/L</w:delText>
              </w:r>
              <w:r w:rsidR="00E87621" w:rsidDel="00731343">
                <w:rPr>
                  <w:rFonts w:ascii="Arial" w:hAnsi="Arial" w:cs="Arial"/>
                  <w:iCs/>
                  <w:sz w:val="24"/>
                  <w:szCs w:val="24"/>
                </w:rPr>
                <w:delText xml:space="preserve"> in 2 wks</w:delText>
              </w:r>
            </w:del>
          </w:p>
        </w:tc>
        <w:tc>
          <w:tcPr>
            <w:tcW w:w="2333" w:type="dxa"/>
          </w:tcPr>
          <w:p w14:paraId="10A93877" w14:textId="31C3F0FB" w:rsidR="00A45552" w:rsidDel="00731343" w:rsidRDefault="008446C0" w:rsidP="001336F5">
            <w:pPr>
              <w:spacing w:line="360" w:lineRule="auto"/>
              <w:jc w:val="center"/>
              <w:rPr>
                <w:del w:id="401" w:author="Erickson, John" w:date="2025-07-03T16:17:00Z" w16du:dateUtc="2025-07-03T20:17:00Z"/>
                <w:rFonts w:ascii="Arial" w:hAnsi="Arial" w:cs="Arial"/>
                <w:iCs/>
                <w:sz w:val="24"/>
                <w:szCs w:val="24"/>
              </w:rPr>
            </w:pPr>
            <w:del w:id="402" w:author="Erickson, John" w:date="2025-07-03T16:17:00Z" w16du:dateUtc="2025-07-03T20:17:00Z">
              <w:r w:rsidDel="00731343">
                <w:rPr>
                  <w:rFonts w:ascii="Arial" w:hAnsi="Arial" w:cs="Arial"/>
                  <w:iCs/>
                  <w:sz w:val="24"/>
                  <w:szCs w:val="24"/>
                </w:rPr>
                <w:delText>1280</w:delText>
              </w:r>
              <w:r w:rsidR="00A45552" w:rsidDel="00731343">
                <w:rPr>
                  <w:rFonts w:ascii="Arial" w:hAnsi="Arial" w:cs="Arial"/>
                  <w:iCs/>
                  <w:sz w:val="24"/>
                  <w:szCs w:val="24"/>
                </w:rPr>
                <w:delText xml:space="preserve"> kg/yr</w:delText>
              </w:r>
            </w:del>
          </w:p>
        </w:tc>
        <w:tc>
          <w:tcPr>
            <w:tcW w:w="2334" w:type="dxa"/>
          </w:tcPr>
          <w:p w14:paraId="46E7D877" w14:textId="44CF65F5" w:rsidR="00A45552" w:rsidDel="00731343" w:rsidRDefault="00A45552" w:rsidP="001336F5">
            <w:pPr>
              <w:spacing w:line="360" w:lineRule="auto"/>
              <w:jc w:val="center"/>
              <w:rPr>
                <w:del w:id="403" w:author="Erickson, John" w:date="2025-07-03T16:17:00Z" w16du:dateUtc="2025-07-03T20:17:00Z"/>
                <w:rFonts w:ascii="Arial" w:hAnsi="Arial" w:cs="Arial"/>
                <w:iCs/>
                <w:sz w:val="24"/>
                <w:szCs w:val="24"/>
              </w:rPr>
            </w:pPr>
            <w:del w:id="404" w:author="Erickson, John" w:date="2025-07-03T16:17:00Z" w16du:dateUtc="2025-07-03T20:17:00Z">
              <w:r w:rsidDel="00731343">
                <w:rPr>
                  <w:rFonts w:ascii="Arial" w:hAnsi="Arial" w:cs="Arial"/>
                  <w:iCs/>
                  <w:sz w:val="24"/>
                  <w:szCs w:val="24"/>
                </w:rPr>
                <w:delText>~$200MM</w:delText>
              </w:r>
            </w:del>
          </w:p>
        </w:tc>
      </w:tr>
      <w:tr w:rsidR="00A45552" w14:paraId="17E2B50B" w14:textId="77777777" w:rsidTr="0B16467A">
        <w:tc>
          <w:tcPr>
            <w:tcW w:w="2332" w:type="dxa"/>
          </w:tcPr>
          <w:p w14:paraId="00931C05" w14:textId="17354EEB" w:rsidR="00A45552" w:rsidRDefault="006433F5" w:rsidP="001336F5">
            <w:pPr>
              <w:spacing w:line="360" w:lineRule="auto"/>
              <w:rPr>
                <w:rFonts w:ascii="Arial" w:hAnsi="Arial" w:cs="Arial"/>
                <w:iCs/>
                <w:sz w:val="24"/>
                <w:szCs w:val="24"/>
              </w:rPr>
            </w:pPr>
            <w:r>
              <w:rPr>
                <w:rFonts w:ascii="Arial" w:hAnsi="Arial" w:cs="Arial"/>
                <w:iCs/>
                <w:sz w:val="24"/>
                <w:szCs w:val="24"/>
              </w:rPr>
              <w:t xml:space="preserve">1 x </w:t>
            </w:r>
            <w:r w:rsidR="008446C0">
              <w:rPr>
                <w:rFonts w:ascii="Arial" w:hAnsi="Arial" w:cs="Arial"/>
                <w:iCs/>
                <w:sz w:val="24"/>
                <w:szCs w:val="24"/>
              </w:rPr>
              <w:t>4</w:t>
            </w:r>
            <w:r w:rsidR="00A45552">
              <w:rPr>
                <w:rFonts w:ascii="Arial" w:hAnsi="Arial" w:cs="Arial"/>
                <w:iCs/>
                <w:sz w:val="24"/>
                <w:szCs w:val="24"/>
              </w:rPr>
              <w:t xml:space="preserve">kL </w:t>
            </w:r>
            <w:r w:rsidR="008446C0">
              <w:rPr>
                <w:rFonts w:ascii="Arial" w:hAnsi="Arial" w:cs="Arial"/>
                <w:iCs/>
                <w:sz w:val="24"/>
                <w:szCs w:val="24"/>
              </w:rPr>
              <w:t>Continuous</w:t>
            </w:r>
          </w:p>
        </w:tc>
        <w:tc>
          <w:tcPr>
            <w:tcW w:w="2331" w:type="dxa"/>
          </w:tcPr>
          <w:p w14:paraId="26A690D5" w14:textId="1EAD0D9F" w:rsidR="00A45552" w:rsidRDefault="00A45552" w:rsidP="001336F5">
            <w:pPr>
              <w:spacing w:line="360" w:lineRule="auto"/>
              <w:jc w:val="center"/>
              <w:rPr>
                <w:rFonts w:ascii="Arial" w:hAnsi="Arial" w:cs="Arial"/>
                <w:iCs/>
                <w:sz w:val="24"/>
                <w:szCs w:val="24"/>
              </w:rPr>
            </w:pPr>
            <w:r>
              <w:rPr>
                <w:rFonts w:ascii="Arial" w:hAnsi="Arial" w:cs="Arial"/>
                <w:iCs/>
                <w:sz w:val="24"/>
                <w:szCs w:val="24"/>
              </w:rPr>
              <w:t>5 g/L</w:t>
            </w:r>
            <w:r w:rsidR="008446C0">
              <w:rPr>
                <w:rFonts w:ascii="Arial" w:hAnsi="Arial" w:cs="Arial"/>
                <w:iCs/>
                <w:sz w:val="24"/>
                <w:szCs w:val="24"/>
              </w:rPr>
              <w:t>/d</w:t>
            </w:r>
          </w:p>
        </w:tc>
        <w:tc>
          <w:tcPr>
            <w:tcW w:w="2333" w:type="dxa"/>
          </w:tcPr>
          <w:p w14:paraId="5F0F0AE1" w14:textId="03270425" w:rsidR="00A45552" w:rsidRDefault="008446C0" w:rsidP="001336F5">
            <w:pPr>
              <w:spacing w:line="360" w:lineRule="auto"/>
              <w:jc w:val="center"/>
              <w:rPr>
                <w:rFonts w:ascii="Arial" w:hAnsi="Arial" w:cs="Arial"/>
                <w:iCs/>
                <w:sz w:val="24"/>
                <w:szCs w:val="24"/>
              </w:rPr>
            </w:pPr>
            <w:r>
              <w:rPr>
                <w:rFonts w:ascii="Arial" w:hAnsi="Arial" w:cs="Arial"/>
                <w:iCs/>
                <w:sz w:val="24"/>
                <w:szCs w:val="24"/>
              </w:rPr>
              <w:t>3600</w:t>
            </w:r>
            <w:r w:rsidR="00A45552">
              <w:rPr>
                <w:rFonts w:ascii="Arial" w:hAnsi="Arial" w:cs="Arial"/>
                <w:iCs/>
                <w:sz w:val="24"/>
                <w:szCs w:val="24"/>
              </w:rPr>
              <w:t xml:space="preserve"> kg/yr</w:t>
            </w:r>
          </w:p>
        </w:tc>
        <w:tc>
          <w:tcPr>
            <w:tcW w:w="2334" w:type="dxa"/>
          </w:tcPr>
          <w:p w14:paraId="5F21345D" w14:textId="6034C21C" w:rsidR="00A45552" w:rsidRDefault="00A45552" w:rsidP="001336F5">
            <w:pPr>
              <w:spacing w:line="360" w:lineRule="auto"/>
              <w:jc w:val="center"/>
              <w:rPr>
                <w:rFonts w:ascii="Arial" w:hAnsi="Arial" w:cs="Arial"/>
                <w:iCs/>
                <w:sz w:val="24"/>
                <w:szCs w:val="24"/>
              </w:rPr>
            </w:pPr>
            <w:del w:id="405" w:author="Erickson, John" w:date="2025-07-08T22:08:00Z" w16du:dateUtc="2025-07-09T02:08:00Z">
              <w:r w:rsidDel="00D64600">
                <w:rPr>
                  <w:rFonts w:ascii="Arial" w:hAnsi="Arial" w:cs="Arial"/>
                  <w:iCs/>
                  <w:sz w:val="24"/>
                  <w:szCs w:val="24"/>
                </w:rPr>
                <w:delText>~</w:delText>
              </w:r>
            </w:del>
            <w:r>
              <w:rPr>
                <w:rFonts w:ascii="Arial" w:hAnsi="Arial" w:cs="Arial"/>
                <w:iCs/>
                <w:sz w:val="24"/>
                <w:szCs w:val="24"/>
              </w:rPr>
              <w:t>$</w:t>
            </w:r>
            <w:del w:id="406" w:author="Erickson, John" w:date="2025-07-08T22:08:00Z" w16du:dateUtc="2025-07-09T02:08:00Z">
              <w:r w:rsidDel="00D64600">
                <w:rPr>
                  <w:rFonts w:ascii="Arial" w:hAnsi="Arial" w:cs="Arial"/>
                  <w:iCs/>
                  <w:sz w:val="24"/>
                  <w:szCs w:val="24"/>
                </w:rPr>
                <w:delText>200MM</w:delText>
              </w:r>
            </w:del>
            <w:ins w:id="407" w:author="Erickson, John" w:date="2025-07-08T22:08:00Z" w16du:dateUtc="2025-07-09T02:08:00Z">
              <w:r w:rsidR="00D64600">
                <w:rPr>
                  <w:rFonts w:ascii="Arial" w:hAnsi="Arial" w:cs="Arial"/>
                  <w:iCs/>
                  <w:sz w:val="24"/>
                  <w:szCs w:val="24"/>
                </w:rPr>
                <w:t>210MM</w:t>
              </w:r>
            </w:ins>
          </w:p>
        </w:tc>
      </w:tr>
    </w:tbl>
    <w:p w14:paraId="0E91EB64" w14:textId="6AE28F23" w:rsidR="00153F45" w:rsidRPr="00555959" w:rsidRDefault="379BF1F7">
      <w:pPr>
        <w:spacing w:after="0" w:line="480" w:lineRule="auto"/>
        <w:rPr>
          <w:ins w:id="408" w:author="Partopour, Behnam" w:date="2025-08-27T16:57:00Z" w16du:dateUtc="2025-08-27T16:57:20Z"/>
          <w:rFonts w:ascii="Arial" w:eastAsia="Arial" w:hAnsi="Arial" w:cs="Arial"/>
          <w:sz w:val="24"/>
          <w:szCs w:val="24"/>
        </w:rPr>
        <w:pPrChange w:id="409" w:author="Partopour, Behnam" w:date="2025-08-27T16:57:00Z">
          <w:pPr/>
        </w:pPrChange>
      </w:pPr>
      <w:ins w:id="410" w:author="Partopour, Behnam" w:date="2025-08-27T16:57:00Z">
        <w:r w:rsidRPr="0B16467A">
          <w:rPr>
            <w:rFonts w:ascii="Arial" w:eastAsia="Arial" w:hAnsi="Arial" w:cs="Arial"/>
            <w:sz w:val="24"/>
            <w:szCs w:val="24"/>
          </w:rPr>
          <w:t>Table 2 – Operating Cost Comparison</w:t>
        </w:r>
      </w:ins>
    </w:p>
    <w:tbl>
      <w:tblPr>
        <w:tblStyle w:val="TableGrid"/>
        <w:tblW w:w="0" w:type="auto"/>
        <w:tblLayout w:type="fixed"/>
        <w:tblLook w:val="04A0" w:firstRow="1" w:lastRow="0" w:firstColumn="1" w:lastColumn="0" w:noHBand="0" w:noVBand="1"/>
      </w:tblPr>
      <w:tblGrid>
        <w:gridCol w:w="2332"/>
        <w:gridCol w:w="2331"/>
        <w:gridCol w:w="2333"/>
        <w:gridCol w:w="2334"/>
      </w:tblGrid>
      <w:tr w:rsidR="0B16467A" w14:paraId="66CA708F" w14:textId="77777777" w:rsidTr="0B16467A">
        <w:trPr>
          <w:trHeight w:val="300"/>
          <w:ins w:id="411" w:author="Partopour, Behnam" w:date="2025-08-27T16:57:00Z"/>
        </w:trPr>
        <w:tc>
          <w:tcPr>
            <w:tcW w:w="2332" w:type="dxa"/>
            <w:tcBorders>
              <w:top w:val="single" w:sz="12" w:space="0" w:color="auto"/>
              <w:left w:val="single" w:sz="12" w:space="0" w:color="auto"/>
              <w:bottom w:val="single" w:sz="8" w:space="0" w:color="auto"/>
              <w:right w:val="single" w:sz="8" w:space="0" w:color="auto"/>
            </w:tcBorders>
            <w:tcMar>
              <w:left w:w="108" w:type="dxa"/>
              <w:right w:w="108" w:type="dxa"/>
            </w:tcMar>
          </w:tcPr>
          <w:p w14:paraId="08DA80A9" w14:textId="5E5CAC32" w:rsidR="0B16467A" w:rsidRDefault="0B16467A">
            <w:pPr>
              <w:spacing w:line="360" w:lineRule="auto"/>
              <w:jc w:val="center"/>
              <w:rPr>
                <w:rFonts w:ascii="Arial" w:eastAsia="Arial" w:hAnsi="Arial" w:cs="Arial"/>
                <w:sz w:val="24"/>
                <w:szCs w:val="24"/>
              </w:rPr>
              <w:pPrChange w:id="412" w:author="Partopour, Behnam" w:date="2025-08-27T16:57:00Z">
                <w:pPr/>
              </w:pPrChange>
            </w:pPr>
            <w:ins w:id="413" w:author="Partopour, Behnam" w:date="2025-08-27T16:57:00Z">
              <w:r w:rsidRPr="0B16467A">
                <w:rPr>
                  <w:rFonts w:ascii="Arial" w:eastAsia="Arial" w:hAnsi="Arial" w:cs="Arial"/>
                  <w:sz w:val="24"/>
                  <w:szCs w:val="24"/>
                </w:rPr>
                <w:lastRenderedPageBreak/>
                <w:t>Facility</w:t>
              </w:r>
            </w:ins>
          </w:p>
        </w:tc>
        <w:tc>
          <w:tcPr>
            <w:tcW w:w="2331" w:type="dxa"/>
            <w:tcBorders>
              <w:top w:val="single" w:sz="12" w:space="0" w:color="auto"/>
              <w:left w:val="single" w:sz="8" w:space="0" w:color="auto"/>
              <w:bottom w:val="single" w:sz="8" w:space="0" w:color="auto"/>
              <w:right w:val="single" w:sz="8" w:space="0" w:color="auto"/>
            </w:tcBorders>
            <w:tcMar>
              <w:left w:w="108" w:type="dxa"/>
              <w:right w:w="108" w:type="dxa"/>
            </w:tcMar>
          </w:tcPr>
          <w:p w14:paraId="60514453" w14:textId="6DE299B0" w:rsidR="0B16467A" w:rsidRDefault="0B16467A">
            <w:pPr>
              <w:spacing w:line="360" w:lineRule="auto"/>
              <w:jc w:val="center"/>
              <w:rPr>
                <w:rFonts w:ascii="Arial" w:eastAsia="Arial" w:hAnsi="Arial" w:cs="Arial"/>
                <w:sz w:val="24"/>
                <w:szCs w:val="24"/>
              </w:rPr>
              <w:pPrChange w:id="414" w:author="Partopour, Behnam" w:date="2025-08-27T16:57:00Z">
                <w:pPr/>
              </w:pPrChange>
            </w:pPr>
            <w:commentRangeStart w:id="415"/>
            <w:ins w:id="416" w:author="Partopour, Behnam" w:date="2025-08-27T16:57:00Z">
              <w:r w:rsidRPr="0B16467A">
                <w:rPr>
                  <w:rFonts w:ascii="Arial" w:eastAsia="Arial" w:hAnsi="Arial" w:cs="Arial"/>
                  <w:sz w:val="24"/>
                  <w:szCs w:val="24"/>
                </w:rPr>
                <w:t xml:space="preserve">Raw Materials and Consumables </w:t>
              </w:r>
            </w:ins>
            <w:commentRangeEnd w:id="415"/>
            <w:r w:rsidR="0029788D">
              <w:rPr>
                <w:rStyle w:val="CommentReference"/>
                <w:rFonts w:ascii="Arial" w:eastAsia="Arial" w:hAnsi="Arial" w:cs="Arial"/>
                <w:sz w:val="24"/>
                <w:szCs w:val="24"/>
              </w:rPr>
              <w:commentReference w:id="415"/>
            </w:r>
          </w:p>
        </w:tc>
        <w:tc>
          <w:tcPr>
            <w:tcW w:w="2333" w:type="dxa"/>
            <w:tcBorders>
              <w:top w:val="single" w:sz="12" w:space="0" w:color="auto"/>
              <w:left w:val="single" w:sz="8" w:space="0" w:color="auto"/>
              <w:bottom w:val="single" w:sz="8" w:space="0" w:color="auto"/>
              <w:right w:val="single" w:sz="8" w:space="0" w:color="auto"/>
            </w:tcBorders>
            <w:tcMar>
              <w:left w:w="108" w:type="dxa"/>
              <w:right w:w="108" w:type="dxa"/>
            </w:tcMar>
          </w:tcPr>
          <w:p w14:paraId="260CD932" w14:textId="2606BF1A" w:rsidR="0B16467A" w:rsidRDefault="0B16467A">
            <w:pPr>
              <w:spacing w:line="360" w:lineRule="auto"/>
              <w:jc w:val="center"/>
              <w:rPr>
                <w:rFonts w:ascii="Arial" w:eastAsia="Arial" w:hAnsi="Arial" w:cs="Arial"/>
                <w:sz w:val="24"/>
                <w:szCs w:val="24"/>
              </w:rPr>
              <w:pPrChange w:id="417" w:author="Partopour, Behnam" w:date="2025-08-27T16:57:00Z">
                <w:pPr/>
              </w:pPrChange>
            </w:pPr>
            <w:ins w:id="418" w:author="Partopour, Behnam" w:date="2025-08-27T16:57:00Z">
              <w:r w:rsidRPr="0B16467A">
                <w:rPr>
                  <w:rFonts w:ascii="Arial" w:eastAsia="Arial" w:hAnsi="Arial" w:cs="Arial"/>
                  <w:sz w:val="24"/>
                  <w:szCs w:val="24"/>
                </w:rPr>
                <w:t xml:space="preserve">Annual Labor </w:t>
              </w:r>
            </w:ins>
          </w:p>
        </w:tc>
        <w:tc>
          <w:tcPr>
            <w:tcW w:w="2334" w:type="dxa"/>
            <w:tcBorders>
              <w:top w:val="single" w:sz="12" w:space="0" w:color="auto"/>
              <w:left w:val="single" w:sz="8" w:space="0" w:color="auto"/>
              <w:bottom w:val="single" w:sz="8" w:space="0" w:color="auto"/>
              <w:right w:val="single" w:sz="12" w:space="0" w:color="auto"/>
            </w:tcBorders>
            <w:tcMar>
              <w:left w:w="108" w:type="dxa"/>
              <w:right w:w="108" w:type="dxa"/>
            </w:tcMar>
          </w:tcPr>
          <w:p w14:paraId="4960A095" w14:textId="046CC49B" w:rsidR="0B16467A" w:rsidRDefault="0B16467A">
            <w:pPr>
              <w:spacing w:line="360" w:lineRule="auto"/>
              <w:jc w:val="center"/>
              <w:rPr>
                <w:rFonts w:ascii="Arial" w:eastAsia="Arial" w:hAnsi="Arial" w:cs="Arial"/>
                <w:sz w:val="24"/>
                <w:szCs w:val="24"/>
              </w:rPr>
              <w:pPrChange w:id="419" w:author="Partopour, Behnam" w:date="2025-08-27T16:57:00Z">
                <w:pPr/>
              </w:pPrChange>
            </w:pPr>
            <w:commentRangeStart w:id="420"/>
            <w:ins w:id="421" w:author="Partopour, Behnam" w:date="2025-08-27T16:57:00Z">
              <w:r w:rsidRPr="0B16467A">
                <w:rPr>
                  <w:rFonts w:ascii="Arial" w:eastAsia="Arial" w:hAnsi="Arial" w:cs="Arial"/>
                  <w:sz w:val="24"/>
                  <w:szCs w:val="24"/>
                </w:rPr>
                <w:t>Overhead</w:t>
              </w:r>
            </w:ins>
            <w:commentRangeEnd w:id="420"/>
            <w:r w:rsidR="00FC1298">
              <w:rPr>
                <w:rStyle w:val="CommentReference"/>
                <w:rFonts w:ascii="Arial" w:eastAsia="Arial" w:hAnsi="Arial" w:cs="Arial"/>
                <w:sz w:val="24"/>
                <w:szCs w:val="24"/>
              </w:rPr>
              <w:commentReference w:id="420"/>
            </w:r>
          </w:p>
        </w:tc>
      </w:tr>
      <w:tr w:rsidR="0B16467A" w14:paraId="2926FC4A" w14:textId="77777777" w:rsidTr="0B16467A">
        <w:trPr>
          <w:trHeight w:val="300"/>
          <w:ins w:id="422" w:author="Partopour, Behnam" w:date="2025-08-27T16:57:00Z"/>
        </w:trPr>
        <w:tc>
          <w:tcPr>
            <w:tcW w:w="2332" w:type="dxa"/>
            <w:tcBorders>
              <w:top w:val="single" w:sz="8" w:space="0" w:color="auto"/>
              <w:left w:val="single" w:sz="12" w:space="0" w:color="auto"/>
              <w:bottom w:val="single" w:sz="8" w:space="0" w:color="auto"/>
              <w:right w:val="single" w:sz="8" w:space="0" w:color="auto"/>
            </w:tcBorders>
            <w:tcMar>
              <w:left w:w="108" w:type="dxa"/>
              <w:right w:w="108" w:type="dxa"/>
            </w:tcMar>
          </w:tcPr>
          <w:p w14:paraId="21747EC6" w14:textId="5EDDE365" w:rsidR="0B16467A" w:rsidRDefault="0B16467A">
            <w:pPr>
              <w:spacing w:line="360" w:lineRule="auto"/>
              <w:rPr>
                <w:rFonts w:ascii="Arial" w:eastAsia="Arial" w:hAnsi="Arial" w:cs="Arial"/>
                <w:sz w:val="24"/>
                <w:szCs w:val="24"/>
              </w:rPr>
              <w:pPrChange w:id="423" w:author="Partopour, Behnam" w:date="2025-08-27T16:57:00Z">
                <w:pPr/>
              </w:pPrChange>
            </w:pPr>
            <w:ins w:id="424" w:author="Partopour, Behnam" w:date="2025-08-27T16:57:00Z">
              <w:r w:rsidRPr="0B16467A">
                <w:rPr>
                  <w:rFonts w:ascii="Arial" w:eastAsia="Arial" w:hAnsi="Arial" w:cs="Arial"/>
                  <w:sz w:val="24"/>
                  <w:szCs w:val="24"/>
                </w:rPr>
                <w:t>6 x 15kL SS</w:t>
              </w:r>
            </w:ins>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67916E7B" w14:textId="448F0E36" w:rsidR="0B16467A" w:rsidRDefault="0B16467A">
            <w:pPr>
              <w:spacing w:line="360" w:lineRule="auto"/>
              <w:jc w:val="center"/>
              <w:rPr>
                <w:rFonts w:ascii="Aptos" w:eastAsia="Aptos" w:hAnsi="Aptos" w:cs="Aptos"/>
              </w:rPr>
              <w:pPrChange w:id="425" w:author="Partopour, Behnam" w:date="2025-08-27T16:57:00Z">
                <w:pPr/>
              </w:pPrChange>
            </w:pPr>
            <w:ins w:id="426" w:author="Partopour, Behnam" w:date="2025-08-27T16:57:00Z">
              <w:r w:rsidRPr="0B16467A">
                <w:rPr>
                  <w:rFonts w:ascii="Aptos" w:eastAsia="Aptos" w:hAnsi="Aptos" w:cs="Aptos"/>
                </w:rPr>
                <w:t>$22 g</w:t>
              </w:r>
            </w:ins>
          </w:p>
        </w:tc>
        <w:tc>
          <w:tcPr>
            <w:tcW w:w="2333" w:type="dxa"/>
            <w:tcBorders>
              <w:top w:val="single" w:sz="8" w:space="0" w:color="auto"/>
              <w:left w:val="single" w:sz="8" w:space="0" w:color="auto"/>
              <w:bottom w:val="single" w:sz="8" w:space="0" w:color="auto"/>
              <w:right w:val="single" w:sz="8" w:space="0" w:color="auto"/>
            </w:tcBorders>
            <w:tcMar>
              <w:left w:w="108" w:type="dxa"/>
              <w:right w:w="108" w:type="dxa"/>
            </w:tcMar>
          </w:tcPr>
          <w:p w14:paraId="596DF624" w14:textId="67C3CE5A" w:rsidR="0B16467A" w:rsidRDefault="0B16467A">
            <w:pPr>
              <w:spacing w:line="360" w:lineRule="auto"/>
              <w:jc w:val="center"/>
              <w:rPr>
                <w:rFonts w:ascii="Arial" w:eastAsia="Arial" w:hAnsi="Arial" w:cs="Arial"/>
                <w:sz w:val="24"/>
                <w:szCs w:val="24"/>
              </w:rPr>
              <w:pPrChange w:id="427" w:author="Partopour, Behnam" w:date="2025-08-27T16:57:00Z">
                <w:pPr/>
              </w:pPrChange>
            </w:pPr>
            <w:ins w:id="428" w:author="Partopour, Behnam" w:date="2025-08-27T16:57:00Z">
              <w:r w:rsidRPr="0B16467A">
                <w:rPr>
                  <w:rFonts w:ascii="Arial" w:eastAsia="Arial" w:hAnsi="Arial" w:cs="Arial"/>
                  <w:sz w:val="24"/>
                  <w:szCs w:val="24"/>
                </w:rPr>
                <w:t>$60 MM/yr</w:t>
              </w:r>
            </w:ins>
          </w:p>
        </w:tc>
        <w:tc>
          <w:tcPr>
            <w:tcW w:w="2334" w:type="dxa"/>
            <w:tcBorders>
              <w:top w:val="single" w:sz="8" w:space="0" w:color="auto"/>
              <w:left w:val="single" w:sz="8" w:space="0" w:color="auto"/>
              <w:bottom w:val="single" w:sz="8" w:space="0" w:color="auto"/>
              <w:right w:val="single" w:sz="12" w:space="0" w:color="auto"/>
            </w:tcBorders>
            <w:tcMar>
              <w:left w:w="108" w:type="dxa"/>
              <w:right w:w="108" w:type="dxa"/>
            </w:tcMar>
          </w:tcPr>
          <w:p w14:paraId="06453A87" w14:textId="2DE1BB7B" w:rsidR="0B16467A" w:rsidRDefault="0B16467A">
            <w:pPr>
              <w:spacing w:line="360" w:lineRule="auto"/>
              <w:jc w:val="center"/>
              <w:rPr>
                <w:rFonts w:ascii="Arial" w:eastAsia="Arial" w:hAnsi="Arial" w:cs="Arial"/>
                <w:sz w:val="24"/>
                <w:szCs w:val="24"/>
              </w:rPr>
              <w:pPrChange w:id="429" w:author="Partopour, Behnam" w:date="2025-08-27T16:57:00Z">
                <w:pPr/>
              </w:pPrChange>
            </w:pPr>
            <w:ins w:id="430" w:author="Partopour, Behnam" w:date="2025-08-27T16:57:00Z">
              <w:r w:rsidRPr="0B16467A">
                <w:rPr>
                  <w:rFonts w:ascii="Arial" w:eastAsia="Arial" w:hAnsi="Arial" w:cs="Arial"/>
                  <w:sz w:val="24"/>
                  <w:szCs w:val="24"/>
                </w:rPr>
                <w:t>$50M</w:t>
              </w:r>
            </w:ins>
          </w:p>
        </w:tc>
      </w:tr>
      <w:tr w:rsidR="0B16467A" w14:paraId="3E9388E3" w14:textId="77777777" w:rsidTr="0B16467A">
        <w:trPr>
          <w:trHeight w:val="300"/>
          <w:ins w:id="431" w:author="Partopour, Behnam" w:date="2025-08-27T16:57:00Z"/>
        </w:trPr>
        <w:tc>
          <w:tcPr>
            <w:tcW w:w="2332" w:type="dxa"/>
            <w:tcBorders>
              <w:top w:val="single" w:sz="8" w:space="0" w:color="auto"/>
              <w:left w:val="single" w:sz="12" w:space="0" w:color="auto"/>
              <w:bottom w:val="single" w:sz="8" w:space="0" w:color="auto"/>
              <w:right w:val="single" w:sz="8" w:space="0" w:color="auto"/>
            </w:tcBorders>
            <w:tcMar>
              <w:left w:w="108" w:type="dxa"/>
              <w:right w:w="108" w:type="dxa"/>
            </w:tcMar>
          </w:tcPr>
          <w:p w14:paraId="3D46F38F" w14:textId="545DD790" w:rsidR="0B16467A" w:rsidRDefault="0B16467A">
            <w:pPr>
              <w:spacing w:line="360" w:lineRule="auto"/>
              <w:rPr>
                <w:rFonts w:ascii="Arial" w:eastAsia="Arial" w:hAnsi="Arial" w:cs="Arial"/>
                <w:sz w:val="24"/>
                <w:szCs w:val="24"/>
              </w:rPr>
              <w:pPrChange w:id="432" w:author="Partopour, Behnam" w:date="2025-08-27T16:57:00Z">
                <w:pPr/>
              </w:pPrChange>
            </w:pPr>
            <w:ins w:id="433" w:author="Partopour, Behnam" w:date="2025-08-27T16:57:00Z">
              <w:r w:rsidRPr="0B16467A">
                <w:rPr>
                  <w:rFonts w:ascii="Arial" w:eastAsia="Arial" w:hAnsi="Arial" w:cs="Arial"/>
                  <w:sz w:val="24"/>
                  <w:szCs w:val="24"/>
                </w:rPr>
                <w:t>6 x 4kL SU</w:t>
              </w:r>
            </w:ins>
          </w:p>
        </w:tc>
        <w:tc>
          <w:tcPr>
            <w:tcW w:w="2331" w:type="dxa"/>
            <w:tcBorders>
              <w:top w:val="single" w:sz="8" w:space="0" w:color="auto"/>
              <w:left w:val="single" w:sz="8" w:space="0" w:color="auto"/>
              <w:bottom w:val="single" w:sz="8" w:space="0" w:color="auto"/>
              <w:right w:val="single" w:sz="8" w:space="0" w:color="auto"/>
            </w:tcBorders>
            <w:tcMar>
              <w:left w:w="108" w:type="dxa"/>
              <w:right w:w="108" w:type="dxa"/>
            </w:tcMar>
          </w:tcPr>
          <w:p w14:paraId="3B25C2AC" w14:textId="6B4D8962" w:rsidR="0B16467A" w:rsidRDefault="0B16467A">
            <w:pPr>
              <w:spacing w:line="360" w:lineRule="auto"/>
              <w:jc w:val="center"/>
              <w:rPr>
                <w:rFonts w:ascii="Aptos" w:eastAsia="Aptos" w:hAnsi="Aptos" w:cs="Aptos"/>
              </w:rPr>
              <w:pPrChange w:id="434" w:author="Partopour, Behnam" w:date="2025-08-27T16:57:00Z">
                <w:pPr/>
              </w:pPrChange>
            </w:pPr>
            <w:ins w:id="435" w:author="Partopour, Behnam" w:date="2025-08-27T16:57:00Z">
              <w:r w:rsidRPr="0B16467A">
                <w:rPr>
                  <w:rFonts w:ascii="Aptos" w:eastAsia="Aptos" w:hAnsi="Aptos" w:cs="Aptos"/>
                </w:rPr>
                <w:t>$30 g</w:t>
              </w:r>
            </w:ins>
          </w:p>
        </w:tc>
        <w:tc>
          <w:tcPr>
            <w:tcW w:w="2333" w:type="dxa"/>
            <w:tcBorders>
              <w:top w:val="single" w:sz="8" w:space="0" w:color="auto"/>
              <w:left w:val="single" w:sz="8" w:space="0" w:color="auto"/>
              <w:bottom w:val="single" w:sz="8" w:space="0" w:color="auto"/>
              <w:right w:val="single" w:sz="8" w:space="0" w:color="auto"/>
            </w:tcBorders>
            <w:tcMar>
              <w:left w:w="108" w:type="dxa"/>
              <w:right w:w="108" w:type="dxa"/>
            </w:tcMar>
          </w:tcPr>
          <w:p w14:paraId="081232A2" w14:textId="3A9CF184" w:rsidR="0B16467A" w:rsidRDefault="0B16467A">
            <w:pPr>
              <w:spacing w:line="360" w:lineRule="auto"/>
              <w:jc w:val="center"/>
              <w:rPr>
                <w:rFonts w:ascii="Arial" w:eastAsia="Arial" w:hAnsi="Arial" w:cs="Arial"/>
                <w:sz w:val="24"/>
                <w:szCs w:val="24"/>
              </w:rPr>
              <w:pPrChange w:id="436" w:author="Partopour, Behnam" w:date="2025-08-27T16:57:00Z">
                <w:pPr/>
              </w:pPrChange>
            </w:pPr>
            <w:ins w:id="437" w:author="Partopour, Behnam" w:date="2025-08-27T16:57:00Z">
              <w:r w:rsidRPr="0B16467A">
                <w:rPr>
                  <w:rFonts w:ascii="Arial" w:eastAsia="Arial" w:hAnsi="Arial" w:cs="Arial"/>
                  <w:sz w:val="24"/>
                  <w:szCs w:val="24"/>
                </w:rPr>
                <w:t>$57 MM/yr</w:t>
              </w:r>
            </w:ins>
          </w:p>
        </w:tc>
        <w:tc>
          <w:tcPr>
            <w:tcW w:w="2334" w:type="dxa"/>
            <w:tcBorders>
              <w:top w:val="single" w:sz="8" w:space="0" w:color="auto"/>
              <w:left w:val="single" w:sz="8" w:space="0" w:color="auto"/>
              <w:bottom w:val="single" w:sz="8" w:space="0" w:color="auto"/>
              <w:right w:val="single" w:sz="12" w:space="0" w:color="auto"/>
            </w:tcBorders>
            <w:tcMar>
              <w:left w:w="108" w:type="dxa"/>
              <w:right w:w="108" w:type="dxa"/>
            </w:tcMar>
          </w:tcPr>
          <w:p w14:paraId="4EF70E80" w14:textId="6E993859" w:rsidR="0B16467A" w:rsidRDefault="0B16467A">
            <w:pPr>
              <w:spacing w:line="360" w:lineRule="auto"/>
              <w:jc w:val="center"/>
              <w:rPr>
                <w:rFonts w:ascii="Arial" w:eastAsia="Arial" w:hAnsi="Arial" w:cs="Arial"/>
                <w:sz w:val="24"/>
                <w:szCs w:val="24"/>
              </w:rPr>
              <w:pPrChange w:id="438" w:author="Partopour, Behnam" w:date="2025-08-27T16:57:00Z">
                <w:pPr/>
              </w:pPrChange>
            </w:pPr>
            <w:ins w:id="439" w:author="Partopour, Behnam" w:date="2025-08-27T16:57:00Z">
              <w:r w:rsidRPr="0B16467A">
                <w:rPr>
                  <w:rFonts w:ascii="Arial" w:eastAsia="Arial" w:hAnsi="Arial" w:cs="Arial"/>
                  <w:sz w:val="24"/>
                  <w:szCs w:val="24"/>
                </w:rPr>
                <w:t>$13M</w:t>
              </w:r>
            </w:ins>
          </w:p>
        </w:tc>
      </w:tr>
      <w:tr w:rsidR="0B16467A" w14:paraId="003BD730" w14:textId="77777777" w:rsidTr="0B16467A">
        <w:trPr>
          <w:trHeight w:val="300"/>
          <w:ins w:id="440" w:author="Partopour, Behnam" w:date="2025-08-27T16:57:00Z"/>
        </w:trPr>
        <w:tc>
          <w:tcPr>
            <w:tcW w:w="2332" w:type="dxa"/>
            <w:tcBorders>
              <w:top w:val="single" w:sz="8" w:space="0" w:color="auto"/>
              <w:left w:val="single" w:sz="12" w:space="0" w:color="auto"/>
              <w:bottom w:val="single" w:sz="12" w:space="0" w:color="auto"/>
              <w:right w:val="single" w:sz="8" w:space="0" w:color="auto"/>
            </w:tcBorders>
            <w:tcMar>
              <w:left w:w="108" w:type="dxa"/>
              <w:right w:w="108" w:type="dxa"/>
            </w:tcMar>
          </w:tcPr>
          <w:p w14:paraId="70B32FDC" w14:textId="76908E79" w:rsidR="0B16467A" w:rsidRDefault="0B16467A">
            <w:pPr>
              <w:spacing w:line="360" w:lineRule="auto"/>
              <w:rPr>
                <w:rFonts w:ascii="Arial" w:eastAsia="Arial" w:hAnsi="Arial" w:cs="Arial"/>
                <w:sz w:val="24"/>
                <w:szCs w:val="24"/>
              </w:rPr>
              <w:pPrChange w:id="441" w:author="Partopour, Behnam" w:date="2025-08-27T16:57:00Z">
                <w:pPr/>
              </w:pPrChange>
            </w:pPr>
            <w:ins w:id="442" w:author="Partopour, Behnam" w:date="2025-08-27T16:57:00Z">
              <w:r w:rsidRPr="0B16467A">
                <w:rPr>
                  <w:rFonts w:ascii="Arial" w:eastAsia="Arial" w:hAnsi="Arial" w:cs="Arial"/>
                  <w:sz w:val="24"/>
                  <w:szCs w:val="24"/>
                </w:rPr>
                <w:t>1 x 4kL Continuous</w:t>
              </w:r>
            </w:ins>
          </w:p>
        </w:tc>
        <w:tc>
          <w:tcPr>
            <w:tcW w:w="2331" w:type="dxa"/>
            <w:tcBorders>
              <w:top w:val="single" w:sz="8" w:space="0" w:color="auto"/>
              <w:left w:val="single" w:sz="8" w:space="0" w:color="auto"/>
              <w:bottom w:val="single" w:sz="12" w:space="0" w:color="auto"/>
              <w:right w:val="single" w:sz="8" w:space="0" w:color="auto"/>
            </w:tcBorders>
            <w:tcMar>
              <w:left w:w="108" w:type="dxa"/>
              <w:right w:w="108" w:type="dxa"/>
            </w:tcMar>
          </w:tcPr>
          <w:p w14:paraId="60A6BAF9" w14:textId="18BE4140" w:rsidR="0B16467A" w:rsidRDefault="0B16467A">
            <w:pPr>
              <w:spacing w:line="360" w:lineRule="auto"/>
              <w:jc w:val="center"/>
              <w:rPr>
                <w:rFonts w:ascii="Aptos" w:eastAsia="Aptos" w:hAnsi="Aptos" w:cs="Aptos"/>
              </w:rPr>
              <w:pPrChange w:id="443" w:author="Partopour, Behnam" w:date="2025-08-27T16:57:00Z">
                <w:pPr/>
              </w:pPrChange>
            </w:pPr>
            <w:ins w:id="444" w:author="Partopour, Behnam" w:date="2025-08-27T16:57:00Z">
              <w:r w:rsidRPr="0B16467A">
                <w:rPr>
                  <w:rFonts w:ascii="Aptos" w:eastAsia="Aptos" w:hAnsi="Aptos" w:cs="Aptos"/>
                </w:rPr>
                <w:t>$27 g</w:t>
              </w:r>
            </w:ins>
          </w:p>
        </w:tc>
        <w:tc>
          <w:tcPr>
            <w:tcW w:w="2333" w:type="dxa"/>
            <w:tcBorders>
              <w:top w:val="single" w:sz="8" w:space="0" w:color="auto"/>
              <w:left w:val="single" w:sz="8" w:space="0" w:color="auto"/>
              <w:bottom w:val="single" w:sz="12" w:space="0" w:color="auto"/>
              <w:right w:val="single" w:sz="8" w:space="0" w:color="auto"/>
            </w:tcBorders>
            <w:tcMar>
              <w:left w:w="108" w:type="dxa"/>
              <w:right w:w="108" w:type="dxa"/>
            </w:tcMar>
          </w:tcPr>
          <w:p w14:paraId="01011F99" w14:textId="3475BCC8" w:rsidR="0B16467A" w:rsidRDefault="0B16467A">
            <w:pPr>
              <w:spacing w:line="360" w:lineRule="auto"/>
              <w:jc w:val="center"/>
              <w:rPr>
                <w:rFonts w:ascii="Arial" w:eastAsia="Arial" w:hAnsi="Arial" w:cs="Arial"/>
                <w:sz w:val="24"/>
                <w:szCs w:val="24"/>
              </w:rPr>
              <w:pPrChange w:id="445" w:author="Partopour, Behnam" w:date="2025-08-27T16:57:00Z">
                <w:pPr/>
              </w:pPrChange>
            </w:pPr>
            <w:ins w:id="446" w:author="Partopour, Behnam" w:date="2025-08-27T16:57:00Z">
              <w:r w:rsidRPr="0B16467A">
                <w:rPr>
                  <w:rFonts w:ascii="Arial" w:eastAsia="Arial" w:hAnsi="Arial" w:cs="Arial"/>
                  <w:sz w:val="24"/>
                  <w:szCs w:val="24"/>
                </w:rPr>
                <w:t>$39 MM/yr</w:t>
              </w:r>
            </w:ins>
          </w:p>
        </w:tc>
        <w:tc>
          <w:tcPr>
            <w:tcW w:w="2334" w:type="dxa"/>
            <w:tcBorders>
              <w:top w:val="single" w:sz="8" w:space="0" w:color="auto"/>
              <w:left w:val="single" w:sz="8" w:space="0" w:color="auto"/>
              <w:bottom w:val="single" w:sz="12" w:space="0" w:color="auto"/>
              <w:right w:val="single" w:sz="12" w:space="0" w:color="auto"/>
            </w:tcBorders>
            <w:tcMar>
              <w:left w:w="108" w:type="dxa"/>
              <w:right w:w="108" w:type="dxa"/>
            </w:tcMar>
          </w:tcPr>
          <w:p w14:paraId="678E8E97" w14:textId="21BCF49A" w:rsidR="0B16467A" w:rsidRDefault="0B16467A">
            <w:pPr>
              <w:spacing w:line="360" w:lineRule="auto"/>
              <w:jc w:val="center"/>
              <w:rPr>
                <w:rFonts w:ascii="Arial" w:eastAsia="Arial" w:hAnsi="Arial" w:cs="Arial"/>
                <w:sz w:val="24"/>
                <w:szCs w:val="24"/>
              </w:rPr>
              <w:pPrChange w:id="447" w:author="Partopour, Behnam" w:date="2025-08-27T16:57:00Z">
                <w:pPr/>
              </w:pPrChange>
            </w:pPr>
            <w:ins w:id="448" w:author="Partopour, Behnam" w:date="2025-08-27T16:57:00Z">
              <w:r w:rsidRPr="0B16467A">
                <w:rPr>
                  <w:rFonts w:ascii="Arial" w:eastAsia="Arial" w:hAnsi="Arial" w:cs="Arial"/>
                  <w:sz w:val="24"/>
                  <w:szCs w:val="24"/>
                </w:rPr>
                <w:t>$13M</w:t>
              </w:r>
            </w:ins>
          </w:p>
        </w:tc>
      </w:tr>
    </w:tbl>
    <w:p w14:paraId="34CEFF1D" w14:textId="1104C8B8" w:rsidR="00153F45" w:rsidRPr="00555959" w:rsidRDefault="00153F45" w:rsidP="0B16467A">
      <w:pPr>
        <w:spacing w:after="0" w:line="480" w:lineRule="auto"/>
        <w:rPr>
          <w:rFonts w:ascii="Arial" w:hAnsi="Arial" w:cs="Arial"/>
          <w:sz w:val="24"/>
          <w:szCs w:val="24"/>
        </w:rPr>
      </w:pPr>
    </w:p>
    <w:p w14:paraId="18E20941" w14:textId="2E320CF7" w:rsidR="0024188C" w:rsidRDefault="00490CE0" w:rsidP="00105E62">
      <w:pPr>
        <w:spacing w:after="0" w:line="480" w:lineRule="auto"/>
        <w:rPr>
          <w:rFonts w:ascii="Arial" w:hAnsi="Arial" w:cs="Arial"/>
          <w:sz w:val="24"/>
          <w:szCs w:val="24"/>
        </w:rPr>
      </w:pPr>
      <w:r>
        <w:rPr>
          <w:rFonts w:ascii="Arial" w:hAnsi="Arial" w:cs="Arial"/>
          <w:sz w:val="24"/>
          <w:szCs w:val="24"/>
        </w:rPr>
        <w:t>Figure Captions</w:t>
      </w:r>
    </w:p>
    <w:p w14:paraId="665BFC08" w14:textId="77777777" w:rsidR="00490CE0" w:rsidRDefault="00490CE0" w:rsidP="00490CE0">
      <w:pPr>
        <w:spacing w:after="0" w:line="480" w:lineRule="auto"/>
        <w:rPr>
          <w:rFonts w:ascii="Arial" w:hAnsi="Arial" w:cs="Arial"/>
          <w:iCs/>
          <w:sz w:val="24"/>
          <w:szCs w:val="24"/>
        </w:rPr>
      </w:pPr>
      <w:r w:rsidRPr="00490CE0">
        <w:rPr>
          <w:rFonts w:ascii="Arial" w:hAnsi="Arial" w:cs="Arial"/>
          <w:iCs/>
          <w:sz w:val="24"/>
          <w:szCs w:val="24"/>
        </w:rPr>
        <w:t>Figure 1 – Interior Rendering of Manufacturing Suite</w:t>
      </w:r>
    </w:p>
    <w:p w14:paraId="154BBB7B" w14:textId="63432B87" w:rsidR="00490CE0" w:rsidRDefault="00BC0150" w:rsidP="00490CE0">
      <w:pPr>
        <w:spacing w:after="0" w:line="480" w:lineRule="auto"/>
        <w:rPr>
          <w:rFonts w:ascii="Arial" w:hAnsi="Arial" w:cs="Arial"/>
          <w:iCs/>
          <w:sz w:val="24"/>
          <w:szCs w:val="24"/>
        </w:rPr>
      </w:pPr>
      <w:r w:rsidRPr="00BC0150">
        <w:rPr>
          <w:rFonts w:ascii="Arial" w:hAnsi="Arial" w:cs="Arial"/>
          <w:iCs/>
          <w:sz w:val="24"/>
          <w:szCs w:val="24"/>
        </w:rPr>
        <w:t>Figure 2 – Process Block Flow Diagram</w:t>
      </w:r>
    </w:p>
    <w:p w14:paraId="7E8D71FD" w14:textId="01E01272" w:rsidR="009A7102" w:rsidRDefault="009A7102" w:rsidP="00490CE0">
      <w:pPr>
        <w:spacing w:after="0" w:line="480" w:lineRule="auto"/>
        <w:rPr>
          <w:rFonts w:ascii="Arial" w:hAnsi="Arial" w:cs="Arial"/>
          <w:iCs/>
          <w:sz w:val="24"/>
          <w:szCs w:val="24"/>
        </w:rPr>
      </w:pPr>
      <w:r w:rsidRPr="009A7102">
        <w:rPr>
          <w:rFonts w:ascii="Arial" w:hAnsi="Arial" w:cs="Arial"/>
          <w:iCs/>
          <w:sz w:val="24"/>
          <w:szCs w:val="24"/>
        </w:rPr>
        <w:t>Figure 3 – Manufacturing Floor Plan</w:t>
      </w:r>
    </w:p>
    <w:p w14:paraId="34676C53" w14:textId="0227C394" w:rsidR="009A7102" w:rsidRDefault="004068B9" w:rsidP="00490CE0">
      <w:pPr>
        <w:spacing w:after="0" w:line="480" w:lineRule="auto"/>
        <w:rPr>
          <w:rFonts w:ascii="Arial" w:hAnsi="Arial" w:cs="Arial"/>
          <w:iCs/>
          <w:sz w:val="24"/>
          <w:szCs w:val="24"/>
        </w:rPr>
      </w:pPr>
      <w:r w:rsidRPr="004068B9">
        <w:rPr>
          <w:rFonts w:ascii="Arial" w:hAnsi="Arial" w:cs="Arial"/>
          <w:iCs/>
          <w:sz w:val="24"/>
          <w:szCs w:val="24"/>
        </w:rPr>
        <w:t>Figure 4 – Overall Floor Plan – First Floor</w:t>
      </w:r>
    </w:p>
    <w:p w14:paraId="575AB6EF" w14:textId="4742886B" w:rsidR="00931835" w:rsidRDefault="00931835" w:rsidP="00490CE0">
      <w:pPr>
        <w:spacing w:after="0" w:line="480" w:lineRule="auto"/>
        <w:rPr>
          <w:rFonts w:ascii="Arial" w:hAnsi="Arial" w:cs="Arial"/>
          <w:iCs/>
          <w:sz w:val="24"/>
          <w:szCs w:val="24"/>
        </w:rPr>
      </w:pPr>
      <w:r w:rsidRPr="00931835">
        <w:rPr>
          <w:rFonts w:ascii="Arial" w:hAnsi="Arial" w:cs="Arial"/>
          <w:iCs/>
          <w:sz w:val="24"/>
          <w:szCs w:val="24"/>
        </w:rPr>
        <w:t>Figure 5 – Use Group Diagram</w:t>
      </w:r>
    </w:p>
    <w:p w14:paraId="6831FB03" w14:textId="7578246E" w:rsidR="00077AA2" w:rsidRDefault="00077AA2" w:rsidP="00490CE0">
      <w:pPr>
        <w:spacing w:after="0" w:line="480" w:lineRule="auto"/>
        <w:rPr>
          <w:rFonts w:ascii="Arial" w:hAnsi="Arial" w:cs="Arial"/>
          <w:iCs/>
          <w:sz w:val="24"/>
          <w:szCs w:val="24"/>
        </w:rPr>
      </w:pPr>
      <w:r w:rsidRPr="00077AA2">
        <w:rPr>
          <w:rFonts w:ascii="Arial" w:hAnsi="Arial" w:cs="Arial"/>
          <w:iCs/>
          <w:sz w:val="24"/>
          <w:szCs w:val="24"/>
        </w:rPr>
        <w:t>Figure 6 – Material Flow Diagram</w:t>
      </w:r>
    </w:p>
    <w:p w14:paraId="11665575" w14:textId="23F1C770" w:rsidR="005A7587" w:rsidRDefault="005A7587" w:rsidP="00490CE0">
      <w:pPr>
        <w:spacing w:after="0" w:line="480" w:lineRule="auto"/>
        <w:rPr>
          <w:rFonts w:ascii="Arial" w:hAnsi="Arial" w:cs="Arial"/>
          <w:iCs/>
          <w:sz w:val="24"/>
          <w:szCs w:val="24"/>
        </w:rPr>
      </w:pPr>
      <w:r w:rsidRPr="005A7587">
        <w:rPr>
          <w:rFonts w:ascii="Arial" w:hAnsi="Arial" w:cs="Arial"/>
          <w:iCs/>
          <w:sz w:val="24"/>
          <w:szCs w:val="24"/>
        </w:rPr>
        <w:t>Figure 7 – Solution Prep Floor Plan</w:t>
      </w:r>
    </w:p>
    <w:p w14:paraId="391FFDA0" w14:textId="74EB36B3" w:rsidR="00445C25" w:rsidRDefault="00445C25" w:rsidP="00490CE0">
      <w:pPr>
        <w:spacing w:after="0" w:line="480" w:lineRule="auto"/>
        <w:rPr>
          <w:rFonts w:ascii="Arial" w:hAnsi="Arial" w:cs="Arial"/>
          <w:iCs/>
          <w:sz w:val="24"/>
          <w:szCs w:val="24"/>
        </w:rPr>
      </w:pPr>
      <w:r w:rsidRPr="00445C25">
        <w:rPr>
          <w:rFonts w:ascii="Arial" w:hAnsi="Arial" w:cs="Arial"/>
          <w:iCs/>
          <w:sz w:val="24"/>
          <w:szCs w:val="24"/>
        </w:rPr>
        <w:t>Figure 8 – NIIMBL Biophorum Buffer Stock Blending Skid located at NIIMBL Headquarters at the University of Delaware</w:t>
      </w:r>
    </w:p>
    <w:p w14:paraId="7BAC4B00" w14:textId="0157B7F6" w:rsidR="00BC0150" w:rsidRDefault="003E043A" w:rsidP="00490CE0">
      <w:pPr>
        <w:spacing w:after="0" w:line="480" w:lineRule="auto"/>
        <w:rPr>
          <w:rFonts w:ascii="Arial" w:hAnsi="Arial" w:cs="Arial"/>
          <w:iCs/>
          <w:sz w:val="24"/>
          <w:szCs w:val="24"/>
        </w:rPr>
      </w:pPr>
      <w:r w:rsidRPr="003E043A">
        <w:rPr>
          <w:rFonts w:ascii="Arial" w:hAnsi="Arial" w:cs="Arial"/>
          <w:iCs/>
          <w:sz w:val="24"/>
          <w:szCs w:val="24"/>
        </w:rPr>
        <w:t>Figure 9 – Buffer Prep Block Flow Diagram</w:t>
      </w:r>
    </w:p>
    <w:p w14:paraId="15A25AA2" w14:textId="289BF894" w:rsidR="009967F4" w:rsidRDefault="009967F4" w:rsidP="00490CE0">
      <w:pPr>
        <w:spacing w:after="0" w:line="480" w:lineRule="auto"/>
        <w:rPr>
          <w:rFonts w:ascii="Arial" w:hAnsi="Arial" w:cs="Arial"/>
          <w:iCs/>
          <w:sz w:val="24"/>
          <w:szCs w:val="24"/>
        </w:rPr>
      </w:pPr>
      <w:r w:rsidRPr="009967F4">
        <w:rPr>
          <w:rFonts w:ascii="Arial" w:hAnsi="Arial" w:cs="Arial"/>
          <w:iCs/>
          <w:sz w:val="24"/>
          <w:szCs w:val="24"/>
        </w:rPr>
        <w:t>Figure 10 – Buffer Prep – Process Flow Diagram</w:t>
      </w:r>
    </w:p>
    <w:p w14:paraId="209A91B5" w14:textId="645356AA" w:rsidR="00334CC6" w:rsidRPr="00490CE0" w:rsidRDefault="00334CC6" w:rsidP="00490CE0">
      <w:pPr>
        <w:spacing w:after="0" w:line="480" w:lineRule="auto"/>
        <w:rPr>
          <w:rFonts w:ascii="Arial" w:hAnsi="Arial" w:cs="Arial"/>
          <w:iCs/>
          <w:sz w:val="24"/>
          <w:szCs w:val="24"/>
        </w:rPr>
      </w:pPr>
      <w:r w:rsidRPr="00334CC6">
        <w:rPr>
          <w:rFonts w:ascii="Arial" w:hAnsi="Arial" w:cs="Arial"/>
          <w:iCs/>
          <w:sz w:val="24"/>
          <w:szCs w:val="24"/>
        </w:rPr>
        <w:t>Figure 11 – Media Prep – Process Flow Diagram</w:t>
      </w:r>
    </w:p>
    <w:p w14:paraId="42005AF1" w14:textId="08C8EC12" w:rsidR="00037E00" w:rsidRDefault="00037E00" w:rsidP="00037E00">
      <w:pPr>
        <w:spacing w:after="0" w:line="480" w:lineRule="auto"/>
        <w:rPr>
          <w:rFonts w:ascii="Arial" w:hAnsi="Arial" w:cs="Arial"/>
          <w:iCs/>
          <w:sz w:val="24"/>
          <w:szCs w:val="24"/>
        </w:rPr>
      </w:pPr>
      <w:r w:rsidRPr="003E043A">
        <w:rPr>
          <w:rFonts w:ascii="Arial" w:hAnsi="Arial" w:cs="Arial"/>
          <w:iCs/>
          <w:sz w:val="24"/>
          <w:szCs w:val="24"/>
        </w:rPr>
        <w:t xml:space="preserve">Figure </w:t>
      </w:r>
      <w:r>
        <w:rPr>
          <w:rFonts w:ascii="Arial" w:hAnsi="Arial" w:cs="Arial"/>
          <w:iCs/>
          <w:sz w:val="24"/>
          <w:szCs w:val="24"/>
        </w:rPr>
        <w:t>12</w:t>
      </w:r>
      <w:r w:rsidRPr="003E043A">
        <w:rPr>
          <w:rFonts w:ascii="Arial" w:hAnsi="Arial" w:cs="Arial"/>
          <w:iCs/>
          <w:sz w:val="24"/>
          <w:szCs w:val="24"/>
        </w:rPr>
        <w:t xml:space="preserve"> – </w:t>
      </w:r>
      <w:r w:rsidR="0014641F" w:rsidRPr="0014641F">
        <w:rPr>
          <w:rFonts w:ascii="Arial" w:hAnsi="Arial" w:cs="Arial"/>
          <w:iCs/>
          <w:sz w:val="24"/>
          <w:szCs w:val="24"/>
        </w:rPr>
        <w:t>Warehouse Floor Plan</w:t>
      </w:r>
    </w:p>
    <w:p w14:paraId="22ADB934" w14:textId="17FB52FF" w:rsidR="00037E00" w:rsidRDefault="00037E00" w:rsidP="00037E00">
      <w:pPr>
        <w:spacing w:after="0" w:line="480" w:lineRule="auto"/>
        <w:rPr>
          <w:rFonts w:ascii="Arial" w:hAnsi="Arial" w:cs="Arial"/>
          <w:iCs/>
          <w:sz w:val="24"/>
          <w:szCs w:val="24"/>
        </w:rPr>
      </w:pPr>
      <w:r w:rsidRPr="009967F4">
        <w:rPr>
          <w:rFonts w:ascii="Arial" w:hAnsi="Arial" w:cs="Arial"/>
          <w:iCs/>
          <w:sz w:val="24"/>
          <w:szCs w:val="24"/>
        </w:rPr>
        <w:t>Figure 1</w:t>
      </w:r>
      <w:r>
        <w:rPr>
          <w:rFonts w:ascii="Arial" w:hAnsi="Arial" w:cs="Arial"/>
          <w:iCs/>
          <w:sz w:val="24"/>
          <w:szCs w:val="24"/>
        </w:rPr>
        <w:t>3</w:t>
      </w:r>
      <w:r w:rsidRPr="009967F4">
        <w:rPr>
          <w:rFonts w:ascii="Arial" w:hAnsi="Arial" w:cs="Arial"/>
          <w:iCs/>
          <w:sz w:val="24"/>
          <w:szCs w:val="24"/>
        </w:rPr>
        <w:t xml:space="preserve"> – </w:t>
      </w:r>
      <w:r w:rsidR="00120D03" w:rsidRPr="00120D03">
        <w:rPr>
          <w:rFonts w:ascii="Arial" w:hAnsi="Arial" w:cs="Arial"/>
          <w:iCs/>
          <w:sz w:val="24"/>
          <w:szCs w:val="24"/>
        </w:rPr>
        <w:t>Capital Costs Divided by Annual Capacity Comparison</w:t>
      </w:r>
    </w:p>
    <w:p w14:paraId="7DA6B7B5" w14:textId="60158539" w:rsidR="00037E00" w:rsidRPr="00490CE0" w:rsidRDefault="00037E00" w:rsidP="00037E00">
      <w:pPr>
        <w:spacing w:after="0" w:line="480" w:lineRule="auto"/>
        <w:rPr>
          <w:rFonts w:ascii="Arial" w:hAnsi="Arial" w:cs="Arial"/>
          <w:iCs/>
          <w:sz w:val="24"/>
          <w:szCs w:val="24"/>
        </w:rPr>
      </w:pPr>
      <w:r w:rsidRPr="00334CC6">
        <w:rPr>
          <w:rFonts w:ascii="Arial" w:hAnsi="Arial" w:cs="Arial"/>
          <w:iCs/>
          <w:sz w:val="24"/>
          <w:szCs w:val="24"/>
        </w:rPr>
        <w:t>Figure 1</w:t>
      </w:r>
      <w:r>
        <w:rPr>
          <w:rFonts w:ascii="Arial" w:hAnsi="Arial" w:cs="Arial"/>
          <w:iCs/>
          <w:sz w:val="24"/>
          <w:szCs w:val="24"/>
        </w:rPr>
        <w:t>4</w:t>
      </w:r>
      <w:r w:rsidRPr="00334CC6">
        <w:rPr>
          <w:rFonts w:ascii="Arial" w:hAnsi="Arial" w:cs="Arial"/>
          <w:iCs/>
          <w:sz w:val="24"/>
          <w:szCs w:val="24"/>
        </w:rPr>
        <w:t xml:space="preserve"> – </w:t>
      </w:r>
      <w:r w:rsidR="0013014B" w:rsidRPr="0013014B">
        <w:rPr>
          <w:rFonts w:ascii="Arial" w:hAnsi="Arial" w:cs="Arial"/>
          <w:iCs/>
          <w:sz w:val="24"/>
          <w:szCs w:val="24"/>
        </w:rPr>
        <w:t>Net Present Cost (20 years) Comparison</w:t>
      </w:r>
    </w:p>
    <w:p w14:paraId="244BFD65" w14:textId="77777777" w:rsidR="00EB4C6B" w:rsidRDefault="00EB4C6B" w:rsidP="00105E62">
      <w:pPr>
        <w:spacing w:after="0" w:line="480" w:lineRule="auto"/>
        <w:rPr>
          <w:rFonts w:ascii="Arial" w:hAnsi="Arial" w:cs="Arial"/>
          <w:sz w:val="24"/>
          <w:szCs w:val="24"/>
        </w:rPr>
      </w:pPr>
    </w:p>
    <w:p w14:paraId="743E1115" w14:textId="77777777" w:rsidR="00EB4C6B" w:rsidRDefault="00EB4C6B" w:rsidP="00105E62">
      <w:pPr>
        <w:spacing w:after="0" w:line="480" w:lineRule="auto"/>
        <w:rPr>
          <w:rFonts w:ascii="Arial" w:hAnsi="Arial" w:cs="Arial"/>
          <w:sz w:val="24"/>
          <w:szCs w:val="24"/>
        </w:rPr>
      </w:pPr>
    </w:p>
    <w:p w14:paraId="7A1A4D49" w14:textId="77777777" w:rsidR="00E96C0A" w:rsidRPr="00E96C0A" w:rsidRDefault="00EB4C6B" w:rsidP="00E96C0A">
      <w:pPr>
        <w:pStyle w:val="EndNoteBibliography"/>
        <w:spacing w:after="0"/>
        <w:ind w:left="720" w:hanging="720"/>
        <w:rPr>
          <w:noProof/>
        </w:rPr>
      </w:pPr>
      <w:r>
        <w:rPr>
          <w:rFonts w:ascii="Arial" w:hAnsi="Arial" w:cs="Arial"/>
          <w:sz w:val="24"/>
          <w:szCs w:val="24"/>
        </w:rPr>
        <w:lastRenderedPageBreak/>
        <w:fldChar w:fldCharType="begin"/>
      </w:r>
      <w:r>
        <w:rPr>
          <w:rFonts w:ascii="Arial" w:hAnsi="Arial" w:cs="Arial"/>
          <w:sz w:val="24"/>
          <w:szCs w:val="24"/>
        </w:rPr>
        <w:instrText xml:space="preserve"> ADDIN EN.REFLIST </w:instrText>
      </w:r>
      <w:r>
        <w:rPr>
          <w:rFonts w:ascii="Arial" w:hAnsi="Arial" w:cs="Arial"/>
          <w:sz w:val="24"/>
          <w:szCs w:val="24"/>
        </w:rPr>
        <w:fldChar w:fldCharType="separate"/>
      </w:r>
      <w:r w:rsidR="00E96C0A" w:rsidRPr="00E96C0A">
        <w:rPr>
          <w:noProof/>
        </w:rPr>
        <w:t xml:space="preserve">Coffman, J. et al. "The Design Basis for the Integrated and Continuous Biomanufacturing Framework." </w:t>
      </w:r>
      <w:r w:rsidR="00E96C0A" w:rsidRPr="00E96C0A">
        <w:rPr>
          <w:i/>
          <w:noProof/>
        </w:rPr>
        <w:t>Biotechnol Bioeng</w:t>
      </w:r>
      <w:r w:rsidR="00E96C0A" w:rsidRPr="00E96C0A">
        <w:rPr>
          <w:noProof/>
        </w:rPr>
        <w:t>, vol. 118, no. 9, 2021, pp. 3323-33, doi:10.1002/bit.27697.</w:t>
      </w:r>
    </w:p>
    <w:p w14:paraId="53740AFF" w14:textId="77777777" w:rsidR="00E96C0A" w:rsidRPr="00E96C0A" w:rsidRDefault="00E96C0A" w:rsidP="00E96C0A">
      <w:pPr>
        <w:pStyle w:val="EndNoteBibliography"/>
        <w:spacing w:after="0"/>
        <w:ind w:left="720" w:hanging="720"/>
        <w:rPr>
          <w:noProof/>
        </w:rPr>
      </w:pPr>
      <w:r w:rsidRPr="00E96C0A">
        <w:rPr>
          <w:noProof/>
        </w:rPr>
        <w:t xml:space="preserve">Erickson, J et al. "End-to-End Collaboration to Transform Biopharmaceutical Development and Manufacturing." </w:t>
      </w:r>
      <w:r w:rsidRPr="00E96C0A">
        <w:rPr>
          <w:i/>
          <w:noProof/>
        </w:rPr>
        <w:t>Biotechnology and Bioengineering</w:t>
      </w:r>
      <w:r w:rsidRPr="00E96C0A">
        <w:rPr>
          <w:noProof/>
        </w:rPr>
        <w:t>, vol. 118, no. 9, 2021, pp. 3302-12, doi:10.1002/bit.27688.</w:t>
      </w:r>
    </w:p>
    <w:p w14:paraId="573D4EA1" w14:textId="11D0C845" w:rsidR="00E96C0A" w:rsidRPr="00E96C0A" w:rsidRDefault="00E96C0A" w:rsidP="00E96C0A">
      <w:pPr>
        <w:pStyle w:val="EndNoteBibliography"/>
        <w:spacing w:after="0"/>
        <w:ind w:left="720" w:hanging="720"/>
        <w:rPr>
          <w:noProof/>
        </w:rPr>
      </w:pPr>
      <w:r w:rsidRPr="00E96C0A">
        <w:rPr>
          <w:noProof/>
        </w:rPr>
        <w:t xml:space="preserve">NIST. "Nist Monoclonal Antibody Reference Material 8671." </w:t>
      </w:r>
      <w:hyperlink r:id="rId15" w:history="1">
        <w:r w:rsidRPr="00E96C0A">
          <w:rPr>
            <w:rStyle w:val="Hyperlink"/>
            <w:noProof/>
          </w:rPr>
          <w:t>https://www.nist.gov/programs-projects/nist-monoclonal-antibody-reference-material-8671</w:t>
        </w:r>
      </w:hyperlink>
      <w:r w:rsidRPr="00E96C0A">
        <w:rPr>
          <w:noProof/>
        </w:rPr>
        <w:t>. Accessed 2/4/2025 2025.</w:t>
      </w:r>
    </w:p>
    <w:p w14:paraId="41EC13A2" w14:textId="77777777" w:rsidR="00E96C0A" w:rsidRPr="00E96C0A" w:rsidRDefault="00E96C0A" w:rsidP="00E96C0A">
      <w:pPr>
        <w:pStyle w:val="EndNoteBibliography"/>
        <w:ind w:left="720" w:hanging="720"/>
        <w:rPr>
          <w:ins w:id="449" w:author="Partopour, Behnam" w:date="2025-08-27T16:57:00Z" w16du:dateUtc="2025-08-27T16:57:36Z"/>
          <w:noProof/>
        </w:rPr>
      </w:pPr>
      <w:r w:rsidRPr="0B16467A">
        <w:rPr>
          <w:noProof/>
        </w:rPr>
        <w:t xml:space="preserve">Ram, N. et al. "Evaluation of the Design, Development, and Performance of a Mass-Flow Based, Open-Source Buffer Manufacturing System." </w:t>
      </w:r>
      <w:r w:rsidRPr="0B16467A">
        <w:rPr>
          <w:i/>
          <w:iCs/>
          <w:noProof/>
        </w:rPr>
        <w:t>PDA J Pharm Sci Technol</w:t>
      </w:r>
      <w:r w:rsidRPr="0B16467A">
        <w:rPr>
          <w:noProof/>
        </w:rPr>
        <w:t>, vol. 77, no. 2, 2023, pp. 79-98, doi:10.5731/pdajpst.2021.012660.</w:t>
      </w:r>
    </w:p>
    <w:p w14:paraId="3A7F08DD" w14:textId="20427CD4" w:rsidR="175A9EE7" w:rsidRDefault="175A9EE7">
      <w:pPr>
        <w:spacing w:after="0"/>
        <w:rPr>
          <w:ins w:id="450" w:author="Partopour, Behnam" w:date="2025-08-27T16:57:00Z" w16du:dateUtc="2025-08-27T16:57:48Z"/>
          <w:rStyle w:val="Hyperlink"/>
          <w:rFonts w:ascii="Aptos" w:eastAsia="Aptos" w:hAnsi="Aptos" w:cs="Aptos"/>
          <w:noProof/>
        </w:rPr>
        <w:pPrChange w:id="451" w:author="Partopour, Behnam" w:date="2025-08-27T16:57:00Z">
          <w:pPr/>
        </w:pPrChange>
      </w:pPr>
      <w:ins w:id="452" w:author="Partopour, Behnam" w:date="2025-08-27T16:57:00Z">
        <w:r w:rsidRPr="0B16467A">
          <w:rPr>
            <w:rFonts w:ascii="Aptos" w:eastAsia="Aptos" w:hAnsi="Aptos" w:cs="Aptos"/>
            <w:noProof/>
          </w:rPr>
          <w:t>Neves, C. et al. “Evaluating end</w:t>
        </w:r>
        <w:r w:rsidRPr="0B16467A">
          <w:rPr>
            <w:rFonts w:ascii="Cambria Math" w:eastAsia="Cambria Math" w:hAnsi="Cambria Math" w:cs="Cambria Math"/>
            <w:noProof/>
          </w:rPr>
          <w:t>‐</w:t>
        </w:r>
        <w:r w:rsidRPr="0B16467A">
          <w:rPr>
            <w:rFonts w:ascii="Aptos" w:eastAsia="Aptos" w:hAnsi="Aptos" w:cs="Aptos"/>
            <w:noProof/>
          </w:rPr>
          <w:t>to</w:t>
        </w:r>
        <w:r w:rsidRPr="0B16467A">
          <w:rPr>
            <w:rFonts w:ascii="Cambria Math" w:eastAsia="Cambria Math" w:hAnsi="Cambria Math" w:cs="Cambria Math"/>
            <w:noProof/>
          </w:rPr>
          <w:t>‐</w:t>
        </w:r>
        <w:r w:rsidRPr="0B16467A">
          <w:rPr>
            <w:rFonts w:ascii="Aptos" w:eastAsia="Aptos" w:hAnsi="Aptos" w:cs="Aptos"/>
            <w:noProof/>
          </w:rPr>
          <w:t>end continuous antibody manufacture with column</w:t>
        </w:r>
        <w:r w:rsidRPr="0B16467A">
          <w:rPr>
            <w:rFonts w:ascii="Cambria Math" w:eastAsia="Cambria Math" w:hAnsi="Cambria Math" w:cs="Cambria Math"/>
            <w:noProof/>
          </w:rPr>
          <w:t>‐</w:t>
        </w:r>
        <w:r w:rsidRPr="0B16467A">
          <w:rPr>
            <w:rFonts w:ascii="Aptos" w:eastAsia="Aptos" w:hAnsi="Aptos" w:cs="Aptos"/>
            <w:noProof/>
          </w:rPr>
          <w:t xml:space="preserve">free capture alternatives from economic, environmental, and robustness perspectives” Biotechnology Progress, 40(4), 2024,  </w:t>
        </w:r>
        <w:r>
          <w:fldChar w:fldCharType="begin"/>
        </w:r>
        <w:r>
          <w:instrText xml:space="preserve">HYPERLINK "https://doi.org/10.1002/btpr.3427" </w:instrText>
        </w:r>
        <w:r>
          <w:fldChar w:fldCharType="separate"/>
        </w:r>
        <w:r w:rsidRPr="0B16467A">
          <w:rPr>
            <w:rStyle w:val="Hyperlink"/>
            <w:rFonts w:ascii="Aptos" w:eastAsia="Aptos" w:hAnsi="Aptos" w:cs="Aptos"/>
            <w:noProof/>
          </w:rPr>
          <w:t>https://doi.org/10.1002/btpr.3427</w:t>
        </w:r>
        <w:r>
          <w:fldChar w:fldCharType="end"/>
        </w:r>
      </w:ins>
    </w:p>
    <w:p w14:paraId="49B02C1F" w14:textId="0EF8C08D" w:rsidR="0B16467A" w:rsidRDefault="0B16467A" w:rsidP="0B16467A">
      <w:pPr>
        <w:pStyle w:val="EndNoteBibliography"/>
        <w:ind w:left="720" w:hanging="720"/>
        <w:rPr>
          <w:noProof/>
        </w:rPr>
      </w:pPr>
    </w:p>
    <w:p w14:paraId="25C08932" w14:textId="6B5BF5A8" w:rsidR="00490CE0" w:rsidRDefault="00EB4C6B" w:rsidP="00105E62">
      <w:pPr>
        <w:spacing w:after="0" w:line="480" w:lineRule="auto"/>
        <w:rPr>
          <w:rFonts w:ascii="Arial" w:hAnsi="Arial" w:cs="Arial"/>
          <w:sz w:val="24"/>
          <w:szCs w:val="24"/>
        </w:rPr>
      </w:pPr>
      <w:r>
        <w:rPr>
          <w:rFonts w:ascii="Arial" w:hAnsi="Arial" w:cs="Arial"/>
          <w:sz w:val="24"/>
          <w:szCs w:val="24"/>
        </w:rPr>
        <w:fldChar w:fldCharType="end"/>
      </w:r>
    </w:p>
    <w:sectPr w:rsidR="00490CE0">
      <w:headerReference w:type="default" r:id="rId16"/>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Hamilton, Ken {MMIC~Oceanside}" w:date="2025-08-11T16:41:00Z" w:initials="HK">
    <w:p w14:paraId="35DBFBF4" w14:textId="0FB789D7" w:rsidR="00107BDF" w:rsidRDefault="00107BDF">
      <w:pPr>
        <w:pStyle w:val="CommentText"/>
      </w:pPr>
      <w:r>
        <w:rPr>
          <w:rStyle w:val="CommentReference"/>
        </w:rPr>
        <w:annotationRef/>
      </w:r>
      <w:r w:rsidRPr="162DC148">
        <w:t>This most likely does not include user costs and does also not include level 3 and 4 (fully ERP) automation / IT costs. We should clarify this.</w:t>
      </w:r>
    </w:p>
  </w:comment>
  <w:comment w:id="8" w:author="Erickson, John" w:date="2025-08-12T11:56:00Z" w:initials="JE">
    <w:p w14:paraId="1895429D" w14:textId="77777777" w:rsidR="000228FA" w:rsidRDefault="000228FA" w:rsidP="000228FA">
      <w:r>
        <w:rPr>
          <w:rStyle w:val="CommentReference"/>
        </w:rPr>
        <w:annotationRef/>
      </w:r>
      <w:r>
        <w:rPr>
          <w:sz w:val="20"/>
          <w:szCs w:val="20"/>
        </w:rPr>
        <w:t>Ray to answer</w:t>
      </w:r>
    </w:p>
  </w:comment>
  <w:comment w:id="9" w:author="Erickson, John" w:date="2025-09-04T09:23:00Z" w:initials="JE">
    <w:p w14:paraId="042FF033" w14:textId="77777777" w:rsidR="001F7BD0" w:rsidRDefault="001F7BD0" w:rsidP="001F7BD0">
      <w:r>
        <w:rPr>
          <w:rStyle w:val="CommentReference"/>
        </w:rPr>
        <w:annotationRef/>
      </w:r>
      <w:r>
        <w:rPr>
          <w:sz w:val="20"/>
          <w:szCs w:val="20"/>
        </w:rPr>
        <w:t>Does not include user costs&gt; Ray to provide</w:t>
      </w:r>
    </w:p>
  </w:comment>
  <w:comment w:id="12" w:author="Hamilton, Ken {MMIC~Oceanside}" w:date="2025-08-11T16:43:00Z" w:initials="HK">
    <w:p w14:paraId="4CB7904E" w14:textId="7DBEB98E" w:rsidR="00107BDF" w:rsidRDefault="00107BDF">
      <w:pPr>
        <w:pStyle w:val="CommentText"/>
      </w:pPr>
      <w:r>
        <w:rPr>
          <w:rStyle w:val="CommentReference"/>
        </w:rPr>
        <w:annotationRef/>
      </w:r>
      <w:r w:rsidRPr="7525EB46">
        <w:t>Add words to the effect of “assuming about 5 g/L with 70% yield” or some other combination of titer and yield and also cell culture duration and bioreactor turnaround time and number of weeks per year of operation that gives approx. 5000kg/yr); maybe this information goes in a table at the back of the paper.</w:t>
      </w:r>
    </w:p>
  </w:comment>
  <w:comment w:id="16" w:author="Hamilton, Ken {MMIC~Oceanside}" w:date="2025-08-11T16:44:00Z" w:initials="HK">
    <w:p w14:paraId="7E8992F4" w14:textId="1B44C090" w:rsidR="00107BDF" w:rsidRDefault="00107BDF">
      <w:pPr>
        <w:pStyle w:val="CommentText"/>
      </w:pPr>
      <w:r>
        <w:rPr>
          <w:rStyle w:val="CommentReference"/>
        </w:rPr>
        <w:annotationRef/>
      </w:r>
      <w:r w:rsidRPr="43789119">
        <w:t>What is the basis or source to use this number ($1.3BM)(same comment for the continuous plant at $210MM above). I know a cost study was done for the $210MM, so we can state that or refer to it. But, we need to have a source for the $1.3BN as well.</w:t>
      </w:r>
    </w:p>
  </w:comment>
  <w:comment w:id="17" w:author="Erickson, John" w:date="2025-08-12T11:47:00Z" w:initials="JE">
    <w:p w14:paraId="6885F2C5" w14:textId="77777777" w:rsidR="005E0727" w:rsidRDefault="005E0727" w:rsidP="005E0727">
      <w:r>
        <w:rPr>
          <w:rStyle w:val="CommentReference"/>
        </w:rPr>
        <w:annotationRef/>
      </w:r>
      <w:r>
        <w:rPr>
          <w:sz w:val="20"/>
          <w:szCs w:val="20"/>
        </w:rPr>
        <w:t>BMS ireland 1.2B, 2018 ish. CHeck for reference.</w:t>
      </w:r>
    </w:p>
  </w:comment>
  <w:comment w:id="18" w:author="Hamilton, Ken {MMIC~Oceanside}" w:date="2025-08-12T09:24:00Z" w:initials="HK">
    <w:p w14:paraId="1377E45C" w14:textId="562B5C68" w:rsidR="00107BDF" w:rsidRDefault="00107BDF">
      <w:pPr>
        <w:pStyle w:val="CommentText"/>
      </w:pPr>
      <w:r>
        <w:rPr>
          <w:rStyle w:val="CommentReference"/>
        </w:rPr>
        <w:annotationRef/>
      </w:r>
      <w:r w:rsidRPr="5F04B3B8">
        <w:t>Good to know; we should reference this in the paper (table in an appendix, for example?). Do we escalate cost to 2025?</w:t>
      </w:r>
    </w:p>
  </w:comment>
  <w:comment w:id="19" w:author="Erickson, John" w:date="2025-08-26T12:05:00Z" w:initials="JE">
    <w:p w14:paraId="14CE627A" w14:textId="77777777" w:rsidR="005D3403" w:rsidRDefault="005D3403" w:rsidP="005D3403">
      <w:r>
        <w:rPr>
          <w:rStyle w:val="CommentReference"/>
        </w:rPr>
        <w:annotationRef/>
      </w:r>
      <w:r>
        <w:rPr>
          <w:sz w:val="20"/>
          <w:szCs w:val="20"/>
        </w:rPr>
        <w:t>Ray to include reference to Irish Times and inflate to 2025. John to change number in model.</w:t>
      </w:r>
    </w:p>
  </w:comment>
  <w:comment w:id="37" w:author="Hamilton, Ken {MMIC~Oceanside}" w:date="2025-08-11T16:46:00Z" w:initials="HK">
    <w:p w14:paraId="3D9F2E10" w14:textId="4F3D1FBB" w:rsidR="00107BDF" w:rsidRDefault="00107BDF">
      <w:pPr>
        <w:pStyle w:val="CommentText"/>
      </w:pPr>
      <w:r>
        <w:rPr>
          <w:rStyle w:val="CommentReference"/>
        </w:rPr>
        <w:annotationRef/>
      </w:r>
      <w:r w:rsidRPr="56371B1F">
        <w:t>We should state somewhere the exact assumptions for number of days of continuous operation per run and number of batches per year, to help the reader understand the genesis of the stated numbers, so everything is clear.</w:t>
      </w:r>
    </w:p>
  </w:comment>
  <w:comment w:id="38" w:author="Erickson, John" w:date="2025-08-12T11:50:00Z" w:initials="JE">
    <w:p w14:paraId="66AE930E" w14:textId="77777777" w:rsidR="00712D89" w:rsidRDefault="00712D89" w:rsidP="00712D89">
      <w:r>
        <w:rPr>
          <w:rStyle w:val="CommentReference"/>
        </w:rPr>
        <w:annotationRef/>
      </w:r>
      <w:r>
        <w:rPr>
          <w:sz w:val="20"/>
          <w:szCs w:val="20"/>
        </w:rPr>
        <w:t>Brian to provide number</w:t>
      </w:r>
    </w:p>
  </w:comment>
  <w:comment w:id="50" w:author="Hamilton, Ken {MMIC~Oceanside}" w:date="2025-08-11T16:48:00Z" w:initials="HK">
    <w:p w14:paraId="0F697B27" w14:textId="0FEE7C40" w:rsidR="00107BDF" w:rsidRDefault="00107BDF">
      <w:pPr>
        <w:pStyle w:val="CommentText"/>
      </w:pPr>
      <w:r>
        <w:rPr>
          <w:rStyle w:val="CommentReference"/>
        </w:rPr>
        <w:annotationRef/>
      </w:r>
      <w:r w:rsidRPr="6681744B">
        <w:t>How long is the period of constant steady state protein production for each run lastly, e.g. 28 days, 4 x 7 days ? It will be helpful to the reader to give the growth period and then the number o days of steady state protein production.</w:t>
      </w:r>
    </w:p>
  </w:comment>
  <w:comment w:id="51" w:author="Erickson, John" w:date="2025-08-12T11:51:00Z" w:initials="JE">
    <w:p w14:paraId="0BE478FB" w14:textId="77777777" w:rsidR="00FE76AB" w:rsidRDefault="00061759" w:rsidP="00FE76AB">
      <w:r>
        <w:rPr>
          <w:rStyle w:val="CommentReference"/>
        </w:rPr>
        <w:annotationRef/>
      </w:r>
      <w:r w:rsidR="00FE76AB">
        <w:rPr>
          <w:sz w:val="20"/>
          <w:szCs w:val="20"/>
        </w:rPr>
        <w:t>Brian to provide number and explain the second bioreactor that comes up while the other is at steady state, etc.</w:t>
      </w:r>
    </w:p>
  </w:comment>
  <w:comment w:id="56" w:author="Gravallese, Steven R" w:date="2025-07-29T12:52:00Z" w:initials="GS">
    <w:p w14:paraId="56A6D633" w14:textId="731D4375" w:rsidR="00910354" w:rsidRDefault="00107BDF">
      <w:pPr>
        <w:pStyle w:val="CommentText"/>
      </w:pPr>
      <w:r>
        <w:rPr>
          <w:rStyle w:val="CommentReference"/>
        </w:rPr>
        <w:annotationRef/>
      </w:r>
      <w:r w:rsidRPr="59E97D11">
        <w:t>Is it ISO 8 in operation or ISO 7 at rest?  Easier to qualify at rest.</w:t>
      </w:r>
    </w:p>
  </w:comment>
  <w:comment w:id="57" w:author="Erickson, John" w:date="2025-08-12T11:51:00Z" w:initials="JE">
    <w:p w14:paraId="2F1B07C9" w14:textId="77777777" w:rsidR="00541F6D" w:rsidRDefault="00541F6D" w:rsidP="00541F6D">
      <w:r>
        <w:rPr>
          <w:rStyle w:val="CommentReference"/>
        </w:rPr>
        <w:annotationRef/>
      </w:r>
      <w:r>
        <w:rPr>
          <w:sz w:val="20"/>
          <w:szCs w:val="20"/>
        </w:rPr>
        <w:t>Ray to answer</w:t>
      </w:r>
    </w:p>
  </w:comment>
  <w:comment w:id="60" w:author="Gravallese, Steven R" w:date="2025-07-29T12:53:00Z" w:initials="GS">
    <w:p w14:paraId="3BD56211" w14:textId="2ED9D68C" w:rsidR="00910354" w:rsidRDefault="00107BDF">
      <w:pPr>
        <w:pStyle w:val="CommentText"/>
      </w:pPr>
      <w:r>
        <w:rPr>
          <w:rStyle w:val="CommentReference"/>
        </w:rPr>
        <w:annotationRef/>
      </w:r>
      <w:r w:rsidRPr="44C56B23">
        <w:t>ISO 8 at rest?</w:t>
      </w:r>
    </w:p>
  </w:comment>
  <w:comment w:id="61" w:author="Erickson, John" w:date="2025-08-12T11:51:00Z" w:initials="JE">
    <w:p w14:paraId="409590D4" w14:textId="77777777" w:rsidR="00541F6D" w:rsidRDefault="00541F6D" w:rsidP="00541F6D">
      <w:r>
        <w:rPr>
          <w:rStyle w:val="CommentReference"/>
        </w:rPr>
        <w:annotationRef/>
      </w:r>
      <w:r>
        <w:rPr>
          <w:sz w:val="20"/>
          <w:szCs w:val="20"/>
        </w:rPr>
        <w:t>Ray?</w:t>
      </w:r>
    </w:p>
  </w:comment>
  <w:comment w:id="101" w:author="Hamilton, Ken {MMIC~Oceanside}" w:date="2025-08-11T16:49:00Z" w:initials="HK">
    <w:p w14:paraId="7522AFF6" w14:textId="0F8958EF" w:rsidR="00107BDF" w:rsidRDefault="00107BDF">
      <w:pPr>
        <w:pStyle w:val="CommentText"/>
      </w:pPr>
      <w:r>
        <w:rPr>
          <w:rStyle w:val="CommentReference"/>
        </w:rPr>
        <w:annotationRef/>
      </w:r>
      <w:r w:rsidRPr="02ED4D64">
        <w:t>I think we need to say this is an assumption; i.e. the analysis in the paper assumes a 5X media and 5X buffer concentration. Since the plant is not built, I think the paper needs to distinguish between an assumed input and data gained from actual plant operation.</w:t>
      </w:r>
    </w:p>
  </w:comment>
  <w:comment w:id="106" w:author="Hamilton, Ken {MMIC~Oceanside}" w:date="2025-08-11T16:49:00Z" w:initials="HK">
    <w:p w14:paraId="79AD3FD3" w14:textId="2F533955" w:rsidR="00107BDF" w:rsidRDefault="00107BDF">
      <w:pPr>
        <w:pStyle w:val="CommentText"/>
      </w:pPr>
      <w:r>
        <w:rPr>
          <w:rStyle w:val="CommentReference"/>
        </w:rPr>
        <w:annotationRef/>
      </w:r>
      <w:r w:rsidRPr="272C2497">
        <w:t>What is the analysis that tells us just one skid is required?</w:t>
      </w:r>
    </w:p>
  </w:comment>
  <w:comment w:id="107" w:author="Erickson, John" w:date="2025-08-12T11:52:00Z" w:initials="JE">
    <w:p w14:paraId="1CB0C950" w14:textId="77777777" w:rsidR="00DD16CD" w:rsidRDefault="00DD16CD" w:rsidP="00DD16CD">
      <w:r>
        <w:rPr>
          <w:rStyle w:val="CommentReference"/>
        </w:rPr>
        <w:annotationRef/>
      </w:r>
      <w:r>
        <w:rPr>
          <w:sz w:val="20"/>
          <w:szCs w:val="20"/>
        </w:rPr>
        <w:t>Brian to answer</w:t>
      </w:r>
    </w:p>
  </w:comment>
  <w:comment w:id="108" w:author="Hamilton, Ken {MMIC~Oceanside}" w:date="2025-08-11T16:50:00Z" w:initials="HK">
    <w:p w14:paraId="5020C60F" w14:textId="73721C44" w:rsidR="00107BDF" w:rsidRDefault="00107BDF">
      <w:pPr>
        <w:pStyle w:val="CommentText"/>
      </w:pPr>
      <w:r>
        <w:rPr>
          <w:rStyle w:val="CommentReference"/>
        </w:rPr>
        <w:annotationRef/>
      </w:r>
      <w:r w:rsidRPr="3A18856B">
        <w:t>Can we really say the 700 pallet space is similar to most facilities? I would have expected a wide range in warehouse size, based on plants with different scales of operation. Would it be better to state the basis and assumptions for the 700 pallet space number?</w:t>
      </w:r>
    </w:p>
  </w:comment>
  <w:comment w:id="109" w:author="Erickson, John" w:date="2025-08-12T11:53:00Z" w:initials="JE">
    <w:p w14:paraId="49E52484" w14:textId="77777777" w:rsidR="00D56BBC" w:rsidRDefault="00D56BBC" w:rsidP="00D56BBC">
      <w:r>
        <w:rPr>
          <w:rStyle w:val="CommentReference"/>
        </w:rPr>
        <w:annotationRef/>
      </w:r>
      <w:r>
        <w:rPr>
          <w:sz w:val="20"/>
          <w:szCs w:val="20"/>
        </w:rPr>
        <w:t>Ray to clarify</w:t>
      </w:r>
    </w:p>
  </w:comment>
  <w:comment w:id="151" w:author="Gravallese, Steven R" w:date="2025-07-29T12:46:00Z" w:initials="GS">
    <w:p w14:paraId="125E5453" w14:textId="17EE08F7" w:rsidR="00910354" w:rsidRDefault="00107BDF">
      <w:pPr>
        <w:pStyle w:val="CommentText"/>
      </w:pPr>
      <w:r>
        <w:rPr>
          <w:rStyle w:val="CommentReference"/>
        </w:rPr>
        <w:annotationRef/>
      </w:r>
      <w:r w:rsidRPr="3EAFCE36">
        <w:t>What is definition of qualify?  GMP complete, after engineering runs, etc...?</w:t>
      </w:r>
    </w:p>
  </w:comment>
  <w:comment w:id="152" w:author="Erickson, John" w:date="2025-08-12T11:53:00Z" w:initials="JE">
    <w:p w14:paraId="5B4AB311" w14:textId="77777777" w:rsidR="003657DC" w:rsidRDefault="003657DC" w:rsidP="003657DC">
      <w:r>
        <w:rPr>
          <w:rStyle w:val="CommentReference"/>
        </w:rPr>
        <w:annotationRef/>
      </w:r>
      <w:r>
        <w:rPr>
          <w:sz w:val="20"/>
          <w:szCs w:val="20"/>
        </w:rPr>
        <w:t>Ray to answer</w:t>
      </w:r>
    </w:p>
  </w:comment>
  <w:comment w:id="189" w:author="Hamilton, Ken {MMIC~Oceanside}" w:date="2025-08-11T16:54:00Z" w:initials="HK">
    <w:p w14:paraId="17768F1B" w14:textId="10CFA21E" w:rsidR="00107BDF" w:rsidRDefault="00107BDF">
      <w:pPr>
        <w:pStyle w:val="CommentText"/>
      </w:pPr>
      <w:r>
        <w:rPr>
          <w:rStyle w:val="CommentReference"/>
        </w:rPr>
        <w:annotationRef/>
      </w:r>
      <w:r w:rsidRPr="2D98BD04">
        <w:t>It would be helpful to a reader to give a table with the assumed costs (materials, consumables, utilities, labor)  (with rationale) for these cost factors, so they can independently arrive at the NPC values and the basis for the calculation is clear. to the audience.</w:t>
      </w:r>
    </w:p>
  </w:comment>
  <w:comment w:id="190" w:author="Erickson, John" w:date="2025-08-26T11:54:00Z" w:initials="JE">
    <w:p w14:paraId="068F8FA5" w14:textId="77777777" w:rsidR="001865D0" w:rsidRDefault="001865D0" w:rsidP="001865D0">
      <w:r>
        <w:rPr>
          <w:rStyle w:val="CommentReference"/>
        </w:rPr>
        <w:annotationRef/>
      </w:r>
      <w:r>
        <w:rPr>
          <w:sz w:val="20"/>
          <w:szCs w:val="20"/>
        </w:rPr>
        <w:t>Behnam to add this</w:t>
      </w:r>
    </w:p>
  </w:comment>
  <w:comment w:id="227" w:author="Hamilton, Ken {MMIC~Oceanside}" w:date="2025-08-11T16:56:00Z" w:initials="HK">
    <w:p w14:paraId="70B231F0" w14:textId="2BF62E55" w:rsidR="00107BDF" w:rsidRDefault="00107BDF">
      <w:pPr>
        <w:pStyle w:val="CommentText"/>
      </w:pPr>
      <w:r>
        <w:rPr>
          <w:rStyle w:val="CommentReference"/>
        </w:rPr>
        <w:annotationRef/>
      </w:r>
      <w:r w:rsidRPr="61199B9A">
        <w:t>o, does the demand start at zero,? We should also state the period over which the demand increases in he linear fashion.</w:t>
      </w:r>
    </w:p>
  </w:comment>
  <w:comment w:id="228" w:author="Erickson, John" w:date="2025-08-12T11:55:00Z" w:initials="JE">
    <w:p w14:paraId="20B3B711" w14:textId="77777777" w:rsidR="006A5704" w:rsidRDefault="006A5704" w:rsidP="006A5704">
      <w:r>
        <w:rPr>
          <w:rStyle w:val="CommentReference"/>
        </w:rPr>
        <w:annotationRef/>
      </w:r>
      <w:r>
        <w:rPr>
          <w:sz w:val="20"/>
          <w:szCs w:val="20"/>
        </w:rPr>
        <w:t>10 years, now added</w:t>
      </w:r>
    </w:p>
  </w:comment>
  <w:comment w:id="280" w:author="Jeff Johnson" w:date="2025-07-29T11:04:00Z" w:initials="JJ">
    <w:p w14:paraId="04101D04" w14:textId="6DBBA247" w:rsidR="00910354" w:rsidRDefault="00107BDF">
      <w:pPr>
        <w:pStyle w:val="CommentText"/>
      </w:pPr>
      <w:r>
        <w:rPr>
          <w:rStyle w:val="CommentReference"/>
        </w:rPr>
        <w:annotationRef/>
      </w:r>
      <w:r w:rsidRPr="6B6EE8A7">
        <w:t>the single use components</w:t>
      </w:r>
    </w:p>
  </w:comment>
  <w:comment w:id="389" w:author="Erickson, John" w:date="2025-08-26T11:57:00Z" w:initials="JE">
    <w:p w14:paraId="712C6750" w14:textId="77777777" w:rsidR="00FB777D" w:rsidRDefault="00FB777D" w:rsidP="00FB777D">
      <w:r>
        <w:rPr>
          <w:rStyle w:val="CommentReference"/>
        </w:rPr>
        <w:annotationRef/>
      </w:r>
      <w:r>
        <w:rPr>
          <w:sz w:val="20"/>
          <w:szCs w:val="20"/>
        </w:rPr>
        <w:t xml:space="preserve">Need reference. Can Ken help with a reference? </w:t>
      </w:r>
    </w:p>
  </w:comment>
  <w:comment w:id="390" w:author="Erickson, John" w:date="2025-08-26T11:59:00Z" w:initials="JE">
    <w:p w14:paraId="5CCA8112" w14:textId="77777777" w:rsidR="00E3664A" w:rsidRDefault="00E3664A" w:rsidP="00E3664A">
      <w:r>
        <w:rPr>
          <w:rStyle w:val="CommentReference"/>
        </w:rPr>
        <w:annotationRef/>
      </w:r>
      <w:r>
        <w:rPr>
          <w:sz w:val="20"/>
          <w:szCs w:val="20"/>
        </w:rPr>
        <w:t xml:space="preserve">Brian and Jeff to come up with rationale and reference. </w:t>
      </w:r>
    </w:p>
  </w:comment>
  <w:comment w:id="415" w:author="Erickson, John" w:date="2025-09-04T14:19:00Z" w:initials="JE">
    <w:p w14:paraId="5A18FC0E" w14:textId="77777777" w:rsidR="0029788D" w:rsidRDefault="0029788D" w:rsidP="0029788D">
      <w:r>
        <w:rPr>
          <w:rStyle w:val="CommentReference"/>
        </w:rPr>
        <w:annotationRef/>
      </w:r>
      <w:r>
        <w:rPr>
          <w:sz w:val="20"/>
          <w:szCs w:val="20"/>
        </w:rPr>
        <w:t>Can we split out consumables and raws?</w:t>
      </w:r>
    </w:p>
  </w:comment>
  <w:comment w:id="420" w:author="Erickson, John" w:date="2025-09-04T14:18:00Z" w:initials="JE">
    <w:p w14:paraId="60F61D99" w14:textId="77777777" w:rsidR="00FC1298" w:rsidRDefault="00FC1298" w:rsidP="00FC1298">
      <w:r>
        <w:rPr>
          <w:rStyle w:val="CommentReference"/>
        </w:rPr>
        <w:annotationRef/>
      </w:r>
      <w:r>
        <w:rPr>
          <w:sz w:val="20"/>
          <w:szCs w:val="20"/>
        </w:rPr>
        <w:t>Ken: say what's. included in overhead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DBFBF4" w15:done="0"/>
  <w15:commentEx w15:paraId="1895429D" w15:paraIdParent="35DBFBF4" w15:done="0"/>
  <w15:commentEx w15:paraId="042FF033" w15:paraIdParent="35DBFBF4" w15:done="0"/>
  <w15:commentEx w15:paraId="4CB7904E" w15:done="0"/>
  <w15:commentEx w15:paraId="7E8992F4" w15:done="0"/>
  <w15:commentEx w15:paraId="6885F2C5" w15:paraIdParent="7E8992F4" w15:done="0"/>
  <w15:commentEx w15:paraId="1377E45C" w15:paraIdParent="7E8992F4" w15:done="0"/>
  <w15:commentEx w15:paraId="14CE627A" w15:paraIdParent="7E8992F4" w15:done="0"/>
  <w15:commentEx w15:paraId="3D9F2E10" w15:done="0"/>
  <w15:commentEx w15:paraId="66AE930E" w15:paraIdParent="3D9F2E10" w15:done="0"/>
  <w15:commentEx w15:paraId="0F697B27" w15:done="0"/>
  <w15:commentEx w15:paraId="0BE478FB" w15:paraIdParent="0F697B27" w15:done="0"/>
  <w15:commentEx w15:paraId="56A6D633" w15:done="1"/>
  <w15:commentEx w15:paraId="2F1B07C9" w15:paraIdParent="56A6D633" w15:done="1"/>
  <w15:commentEx w15:paraId="3BD56211" w15:done="1"/>
  <w15:commentEx w15:paraId="409590D4" w15:paraIdParent="3BD56211" w15:done="1"/>
  <w15:commentEx w15:paraId="7522AFF6" w15:done="0"/>
  <w15:commentEx w15:paraId="79AD3FD3" w15:done="0"/>
  <w15:commentEx w15:paraId="1CB0C950" w15:paraIdParent="79AD3FD3" w15:done="0"/>
  <w15:commentEx w15:paraId="5020C60F" w15:done="0"/>
  <w15:commentEx w15:paraId="49E52484" w15:paraIdParent="5020C60F" w15:done="0"/>
  <w15:commentEx w15:paraId="125E5453" w15:done="1"/>
  <w15:commentEx w15:paraId="5B4AB311" w15:paraIdParent="125E5453" w15:done="1"/>
  <w15:commentEx w15:paraId="17768F1B" w15:done="0"/>
  <w15:commentEx w15:paraId="068F8FA5" w15:paraIdParent="17768F1B" w15:done="0"/>
  <w15:commentEx w15:paraId="70B231F0" w15:done="0"/>
  <w15:commentEx w15:paraId="20B3B711" w15:paraIdParent="70B231F0" w15:done="0"/>
  <w15:commentEx w15:paraId="04101D04" w15:done="1"/>
  <w15:commentEx w15:paraId="712C6750" w15:done="0"/>
  <w15:commentEx w15:paraId="5CCA8112" w15:paraIdParent="712C6750" w15:done="0"/>
  <w15:commentEx w15:paraId="5A18FC0E" w15:done="0"/>
  <w15:commentEx w15:paraId="60F61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3EBC42" w16cex:dateUtc="2025-08-11T23:41:00Z"/>
  <w16cex:commentExtensible w16cex:durableId="637CE648" w16cex:dateUtc="2025-08-12T15:56:00Z"/>
  <w16cex:commentExtensible w16cex:durableId="79373446" w16cex:dateUtc="2025-09-04T13:23:00Z"/>
  <w16cex:commentExtensible w16cex:durableId="1AB7A2B7" w16cex:dateUtc="2025-08-11T23:43:00Z"/>
  <w16cex:commentExtensible w16cex:durableId="3146D0D8" w16cex:dateUtc="2025-08-11T23:44:00Z"/>
  <w16cex:commentExtensible w16cex:durableId="1FB0AA4E" w16cex:dateUtc="2025-08-12T15:47:00Z"/>
  <w16cex:commentExtensible w16cex:durableId="38DDD8BC" w16cex:dateUtc="2025-08-12T16:24:00Z"/>
  <w16cex:commentExtensible w16cex:durableId="4336B8E4" w16cex:dateUtc="2025-08-26T16:05:00Z"/>
  <w16cex:commentExtensible w16cex:durableId="64C56A95" w16cex:dateUtc="2025-08-11T23:46:00Z"/>
  <w16cex:commentExtensible w16cex:durableId="2A1C3B16" w16cex:dateUtc="2025-08-12T15:50:00Z"/>
  <w16cex:commentExtensible w16cex:durableId="4C3DFBE8" w16cex:dateUtc="2025-08-11T23:48:00Z"/>
  <w16cex:commentExtensible w16cex:durableId="313555C8" w16cex:dateUtc="2025-08-12T15:51:00Z"/>
  <w16cex:commentExtensible w16cex:durableId="073AF14E" w16cex:dateUtc="2025-07-29T16:52:00Z"/>
  <w16cex:commentExtensible w16cex:durableId="52F8E3E9" w16cex:dateUtc="2025-08-12T15:51:00Z"/>
  <w16cex:commentExtensible w16cex:durableId="6EA3332A" w16cex:dateUtc="2025-07-29T16:53:00Z"/>
  <w16cex:commentExtensible w16cex:durableId="1B14A9DC" w16cex:dateUtc="2025-08-12T15:51:00Z"/>
  <w16cex:commentExtensible w16cex:durableId="4652E52A" w16cex:dateUtc="2025-08-11T23:49:00Z"/>
  <w16cex:commentExtensible w16cex:durableId="15B0908B" w16cex:dateUtc="2025-08-11T23:49:00Z"/>
  <w16cex:commentExtensible w16cex:durableId="621FDF18" w16cex:dateUtc="2025-08-12T15:52:00Z"/>
  <w16cex:commentExtensible w16cex:durableId="5F91038E" w16cex:dateUtc="2025-08-11T23:50:00Z"/>
  <w16cex:commentExtensible w16cex:durableId="62A029C6" w16cex:dateUtc="2025-08-12T15:53:00Z"/>
  <w16cex:commentExtensible w16cex:durableId="37FB115E" w16cex:dateUtc="2025-07-29T16:46:00Z"/>
  <w16cex:commentExtensible w16cex:durableId="7A7E4E85" w16cex:dateUtc="2025-08-12T15:53:00Z"/>
  <w16cex:commentExtensible w16cex:durableId="38FEA3EC" w16cex:dateUtc="2025-08-11T23:54:00Z"/>
  <w16cex:commentExtensible w16cex:durableId="4897D015" w16cex:dateUtc="2025-08-26T15:54:00Z"/>
  <w16cex:commentExtensible w16cex:durableId="5D5503D5" w16cex:dateUtc="2025-08-11T23:56:00Z"/>
  <w16cex:commentExtensible w16cex:durableId="7049EACF" w16cex:dateUtc="2025-08-12T15:55:00Z"/>
  <w16cex:commentExtensible w16cex:durableId="3C9E28D3" w16cex:dateUtc="2025-07-29T15:04:00Z"/>
  <w16cex:commentExtensible w16cex:durableId="43FC640E" w16cex:dateUtc="2025-08-26T15:57:00Z"/>
  <w16cex:commentExtensible w16cex:durableId="7EEC3547" w16cex:dateUtc="2025-08-26T15:59:00Z"/>
  <w16cex:commentExtensible w16cex:durableId="273A6582" w16cex:dateUtc="2025-09-04T18:19:00Z"/>
  <w16cex:commentExtensible w16cex:durableId="3C6DDA73" w16cex:dateUtc="2025-09-04T1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DBFBF4" w16cid:durableId="003EBC42"/>
  <w16cid:commentId w16cid:paraId="1895429D" w16cid:durableId="637CE648"/>
  <w16cid:commentId w16cid:paraId="042FF033" w16cid:durableId="79373446"/>
  <w16cid:commentId w16cid:paraId="4CB7904E" w16cid:durableId="1AB7A2B7"/>
  <w16cid:commentId w16cid:paraId="7E8992F4" w16cid:durableId="3146D0D8"/>
  <w16cid:commentId w16cid:paraId="6885F2C5" w16cid:durableId="1FB0AA4E"/>
  <w16cid:commentId w16cid:paraId="1377E45C" w16cid:durableId="38DDD8BC"/>
  <w16cid:commentId w16cid:paraId="14CE627A" w16cid:durableId="4336B8E4"/>
  <w16cid:commentId w16cid:paraId="3D9F2E10" w16cid:durableId="64C56A95"/>
  <w16cid:commentId w16cid:paraId="66AE930E" w16cid:durableId="2A1C3B16"/>
  <w16cid:commentId w16cid:paraId="0F697B27" w16cid:durableId="4C3DFBE8"/>
  <w16cid:commentId w16cid:paraId="0BE478FB" w16cid:durableId="313555C8"/>
  <w16cid:commentId w16cid:paraId="56A6D633" w16cid:durableId="073AF14E"/>
  <w16cid:commentId w16cid:paraId="2F1B07C9" w16cid:durableId="52F8E3E9"/>
  <w16cid:commentId w16cid:paraId="3BD56211" w16cid:durableId="6EA3332A"/>
  <w16cid:commentId w16cid:paraId="409590D4" w16cid:durableId="1B14A9DC"/>
  <w16cid:commentId w16cid:paraId="7522AFF6" w16cid:durableId="4652E52A"/>
  <w16cid:commentId w16cid:paraId="79AD3FD3" w16cid:durableId="15B0908B"/>
  <w16cid:commentId w16cid:paraId="1CB0C950" w16cid:durableId="621FDF18"/>
  <w16cid:commentId w16cid:paraId="5020C60F" w16cid:durableId="5F91038E"/>
  <w16cid:commentId w16cid:paraId="49E52484" w16cid:durableId="62A029C6"/>
  <w16cid:commentId w16cid:paraId="125E5453" w16cid:durableId="37FB115E"/>
  <w16cid:commentId w16cid:paraId="5B4AB311" w16cid:durableId="7A7E4E85"/>
  <w16cid:commentId w16cid:paraId="17768F1B" w16cid:durableId="38FEA3EC"/>
  <w16cid:commentId w16cid:paraId="068F8FA5" w16cid:durableId="4897D015"/>
  <w16cid:commentId w16cid:paraId="70B231F0" w16cid:durableId="5D5503D5"/>
  <w16cid:commentId w16cid:paraId="20B3B711" w16cid:durableId="7049EACF"/>
  <w16cid:commentId w16cid:paraId="04101D04" w16cid:durableId="3C9E28D3"/>
  <w16cid:commentId w16cid:paraId="712C6750" w16cid:durableId="43FC640E"/>
  <w16cid:commentId w16cid:paraId="5CCA8112" w16cid:durableId="7EEC3547"/>
  <w16cid:commentId w16cid:paraId="5A18FC0E" w16cid:durableId="273A6582"/>
  <w16cid:commentId w16cid:paraId="60F61D99" w16cid:durableId="3C6DDA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1C9FE" w14:textId="77777777" w:rsidR="002B1A07" w:rsidRDefault="002B1A07" w:rsidP="00D623A7">
      <w:pPr>
        <w:spacing w:after="0" w:line="240" w:lineRule="auto"/>
      </w:pPr>
      <w:r>
        <w:separator/>
      </w:r>
    </w:p>
  </w:endnote>
  <w:endnote w:type="continuationSeparator" w:id="0">
    <w:p w14:paraId="7FE9CF83" w14:textId="77777777" w:rsidR="002B1A07" w:rsidRDefault="002B1A07" w:rsidP="00D623A7">
      <w:pPr>
        <w:spacing w:after="0" w:line="240" w:lineRule="auto"/>
      </w:pPr>
      <w:r>
        <w:continuationSeparator/>
      </w:r>
    </w:p>
  </w:endnote>
  <w:endnote w:type="continuationNotice" w:id="1">
    <w:p w14:paraId="4A0A903C" w14:textId="77777777" w:rsidR="002B1A07" w:rsidRDefault="002B1A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4942366"/>
      <w:docPartObj>
        <w:docPartGallery w:val="Page Numbers (Bottom of Page)"/>
        <w:docPartUnique/>
      </w:docPartObj>
    </w:sdtPr>
    <w:sdtEndPr>
      <w:rPr>
        <w:noProof/>
      </w:rPr>
    </w:sdtEndPr>
    <w:sdtContent>
      <w:p w14:paraId="2280A0A7" w14:textId="000A5D66" w:rsidR="00A92EDA" w:rsidRDefault="00A92E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1AA9D2" w14:textId="77777777" w:rsidR="00D623A7" w:rsidRDefault="00D623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3DE09" w14:textId="77777777" w:rsidR="002B1A07" w:rsidRDefault="002B1A07" w:rsidP="00D623A7">
      <w:pPr>
        <w:spacing w:after="0" w:line="240" w:lineRule="auto"/>
      </w:pPr>
      <w:r>
        <w:separator/>
      </w:r>
    </w:p>
  </w:footnote>
  <w:footnote w:type="continuationSeparator" w:id="0">
    <w:p w14:paraId="4B72E11F" w14:textId="77777777" w:rsidR="002B1A07" w:rsidRDefault="002B1A07" w:rsidP="00D623A7">
      <w:pPr>
        <w:spacing w:after="0" w:line="240" w:lineRule="auto"/>
      </w:pPr>
      <w:r>
        <w:continuationSeparator/>
      </w:r>
    </w:p>
  </w:footnote>
  <w:footnote w:type="continuationNotice" w:id="1">
    <w:p w14:paraId="74CC4C2B" w14:textId="77777777" w:rsidR="002B1A07" w:rsidRDefault="002B1A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5F00" w14:textId="176DB2AD" w:rsidR="00F97226" w:rsidRPr="00F97226" w:rsidRDefault="00F97226">
    <w:pPr>
      <w:pStyle w:val="Header"/>
      <w:rPr>
        <w:b/>
        <w:bCs/>
      </w:rPr>
    </w:pPr>
    <w:r>
      <w:tab/>
    </w:r>
    <w:r>
      <w:tab/>
    </w:r>
    <w:r w:rsidR="22B24ED9" w:rsidRPr="22B24ED9">
      <w:rPr>
        <w:b/>
        <w:bCs/>
      </w:rPr>
      <w:t xml:space="preserve"> </w:t>
    </w:r>
  </w:p>
  <w:p w14:paraId="007D535F" w14:textId="0ECC7634" w:rsidR="00F97226" w:rsidRPr="00F97226" w:rsidRDefault="00F97226">
    <w:pPr>
      <w:pStyle w:val="Header"/>
      <w:rPr>
        <w:b/>
        <w:bCs/>
        <w:color w:val="FF0000"/>
      </w:rPr>
    </w:pPr>
  </w:p>
  <w:p w14:paraId="5A16BB5F" w14:textId="77777777" w:rsidR="00F97226" w:rsidRDefault="00F97226">
    <w:pPr>
      <w:pStyle w:val="Header"/>
    </w:pPr>
  </w:p>
  <w:p w14:paraId="04A3E246" w14:textId="77777777" w:rsidR="00F97226" w:rsidRDefault="00F97226">
    <w:pPr>
      <w:pStyle w:val="Header"/>
    </w:pPr>
  </w:p>
</w:hdr>
</file>

<file path=word/intelligence2.xml><?xml version="1.0" encoding="utf-8"?>
<int2:intelligence xmlns:int2="http://schemas.microsoft.com/office/intelligence/2020/intelligence" xmlns:oel="http://schemas.microsoft.com/office/2019/extlst">
  <int2:observations>
    <int2:textHash int2:hashCode="+PyJ/UxX+bGjs4" int2:id="lNkPdvz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2774"/>
    <w:multiLevelType w:val="hybridMultilevel"/>
    <w:tmpl w:val="8766D4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945ABE"/>
    <w:multiLevelType w:val="hybridMultilevel"/>
    <w:tmpl w:val="7E921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9166880">
    <w:abstractNumId w:val="1"/>
  </w:num>
  <w:num w:numId="2" w16cid:durableId="15146149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kson, John">
    <w15:presenceInfo w15:providerId="AD" w15:userId="S::erickson@udel.edu::e00131b7-d02b-4ca7-90fb-d3c72748be18"/>
  </w15:person>
  <w15:person w15:author="Hamilton, Ken {MMIC~Oceanside}">
    <w15:presenceInfo w15:providerId="AD" w15:userId="S::hamilton.kenneth_gene.com#ext#@udwinprod.onmicrosoft.com::552a4324-f81c-4daa-b208-d230f0b1877a"/>
  </w15:person>
  <w15:person w15:author="Gravallese, Steven R">
    <w15:presenceInfo w15:providerId="AD" w15:userId="S::steve.gravallese_cytiva.com#ext#@udwinprod.onmicrosoft.com::58f8ac2e-c6ac-4485-9e99-f962c654a9d8"/>
  </w15:person>
  <w15:person w15:author="Jeff Johnson">
    <w15:presenceInfo w15:providerId="AD" w15:userId="S::biotechdesign_outlook.com#ext#@udwinprod.onmicrosoft.com::b38c5091-426c-42dd-8787-ec40907266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hideSpellingErrors/>
  <w:hideGrammaticalErrors/>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LA 8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8A2148"/>
    <w:rsid w:val="0000046B"/>
    <w:rsid w:val="000012AD"/>
    <w:rsid w:val="000041E5"/>
    <w:rsid w:val="000042D5"/>
    <w:rsid w:val="00007089"/>
    <w:rsid w:val="00013BA0"/>
    <w:rsid w:val="00015852"/>
    <w:rsid w:val="00016B83"/>
    <w:rsid w:val="000201AD"/>
    <w:rsid w:val="000219E7"/>
    <w:rsid w:val="00022547"/>
    <w:rsid w:val="000228FA"/>
    <w:rsid w:val="00023CFE"/>
    <w:rsid w:val="00024AA4"/>
    <w:rsid w:val="00025161"/>
    <w:rsid w:val="0002565C"/>
    <w:rsid w:val="00026186"/>
    <w:rsid w:val="000268E6"/>
    <w:rsid w:val="00026C6B"/>
    <w:rsid w:val="0002761A"/>
    <w:rsid w:val="0003371D"/>
    <w:rsid w:val="00035876"/>
    <w:rsid w:val="00036015"/>
    <w:rsid w:val="000367A3"/>
    <w:rsid w:val="00037E00"/>
    <w:rsid w:val="000401AD"/>
    <w:rsid w:val="00045A24"/>
    <w:rsid w:val="00046987"/>
    <w:rsid w:val="000507E5"/>
    <w:rsid w:val="00050CBD"/>
    <w:rsid w:val="00050D09"/>
    <w:rsid w:val="000525D3"/>
    <w:rsid w:val="00052837"/>
    <w:rsid w:val="0005338D"/>
    <w:rsid w:val="00054566"/>
    <w:rsid w:val="00057BB4"/>
    <w:rsid w:val="00061759"/>
    <w:rsid w:val="00061927"/>
    <w:rsid w:val="00065EBA"/>
    <w:rsid w:val="00067814"/>
    <w:rsid w:val="00072D2E"/>
    <w:rsid w:val="0007343D"/>
    <w:rsid w:val="00074940"/>
    <w:rsid w:val="00077AA2"/>
    <w:rsid w:val="00080B24"/>
    <w:rsid w:val="00082AB2"/>
    <w:rsid w:val="00083B29"/>
    <w:rsid w:val="00083D39"/>
    <w:rsid w:val="0008447E"/>
    <w:rsid w:val="00091F3D"/>
    <w:rsid w:val="0009200E"/>
    <w:rsid w:val="000934A2"/>
    <w:rsid w:val="00093D1B"/>
    <w:rsid w:val="000956E1"/>
    <w:rsid w:val="000973FC"/>
    <w:rsid w:val="000A02E7"/>
    <w:rsid w:val="000A1394"/>
    <w:rsid w:val="000A4CE3"/>
    <w:rsid w:val="000B18E0"/>
    <w:rsid w:val="000B3B54"/>
    <w:rsid w:val="000B4CB7"/>
    <w:rsid w:val="000B5826"/>
    <w:rsid w:val="000B5B96"/>
    <w:rsid w:val="000B7099"/>
    <w:rsid w:val="000B73C6"/>
    <w:rsid w:val="000C063D"/>
    <w:rsid w:val="000C11C6"/>
    <w:rsid w:val="000C2BFF"/>
    <w:rsid w:val="000C31D7"/>
    <w:rsid w:val="000C5BB2"/>
    <w:rsid w:val="000C6186"/>
    <w:rsid w:val="000C7BB0"/>
    <w:rsid w:val="000D0584"/>
    <w:rsid w:val="000D08F1"/>
    <w:rsid w:val="000D1610"/>
    <w:rsid w:val="000D2924"/>
    <w:rsid w:val="000D2A6B"/>
    <w:rsid w:val="000D38BA"/>
    <w:rsid w:val="000D3F97"/>
    <w:rsid w:val="000D5365"/>
    <w:rsid w:val="000D6F8C"/>
    <w:rsid w:val="000E01CF"/>
    <w:rsid w:val="000E0822"/>
    <w:rsid w:val="000E0ABE"/>
    <w:rsid w:val="000E153C"/>
    <w:rsid w:val="000E2478"/>
    <w:rsid w:val="000E2767"/>
    <w:rsid w:val="000E34AD"/>
    <w:rsid w:val="000E4FEE"/>
    <w:rsid w:val="000E5D72"/>
    <w:rsid w:val="000E6902"/>
    <w:rsid w:val="000F147D"/>
    <w:rsid w:val="000F1746"/>
    <w:rsid w:val="000F3AD4"/>
    <w:rsid w:val="000F515A"/>
    <w:rsid w:val="000F5AAD"/>
    <w:rsid w:val="000F65CB"/>
    <w:rsid w:val="000F6AF6"/>
    <w:rsid w:val="000F7335"/>
    <w:rsid w:val="001025E2"/>
    <w:rsid w:val="0010303E"/>
    <w:rsid w:val="00104B9D"/>
    <w:rsid w:val="00105E62"/>
    <w:rsid w:val="00106870"/>
    <w:rsid w:val="00107799"/>
    <w:rsid w:val="00107BDF"/>
    <w:rsid w:val="00111E61"/>
    <w:rsid w:val="001128D7"/>
    <w:rsid w:val="0011290E"/>
    <w:rsid w:val="001144ED"/>
    <w:rsid w:val="00116AA5"/>
    <w:rsid w:val="001172B3"/>
    <w:rsid w:val="00120D03"/>
    <w:rsid w:val="00121E78"/>
    <w:rsid w:val="0012342A"/>
    <w:rsid w:val="001242F3"/>
    <w:rsid w:val="00124DA8"/>
    <w:rsid w:val="00126257"/>
    <w:rsid w:val="0013014B"/>
    <w:rsid w:val="001326F1"/>
    <w:rsid w:val="00133322"/>
    <w:rsid w:val="001336F5"/>
    <w:rsid w:val="00134671"/>
    <w:rsid w:val="00136CFC"/>
    <w:rsid w:val="00137567"/>
    <w:rsid w:val="00137D3E"/>
    <w:rsid w:val="001412AC"/>
    <w:rsid w:val="00141569"/>
    <w:rsid w:val="00142B98"/>
    <w:rsid w:val="00142F6B"/>
    <w:rsid w:val="001438D3"/>
    <w:rsid w:val="00144662"/>
    <w:rsid w:val="00145224"/>
    <w:rsid w:val="0014641F"/>
    <w:rsid w:val="00146486"/>
    <w:rsid w:val="00151AF1"/>
    <w:rsid w:val="00153BE8"/>
    <w:rsid w:val="00153D8B"/>
    <w:rsid w:val="00153F45"/>
    <w:rsid w:val="00154F17"/>
    <w:rsid w:val="001558D9"/>
    <w:rsid w:val="00155D19"/>
    <w:rsid w:val="00161DD2"/>
    <w:rsid w:val="00161FCA"/>
    <w:rsid w:val="00162400"/>
    <w:rsid w:val="00162A18"/>
    <w:rsid w:val="001638C3"/>
    <w:rsid w:val="001641D3"/>
    <w:rsid w:val="00167515"/>
    <w:rsid w:val="00171A7C"/>
    <w:rsid w:val="001726DD"/>
    <w:rsid w:val="001800EE"/>
    <w:rsid w:val="00180105"/>
    <w:rsid w:val="001819A3"/>
    <w:rsid w:val="00183B20"/>
    <w:rsid w:val="00184572"/>
    <w:rsid w:val="001850CC"/>
    <w:rsid w:val="001864AA"/>
    <w:rsid w:val="001865D0"/>
    <w:rsid w:val="00190B22"/>
    <w:rsid w:val="001918FC"/>
    <w:rsid w:val="0019233E"/>
    <w:rsid w:val="0019326C"/>
    <w:rsid w:val="0019385A"/>
    <w:rsid w:val="00193B07"/>
    <w:rsid w:val="001A21B5"/>
    <w:rsid w:val="001A2291"/>
    <w:rsid w:val="001A2D16"/>
    <w:rsid w:val="001A3215"/>
    <w:rsid w:val="001A35E1"/>
    <w:rsid w:val="001A3784"/>
    <w:rsid w:val="001A3EB2"/>
    <w:rsid w:val="001A63E8"/>
    <w:rsid w:val="001A691D"/>
    <w:rsid w:val="001A7914"/>
    <w:rsid w:val="001B3660"/>
    <w:rsid w:val="001B58F5"/>
    <w:rsid w:val="001B5C94"/>
    <w:rsid w:val="001B5DC6"/>
    <w:rsid w:val="001B6527"/>
    <w:rsid w:val="001B687E"/>
    <w:rsid w:val="001C0847"/>
    <w:rsid w:val="001C0B2B"/>
    <w:rsid w:val="001C76D5"/>
    <w:rsid w:val="001C7B48"/>
    <w:rsid w:val="001D01EB"/>
    <w:rsid w:val="001D03DA"/>
    <w:rsid w:val="001D0E28"/>
    <w:rsid w:val="001D1CCF"/>
    <w:rsid w:val="001D5365"/>
    <w:rsid w:val="001D56D9"/>
    <w:rsid w:val="001D69BE"/>
    <w:rsid w:val="001D7A87"/>
    <w:rsid w:val="001E391D"/>
    <w:rsid w:val="001E6C5C"/>
    <w:rsid w:val="001F09F3"/>
    <w:rsid w:val="001F3068"/>
    <w:rsid w:val="001F5605"/>
    <w:rsid w:val="001F6012"/>
    <w:rsid w:val="001F7BD0"/>
    <w:rsid w:val="00201C0F"/>
    <w:rsid w:val="00203DF3"/>
    <w:rsid w:val="00204DD4"/>
    <w:rsid w:val="00206187"/>
    <w:rsid w:val="00213D94"/>
    <w:rsid w:val="00215F06"/>
    <w:rsid w:val="00220773"/>
    <w:rsid w:val="00220C4F"/>
    <w:rsid w:val="00220D48"/>
    <w:rsid w:val="00222DD8"/>
    <w:rsid w:val="00223019"/>
    <w:rsid w:val="00223400"/>
    <w:rsid w:val="00223ABF"/>
    <w:rsid w:val="0022420D"/>
    <w:rsid w:val="00224350"/>
    <w:rsid w:val="002259A6"/>
    <w:rsid w:val="00225C41"/>
    <w:rsid w:val="00226092"/>
    <w:rsid w:val="00226348"/>
    <w:rsid w:val="00227562"/>
    <w:rsid w:val="00230A81"/>
    <w:rsid w:val="002310EA"/>
    <w:rsid w:val="00232432"/>
    <w:rsid w:val="002327E1"/>
    <w:rsid w:val="002345C7"/>
    <w:rsid w:val="002346AD"/>
    <w:rsid w:val="00234EB0"/>
    <w:rsid w:val="002357D9"/>
    <w:rsid w:val="00235F75"/>
    <w:rsid w:val="00236B2C"/>
    <w:rsid w:val="00237C98"/>
    <w:rsid w:val="00240199"/>
    <w:rsid w:val="002414FA"/>
    <w:rsid w:val="0024188C"/>
    <w:rsid w:val="002421F7"/>
    <w:rsid w:val="00242736"/>
    <w:rsid w:val="00242C05"/>
    <w:rsid w:val="00242F4C"/>
    <w:rsid w:val="00244297"/>
    <w:rsid w:val="00244CF8"/>
    <w:rsid w:val="00245302"/>
    <w:rsid w:val="00252A92"/>
    <w:rsid w:val="00253705"/>
    <w:rsid w:val="00253D65"/>
    <w:rsid w:val="0025485D"/>
    <w:rsid w:val="0025629C"/>
    <w:rsid w:val="00261372"/>
    <w:rsid w:val="00261FD3"/>
    <w:rsid w:val="0026237D"/>
    <w:rsid w:val="00264B00"/>
    <w:rsid w:val="00265ECC"/>
    <w:rsid w:val="00266C9E"/>
    <w:rsid w:val="00266CC9"/>
    <w:rsid w:val="00270602"/>
    <w:rsid w:val="00275239"/>
    <w:rsid w:val="0027783A"/>
    <w:rsid w:val="00277A5F"/>
    <w:rsid w:val="002800B8"/>
    <w:rsid w:val="0028175E"/>
    <w:rsid w:val="002847DC"/>
    <w:rsid w:val="00285E0A"/>
    <w:rsid w:val="00290345"/>
    <w:rsid w:val="0029211C"/>
    <w:rsid w:val="00292BBA"/>
    <w:rsid w:val="00293E96"/>
    <w:rsid w:val="00294CFE"/>
    <w:rsid w:val="0029788D"/>
    <w:rsid w:val="00297DF1"/>
    <w:rsid w:val="002A205F"/>
    <w:rsid w:val="002A3412"/>
    <w:rsid w:val="002A422B"/>
    <w:rsid w:val="002A5238"/>
    <w:rsid w:val="002B1A07"/>
    <w:rsid w:val="002B2026"/>
    <w:rsid w:val="002B2645"/>
    <w:rsid w:val="002B38DC"/>
    <w:rsid w:val="002B5225"/>
    <w:rsid w:val="002B533B"/>
    <w:rsid w:val="002C4356"/>
    <w:rsid w:val="002C5792"/>
    <w:rsid w:val="002C64EA"/>
    <w:rsid w:val="002C678F"/>
    <w:rsid w:val="002C6BD2"/>
    <w:rsid w:val="002D2D59"/>
    <w:rsid w:val="002D3209"/>
    <w:rsid w:val="002D4C69"/>
    <w:rsid w:val="002D5C23"/>
    <w:rsid w:val="002D66F1"/>
    <w:rsid w:val="002DAC6C"/>
    <w:rsid w:val="002E1694"/>
    <w:rsid w:val="002E4F41"/>
    <w:rsid w:val="002E5279"/>
    <w:rsid w:val="002E598F"/>
    <w:rsid w:val="002E6B0F"/>
    <w:rsid w:val="002F0344"/>
    <w:rsid w:val="002F0BFF"/>
    <w:rsid w:val="002F3676"/>
    <w:rsid w:val="002F3974"/>
    <w:rsid w:val="002F6281"/>
    <w:rsid w:val="002F6BC7"/>
    <w:rsid w:val="002F6D94"/>
    <w:rsid w:val="002F73BD"/>
    <w:rsid w:val="002F7EAC"/>
    <w:rsid w:val="00300BC1"/>
    <w:rsid w:val="00301ABF"/>
    <w:rsid w:val="0030226D"/>
    <w:rsid w:val="00303CE6"/>
    <w:rsid w:val="00303E96"/>
    <w:rsid w:val="0030425C"/>
    <w:rsid w:val="00305976"/>
    <w:rsid w:val="00307749"/>
    <w:rsid w:val="00312E8B"/>
    <w:rsid w:val="0031411A"/>
    <w:rsid w:val="00316A84"/>
    <w:rsid w:val="00316D6E"/>
    <w:rsid w:val="00316D95"/>
    <w:rsid w:val="00317615"/>
    <w:rsid w:val="003213DE"/>
    <w:rsid w:val="00323626"/>
    <w:rsid w:val="00323F78"/>
    <w:rsid w:val="003244F0"/>
    <w:rsid w:val="00324BF7"/>
    <w:rsid w:val="00326EDB"/>
    <w:rsid w:val="0032771D"/>
    <w:rsid w:val="003300B5"/>
    <w:rsid w:val="00330F35"/>
    <w:rsid w:val="00332341"/>
    <w:rsid w:val="00334CC6"/>
    <w:rsid w:val="00335CE1"/>
    <w:rsid w:val="0033698E"/>
    <w:rsid w:val="00336EBD"/>
    <w:rsid w:val="00337C09"/>
    <w:rsid w:val="00337CA0"/>
    <w:rsid w:val="0034029D"/>
    <w:rsid w:val="00340536"/>
    <w:rsid w:val="00341C46"/>
    <w:rsid w:val="00344182"/>
    <w:rsid w:val="0034461D"/>
    <w:rsid w:val="0034530F"/>
    <w:rsid w:val="0034735B"/>
    <w:rsid w:val="0034778F"/>
    <w:rsid w:val="00347C21"/>
    <w:rsid w:val="00347F5A"/>
    <w:rsid w:val="003500E7"/>
    <w:rsid w:val="003501C9"/>
    <w:rsid w:val="00351501"/>
    <w:rsid w:val="00356460"/>
    <w:rsid w:val="00356D2F"/>
    <w:rsid w:val="003570EC"/>
    <w:rsid w:val="00357649"/>
    <w:rsid w:val="00361010"/>
    <w:rsid w:val="003625A5"/>
    <w:rsid w:val="003625E4"/>
    <w:rsid w:val="003652E8"/>
    <w:rsid w:val="003657DC"/>
    <w:rsid w:val="003674B7"/>
    <w:rsid w:val="00367EBD"/>
    <w:rsid w:val="00370325"/>
    <w:rsid w:val="00370BBF"/>
    <w:rsid w:val="00370F60"/>
    <w:rsid w:val="00374C20"/>
    <w:rsid w:val="003765AE"/>
    <w:rsid w:val="00376FEC"/>
    <w:rsid w:val="003803B8"/>
    <w:rsid w:val="00380A52"/>
    <w:rsid w:val="00380F4D"/>
    <w:rsid w:val="0038132A"/>
    <w:rsid w:val="00381B86"/>
    <w:rsid w:val="00382E0C"/>
    <w:rsid w:val="00383CB0"/>
    <w:rsid w:val="003847DF"/>
    <w:rsid w:val="0038594A"/>
    <w:rsid w:val="00386C33"/>
    <w:rsid w:val="00387AD9"/>
    <w:rsid w:val="00387BC6"/>
    <w:rsid w:val="00392C83"/>
    <w:rsid w:val="003937BF"/>
    <w:rsid w:val="003941D3"/>
    <w:rsid w:val="0039504C"/>
    <w:rsid w:val="00397D71"/>
    <w:rsid w:val="00397DEB"/>
    <w:rsid w:val="003A0B46"/>
    <w:rsid w:val="003A13D6"/>
    <w:rsid w:val="003A14AC"/>
    <w:rsid w:val="003A4FC1"/>
    <w:rsid w:val="003B117F"/>
    <w:rsid w:val="003B158D"/>
    <w:rsid w:val="003B1945"/>
    <w:rsid w:val="003B62BB"/>
    <w:rsid w:val="003B6F44"/>
    <w:rsid w:val="003B7D4B"/>
    <w:rsid w:val="003C2799"/>
    <w:rsid w:val="003C2FF9"/>
    <w:rsid w:val="003C46FB"/>
    <w:rsid w:val="003C4A68"/>
    <w:rsid w:val="003C4B5B"/>
    <w:rsid w:val="003C6902"/>
    <w:rsid w:val="003C7BC8"/>
    <w:rsid w:val="003D1F49"/>
    <w:rsid w:val="003D3F58"/>
    <w:rsid w:val="003D45CA"/>
    <w:rsid w:val="003D4BFB"/>
    <w:rsid w:val="003D67E3"/>
    <w:rsid w:val="003E043A"/>
    <w:rsid w:val="003E331D"/>
    <w:rsid w:val="003E49F3"/>
    <w:rsid w:val="003E5C4F"/>
    <w:rsid w:val="003F1400"/>
    <w:rsid w:val="003F3651"/>
    <w:rsid w:val="003F4219"/>
    <w:rsid w:val="0040042A"/>
    <w:rsid w:val="004027FB"/>
    <w:rsid w:val="00402D0F"/>
    <w:rsid w:val="00404CCC"/>
    <w:rsid w:val="004068B9"/>
    <w:rsid w:val="00406AAB"/>
    <w:rsid w:val="00410DA7"/>
    <w:rsid w:val="00413567"/>
    <w:rsid w:val="004135AA"/>
    <w:rsid w:val="004142D3"/>
    <w:rsid w:val="004142D8"/>
    <w:rsid w:val="0041528F"/>
    <w:rsid w:val="00415A5F"/>
    <w:rsid w:val="00416E2B"/>
    <w:rsid w:val="0041782C"/>
    <w:rsid w:val="00420838"/>
    <w:rsid w:val="004217D8"/>
    <w:rsid w:val="00421F87"/>
    <w:rsid w:val="00422148"/>
    <w:rsid w:val="00423C16"/>
    <w:rsid w:val="00424DDD"/>
    <w:rsid w:val="004253ED"/>
    <w:rsid w:val="0042615C"/>
    <w:rsid w:val="004302B5"/>
    <w:rsid w:val="00430D77"/>
    <w:rsid w:val="00431635"/>
    <w:rsid w:val="00431D29"/>
    <w:rsid w:val="004330EE"/>
    <w:rsid w:val="00433EDE"/>
    <w:rsid w:val="00444C5C"/>
    <w:rsid w:val="00445C25"/>
    <w:rsid w:val="00445D39"/>
    <w:rsid w:val="00450C19"/>
    <w:rsid w:val="00451667"/>
    <w:rsid w:val="00451B32"/>
    <w:rsid w:val="004529EB"/>
    <w:rsid w:val="004530F1"/>
    <w:rsid w:val="00455510"/>
    <w:rsid w:val="004576BC"/>
    <w:rsid w:val="00457EB3"/>
    <w:rsid w:val="004603B2"/>
    <w:rsid w:val="00461654"/>
    <w:rsid w:val="00461882"/>
    <w:rsid w:val="00461E88"/>
    <w:rsid w:val="00462054"/>
    <w:rsid w:val="00463374"/>
    <w:rsid w:val="0046360B"/>
    <w:rsid w:val="00464D4C"/>
    <w:rsid w:val="0046631F"/>
    <w:rsid w:val="004701B5"/>
    <w:rsid w:val="0047061E"/>
    <w:rsid w:val="00471922"/>
    <w:rsid w:val="0047259B"/>
    <w:rsid w:val="004730C4"/>
    <w:rsid w:val="0047381A"/>
    <w:rsid w:val="00474CD4"/>
    <w:rsid w:val="00474CDC"/>
    <w:rsid w:val="00476FFF"/>
    <w:rsid w:val="00477628"/>
    <w:rsid w:val="00477633"/>
    <w:rsid w:val="004777EB"/>
    <w:rsid w:val="00480430"/>
    <w:rsid w:val="0048199E"/>
    <w:rsid w:val="00481F5A"/>
    <w:rsid w:val="0048243B"/>
    <w:rsid w:val="00482EE3"/>
    <w:rsid w:val="00483789"/>
    <w:rsid w:val="0048466F"/>
    <w:rsid w:val="0048495A"/>
    <w:rsid w:val="00484C0C"/>
    <w:rsid w:val="0048536C"/>
    <w:rsid w:val="0048741C"/>
    <w:rsid w:val="00490CE0"/>
    <w:rsid w:val="004915ED"/>
    <w:rsid w:val="00494363"/>
    <w:rsid w:val="00494A08"/>
    <w:rsid w:val="0049670C"/>
    <w:rsid w:val="0049730E"/>
    <w:rsid w:val="00497C72"/>
    <w:rsid w:val="004A0454"/>
    <w:rsid w:val="004A0AAD"/>
    <w:rsid w:val="004A1829"/>
    <w:rsid w:val="004A2DBA"/>
    <w:rsid w:val="004A3811"/>
    <w:rsid w:val="004A7880"/>
    <w:rsid w:val="004B0D59"/>
    <w:rsid w:val="004B3355"/>
    <w:rsid w:val="004B60FF"/>
    <w:rsid w:val="004B6493"/>
    <w:rsid w:val="004C0381"/>
    <w:rsid w:val="004C36F0"/>
    <w:rsid w:val="004C3858"/>
    <w:rsid w:val="004C4708"/>
    <w:rsid w:val="004C5C57"/>
    <w:rsid w:val="004C73A9"/>
    <w:rsid w:val="004C7E86"/>
    <w:rsid w:val="004CFC14"/>
    <w:rsid w:val="004D0E17"/>
    <w:rsid w:val="004D3EF9"/>
    <w:rsid w:val="004D60BE"/>
    <w:rsid w:val="004D61C3"/>
    <w:rsid w:val="004D74A7"/>
    <w:rsid w:val="004E0E49"/>
    <w:rsid w:val="004E62E1"/>
    <w:rsid w:val="004F0EC8"/>
    <w:rsid w:val="004F15DC"/>
    <w:rsid w:val="004F19E2"/>
    <w:rsid w:val="004F1DA0"/>
    <w:rsid w:val="004F5F59"/>
    <w:rsid w:val="005005F7"/>
    <w:rsid w:val="00500ADC"/>
    <w:rsid w:val="0050221F"/>
    <w:rsid w:val="00502AC9"/>
    <w:rsid w:val="00503908"/>
    <w:rsid w:val="00503A8E"/>
    <w:rsid w:val="0050408D"/>
    <w:rsid w:val="005045BF"/>
    <w:rsid w:val="00505C98"/>
    <w:rsid w:val="005062B0"/>
    <w:rsid w:val="00510F9B"/>
    <w:rsid w:val="00511208"/>
    <w:rsid w:val="00511810"/>
    <w:rsid w:val="0051268F"/>
    <w:rsid w:val="00513232"/>
    <w:rsid w:val="005143C6"/>
    <w:rsid w:val="005166E6"/>
    <w:rsid w:val="0051687C"/>
    <w:rsid w:val="00522558"/>
    <w:rsid w:val="0052468A"/>
    <w:rsid w:val="005254ED"/>
    <w:rsid w:val="0052593F"/>
    <w:rsid w:val="0052689B"/>
    <w:rsid w:val="0053081B"/>
    <w:rsid w:val="00530B3D"/>
    <w:rsid w:val="0053185A"/>
    <w:rsid w:val="00531978"/>
    <w:rsid w:val="0053395F"/>
    <w:rsid w:val="005355AA"/>
    <w:rsid w:val="00541F6D"/>
    <w:rsid w:val="0054273A"/>
    <w:rsid w:val="005427ED"/>
    <w:rsid w:val="0054290B"/>
    <w:rsid w:val="0054463B"/>
    <w:rsid w:val="00545BE7"/>
    <w:rsid w:val="00546E86"/>
    <w:rsid w:val="00550C1F"/>
    <w:rsid w:val="0055247B"/>
    <w:rsid w:val="005529CD"/>
    <w:rsid w:val="0055344C"/>
    <w:rsid w:val="00553634"/>
    <w:rsid w:val="00555959"/>
    <w:rsid w:val="005626D8"/>
    <w:rsid w:val="00564475"/>
    <w:rsid w:val="00565058"/>
    <w:rsid w:val="00565110"/>
    <w:rsid w:val="0056724F"/>
    <w:rsid w:val="005701C7"/>
    <w:rsid w:val="0057038A"/>
    <w:rsid w:val="005714E1"/>
    <w:rsid w:val="005718AC"/>
    <w:rsid w:val="00572B92"/>
    <w:rsid w:val="00575556"/>
    <w:rsid w:val="005766FB"/>
    <w:rsid w:val="0057722C"/>
    <w:rsid w:val="00577862"/>
    <w:rsid w:val="00577FB4"/>
    <w:rsid w:val="0058003D"/>
    <w:rsid w:val="00580DA5"/>
    <w:rsid w:val="005815F7"/>
    <w:rsid w:val="005828C5"/>
    <w:rsid w:val="0058422B"/>
    <w:rsid w:val="00584C48"/>
    <w:rsid w:val="005877C4"/>
    <w:rsid w:val="00590888"/>
    <w:rsid w:val="00590899"/>
    <w:rsid w:val="00590E2C"/>
    <w:rsid w:val="00592178"/>
    <w:rsid w:val="00596218"/>
    <w:rsid w:val="005A2C14"/>
    <w:rsid w:val="005A30FE"/>
    <w:rsid w:val="005A694C"/>
    <w:rsid w:val="005A7587"/>
    <w:rsid w:val="005C0C66"/>
    <w:rsid w:val="005C3E1A"/>
    <w:rsid w:val="005C447A"/>
    <w:rsid w:val="005C4C90"/>
    <w:rsid w:val="005C5A1A"/>
    <w:rsid w:val="005C6C1E"/>
    <w:rsid w:val="005D0493"/>
    <w:rsid w:val="005D3403"/>
    <w:rsid w:val="005D4144"/>
    <w:rsid w:val="005D4D11"/>
    <w:rsid w:val="005D5139"/>
    <w:rsid w:val="005D69F7"/>
    <w:rsid w:val="005D6DD4"/>
    <w:rsid w:val="005D7205"/>
    <w:rsid w:val="005E0096"/>
    <w:rsid w:val="005E0727"/>
    <w:rsid w:val="005E39B8"/>
    <w:rsid w:val="005E4BF8"/>
    <w:rsid w:val="005E4D5A"/>
    <w:rsid w:val="005E5300"/>
    <w:rsid w:val="005E5A4A"/>
    <w:rsid w:val="005E6F98"/>
    <w:rsid w:val="005F08B9"/>
    <w:rsid w:val="005F0D77"/>
    <w:rsid w:val="005F0F97"/>
    <w:rsid w:val="005F127B"/>
    <w:rsid w:val="005F1C12"/>
    <w:rsid w:val="005F204B"/>
    <w:rsid w:val="005F27C2"/>
    <w:rsid w:val="005F56E7"/>
    <w:rsid w:val="005F5EAF"/>
    <w:rsid w:val="005F6F2C"/>
    <w:rsid w:val="005F7C25"/>
    <w:rsid w:val="00601C8A"/>
    <w:rsid w:val="00601CA5"/>
    <w:rsid w:val="0060364C"/>
    <w:rsid w:val="006036A2"/>
    <w:rsid w:val="0060404B"/>
    <w:rsid w:val="0060417B"/>
    <w:rsid w:val="00606FBC"/>
    <w:rsid w:val="00607679"/>
    <w:rsid w:val="00607DA6"/>
    <w:rsid w:val="00612288"/>
    <w:rsid w:val="0061270B"/>
    <w:rsid w:val="00614E41"/>
    <w:rsid w:val="006157D6"/>
    <w:rsid w:val="00616D44"/>
    <w:rsid w:val="006204DE"/>
    <w:rsid w:val="00621115"/>
    <w:rsid w:val="0062185E"/>
    <w:rsid w:val="006219C1"/>
    <w:rsid w:val="0062200D"/>
    <w:rsid w:val="00623AE6"/>
    <w:rsid w:val="00625000"/>
    <w:rsid w:val="00625C9E"/>
    <w:rsid w:val="00625FEA"/>
    <w:rsid w:val="006305D8"/>
    <w:rsid w:val="00637781"/>
    <w:rsid w:val="00640FC7"/>
    <w:rsid w:val="0064261F"/>
    <w:rsid w:val="00642D3E"/>
    <w:rsid w:val="00643193"/>
    <w:rsid w:val="006433F5"/>
    <w:rsid w:val="00643D23"/>
    <w:rsid w:val="006442CB"/>
    <w:rsid w:val="0064486D"/>
    <w:rsid w:val="006460A1"/>
    <w:rsid w:val="00651838"/>
    <w:rsid w:val="00654AAC"/>
    <w:rsid w:val="006556C7"/>
    <w:rsid w:val="006570B8"/>
    <w:rsid w:val="0065767B"/>
    <w:rsid w:val="00657B5E"/>
    <w:rsid w:val="00657E86"/>
    <w:rsid w:val="00657F99"/>
    <w:rsid w:val="006605D9"/>
    <w:rsid w:val="0066076B"/>
    <w:rsid w:val="00662B39"/>
    <w:rsid w:val="00663F3B"/>
    <w:rsid w:val="00666044"/>
    <w:rsid w:val="006668B6"/>
    <w:rsid w:val="006670F1"/>
    <w:rsid w:val="00670199"/>
    <w:rsid w:val="00671845"/>
    <w:rsid w:val="006723E3"/>
    <w:rsid w:val="00672BE3"/>
    <w:rsid w:val="0067457A"/>
    <w:rsid w:val="006763E0"/>
    <w:rsid w:val="006767CA"/>
    <w:rsid w:val="00676F0D"/>
    <w:rsid w:val="006770B0"/>
    <w:rsid w:val="006773B7"/>
    <w:rsid w:val="00680C98"/>
    <w:rsid w:val="00682D82"/>
    <w:rsid w:val="00684377"/>
    <w:rsid w:val="0068536C"/>
    <w:rsid w:val="00691218"/>
    <w:rsid w:val="00692153"/>
    <w:rsid w:val="0069609C"/>
    <w:rsid w:val="006A0A34"/>
    <w:rsid w:val="006A1155"/>
    <w:rsid w:val="006A1F43"/>
    <w:rsid w:val="006A2AA8"/>
    <w:rsid w:val="006A380F"/>
    <w:rsid w:val="006A4659"/>
    <w:rsid w:val="006A4809"/>
    <w:rsid w:val="006A49C3"/>
    <w:rsid w:val="006A5704"/>
    <w:rsid w:val="006A66F7"/>
    <w:rsid w:val="006A6D7B"/>
    <w:rsid w:val="006A76B9"/>
    <w:rsid w:val="006A7802"/>
    <w:rsid w:val="006B06C7"/>
    <w:rsid w:val="006B12E6"/>
    <w:rsid w:val="006B2CB3"/>
    <w:rsid w:val="006B2DD2"/>
    <w:rsid w:val="006B51A2"/>
    <w:rsid w:val="006B5525"/>
    <w:rsid w:val="006C0815"/>
    <w:rsid w:val="006C1EAA"/>
    <w:rsid w:val="006C55A8"/>
    <w:rsid w:val="006C7AE8"/>
    <w:rsid w:val="006D1C06"/>
    <w:rsid w:val="006D2C89"/>
    <w:rsid w:val="006D3857"/>
    <w:rsid w:val="006D4011"/>
    <w:rsid w:val="006D5528"/>
    <w:rsid w:val="006D5B6E"/>
    <w:rsid w:val="006DF910"/>
    <w:rsid w:val="006E1B1D"/>
    <w:rsid w:val="006E3C70"/>
    <w:rsid w:val="006E4572"/>
    <w:rsid w:val="006F0A6A"/>
    <w:rsid w:val="006F0C7D"/>
    <w:rsid w:val="006F3496"/>
    <w:rsid w:val="006F3BEC"/>
    <w:rsid w:val="006F5612"/>
    <w:rsid w:val="006F5B37"/>
    <w:rsid w:val="006F6FEF"/>
    <w:rsid w:val="007011ED"/>
    <w:rsid w:val="00701A15"/>
    <w:rsid w:val="00707234"/>
    <w:rsid w:val="0070796E"/>
    <w:rsid w:val="00710525"/>
    <w:rsid w:val="00710FF3"/>
    <w:rsid w:val="007110CD"/>
    <w:rsid w:val="0071167D"/>
    <w:rsid w:val="0071200B"/>
    <w:rsid w:val="00712D89"/>
    <w:rsid w:val="007148ED"/>
    <w:rsid w:val="0071531E"/>
    <w:rsid w:val="00715DF7"/>
    <w:rsid w:val="00716C68"/>
    <w:rsid w:val="0072047F"/>
    <w:rsid w:val="00720F0D"/>
    <w:rsid w:val="007245E9"/>
    <w:rsid w:val="0072499D"/>
    <w:rsid w:val="00725361"/>
    <w:rsid w:val="00727407"/>
    <w:rsid w:val="00731343"/>
    <w:rsid w:val="007319F1"/>
    <w:rsid w:val="00732483"/>
    <w:rsid w:val="0073387D"/>
    <w:rsid w:val="00735CEF"/>
    <w:rsid w:val="00735E29"/>
    <w:rsid w:val="00740CF1"/>
    <w:rsid w:val="00743A19"/>
    <w:rsid w:val="00743C19"/>
    <w:rsid w:val="00746C58"/>
    <w:rsid w:val="007502D4"/>
    <w:rsid w:val="0075479E"/>
    <w:rsid w:val="007550F2"/>
    <w:rsid w:val="00757200"/>
    <w:rsid w:val="00763356"/>
    <w:rsid w:val="00763F65"/>
    <w:rsid w:val="00764330"/>
    <w:rsid w:val="00764F15"/>
    <w:rsid w:val="00765770"/>
    <w:rsid w:val="00765F85"/>
    <w:rsid w:val="00766E72"/>
    <w:rsid w:val="00767446"/>
    <w:rsid w:val="00767888"/>
    <w:rsid w:val="00770B31"/>
    <w:rsid w:val="007711DD"/>
    <w:rsid w:val="007735D2"/>
    <w:rsid w:val="00775EE3"/>
    <w:rsid w:val="00775FCA"/>
    <w:rsid w:val="007764E3"/>
    <w:rsid w:val="00776657"/>
    <w:rsid w:val="00777213"/>
    <w:rsid w:val="00777885"/>
    <w:rsid w:val="00777FE5"/>
    <w:rsid w:val="00780923"/>
    <w:rsid w:val="00780B00"/>
    <w:rsid w:val="007810CA"/>
    <w:rsid w:val="007818D0"/>
    <w:rsid w:val="00784AC0"/>
    <w:rsid w:val="0078637E"/>
    <w:rsid w:val="007863F6"/>
    <w:rsid w:val="00786672"/>
    <w:rsid w:val="0078710F"/>
    <w:rsid w:val="007900FC"/>
    <w:rsid w:val="00790F28"/>
    <w:rsid w:val="00793AB7"/>
    <w:rsid w:val="00793E8D"/>
    <w:rsid w:val="00795000"/>
    <w:rsid w:val="0079589E"/>
    <w:rsid w:val="00795DC4"/>
    <w:rsid w:val="0079738C"/>
    <w:rsid w:val="007A03EB"/>
    <w:rsid w:val="007A428E"/>
    <w:rsid w:val="007A4599"/>
    <w:rsid w:val="007A72BD"/>
    <w:rsid w:val="007A7C1F"/>
    <w:rsid w:val="007B056C"/>
    <w:rsid w:val="007B2029"/>
    <w:rsid w:val="007B2FEB"/>
    <w:rsid w:val="007B3AE1"/>
    <w:rsid w:val="007C0009"/>
    <w:rsid w:val="007C1877"/>
    <w:rsid w:val="007C1CEB"/>
    <w:rsid w:val="007C227D"/>
    <w:rsid w:val="007C2743"/>
    <w:rsid w:val="007C3275"/>
    <w:rsid w:val="007C33B1"/>
    <w:rsid w:val="007C3A05"/>
    <w:rsid w:val="007C5C8B"/>
    <w:rsid w:val="007C78DA"/>
    <w:rsid w:val="007D04E6"/>
    <w:rsid w:val="007D08BE"/>
    <w:rsid w:val="007D2034"/>
    <w:rsid w:val="007D4107"/>
    <w:rsid w:val="007D43BC"/>
    <w:rsid w:val="007D621F"/>
    <w:rsid w:val="007D74B1"/>
    <w:rsid w:val="007E11BC"/>
    <w:rsid w:val="007E4390"/>
    <w:rsid w:val="007E476C"/>
    <w:rsid w:val="007E50E8"/>
    <w:rsid w:val="007E531F"/>
    <w:rsid w:val="007E71E2"/>
    <w:rsid w:val="007F005F"/>
    <w:rsid w:val="007F0D30"/>
    <w:rsid w:val="007F0EC3"/>
    <w:rsid w:val="007F1A27"/>
    <w:rsid w:val="0080342E"/>
    <w:rsid w:val="0080401C"/>
    <w:rsid w:val="00804348"/>
    <w:rsid w:val="0080500A"/>
    <w:rsid w:val="00807540"/>
    <w:rsid w:val="008103AD"/>
    <w:rsid w:val="00810589"/>
    <w:rsid w:val="008143C5"/>
    <w:rsid w:val="008160D9"/>
    <w:rsid w:val="008178C0"/>
    <w:rsid w:val="00817D2C"/>
    <w:rsid w:val="008209FB"/>
    <w:rsid w:val="00820B5E"/>
    <w:rsid w:val="00820E8F"/>
    <w:rsid w:val="008211FF"/>
    <w:rsid w:val="0082255B"/>
    <w:rsid w:val="00822968"/>
    <w:rsid w:val="00824FC2"/>
    <w:rsid w:val="00825C2C"/>
    <w:rsid w:val="00827127"/>
    <w:rsid w:val="00827498"/>
    <w:rsid w:val="00827C09"/>
    <w:rsid w:val="00830627"/>
    <w:rsid w:val="00833E2A"/>
    <w:rsid w:val="00834656"/>
    <w:rsid w:val="008409B3"/>
    <w:rsid w:val="0084112F"/>
    <w:rsid w:val="00841134"/>
    <w:rsid w:val="008417D3"/>
    <w:rsid w:val="008423CD"/>
    <w:rsid w:val="00842AD8"/>
    <w:rsid w:val="008437F0"/>
    <w:rsid w:val="008446C0"/>
    <w:rsid w:val="00844817"/>
    <w:rsid w:val="0084622F"/>
    <w:rsid w:val="008503B8"/>
    <w:rsid w:val="0085178A"/>
    <w:rsid w:val="00851CC6"/>
    <w:rsid w:val="008521CF"/>
    <w:rsid w:val="00852EF8"/>
    <w:rsid w:val="00855472"/>
    <w:rsid w:val="00856CEC"/>
    <w:rsid w:val="00857A44"/>
    <w:rsid w:val="00861D90"/>
    <w:rsid w:val="00863402"/>
    <w:rsid w:val="00863CFF"/>
    <w:rsid w:val="00865025"/>
    <w:rsid w:val="00865245"/>
    <w:rsid w:val="00870244"/>
    <w:rsid w:val="00870B40"/>
    <w:rsid w:val="00873119"/>
    <w:rsid w:val="0087370B"/>
    <w:rsid w:val="0087388C"/>
    <w:rsid w:val="00873F21"/>
    <w:rsid w:val="008747D2"/>
    <w:rsid w:val="00876923"/>
    <w:rsid w:val="00877377"/>
    <w:rsid w:val="008775AC"/>
    <w:rsid w:val="008803A3"/>
    <w:rsid w:val="008817FA"/>
    <w:rsid w:val="00882C30"/>
    <w:rsid w:val="00883824"/>
    <w:rsid w:val="00883F77"/>
    <w:rsid w:val="0088450C"/>
    <w:rsid w:val="0088493A"/>
    <w:rsid w:val="00886337"/>
    <w:rsid w:val="00886DED"/>
    <w:rsid w:val="00887EB6"/>
    <w:rsid w:val="00890B8E"/>
    <w:rsid w:val="00891216"/>
    <w:rsid w:val="00892C36"/>
    <w:rsid w:val="00894C81"/>
    <w:rsid w:val="00895231"/>
    <w:rsid w:val="008961A7"/>
    <w:rsid w:val="008A04E7"/>
    <w:rsid w:val="008A1A9A"/>
    <w:rsid w:val="008A2148"/>
    <w:rsid w:val="008A2532"/>
    <w:rsid w:val="008A4227"/>
    <w:rsid w:val="008B00D8"/>
    <w:rsid w:val="008B11F3"/>
    <w:rsid w:val="008B13FE"/>
    <w:rsid w:val="008B1C06"/>
    <w:rsid w:val="008B2EBB"/>
    <w:rsid w:val="008B3066"/>
    <w:rsid w:val="008B4229"/>
    <w:rsid w:val="008B4766"/>
    <w:rsid w:val="008B52BB"/>
    <w:rsid w:val="008B68DA"/>
    <w:rsid w:val="008B6A83"/>
    <w:rsid w:val="008B6C46"/>
    <w:rsid w:val="008C3913"/>
    <w:rsid w:val="008C3928"/>
    <w:rsid w:val="008C43D8"/>
    <w:rsid w:val="008C4800"/>
    <w:rsid w:val="008C5A49"/>
    <w:rsid w:val="008C613A"/>
    <w:rsid w:val="008D0077"/>
    <w:rsid w:val="008D1D74"/>
    <w:rsid w:val="008D388B"/>
    <w:rsid w:val="008D3E7F"/>
    <w:rsid w:val="008D4349"/>
    <w:rsid w:val="008D523E"/>
    <w:rsid w:val="008D5246"/>
    <w:rsid w:val="008D54E7"/>
    <w:rsid w:val="008D6784"/>
    <w:rsid w:val="008E1ADA"/>
    <w:rsid w:val="008E1C9C"/>
    <w:rsid w:val="008E20C2"/>
    <w:rsid w:val="008E2455"/>
    <w:rsid w:val="008E2B6D"/>
    <w:rsid w:val="008E300B"/>
    <w:rsid w:val="008E42E0"/>
    <w:rsid w:val="008E5313"/>
    <w:rsid w:val="008E5A44"/>
    <w:rsid w:val="008E6076"/>
    <w:rsid w:val="008E650A"/>
    <w:rsid w:val="008E744C"/>
    <w:rsid w:val="008F0B3F"/>
    <w:rsid w:val="008F11AB"/>
    <w:rsid w:val="008F30A6"/>
    <w:rsid w:val="008F4B3E"/>
    <w:rsid w:val="008F4F68"/>
    <w:rsid w:val="009002EC"/>
    <w:rsid w:val="00901D86"/>
    <w:rsid w:val="00902573"/>
    <w:rsid w:val="00904706"/>
    <w:rsid w:val="009048DC"/>
    <w:rsid w:val="00904CB2"/>
    <w:rsid w:val="009053BB"/>
    <w:rsid w:val="00905EEA"/>
    <w:rsid w:val="00906AC1"/>
    <w:rsid w:val="009072A7"/>
    <w:rsid w:val="00907673"/>
    <w:rsid w:val="0090782C"/>
    <w:rsid w:val="00910354"/>
    <w:rsid w:val="009104CD"/>
    <w:rsid w:val="009106D9"/>
    <w:rsid w:val="00910B6E"/>
    <w:rsid w:val="00913246"/>
    <w:rsid w:val="00914FA8"/>
    <w:rsid w:val="009167BC"/>
    <w:rsid w:val="00917954"/>
    <w:rsid w:val="009201D5"/>
    <w:rsid w:val="00920575"/>
    <w:rsid w:val="00921DAE"/>
    <w:rsid w:val="0092207C"/>
    <w:rsid w:val="0092339F"/>
    <w:rsid w:val="00924349"/>
    <w:rsid w:val="00924C05"/>
    <w:rsid w:val="009258E6"/>
    <w:rsid w:val="00926EAD"/>
    <w:rsid w:val="00926FDB"/>
    <w:rsid w:val="00927F39"/>
    <w:rsid w:val="00931835"/>
    <w:rsid w:val="00931BEA"/>
    <w:rsid w:val="00932776"/>
    <w:rsid w:val="00933B1F"/>
    <w:rsid w:val="00934643"/>
    <w:rsid w:val="00935362"/>
    <w:rsid w:val="00936100"/>
    <w:rsid w:val="00936A9E"/>
    <w:rsid w:val="00937D9F"/>
    <w:rsid w:val="009427F2"/>
    <w:rsid w:val="00944AFB"/>
    <w:rsid w:val="00944E9D"/>
    <w:rsid w:val="009466EC"/>
    <w:rsid w:val="00950713"/>
    <w:rsid w:val="00951515"/>
    <w:rsid w:val="0095241B"/>
    <w:rsid w:val="0095273C"/>
    <w:rsid w:val="00953669"/>
    <w:rsid w:val="00953E31"/>
    <w:rsid w:val="009550E8"/>
    <w:rsid w:val="00955152"/>
    <w:rsid w:val="0095664C"/>
    <w:rsid w:val="00956862"/>
    <w:rsid w:val="0096025A"/>
    <w:rsid w:val="009604AD"/>
    <w:rsid w:val="009607F3"/>
    <w:rsid w:val="00960AD1"/>
    <w:rsid w:val="009611D8"/>
    <w:rsid w:val="009622F5"/>
    <w:rsid w:val="009635F0"/>
    <w:rsid w:val="00964C6B"/>
    <w:rsid w:val="00967025"/>
    <w:rsid w:val="009671B4"/>
    <w:rsid w:val="00971119"/>
    <w:rsid w:val="009716D9"/>
    <w:rsid w:val="0097188B"/>
    <w:rsid w:val="0097206E"/>
    <w:rsid w:val="00973507"/>
    <w:rsid w:val="00973D8D"/>
    <w:rsid w:val="00974E7E"/>
    <w:rsid w:val="00975FB9"/>
    <w:rsid w:val="009765B9"/>
    <w:rsid w:val="00976975"/>
    <w:rsid w:val="00976C90"/>
    <w:rsid w:val="00977DB9"/>
    <w:rsid w:val="0098096C"/>
    <w:rsid w:val="009821D1"/>
    <w:rsid w:val="009828EE"/>
    <w:rsid w:val="00983C83"/>
    <w:rsid w:val="00986119"/>
    <w:rsid w:val="00986362"/>
    <w:rsid w:val="009872A2"/>
    <w:rsid w:val="0098746E"/>
    <w:rsid w:val="00991291"/>
    <w:rsid w:val="00993532"/>
    <w:rsid w:val="009967F4"/>
    <w:rsid w:val="009A097C"/>
    <w:rsid w:val="009A1DC7"/>
    <w:rsid w:val="009A3303"/>
    <w:rsid w:val="009A3EB2"/>
    <w:rsid w:val="009A4B01"/>
    <w:rsid w:val="009A7102"/>
    <w:rsid w:val="009A723E"/>
    <w:rsid w:val="009B060E"/>
    <w:rsid w:val="009B683F"/>
    <w:rsid w:val="009B6D46"/>
    <w:rsid w:val="009B7C70"/>
    <w:rsid w:val="009C1148"/>
    <w:rsid w:val="009C125C"/>
    <w:rsid w:val="009C1A7C"/>
    <w:rsid w:val="009C5CB1"/>
    <w:rsid w:val="009C5E59"/>
    <w:rsid w:val="009C662B"/>
    <w:rsid w:val="009C795A"/>
    <w:rsid w:val="009D016C"/>
    <w:rsid w:val="009D069D"/>
    <w:rsid w:val="009D200C"/>
    <w:rsid w:val="009D2251"/>
    <w:rsid w:val="009D2B99"/>
    <w:rsid w:val="009D6421"/>
    <w:rsid w:val="009E00DC"/>
    <w:rsid w:val="009E0A27"/>
    <w:rsid w:val="009E140C"/>
    <w:rsid w:val="009E26FF"/>
    <w:rsid w:val="009E37A5"/>
    <w:rsid w:val="009E438A"/>
    <w:rsid w:val="009E53B0"/>
    <w:rsid w:val="009E6D25"/>
    <w:rsid w:val="009F2422"/>
    <w:rsid w:val="009F288E"/>
    <w:rsid w:val="009F4970"/>
    <w:rsid w:val="009F5341"/>
    <w:rsid w:val="009F5D32"/>
    <w:rsid w:val="009F6E17"/>
    <w:rsid w:val="009F7B60"/>
    <w:rsid w:val="009F7C79"/>
    <w:rsid w:val="00A00FBC"/>
    <w:rsid w:val="00A025EB"/>
    <w:rsid w:val="00A02BC4"/>
    <w:rsid w:val="00A03E46"/>
    <w:rsid w:val="00A10525"/>
    <w:rsid w:val="00A10FF3"/>
    <w:rsid w:val="00A11811"/>
    <w:rsid w:val="00A13604"/>
    <w:rsid w:val="00A1710F"/>
    <w:rsid w:val="00A23018"/>
    <w:rsid w:val="00A26A8A"/>
    <w:rsid w:val="00A3088A"/>
    <w:rsid w:val="00A30DD8"/>
    <w:rsid w:val="00A322BB"/>
    <w:rsid w:val="00A33F70"/>
    <w:rsid w:val="00A34DF3"/>
    <w:rsid w:val="00A3501E"/>
    <w:rsid w:val="00A37AB3"/>
    <w:rsid w:val="00A405B6"/>
    <w:rsid w:val="00A416DD"/>
    <w:rsid w:val="00A41C32"/>
    <w:rsid w:val="00A4258C"/>
    <w:rsid w:val="00A434F9"/>
    <w:rsid w:val="00A44DA7"/>
    <w:rsid w:val="00A45552"/>
    <w:rsid w:val="00A47847"/>
    <w:rsid w:val="00A47BB5"/>
    <w:rsid w:val="00A47CE4"/>
    <w:rsid w:val="00A502C3"/>
    <w:rsid w:val="00A50C34"/>
    <w:rsid w:val="00A55860"/>
    <w:rsid w:val="00A55CA7"/>
    <w:rsid w:val="00A56628"/>
    <w:rsid w:val="00A5693E"/>
    <w:rsid w:val="00A606E8"/>
    <w:rsid w:val="00A620A5"/>
    <w:rsid w:val="00A62112"/>
    <w:rsid w:val="00A6428E"/>
    <w:rsid w:val="00A65119"/>
    <w:rsid w:val="00A6628D"/>
    <w:rsid w:val="00A70876"/>
    <w:rsid w:val="00A71122"/>
    <w:rsid w:val="00A72033"/>
    <w:rsid w:val="00A72ADD"/>
    <w:rsid w:val="00A72B71"/>
    <w:rsid w:val="00A73B8D"/>
    <w:rsid w:val="00A74770"/>
    <w:rsid w:val="00A75C58"/>
    <w:rsid w:val="00A827AF"/>
    <w:rsid w:val="00A849FC"/>
    <w:rsid w:val="00A86548"/>
    <w:rsid w:val="00A90444"/>
    <w:rsid w:val="00A91895"/>
    <w:rsid w:val="00A923CF"/>
    <w:rsid w:val="00A924F7"/>
    <w:rsid w:val="00A92526"/>
    <w:rsid w:val="00A92EDA"/>
    <w:rsid w:val="00A943ED"/>
    <w:rsid w:val="00A96D39"/>
    <w:rsid w:val="00A97870"/>
    <w:rsid w:val="00A97A15"/>
    <w:rsid w:val="00AA1EC5"/>
    <w:rsid w:val="00AA20E9"/>
    <w:rsid w:val="00AA2563"/>
    <w:rsid w:val="00AA2F74"/>
    <w:rsid w:val="00AA4EE7"/>
    <w:rsid w:val="00AA5077"/>
    <w:rsid w:val="00AA5E3B"/>
    <w:rsid w:val="00AA6231"/>
    <w:rsid w:val="00AA6329"/>
    <w:rsid w:val="00AA79CD"/>
    <w:rsid w:val="00AB0582"/>
    <w:rsid w:val="00AB0C84"/>
    <w:rsid w:val="00AB26FF"/>
    <w:rsid w:val="00AB2EFC"/>
    <w:rsid w:val="00AB503F"/>
    <w:rsid w:val="00AB6D0B"/>
    <w:rsid w:val="00AB6DF6"/>
    <w:rsid w:val="00AB6E15"/>
    <w:rsid w:val="00AB75CE"/>
    <w:rsid w:val="00AB7A2E"/>
    <w:rsid w:val="00AC05EC"/>
    <w:rsid w:val="00AC09BA"/>
    <w:rsid w:val="00AC1E3F"/>
    <w:rsid w:val="00AC2153"/>
    <w:rsid w:val="00AC358F"/>
    <w:rsid w:val="00AC3D69"/>
    <w:rsid w:val="00AC6925"/>
    <w:rsid w:val="00AC775D"/>
    <w:rsid w:val="00AD0507"/>
    <w:rsid w:val="00AD050D"/>
    <w:rsid w:val="00AD0763"/>
    <w:rsid w:val="00AD0F61"/>
    <w:rsid w:val="00AD1A6E"/>
    <w:rsid w:val="00AD5660"/>
    <w:rsid w:val="00AD58C7"/>
    <w:rsid w:val="00AD5A9C"/>
    <w:rsid w:val="00AD5D06"/>
    <w:rsid w:val="00AD768B"/>
    <w:rsid w:val="00AE0068"/>
    <w:rsid w:val="00AE0B75"/>
    <w:rsid w:val="00AE0F0E"/>
    <w:rsid w:val="00AE23EE"/>
    <w:rsid w:val="00AE28D5"/>
    <w:rsid w:val="00AE3747"/>
    <w:rsid w:val="00AE4622"/>
    <w:rsid w:val="00AE4B15"/>
    <w:rsid w:val="00AE75AA"/>
    <w:rsid w:val="00AE7D69"/>
    <w:rsid w:val="00AF00E1"/>
    <w:rsid w:val="00AF2336"/>
    <w:rsid w:val="00AF331A"/>
    <w:rsid w:val="00AF4274"/>
    <w:rsid w:val="00AF4C3B"/>
    <w:rsid w:val="00AF5D75"/>
    <w:rsid w:val="00B005F0"/>
    <w:rsid w:val="00B006EC"/>
    <w:rsid w:val="00B10204"/>
    <w:rsid w:val="00B1155D"/>
    <w:rsid w:val="00B11910"/>
    <w:rsid w:val="00B11F46"/>
    <w:rsid w:val="00B13D86"/>
    <w:rsid w:val="00B21A5E"/>
    <w:rsid w:val="00B22D64"/>
    <w:rsid w:val="00B243A1"/>
    <w:rsid w:val="00B24FFD"/>
    <w:rsid w:val="00B25C81"/>
    <w:rsid w:val="00B26169"/>
    <w:rsid w:val="00B263E2"/>
    <w:rsid w:val="00B31F3B"/>
    <w:rsid w:val="00B33C6E"/>
    <w:rsid w:val="00B33CE8"/>
    <w:rsid w:val="00B34ECD"/>
    <w:rsid w:val="00B41447"/>
    <w:rsid w:val="00B41860"/>
    <w:rsid w:val="00B437D1"/>
    <w:rsid w:val="00B47121"/>
    <w:rsid w:val="00B52DB2"/>
    <w:rsid w:val="00B53FD4"/>
    <w:rsid w:val="00B54654"/>
    <w:rsid w:val="00B54D80"/>
    <w:rsid w:val="00B55508"/>
    <w:rsid w:val="00B55C88"/>
    <w:rsid w:val="00B561FF"/>
    <w:rsid w:val="00B57159"/>
    <w:rsid w:val="00B5757C"/>
    <w:rsid w:val="00B578A5"/>
    <w:rsid w:val="00B6002E"/>
    <w:rsid w:val="00B630C3"/>
    <w:rsid w:val="00B63B9C"/>
    <w:rsid w:val="00B63C39"/>
    <w:rsid w:val="00B63F20"/>
    <w:rsid w:val="00B654B9"/>
    <w:rsid w:val="00B672C7"/>
    <w:rsid w:val="00B721A9"/>
    <w:rsid w:val="00B74E84"/>
    <w:rsid w:val="00B760AC"/>
    <w:rsid w:val="00B8022E"/>
    <w:rsid w:val="00B819DB"/>
    <w:rsid w:val="00B820F3"/>
    <w:rsid w:val="00B822F8"/>
    <w:rsid w:val="00B83B93"/>
    <w:rsid w:val="00B84CAF"/>
    <w:rsid w:val="00B86719"/>
    <w:rsid w:val="00B869C5"/>
    <w:rsid w:val="00B87931"/>
    <w:rsid w:val="00B88BE3"/>
    <w:rsid w:val="00B903DC"/>
    <w:rsid w:val="00B9110A"/>
    <w:rsid w:val="00B9257C"/>
    <w:rsid w:val="00B92B33"/>
    <w:rsid w:val="00B92B66"/>
    <w:rsid w:val="00B94CD0"/>
    <w:rsid w:val="00B9561A"/>
    <w:rsid w:val="00B967C2"/>
    <w:rsid w:val="00B9680F"/>
    <w:rsid w:val="00B972F2"/>
    <w:rsid w:val="00B97AE7"/>
    <w:rsid w:val="00BA08A6"/>
    <w:rsid w:val="00BA417E"/>
    <w:rsid w:val="00BA5F5E"/>
    <w:rsid w:val="00BB1EE1"/>
    <w:rsid w:val="00BB28E4"/>
    <w:rsid w:val="00BB2DB1"/>
    <w:rsid w:val="00BB33AB"/>
    <w:rsid w:val="00BB375D"/>
    <w:rsid w:val="00BB5AFF"/>
    <w:rsid w:val="00BB5CA3"/>
    <w:rsid w:val="00BB62D9"/>
    <w:rsid w:val="00BB6DFB"/>
    <w:rsid w:val="00BB73FD"/>
    <w:rsid w:val="00BB7793"/>
    <w:rsid w:val="00BB7A08"/>
    <w:rsid w:val="00BB7E31"/>
    <w:rsid w:val="00BC0150"/>
    <w:rsid w:val="00BC164D"/>
    <w:rsid w:val="00BC27C2"/>
    <w:rsid w:val="00BC3285"/>
    <w:rsid w:val="00BC5D24"/>
    <w:rsid w:val="00BC7096"/>
    <w:rsid w:val="00BC797A"/>
    <w:rsid w:val="00BD10FE"/>
    <w:rsid w:val="00BD2B17"/>
    <w:rsid w:val="00BD40D3"/>
    <w:rsid w:val="00BD59F8"/>
    <w:rsid w:val="00BD5C76"/>
    <w:rsid w:val="00BD6361"/>
    <w:rsid w:val="00BE0E23"/>
    <w:rsid w:val="00BE1E8E"/>
    <w:rsid w:val="00BE4C00"/>
    <w:rsid w:val="00BE4D72"/>
    <w:rsid w:val="00BE70CD"/>
    <w:rsid w:val="00BF0494"/>
    <w:rsid w:val="00BF10DC"/>
    <w:rsid w:val="00BF23C4"/>
    <w:rsid w:val="00BF2AD4"/>
    <w:rsid w:val="00BF4AF9"/>
    <w:rsid w:val="00BF506E"/>
    <w:rsid w:val="00BF5444"/>
    <w:rsid w:val="00BF6637"/>
    <w:rsid w:val="00C01466"/>
    <w:rsid w:val="00C05A4A"/>
    <w:rsid w:val="00C06BC9"/>
    <w:rsid w:val="00C11961"/>
    <w:rsid w:val="00C13125"/>
    <w:rsid w:val="00C164D5"/>
    <w:rsid w:val="00C16D4E"/>
    <w:rsid w:val="00C17043"/>
    <w:rsid w:val="00C17A26"/>
    <w:rsid w:val="00C2148D"/>
    <w:rsid w:val="00C2439F"/>
    <w:rsid w:val="00C276FF"/>
    <w:rsid w:val="00C31445"/>
    <w:rsid w:val="00C32297"/>
    <w:rsid w:val="00C40B57"/>
    <w:rsid w:val="00C41F2C"/>
    <w:rsid w:val="00C4340A"/>
    <w:rsid w:val="00C44B8C"/>
    <w:rsid w:val="00C456C6"/>
    <w:rsid w:val="00C45798"/>
    <w:rsid w:val="00C47537"/>
    <w:rsid w:val="00C479C7"/>
    <w:rsid w:val="00C50A5F"/>
    <w:rsid w:val="00C50AB6"/>
    <w:rsid w:val="00C518BB"/>
    <w:rsid w:val="00C51F93"/>
    <w:rsid w:val="00C53E89"/>
    <w:rsid w:val="00C54465"/>
    <w:rsid w:val="00C55561"/>
    <w:rsid w:val="00C5660B"/>
    <w:rsid w:val="00C56832"/>
    <w:rsid w:val="00C60703"/>
    <w:rsid w:val="00C614D8"/>
    <w:rsid w:val="00C61573"/>
    <w:rsid w:val="00C61690"/>
    <w:rsid w:val="00C628C7"/>
    <w:rsid w:val="00C63AE0"/>
    <w:rsid w:val="00C67778"/>
    <w:rsid w:val="00C679B3"/>
    <w:rsid w:val="00C75A4D"/>
    <w:rsid w:val="00C7625C"/>
    <w:rsid w:val="00C77494"/>
    <w:rsid w:val="00C80C0A"/>
    <w:rsid w:val="00C8278B"/>
    <w:rsid w:val="00C835AF"/>
    <w:rsid w:val="00C83EA3"/>
    <w:rsid w:val="00C86944"/>
    <w:rsid w:val="00C9282D"/>
    <w:rsid w:val="00C95623"/>
    <w:rsid w:val="00C96244"/>
    <w:rsid w:val="00C96535"/>
    <w:rsid w:val="00C96C20"/>
    <w:rsid w:val="00C97A70"/>
    <w:rsid w:val="00CA11D5"/>
    <w:rsid w:val="00CA12EC"/>
    <w:rsid w:val="00CA42BE"/>
    <w:rsid w:val="00CA488F"/>
    <w:rsid w:val="00CA50D3"/>
    <w:rsid w:val="00CA6F55"/>
    <w:rsid w:val="00CB0853"/>
    <w:rsid w:val="00CB0A1C"/>
    <w:rsid w:val="00CB1B00"/>
    <w:rsid w:val="00CB220F"/>
    <w:rsid w:val="00CB54D1"/>
    <w:rsid w:val="00CB5B75"/>
    <w:rsid w:val="00CC149D"/>
    <w:rsid w:val="00CC57BC"/>
    <w:rsid w:val="00CC58EC"/>
    <w:rsid w:val="00CC69CE"/>
    <w:rsid w:val="00CC748D"/>
    <w:rsid w:val="00CD0138"/>
    <w:rsid w:val="00CD138D"/>
    <w:rsid w:val="00CD162D"/>
    <w:rsid w:val="00CD1777"/>
    <w:rsid w:val="00CD2145"/>
    <w:rsid w:val="00CD22BF"/>
    <w:rsid w:val="00CD5043"/>
    <w:rsid w:val="00CD6798"/>
    <w:rsid w:val="00CD7FF4"/>
    <w:rsid w:val="00CE5B52"/>
    <w:rsid w:val="00CE6A02"/>
    <w:rsid w:val="00CF0650"/>
    <w:rsid w:val="00CF0E4B"/>
    <w:rsid w:val="00CF5B87"/>
    <w:rsid w:val="00CF600F"/>
    <w:rsid w:val="00CF6199"/>
    <w:rsid w:val="00CF6EC0"/>
    <w:rsid w:val="00D007D8"/>
    <w:rsid w:val="00D01279"/>
    <w:rsid w:val="00D02711"/>
    <w:rsid w:val="00D02FA9"/>
    <w:rsid w:val="00D03A0E"/>
    <w:rsid w:val="00D05FE6"/>
    <w:rsid w:val="00D06329"/>
    <w:rsid w:val="00D0753F"/>
    <w:rsid w:val="00D076E8"/>
    <w:rsid w:val="00D07F1B"/>
    <w:rsid w:val="00D102C0"/>
    <w:rsid w:val="00D10630"/>
    <w:rsid w:val="00D11797"/>
    <w:rsid w:val="00D13437"/>
    <w:rsid w:val="00D164FB"/>
    <w:rsid w:val="00D22EED"/>
    <w:rsid w:val="00D23C59"/>
    <w:rsid w:val="00D25891"/>
    <w:rsid w:val="00D25C41"/>
    <w:rsid w:val="00D2650D"/>
    <w:rsid w:val="00D32243"/>
    <w:rsid w:val="00D32D55"/>
    <w:rsid w:val="00D3584A"/>
    <w:rsid w:val="00D35898"/>
    <w:rsid w:val="00D3591F"/>
    <w:rsid w:val="00D36736"/>
    <w:rsid w:val="00D36BAE"/>
    <w:rsid w:val="00D37EAC"/>
    <w:rsid w:val="00D37FC1"/>
    <w:rsid w:val="00D42B65"/>
    <w:rsid w:val="00D45C33"/>
    <w:rsid w:val="00D4780D"/>
    <w:rsid w:val="00D5369A"/>
    <w:rsid w:val="00D54B1A"/>
    <w:rsid w:val="00D54EDF"/>
    <w:rsid w:val="00D564B4"/>
    <w:rsid w:val="00D56BBC"/>
    <w:rsid w:val="00D57004"/>
    <w:rsid w:val="00D612D4"/>
    <w:rsid w:val="00D623A7"/>
    <w:rsid w:val="00D63175"/>
    <w:rsid w:val="00D63E39"/>
    <w:rsid w:val="00D64600"/>
    <w:rsid w:val="00D671A3"/>
    <w:rsid w:val="00D6721C"/>
    <w:rsid w:val="00D7075F"/>
    <w:rsid w:val="00D711A7"/>
    <w:rsid w:val="00D72519"/>
    <w:rsid w:val="00D73185"/>
    <w:rsid w:val="00D75B7D"/>
    <w:rsid w:val="00D75F89"/>
    <w:rsid w:val="00D81049"/>
    <w:rsid w:val="00D812EF"/>
    <w:rsid w:val="00D8305D"/>
    <w:rsid w:val="00D843EA"/>
    <w:rsid w:val="00D8667D"/>
    <w:rsid w:val="00D86FA3"/>
    <w:rsid w:val="00D87F2F"/>
    <w:rsid w:val="00D90D48"/>
    <w:rsid w:val="00D91F2E"/>
    <w:rsid w:val="00D9200B"/>
    <w:rsid w:val="00D9227D"/>
    <w:rsid w:val="00D92375"/>
    <w:rsid w:val="00D93F67"/>
    <w:rsid w:val="00D97128"/>
    <w:rsid w:val="00D97D70"/>
    <w:rsid w:val="00DA1F6A"/>
    <w:rsid w:val="00DA3261"/>
    <w:rsid w:val="00DA4C1D"/>
    <w:rsid w:val="00DA5F57"/>
    <w:rsid w:val="00DB09AA"/>
    <w:rsid w:val="00DB123E"/>
    <w:rsid w:val="00DB70F1"/>
    <w:rsid w:val="00DC0D33"/>
    <w:rsid w:val="00DC0F59"/>
    <w:rsid w:val="00DC25DB"/>
    <w:rsid w:val="00DC2A68"/>
    <w:rsid w:val="00DC2B54"/>
    <w:rsid w:val="00DC4143"/>
    <w:rsid w:val="00DC7D78"/>
    <w:rsid w:val="00DD0C19"/>
    <w:rsid w:val="00DD16CD"/>
    <w:rsid w:val="00DD41FC"/>
    <w:rsid w:val="00DD4BB2"/>
    <w:rsid w:val="00DD4D7D"/>
    <w:rsid w:val="00DD4FFB"/>
    <w:rsid w:val="00DD6C39"/>
    <w:rsid w:val="00DD7F67"/>
    <w:rsid w:val="00DE2D24"/>
    <w:rsid w:val="00DE3141"/>
    <w:rsid w:val="00DE34CF"/>
    <w:rsid w:val="00DE36E7"/>
    <w:rsid w:val="00DE55D5"/>
    <w:rsid w:val="00DE6054"/>
    <w:rsid w:val="00DE639A"/>
    <w:rsid w:val="00DE7A34"/>
    <w:rsid w:val="00DE7A98"/>
    <w:rsid w:val="00DF0271"/>
    <w:rsid w:val="00DF06CD"/>
    <w:rsid w:val="00DF1558"/>
    <w:rsid w:val="00DF2922"/>
    <w:rsid w:val="00DF3BA4"/>
    <w:rsid w:val="00DF523D"/>
    <w:rsid w:val="00DF5B0B"/>
    <w:rsid w:val="00DF60B0"/>
    <w:rsid w:val="00DF6C29"/>
    <w:rsid w:val="00DF73F9"/>
    <w:rsid w:val="00E00D41"/>
    <w:rsid w:val="00E02162"/>
    <w:rsid w:val="00E05785"/>
    <w:rsid w:val="00E0673B"/>
    <w:rsid w:val="00E06E1E"/>
    <w:rsid w:val="00E106A2"/>
    <w:rsid w:val="00E11833"/>
    <w:rsid w:val="00E124F7"/>
    <w:rsid w:val="00E12BA2"/>
    <w:rsid w:val="00E1375D"/>
    <w:rsid w:val="00E138E6"/>
    <w:rsid w:val="00E1484E"/>
    <w:rsid w:val="00E163F7"/>
    <w:rsid w:val="00E16C88"/>
    <w:rsid w:val="00E1741B"/>
    <w:rsid w:val="00E20A0D"/>
    <w:rsid w:val="00E226AB"/>
    <w:rsid w:val="00E23415"/>
    <w:rsid w:val="00E25357"/>
    <w:rsid w:val="00E30C41"/>
    <w:rsid w:val="00E33307"/>
    <w:rsid w:val="00E335EE"/>
    <w:rsid w:val="00E3376B"/>
    <w:rsid w:val="00E338A9"/>
    <w:rsid w:val="00E33E9E"/>
    <w:rsid w:val="00E3421B"/>
    <w:rsid w:val="00E3664A"/>
    <w:rsid w:val="00E37575"/>
    <w:rsid w:val="00E401AD"/>
    <w:rsid w:val="00E401E6"/>
    <w:rsid w:val="00E40223"/>
    <w:rsid w:val="00E40E79"/>
    <w:rsid w:val="00E41BF3"/>
    <w:rsid w:val="00E42BF7"/>
    <w:rsid w:val="00E44306"/>
    <w:rsid w:val="00E44397"/>
    <w:rsid w:val="00E44680"/>
    <w:rsid w:val="00E4513C"/>
    <w:rsid w:val="00E452B3"/>
    <w:rsid w:val="00E4677B"/>
    <w:rsid w:val="00E54770"/>
    <w:rsid w:val="00E54B88"/>
    <w:rsid w:val="00E55AB7"/>
    <w:rsid w:val="00E55EF2"/>
    <w:rsid w:val="00E6086E"/>
    <w:rsid w:val="00E608B0"/>
    <w:rsid w:val="00E61048"/>
    <w:rsid w:val="00E639B9"/>
    <w:rsid w:val="00E63E74"/>
    <w:rsid w:val="00E64FF6"/>
    <w:rsid w:val="00E650AC"/>
    <w:rsid w:val="00E65BE1"/>
    <w:rsid w:val="00E70496"/>
    <w:rsid w:val="00E70DB0"/>
    <w:rsid w:val="00E75CD7"/>
    <w:rsid w:val="00E770E9"/>
    <w:rsid w:val="00E77D66"/>
    <w:rsid w:val="00E80812"/>
    <w:rsid w:val="00E8449E"/>
    <w:rsid w:val="00E85DF7"/>
    <w:rsid w:val="00E86C20"/>
    <w:rsid w:val="00E87621"/>
    <w:rsid w:val="00E90869"/>
    <w:rsid w:val="00E929B8"/>
    <w:rsid w:val="00E93960"/>
    <w:rsid w:val="00E94444"/>
    <w:rsid w:val="00E948E4"/>
    <w:rsid w:val="00E955A7"/>
    <w:rsid w:val="00E9567C"/>
    <w:rsid w:val="00E96384"/>
    <w:rsid w:val="00E96C0A"/>
    <w:rsid w:val="00E97DDB"/>
    <w:rsid w:val="00EA0972"/>
    <w:rsid w:val="00EA33A3"/>
    <w:rsid w:val="00EA3900"/>
    <w:rsid w:val="00EA4638"/>
    <w:rsid w:val="00EA5E94"/>
    <w:rsid w:val="00EA73C4"/>
    <w:rsid w:val="00EB02AF"/>
    <w:rsid w:val="00EB43AF"/>
    <w:rsid w:val="00EB4C6B"/>
    <w:rsid w:val="00EB5710"/>
    <w:rsid w:val="00EB68FA"/>
    <w:rsid w:val="00EC0EB6"/>
    <w:rsid w:val="00EC0F8C"/>
    <w:rsid w:val="00EC2192"/>
    <w:rsid w:val="00EC3B94"/>
    <w:rsid w:val="00EC4F5C"/>
    <w:rsid w:val="00EC56BF"/>
    <w:rsid w:val="00EC5797"/>
    <w:rsid w:val="00EC6A01"/>
    <w:rsid w:val="00EC6B58"/>
    <w:rsid w:val="00ED27B6"/>
    <w:rsid w:val="00ED3743"/>
    <w:rsid w:val="00ED39BF"/>
    <w:rsid w:val="00ED3C6E"/>
    <w:rsid w:val="00ED4DE0"/>
    <w:rsid w:val="00EE43E9"/>
    <w:rsid w:val="00EE5689"/>
    <w:rsid w:val="00EE59CE"/>
    <w:rsid w:val="00EE7F4E"/>
    <w:rsid w:val="00EF05F3"/>
    <w:rsid w:val="00EF0C15"/>
    <w:rsid w:val="00EF3AAA"/>
    <w:rsid w:val="00EF7BD0"/>
    <w:rsid w:val="00F01066"/>
    <w:rsid w:val="00F0135F"/>
    <w:rsid w:val="00F03DA8"/>
    <w:rsid w:val="00F046C2"/>
    <w:rsid w:val="00F04A49"/>
    <w:rsid w:val="00F06BBC"/>
    <w:rsid w:val="00F13375"/>
    <w:rsid w:val="00F13F8C"/>
    <w:rsid w:val="00F15B88"/>
    <w:rsid w:val="00F15BAB"/>
    <w:rsid w:val="00F20871"/>
    <w:rsid w:val="00F2153F"/>
    <w:rsid w:val="00F2240E"/>
    <w:rsid w:val="00F23B5B"/>
    <w:rsid w:val="00F25D9F"/>
    <w:rsid w:val="00F27E8C"/>
    <w:rsid w:val="00F30565"/>
    <w:rsid w:val="00F33CF5"/>
    <w:rsid w:val="00F34179"/>
    <w:rsid w:val="00F3495F"/>
    <w:rsid w:val="00F37E08"/>
    <w:rsid w:val="00F40181"/>
    <w:rsid w:val="00F439EF"/>
    <w:rsid w:val="00F44128"/>
    <w:rsid w:val="00F44C8C"/>
    <w:rsid w:val="00F46768"/>
    <w:rsid w:val="00F52857"/>
    <w:rsid w:val="00F5568B"/>
    <w:rsid w:val="00F558AD"/>
    <w:rsid w:val="00F56ED2"/>
    <w:rsid w:val="00F57923"/>
    <w:rsid w:val="00F606AD"/>
    <w:rsid w:val="00F62460"/>
    <w:rsid w:val="00F630B9"/>
    <w:rsid w:val="00F6447E"/>
    <w:rsid w:val="00F65F6A"/>
    <w:rsid w:val="00F670C8"/>
    <w:rsid w:val="00F67750"/>
    <w:rsid w:val="00F71F45"/>
    <w:rsid w:val="00F72ADB"/>
    <w:rsid w:val="00F73ED5"/>
    <w:rsid w:val="00F748A2"/>
    <w:rsid w:val="00F806EE"/>
    <w:rsid w:val="00F8095E"/>
    <w:rsid w:val="00F81A79"/>
    <w:rsid w:val="00F85D63"/>
    <w:rsid w:val="00F8776E"/>
    <w:rsid w:val="00F87AED"/>
    <w:rsid w:val="00F90348"/>
    <w:rsid w:val="00F9716F"/>
    <w:rsid w:val="00F97226"/>
    <w:rsid w:val="00F973CE"/>
    <w:rsid w:val="00FA175D"/>
    <w:rsid w:val="00FA185C"/>
    <w:rsid w:val="00FA3860"/>
    <w:rsid w:val="00FA3EDF"/>
    <w:rsid w:val="00FA5236"/>
    <w:rsid w:val="00FA6166"/>
    <w:rsid w:val="00FB1201"/>
    <w:rsid w:val="00FB14A0"/>
    <w:rsid w:val="00FB16DF"/>
    <w:rsid w:val="00FB2FA5"/>
    <w:rsid w:val="00FB3AA8"/>
    <w:rsid w:val="00FB6BE2"/>
    <w:rsid w:val="00FB7702"/>
    <w:rsid w:val="00FB777D"/>
    <w:rsid w:val="00FC02F0"/>
    <w:rsid w:val="00FC049D"/>
    <w:rsid w:val="00FC1298"/>
    <w:rsid w:val="00FC1580"/>
    <w:rsid w:val="00FC171A"/>
    <w:rsid w:val="00FC204C"/>
    <w:rsid w:val="00FC2914"/>
    <w:rsid w:val="00FC3364"/>
    <w:rsid w:val="00FC4AF1"/>
    <w:rsid w:val="00FC4DB9"/>
    <w:rsid w:val="00FC60A1"/>
    <w:rsid w:val="00FC704B"/>
    <w:rsid w:val="00FC71EE"/>
    <w:rsid w:val="00FC7693"/>
    <w:rsid w:val="00FD2E7D"/>
    <w:rsid w:val="00FD4BF9"/>
    <w:rsid w:val="00FD66AC"/>
    <w:rsid w:val="00FD6A05"/>
    <w:rsid w:val="00FD739F"/>
    <w:rsid w:val="00FD7483"/>
    <w:rsid w:val="00FE1B88"/>
    <w:rsid w:val="00FE22B4"/>
    <w:rsid w:val="00FE2C90"/>
    <w:rsid w:val="00FE3528"/>
    <w:rsid w:val="00FE76AB"/>
    <w:rsid w:val="00FF0EFF"/>
    <w:rsid w:val="00FF30D8"/>
    <w:rsid w:val="00FF361F"/>
    <w:rsid w:val="00FF3F5A"/>
    <w:rsid w:val="00FF610D"/>
    <w:rsid w:val="00FF7C0B"/>
    <w:rsid w:val="01009D6A"/>
    <w:rsid w:val="0165B81D"/>
    <w:rsid w:val="017413E6"/>
    <w:rsid w:val="028E3DB0"/>
    <w:rsid w:val="028EB61C"/>
    <w:rsid w:val="03AE60B4"/>
    <w:rsid w:val="03B5FF93"/>
    <w:rsid w:val="04031B2F"/>
    <w:rsid w:val="041155F1"/>
    <w:rsid w:val="046CB544"/>
    <w:rsid w:val="046F6CDA"/>
    <w:rsid w:val="04C4F2E8"/>
    <w:rsid w:val="04D29487"/>
    <w:rsid w:val="05AA01EA"/>
    <w:rsid w:val="060B58FF"/>
    <w:rsid w:val="0644F600"/>
    <w:rsid w:val="06962DED"/>
    <w:rsid w:val="06ACAEE2"/>
    <w:rsid w:val="06DE9503"/>
    <w:rsid w:val="06E54577"/>
    <w:rsid w:val="06F4707B"/>
    <w:rsid w:val="06F4FD99"/>
    <w:rsid w:val="07131EFF"/>
    <w:rsid w:val="0732456A"/>
    <w:rsid w:val="0757E82B"/>
    <w:rsid w:val="07E86689"/>
    <w:rsid w:val="08065C44"/>
    <w:rsid w:val="085E3CE7"/>
    <w:rsid w:val="08C30DBB"/>
    <w:rsid w:val="095146BB"/>
    <w:rsid w:val="095ACAA3"/>
    <w:rsid w:val="09DD24E6"/>
    <w:rsid w:val="09DDB06E"/>
    <w:rsid w:val="0A4483CB"/>
    <w:rsid w:val="0A592CA7"/>
    <w:rsid w:val="0A7E88D7"/>
    <w:rsid w:val="0A839D0F"/>
    <w:rsid w:val="0AC68AAE"/>
    <w:rsid w:val="0B0D32E5"/>
    <w:rsid w:val="0B16467A"/>
    <w:rsid w:val="0B47FEDD"/>
    <w:rsid w:val="0B6AB59F"/>
    <w:rsid w:val="0BB4F9A8"/>
    <w:rsid w:val="0BBFAF11"/>
    <w:rsid w:val="0C05CB50"/>
    <w:rsid w:val="0C7BDADF"/>
    <w:rsid w:val="0CB8E41E"/>
    <w:rsid w:val="0D0FCE7C"/>
    <w:rsid w:val="0D2900B0"/>
    <w:rsid w:val="0D48F2BC"/>
    <w:rsid w:val="0D93EDAB"/>
    <w:rsid w:val="0D99C906"/>
    <w:rsid w:val="0E3219D1"/>
    <w:rsid w:val="0E41E3FB"/>
    <w:rsid w:val="0E91279F"/>
    <w:rsid w:val="0F1F29C4"/>
    <w:rsid w:val="0FB2B410"/>
    <w:rsid w:val="0FC75950"/>
    <w:rsid w:val="100A0FBA"/>
    <w:rsid w:val="10300BF8"/>
    <w:rsid w:val="10A0E45D"/>
    <w:rsid w:val="10B16F8F"/>
    <w:rsid w:val="112C565F"/>
    <w:rsid w:val="11646A1C"/>
    <w:rsid w:val="12A9CC0C"/>
    <w:rsid w:val="133A8364"/>
    <w:rsid w:val="1368B16A"/>
    <w:rsid w:val="13AC55B2"/>
    <w:rsid w:val="13B359EA"/>
    <w:rsid w:val="13B95A15"/>
    <w:rsid w:val="13EA9BE1"/>
    <w:rsid w:val="13F4FF5C"/>
    <w:rsid w:val="14B33D3F"/>
    <w:rsid w:val="14C4223F"/>
    <w:rsid w:val="158F3F95"/>
    <w:rsid w:val="165E9747"/>
    <w:rsid w:val="17007D68"/>
    <w:rsid w:val="175A9EE7"/>
    <w:rsid w:val="17980780"/>
    <w:rsid w:val="17A5765E"/>
    <w:rsid w:val="181BDDC8"/>
    <w:rsid w:val="18C5C698"/>
    <w:rsid w:val="18E91CB6"/>
    <w:rsid w:val="18F7B9E8"/>
    <w:rsid w:val="198CD315"/>
    <w:rsid w:val="19F07365"/>
    <w:rsid w:val="1A071DC1"/>
    <w:rsid w:val="1A3735A3"/>
    <w:rsid w:val="1A77B218"/>
    <w:rsid w:val="1A88F3F1"/>
    <w:rsid w:val="1A982C30"/>
    <w:rsid w:val="1AA60958"/>
    <w:rsid w:val="1AD793FE"/>
    <w:rsid w:val="1AE31E00"/>
    <w:rsid w:val="1B5C4734"/>
    <w:rsid w:val="1BFA2932"/>
    <w:rsid w:val="1C9605A9"/>
    <w:rsid w:val="1CA1FC05"/>
    <w:rsid w:val="1CF8A553"/>
    <w:rsid w:val="1D500F8A"/>
    <w:rsid w:val="1DDF49E3"/>
    <w:rsid w:val="1E32ABFF"/>
    <w:rsid w:val="1E756229"/>
    <w:rsid w:val="1EA3C62B"/>
    <w:rsid w:val="1EDB3D37"/>
    <w:rsid w:val="1EEEE9F7"/>
    <w:rsid w:val="1FD71B6E"/>
    <w:rsid w:val="2079C9B8"/>
    <w:rsid w:val="208D56FA"/>
    <w:rsid w:val="20958AF7"/>
    <w:rsid w:val="2099D462"/>
    <w:rsid w:val="20BCBD46"/>
    <w:rsid w:val="20D3EE93"/>
    <w:rsid w:val="20E01A9B"/>
    <w:rsid w:val="214EC230"/>
    <w:rsid w:val="217B46C2"/>
    <w:rsid w:val="21848252"/>
    <w:rsid w:val="222A32D3"/>
    <w:rsid w:val="22641E41"/>
    <w:rsid w:val="22949333"/>
    <w:rsid w:val="22987FFF"/>
    <w:rsid w:val="22B24ED9"/>
    <w:rsid w:val="230E0D65"/>
    <w:rsid w:val="23390462"/>
    <w:rsid w:val="23422213"/>
    <w:rsid w:val="234BB964"/>
    <w:rsid w:val="23918005"/>
    <w:rsid w:val="2398C830"/>
    <w:rsid w:val="23AA1BF1"/>
    <w:rsid w:val="23EC12DE"/>
    <w:rsid w:val="23FEB25F"/>
    <w:rsid w:val="243DEA64"/>
    <w:rsid w:val="24BC2B58"/>
    <w:rsid w:val="24E81214"/>
    <w:rsid w:val="252C56AF"/>
    <w:rsid w:val="254FB389"/>
    <w:rsid w:val="256022BF"/>
    <w:rsid w:val="25848234"/>
    <w:rsid w:val="26003770"/>
    <w:rsid w:val="26038569"/>
    <w:rsid w:val="261F6029"/>
    <w:rsid w:val="263C36F9"/>
    <w:rsid w:val="264D1EE0"/>
    <w:rsid w:val="26A33DDA"/>
    <w:rsid w:val="26A4BFF5"/>
    <w:rsid w:val="26D10336"/>
    <w:rsid w:val="26DF4B91"/>
    <w:rsid w:val="27277222"/>
    <w:rsid w:val="2784F1F8"/>
    <w:rsid w:val="27A36A8F"/>
    <w:rsid w:val="280CFCEC"/>
    <w:rsid w:val="281A42B6"/>
    <w:rsid w:val="2872C30B"/>
    <w:rsid w:val="28ACD7CE"/>
    <w:rsid w:val="28C1A209"/>
    <w:rsid w:val="28C58B7D"/>
    <w:rsid w:val="29A4FED6"/>
    <w:rsid w:val="2A175927"/>
    <w:rsid w:val="2A34B3E1"/>
    <w:rsid w:val="2A8A0E9F"/>
    <w:rsid w:val="2AF58292"/>
    <w:rsid w:val="2BECF781"/>
    <w:rsid w:val="2C00691D"/>
    <w:rsid w:val="2CC6AF15"/>
    <w:rsid w:val="2CD36868"/>
    <w:rsid w:val="2D62C994"/>
    <w:rsid w:val="2DB17DC7"/>
    <w:rsid w:val="2DC96E43"/>
    <w:rsid w:val="2E6D47C7"/>
    <w:rsid w:val="2E87DCE9"/>
    <w:rsid w:val="2E9A5885"/>
    <w:rsid w:val="2EDF2FF2"/>
    <w:rsid w:val="2EFAC4B9"/>
    <w:rsid w:val="2F32DF8D"/>
    <w:rsid w:val="2FA35A52"/>
    <w:rsid w:val="2FC15203"/>
    <w:rsid w:val="3007F7AC"/>
    <w:rsid w:val="304DB1A4"/>
    <w:rsid w:val="305FC142"/>
    <w:rsid w:val="308C5AF4"/>
    <w:rsid w:val="30C68E61"/>
    <w:rsid w:val="314798A7"/>
    <w:rsid w:val="31D01271"/>
    <w:rsid w:val="3205BAFA"/>
    <w:rsid w:val="3206BFDE"/>
    <w:rsid w:val="3267396D"/>
    <w:rsid w:val="3293178F"/>
    <w:rsid w:val="32F8149C"/>
    <w:rsid w:val="33487F61"/>
    <w:rsid w:val="3365D31D"/>
    <w:rsid w:val="33886EFA"/>
    <w:rsid w:val="33DD5F9A"/>
    <w:rsid w:val="346B0872"/>
    <w:rsid w:val="34AA2D8B"/>
    <w:rsid w:val="34D32642"/>
    <w:rsid w:val="35B83A44"/>
    <w:rsid w:val="35FA4804"/>
    <w:rsid w:val="36E27679"/>
    <w:rsid w:val="36F2CD2F"/>
    <w:rsid w:val="370D08CB"/>
    <w:rsid w:val="373A6B79"/>
    <w:rsid w:val="3770500D"/>
    <w:rsid w:val="3775E5C0"/>
    <w:rsid w:val="379584E4"/>
    <w:rsid w:val="379BF1F7"/>
    <w:rsid w:val="383F794F"/>
    <w:rsid w:val="38856693"/>
    <w:rsid w:val="39897FD2"/>
    <w:rsid w:val="399A569B"/>
    <w:rsid w:val="399F24B3"/>
    <w:rsid w:val="3A5522BB"/>
    <w:rsid w:val="3ABC871F"/>
    <w:rsid w:val="3B04176E"/>
    <w:rsid w:val="3C00E84B"/>
    <w:rsid w:val="3CBB68C8"/>
    <w:rsid w:val="3D57640D"/>
    <w:rsid w:val="3D993434"/>
    <w:rsid w:val="3DF55DF8"/>
    <w:rsid w:val="3E2FBD90"/>
    <w:rsid w:val="3E359147"/>
    <w:rsid w:val="3E6222EB"/>
    <w:rsid w:val="3E9CB647"/>
    <w:rsid w:val="3E9F1C14"/>
    <w:rsid w:val="3EC1693C"/>
    <w:rsid w:val="3EF39243"/>
    <w:rsid w:val="3F04C153"/>
    <w:rsid w:val="3F4A8B15"/>
    <w:rsid w:val="3F6EFDF6"/>
    <w:rsid w:val="4011C617"/>
    <w:rsid w:val="402DA257"/>
    <w:rsid w:val="40357108"/>
    <w:rsid w:val="40A8EBF9"/>
    <w:rsid w:val="40B50E83"/>
    <w:rsid w:val="40D41D1E"/>
    <w:rsid w:val="40DDA3E1"/>
    <w:rsid w:val="40E907F8"/>
    <w:rsid w:val="41376EA1"/>
    <w:rsid w:val="4138FB50"/>
    <w:rsid w:val="41669008"/>
    <w:rsid w:val="417D1B08"/>
    <w:rsid w:val="41A83F09"/>
    <w:rsid w:val="42183EE5"/>
    <w:rsid w:val="42524216"/>
    <w:rsid w:val="4282675E"/>
    <w:rsid w:val="42A226C3"/>
    <w:rsid w:val="436A93BE"/>
    <w:rsid w:val="43986402"/>
    <w:rsid w:val="43D9ADE4"/>
    <w:rsid w:val="44ECAEC4"/>
    <w:rsid w:val="45327130"/>
    <w:rsid w:val="4572A5CB"/>
    <w:rsid w:val="457BA4C6"/>
    <w:rsid w:val="45EF58FE"/>
    <w:rsid w:val="45FA0BF5"/>
    <w:rsid w:val="46FA9AD4"/>
    <w:rsid w:val="47409262"/>
    <w:rsid w:val="47FF9B9A"/>
    <w:rsid w:val="4818429E"/>
    <w:rsid w:val="48255DD1"/>
    <w:rsid w:val="48B03DC9"/>
    <w:rsid w:val="48ECC030"/>
    <w:rsid w:val="49BA1C08"/>
    <w:rsid w:val="49D0D2CE"/>
    <w:rsid w:val="49DE3306"/>
    <w:rsid w:val="4A18E2F9"/>
    <w:rsid w:val="4A20E1EA"/>
    <w:rsid w:val="4A2F2E79"/>
    <w:rsid w:val="4A5D5F0E"/>
    <w:rsid w:val="4A6D9E90"/>
    <w:rsid w:val="4A98B015"/>
    <w:rsid w:val="4AB73654"/>
    <w:rsid w:val="4AE09ED2"/>
    <w:rsid w:val="4B178864"/>
    <w:rsid w:val="4B55433A"/>
    <w:rsid w:val="4BA36E35"/>
    <w:rsid w:val="4D30EA5A"/>
    <w:rsid w:val="4D693839"/>
    <w:rsid w:val="4D80815B"/>
    <w:rsid w:val="4D88A47A"/>
    <w:rsid w:val="4DD21256"/>
    <w:rsid w:val="4E019DB1"/>
    <w:rsid w:val="4E2CFE8E"/>
    <w:rsid w:val="4E317E90"/>
    <w:rsid w:val="4E3D8317"/>
    <w:rsid w:val="4F525CF5"/>
    <w:rsid w:val="4F884C52"/>
    <w:rsid w:val="5062CDBB"/>
    <w:rsid w:val="5083AF6E"/>
    <w:rsid w:val="50917637"/>
    <w:rsid w:val="509F3404"/>
    <w:rsid w:val="50B53509"/>
    <w:rsid w:val="50C73CED"/>
    <w:rsid w:val="510E9FF5"/>
    <w:rsid w:val="5119C9CB"/>
    <w:rsid w:val="522F0937"/>
    <w:rsid w:val="523BEAE8"/>
    <w:rsid w:val="5288345D"/>
    <w:rsid w:val="52A6448B"/>
    <w:rsid w:val="52EA3581"/>
    <w:rsid w:val="52FC2489"/>
    <w:rsid w:val="5381BCFC"/>
    <w:rsid w:val="53CC74CA"/>
    <w:rsid w:val="54661DD8"/>
    <w:rsid w:val="54E71783"/>
    <w:rsid w:val="556EDA24"/>
    <w:rsid w:val="558A63AC"/>
    <w:rsid w:val="5616078A"/>
    <w:rsid w:val="56C1917E"/>
    <w:rsid w:val="56DB90A5"/>
    <w:rsid w:val="5775F900"/>
    <w:rsid w:val="579A5F1B"/>
    <w:rsid w:val="57C82E08"/>
    <w:rsid w:val="57D4D0C9"/>
    <w:rsid w:val="57E0E255"/>
    <w:rsid w:val="5823D186"/>
    <w:rsid w:val="58258AC9"/>
    <w:rsid w:val="584C7468"/>
    <w:rsid w:val="585A6858"/>
    <w:rsid w:val="585C5BDE"/>
    <w:rsid w:val="58B3367E"/>
    <w:rsid w:val="58B36DF2"/>
    <w:rsid w:val="58D3930E"/>
    <w:rsid w:val="58DDC763"/>
    <w:rsid w:val="590B5D08"/>
    <w:rsid w:val="59F2D144"/>
    <w:rsid w:val="5A765847"/>
    <w:rsid w:val="5A9126C2"/>
    <w:rsid w:val="5AA799EA"/>
    <w:rsid w:val="5ABBDAD3"/>
    <w:rsid w:val="5B9CC0D0"/>
    <w:rsid w:val="5BC6BD02"/>
    <w:rsid w:val="5C06DFE8"/>
    <w:rsid w:val="5C0E11E1"/>
    <w:rsid w:val="5C8E0F84"/>
    <w:rsid w:val="5CB1C08E"/>
    <w:rsid w:val="5CC8E11C"/>
    <w:rsid w:val="5D41F2EF"/>
    <w:rsid w:val="5D5CCD09"/>
    <w:rsid w:val="5E2BDEB3"/>
    <w:rsid w:val="5EA57028"/>
    <w:rsid w:val="5EC83B91"/>
    <w:rsid w:val="5F5973DF"/>
    <w:rsid w:val="5FBE1D57"/>
    <w:rsid w:val="6071875B"/>
    <w:rsid w:val="610C00CB"/>
    <w:rsid w:val="6168E366"/>
    <w:rsid w:val="61728302"/>
    <w:rsid w:val="6215A2A4"/>
    <w:rsid w:val="62A27A52"/>
    <w:rsid w:val="630EC4FE"/>
    <w:rsid w:val="632A225F"/>
    <w:rsid w:val="63304A1F"/>
    <w:rsid w:val="637DBAAE"/>
    <w:rsid w:val="63A56481"/>
    <w:rsid w:val="63AC2D4B"/>
    <w:rsid w:val="63B1DBEC"/>
    <w:rsid w:val="63B8677C"/>
    <w:rsid w:val="63F27ACD"/>
    <w:rsid w:val="65414162"/>
    <w:rsid w:val="6571E03C"/>
    <w:rsid w:val="6587883C"/>
    <w:rsid w:val="66737401"/>
    <w:rsid w:val="6711A753"/>
    <w:rsid w:val="67351ADB"/>
    <w:rsid w:val="67B53871"/>
    <w:rsid w:val="67CEC803"/>
    <w:rsid w:val="67D2FE5B"/>
    <w:rsid w:val="67F44FDE"/>
    <w:rsid w:val="685F2944"/>
    <w:rsid w:val="68C597F5"/>
    <w:rsid w:val="696B8EDF"/>
    <w:rsid w:val="69A1C5FE"/>
    <w:rsid w:val="69B7E53B"/>
    <w:rsid w:val="6A18D4BA"/>
    <w:rsid w:val="6A58EE43"/>
    <w:rsid w:val="6AAF4CD4"/>
    <w:rsid w:val="6ADC8224"/>
    <w:rsid w:val="6B1446C4"/>
    <w:rsid w:val="6B56A93D"/>
    <w:rsid w:val="6B7339D3"/>
    <w:rsid w:val="6B8C34E7"/>
    <w:rsid w:val="6BA3040A"/>
    <w:rsid w:val="6BBEA913"/>
    <w:rsid w:val="6BEFDAF9"/>
    <w:rsid w:val="6BF3A865"/>
    <w:rsid w:val="6C02E618"/>
    <w:rsid w:val="6C0E2B34"/>
    <w:rsid w:val="6C1457B0"/>
    <w:rsid w:val="6C6054A5"/>
    <w:rsid w:val="6CDCE132"/>
    <w:rsid w:val="6D02BE08"/>
    <w:rsid w:val="6D4AC46D"/>
    <w:rsid w:val="6E076318"/>
    <w:rsid w:val="6E5028C0"/>
    <w:rsid w:val="6EE63AC7"/>
    <w:rsid w:val="6F897D65"/>
    <w:rsid w:val="6F8E530B"/>
    <w:rsid w:val="70148252"/>
    <w:rsid w:val="7053E4C1"/>
    <w:rsid w:val="708C41C1"/>
    <w:rsid w:val="71E8A6B3"/>
    <w:rsid w:val="71EA4ED8"/>
    <w:rsid w:val="722075A7"/>
    <w:rsid w:val="72A4D0C7"/>
    <w:rsid w:val="72B1AFCA"/>
    <w:rsid w:val="72F41A6E"/>
    <w:rsid w:val="72F8605E"/>
    <w:rsid w:val="73422F60"/>
    <w:rsid w:val="73E1A42A"/>
    <w:rsid w:val="742DFE96"/>
    <w:rsid w:val="7502CBE4"/>
    <w:rsid w:val="752A5E8A"/>
    <w:rsid w:val="7543CAEF"/>
    <w:rsid w:val="75EC73F3"/>
    <w:rsid w:val="76CEA5B6"/>
    <w:rsid w:val="778DD30D"/>
    <w:rsid w:val="77E9E77F"/>
    <w:rsid w:val="77ED4E6C"/>
    <w:rsid w:val="784F69B6"/>
    <w:rsid w:val="78CA081B"/>
    <w:rsid w:val="79488032"/>
    <w:rsid w:val="795A1959"/>
    <w:rsid w:val="79F07B94"/>
    <w:rsid w:val="7A25ADF3"/>
    <w:rsid w:val="7A42961A"/>
    <w:rsid w:val="7A54F683"/>
    <w:rsid w:val="7A73B711"/>
    <w:rsid w:val="7AB5DD9A"/>
    <w:rsid w:val="7AC87666"/>
    <w:rsid w:val="7AD1D80D"/>
    <w:rsid w:val="7B63077F"/>
    <w:rsid w:val="7B88D0F4"/>
    <w:rsid w:val="7B9B15FA"/>
    <w:rsid w:val="7BC870D5"/>
    <w:rsid w:val="7C3AF37B"/>
    <w:rsid w:val="7C5EB57C"/>
    <w:rsid w:val="7C7C02F9"/>
    <w:rsid w:val="7CEC2EB0"/>
    <w:rsid w:val="7D339844"/>
    <w:rsid w:val="7DC025DB"/>
    <w:rsid w:val="7DD34FE4"/>
    <w:rsid w:val="7DF93812"/>
    <w:rsid w:val="7E28301A"/>
    <w:rsid w:val="7E367779"/>
    <w:rsid w:val="7E928C9A"/>
    <w:rsid w:val="7EA55723"/>
    <w:rsid w:val="7EFD6915"/>
    <w:rsid w:val="7F8A7EF2"/>
    <w:rsid w:val="7FCB86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D3729"/>
  <w15:chartTrackingRefBased/>
  <w15:docId w15:val="{7FCCE606-B48B-413E-B6FC-B00CC55C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148"/>
    <w:rPr>
      <w:rFonts w:eastAsiaTheme="majorEastAsia" w:cstheme="majorBidi"/>
      <w:color w:val="272727" w:themeColor="text1" w:themeTint="D8"/>
    </w:rPr>
  </w:style>
  <w:style w:type="paragraph" w:styleId="Title">
    <w:name w:val="Title"/>
    <w:basedOn w:val="Normal"/>
    <w:next w:val="Normal"/>
    <w:link w:val="TitleChar"/>
    <w:uiPriority w:val="10"/>
    <w:qFormat/>
    <w:rsid w:val="008A2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148"/>
    <w:pPr>
      <w:spacing w:before="160"/>
      <w:jc w:val="center"/>
    </w:pPr>
    <w:rPr>
      <w:i/>
      <w:iCs/>
      <w:color w:val="404040" w:themeColor="text1" w:themeTint="BF"/>
    </w:rPr>
  </w:style>
  <w:style w:type="character" w:customStyle="1" w:styleId="QuoteChar">
    <w:name w:val="Quote Char"/>
    <w:basedOn w:val="DefaultParagraphFont"/>
    <w:link w:val="Quote"/>
    <w:uiPriority w:val="29"/>
    <w:rsid w:val="008A2148"/>
    <w:rPr>
      <w:i/>
      <w:iCs/>
      <w:color w:val="404040" w:themeColor="text1" w:themeTint="BF"/>
    </w:rPr>
  </w:style>
  <w:style w:type="paragraph" w:styleId="ListParagraph">
    <w:name w:val="List Paragraph"/>
    <w:basedOn w:val="Normal"/>
    <w:uiPriority w:val="34"/>
    <w:qFormat/>
    <w:rsid w:val="008A2148"/>
    <w:pPr>
      <w:ind w:left="720"/>
      <w:contextualSpacing/>
    </w:pPr>
  </w:style>
  <w:style w:type="character" w:styleId="IntenseEmphasis">
    <w:name w:val="Intense Emphasis"/>
    <w:basedOn w:val="DefaultParagraphFont"/>
    <w:uiPriority w:val="21"/>
    <w:qFormat/>
    <w:rsid w:val="008A2148"/>
    <w:rPr>
      <w:i/>
      <w:iCs/>
      <w:color w:val="0F4761" w:themeColor="accent1" w:themeShade="BF"/>
    </w:rPr>
  </w:style>
  <w:style w:type="paragraph" w:styleId="IntenseQuote">
    <w:name w:val="Intense Quote"/>
    <w:basedOn w:val="Normal"/>
    <w:next w:val="Normal"/>
    <w:link w:val="IntenseQuoteChar"/>
    <w:uiPriority w:val="30"/>
    <w:qFormat/>
    <w:rsid w:val="008A2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148"/>
    <w:rPr>
      <w:i/>
      <w:iCs/>
      <w:color w:val="0F4761" w:themeColor="accent1" w:themeShade="BF"/>
    </w:rPr>
  </w:style>
  <w:style w:type="character" w:styleId="IntenseReference">
    <w:name w:val="Intense Reference"/>
    <w:basedOn w:val="DefaultParagraphFont"/>
    <w:uiPriority w:val="32"/>
    <w:qFormat/>
    <w:rsid w:val="008A2148"/>
    <w:rPr>
      <w:b/>
      <w:bCs/>
      <w:smallCaps/>
      <w:color w:val="0F4761" w:themeColor="accent1" w:themeShade="BF"/>
      <w:spacing w:val="5"/>
    </w:rPr>
  </w:style>
  <w:style w:type="paragraph" w:styleId="Header">
    <w:name w:val="header"/>
    <w:basedOn w:val="Normal"/>
    <w:link w:val="HeaderChar"/>
    <w:uiPriority w:val="99"/>
    <w:unhideWhenUsed/>
    <w:rsid w:val="00D623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23A7"/>
  </w:style>
  <w:style w:type="paragraph" w:styleId="Footer">
    <w:name w:val="footer"/>
    <w:basedOn w:val="Normal"/>
    <w:link w:val="FooterChar"/>
    <w:uiPriority w:val="99"/>
    <w:unhideWhenUsed/>
    <w:rsid w:val="00D623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3A7"/>
  </w:style>
  <w:style w:type="paragraph" w:styleId="TOC1">
    <w:name w:val="toc 1"/>
    <w:basedOn w:val="Normal"/>
    <w:next w:val="Normal"/>
    <w:autoRedefine/>
    <w:uiPriority w:val="39"/>
    <w:unhideWhenUsed/>
    <w:rsid w:val="00025161"/>
    <w:pPr>
      <w:spacing w:after="100"/>
    </w:pPr>
  </w:style>
  <w:style w:type="character" w:styleId="Hyperlink">
    <w:name w:val="Hyperlink"/>
    <w:basedOn w:val="DefaultParagraphFont"/>
    <w:uiPriority w:val="99"/>
    <w:unhideWhenUsed/>
    <w:rsid w:val="00025161"/>
    <w:rPr>
      <w:color w:val="467886" w:themeColor="hyperlink"/>
      <w:u w:val="single"/>
    </w:rPr>
  </w:style>
  <w:style w:type="character" w:styleId="CommentReference">
    <w:name w:val="annotation reference"/>
    <w:basedOn w:val="DefaultParagraphFont"/>
    <w:uiPriority w:val="99"/>
    <w:semiHidden/>
    <w:unhideWhenUsed/>
    <w:rsid w:val="00834656"/>
    <w:rPr>
      <w:sz w:val="16"/>
      <w:szCs w:val="16"/>
    </w:rPr>
  </w:style>
  <w:style w:type="paragraph" w:styleId="CommentText">
    <w:name w:val="annotation text"/>
    <w:basedOn w:val="Normal"/>
    <w:link w:val="CommentTextChar"/>
    <w:uiPriority w:val="99"/>
    <w:unhideWhenUsed/>
    <w:rsid w:val="00834656"/>
    <w:pPr>
      <w:spacing w:line="240" w:lineRule="auto"/>
    </w:pPr>
    <w:rPr>
      <w:sz w:val="20"/>
      <w:szCs w:val="20"/>
    </w:rPr>
  </w:style>
  <w:style w:type="character" w:customStyle="1" w:styleId="CommentTextChar">
    <w:name w:val="Comment Text Char"/>
    <w:basedOn w:val="DefaultParagraphFont"/>
    <w:link w:val="CommentText"/>
    <w:uiPriority w:val="99"/>
    <w:rsid w:val="00834656"/>
    <w:rPr>
      <w:sz w:val="20"/>
      <w:szCs w:val="20"/>
    </w:rPr>
  </w:style>
  <w:style w:type="paragraph" w:styleId="CommentSubject">
    <w:name w:val="annotation subject"/>
    <w:basedOn w:val="CommentText"/>
    <w:next w:val="CommentText"/>
    <w:link w:val="CommentSubjectChar"/>
    <w:uiPriority w:val="99"/>
    <w:semiHidden/>
    <w:unhideWhenUsed/>
    <w:rsid w:val="00834656"/>
    <w:rPr>
      <w:b/>
      <w:bCs/>
    </w:rPr>
  </w:style>
  <w:style w:type="character" w:customStyle="1" w:styleId="CommentSubjectChar">
    <w:name w:val="Comment Subject Char"/>
    <w:basedOn w:val="CommentTextChar"/>
    <w:link w:val="CommentSubject"/>
    <w:uiPriority w:val="99"/>
    <w:semiHidden/>
    <w:rsid w:val="00834656"/>
    <w:rPr>
      <w:b/>
      <w:bCs/>
      <w:sz w:val="20"/>
      <w:szCs w:val="20"/>
    </w:rPr>
  </w:style>
  <w:style w:type="paragraph" w:styleId="NormalWeb">
    <w:name w:val="Normal (Web)"/>
    <w:basedOn w:val="Normal"/>
    <w:uiPriority w:val="99"/>
    <w:semiHidden/>
    <w:unhideWhenUsed/>
    <w:rsid w:val="005E4D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1C0847"/>
    <w:pPr>
      <w:spacing w:after="0" w:line="240" w:lineRule="auto"/>
    </w:pPr>
  </w:style>
  <w:style w:type="paragraph" w:styleId="TOC2">
    <w:name w:val="toc 2"/>
    <w:basedOn w:val="Normal"/>
    <w:next w:val="Normal"/>
    <w:autoRedefine/>
    <w:uiPriority w:val="39"/>
    <w:unhideWhenUsed/>
    <w:rsid w:val="00167515"/>
    <w:pPr>
      <w:spacing w:after="100"/>
      <w:ind w:left="220"/>
    </w:pPr>
  </w:style>
  <w:style w:type="paragraph" w:styleId="BalloonText">
    <w:name w:val="Balloon Text"/>
    <w:basedOn w:val="Normal"/>
    <w:link w:val="BalloonTextChar"/>
    <w:uiPriority w:val="99"/>
    <w:semiHidden/>
    <w:unhideWhenUsed/>
    <w:rsid w:val="00EA33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33A3"/>
    <w:rPr>
      <w:rFonts w:ascii="Segoe UI" w:hAnsi="Segoe UI" w:cs="Segoe UI"/>
      <w:sz w:val="18"/>
      <w:szCs w:val="18"/>
    </w:rPr>
  </w:style>
  <w:style w:type="character" w:styleId="UnresolvedMention">
    <w:name w:val="Unresolved Mention"/>
    <w:basedOn w:val="DefaultParagraphFont"/>
    <w:uiPriority w:val="99"/>
    <w:semiHidden/>
    <w:unhideWhenUsed/>
    <w:rsid w:val="00D72519"/>
    <w:rPr>
      <w:color w:val="605E5C"/>
      <w:shd w:val="clear" w:color="auto" w:fill="E1DFDD"/>
    </w:rPr>
  </w:style>
  <w:style w:type="table" w:styleId="TableGrid">
    <w:name w:val="Table Grid"/>
    <w:basedOn w:val="TableNormal"/>
    <w:uiPriority w:val="39"/>
    <w:rsid w:val="004A3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B4C6B"/>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EB4C6B"/>
    <w:rPr>
      <w:rFonts w:ascii="Aptos" w:hAnsi="Aptos"/>
    </w:rPr>
  </w:style>
  <w:style w:type="paragraph" w:customStyle="1" w:styleId="EndNoteBibliography">
    <w:name w:val="EndNote Bibliography"/>
    <w:basedOn w:val="Normal"/>
    <w:link w:val="EndNoteBibliographyChar"/>
    <w:rsid w:val="00EB4C6B"/>
    <w:pPr>
      <w:spacing w:line="240" w:lineRule="auto"/>
    </w:pPr>
    <w:rPr>
      <w:rFonts w:ascii="Aptos" w:hAnsi="Aptos"/>
    </w:rPr>
  </w:style>
  <w:style w:type="character" w:customStyle="1" w:styleId="EndNoteBibliographyChar">
    <w:name w:val="EndNote Bibliography Char"/>
    <w:basedOn w:val="DefaultParagraphFont"/>
    <w:link w:val="EndNoteBibliography"/>
    <w:rsid w:val="00EB4C6B"/>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5999">
      <w:bodyDiv w:val="1"/>
      <w:marLeft w:val="0"/>
      <w:marRight w:val="0"/>
      <w:marTop w:val="0"/>
      <w:marBottom w:val="0"/>
      <w:divBdr>
        <w:top w:val="none" w:sz="0" w:space="0" w:color="auto"/>
        <w:left w:val="none" w:sz="0" w:space="0" w:color="auto"/>
        <w:bottom w:val="none" w:sz="0" w:space="0" w:color="auto"/>
        <w:right w:val="none" w:sz="0" w:space="0" w:color="auto"/>
      </w:divBdr>
    </w:div>
    <w:div w:id="450636993">
      <w:bodyDiv w:val="1"/>
      <w:marLeft w:val="0"/>
      <w:marRight w:val="0"/>
      <w:marTop w:val="0"/>
      <w:marBottom w:val="0"/>
      <w:divBdr>
        <w:top w:val="none" w:sz="0" w:space="0" w:color="auto"/>
        <w:left w:val="none" w:sz="0" w:space="0" w:color="auto"/>
        <w:bottom w:val="none" w:sz="0" w:space="0" w:color="auto"/>
        <w:right w:val="none" w:sz="0" w:space="0" w:color="auto"/>
      </w:divBdr>
      <w:divsChild>
        <w:div w:id="215631768">
          <w:marLeft w:val="0"/>
          <w:marRight w:val="0"/>
          <w:marTop w:val="0"/>
          <w:marBottom w:val="0"/>
          <w:divBdr>
            <w:top w:val="none" w:sz="0" w:space="0" w:color="auto"/>
            <w:left w:val="none" w:sz="0" w:space="0" w:color="auto"/>
            <w:bottom w:val="none" w:sz="0" w:space="0" w:color="auto"/>
            <w:right w:val="none" w:sz="0" w:space="0" w:color="auto"/>
          </w:divBdr>
        </w:div>
        <w:div w:id="573666053">
          <w:marLeft w:val="0"/>
          <w:marRight w:val="0"/>
          <w:marTop w:val="0"/>
          <w:marBottom w:val="0"/>
          <w:divBdr>
            <w:top w:val="none" w:sz="0" w:space="0" w:color="auto"/>
            <w:left w:val="none" w:sz="0" w:space="0" w:color="auto"/>
            <w:bottom w:val="none" w:sz="0" w:space="0" w:color="auto"/>
            <w:right w:val="none" w:sz="0" w:space="0" w:color="auto"/>
          </w:divBdr>
        </w:div>
        <w:div w:id="612172839">
          <w:marLeft w:val="0"/>
          <w:marRight w:val="0"/>
          <w:marTop w:val="0"/>
          <w:marBottom w:val="0"/>
          <w:divBdr>
            <w:top w:val="none" w:sz="0" w:space="0" w:color="auto"/>
            <w:left w:val="none" w:sz="0" w:space="0" w:color="auto"/>
            <w:bottom w:val="none" w:sz="0" w:space="0" w:color="auto"/>
            <w:right w:val="none" w:sz="0" w:space="0" w:color="auto"/>
          </w:divBdr>
        </w:div>
        <w:div w:id="1380595419">
          <w:marLeft w:val="0"/>
          <w:marRight w:val="0"/>
          <w:marTop w:val="0"/>
          <w:marBottom w:val="0"/>
          <w:divBdr>
            <w:top w:val="none" w:sz="0" w:space="0" w:color="auto"/>
            <w:left w:val="none" w:sz="0" w:space="0" w:color="auto"/>
            <w:bottom w:val="none" w:sz="0" w:space="0" w:color="auto"/>
            <w:right w:val="none" w:sz="0" w:space="0" w:color="auto"/>
          </w:divBdr>
        </w:div>
        <w:div w:id="1455056275">
          <w:marLeft w:val="0"/>
          <w:marRight w:val="0"/>
          <w:marTop w:val="0"/>
          <w:marBottom w:val="0"/>
          <w:divBdr>
            <w:top w:val="none" w:sz="0" w:space="0" w:color="auto"/>
            <w:left w:val="none" w:sz="0" w:space="0" w:color="auto"/>
            <w:bottom w:val="none" w:sz="0" w:space="0" w:color="auto"/>
            <w:right w:val="none" w:sz="0" w:space="0" w:color="auto"/>
          </w:divBdr>
        </w:div>
      </w:divsChild>
    </w:div>
    <w:div w:id="868373989">
      <w:bodyDiv w:val="1"/>
      <w:marLeft w:val="0"/>
      <w:marRight w:val="0"/>
      <w:marTop w:val="0"/>
      <w:marBottom w:val="0"/>
      <w:divBdr>
        <w:top w:val="none" w:sz="0" w:space="0" w:color="auto"/>
        <w:left w:val="none" w:sz="0" w:space="0" w:color="auto"/>
        <w:bottom w:val="none" w:sz="0" w:space="0" w:color="auto"/>
        <w:right w:val="none" w:sz="0" w:space="0" w:color="auto"/>
      </w:divBdr>
    </w:div>
    <w:div w:id="1325860259">
      <w:bodyDiv w:val="1"/>
      <w:marLeft w:val="0"/>
      <w:marRight w:val="0"/>
      <w:marTop w:val="0"/>
      <w:marBottom w:val="0"/>
      <w:divBdr>
        <w:top w:val="none" w:sz="0" w:space="0" w:color="auto"/>
        <w:left w:val="none" w:sz="0" w:space="0" w:color="auto"/>
        <w:bottom w:val="none" w:sz="0" w:space="0" w:color="auto"/>
        <w:right w:val="none" w:sz="0" w:space="0" w:color="auto"/>
      </w:divBdr>
    </w:div>
    <w:div w:id="1327245723">
      <w:bodyDiv w:val="1"/>
      <w:marLeft w:val="0"/>
      <w:marRight w:val="0"/>
      <w:marTop w:val="0"/>
      <w:marBottom w:val="0"/>
      <w:divBdr>
        <w:top w:val="none" w:sz="0" w:space="0" w:color="auto"/>
        <w:left w:val="none" w:sz="0" w:space="0" w:color="auto"/>
        <w:bottom w:val="none" w:sz="0" w:space="0" w:color="auto"/>
        <w:right w:val="none" w:sz="0" w:space="0" w:color="auto"/>
      </w:divBdr>
      <w:divsChild>
        <w:div w:id="1753046381">
          <w:marLeft w:val="446"/>
          <w:marRight w:val="0"/>
          <w:marTop w:val="200"/>
          <w:marBottom w:val="0"/>
          <w:divBdr>
            <w:top w:val="none" w:sz="0" w:space="0" w:color="auto"/>
            <w:left w:val="none" w:sz="0" w:space="0" w:color="auto"/>
            <w:bottom w:val="none" w:sz="0" w:space="0" w:color="auto"/>
            <w:right w:val="none" w:sz="0" w:space="0" w:color="auto"/>
          </w:divBdr>
        </w:div>
      </w:divsChild>
    </w:div>
    <w:div w:id="1328555681">
      <w:bodyDiv w:val="1"/>
      <w:marLeft w:val="0"/>
      <w:marRight w:val="0"/>
      <w:marTop w:val="0"/>
      <w:marBottom w:val="0"/>
      <w:divBdr>
        <w:top w:val="none" w:sz="0" w:space="0" w:color="auto"/>
        <w:left w:val="none" w:sz="0" w:space="0" w:color="auto"/>
        <w:bottom w:val="none" w:sz="0" w:space="0" w:color="auto"/>
        <w:right w:val="none" w:sz="0" w:space="0" w:color="auto"/>
      </w:divBdr>
    </w:div>
    <w:div w:id="2007122608">
      <w:bodyDiv w:val="1"/>
      <w:marLeft w:val="0"/>
      <w:marRight w:val="0"/>
      <w:marTop w:val="0"/>
      <w:marBottom w:val="0"/>
      <w:divBdr>
        <w:top w:val="none" w:sz="0" w:space="0" w:color="auto"/>
        <w:left w:val="none" w:sz="0" w:space="0" w:color="auto"/>
        <w:bottom w:val="none" w:sz="0" w:space="0" w:color="auto"/>
        <w:right w:val="none" w:sz="0" w:space="0" w:color="auto"/>
      </w:divBdr>
    </w:div>
    <w:div w:id="2023823840">
      <w:bodyDiv w:val="1"/>
      <w:marLeft w:val="0"/>
      <w:marRight w:val="0"/>
      <w:marTop w:val="0"/>
      <w:marBottom w:val="0"/>
      <w:divBdr>
        <w:top w:val="none" w:sz="0" w:space="0" w:color="auto"/>
        <w:left w:val="none" w:sz="0" w:space="0" w:color="auto"/>
        <w:bottom w:val="none" w:sz="0" w:space="0" w:color="auto"/>
        <w:right w:val="none" w:sz="0" w:space="0" w:color="auto"/>
      </w:divBdr>
      <w:divsChild>
        <w:div w:id="476996932">
          <w:marLeft w:val="0"/>
          <w:marRight w:val="0"/>
          <w:marTop w:val="0"/>
          <w:marBottom w:val="0"/>
          <w:divBdr>
            <w:top w:val="none" w:sz="0" w:space="0" w:color="auto"/>
            <w:left w:val="none" w:sz="0" w:space="0" w:color="auto"/>
            <w:bottom w:val="none" w:sz="0" w:space="0" w:color="auto"/>
            <w:right w:val="none" w:sz="0" w:space="0" w:color="auto"/>
          </w:divBdr>
        </w:div>
        <w:div w:id="1506898130">
          <w:marLeft w:val="0"/>
          <w:marRight w:val="0"/>
          <w:marTop w:val="0"/>
          <w:marBottom w:val="0"/>
          <w:divBdr>
            <w:top w:val="none" w:sz="0" w:space="0" w:color="auto"/>
            <w:left w:val="none" w:sz="0" w:space="0" w:color="auto"/>
            <w:bottom w:val="none" w:sz="0" w:space="0" w:color="auto"/>
            <w:right w:val="none" w:sz="0" w:space="0" w:color="auto"/>
          </w:divBdr>
        </w:div>
        <w:div w:id="1742361990">
          <w:marLeft w:val="0"/>
          <w:marRight w:val="0"/>
          <w:marTop w:val="0"/>
          <w:marBottom w:val="0"/>
          <w:divBdr>
            <w:top w:val="none" w:sz="0" w:space="0" w:color="auto"/>
            <w:left w:val="none" w:sz="0" w:space="0" w:color="auto"/>
            <w:bottom w:val="none" w:sz="0" w:space="0" w:color="auto"/>
            <w:right w:val="none" w:sz="0" w:space="0" w:color="auto"/>
          </w:divBdr>
        </w:div>
        <w:div w:id="2014529163">
          <w:marLeft w:val="0"/>
          <w:marRight w:val="0"/>
          <w:marTop w:val="0"/>
          <w:marBottom w:val="0"/>
          <w:divBdr>
            <w:top w:val="none" w:sz="0" w:space="0" w:color="auto"/>
            <w:left w:val="none" w:sz="0" w:space="0" w:color="auto"/>
            <w:bottom w:val="none" w:sz="0" w:space="0" w:color="auto"/>
            <w:right w:val="none" w:sz="0" w:space="0" w:color="auto"/>
          </w:divBdr>
        </w:div>
        <w:div w:id="2070955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nist.gov/programs-projects/nist-monoclonal-antibody-reference-material-8671"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57ba9f3-77c1-4169-8848-a192f67bf4cd">
      <Terms xmlns="http://schemas.microsoft.com/office/infopath/2007/PartnerControls"/>
    </lcf76f155ced4ddcb4097134ff3c332f>
    <TaxCatchAll xmlns="c0222ebc-65db-43af-b487-b3c98e1c3f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9274A6820F0B43AF5D79A31179E986" ma:contentTypeVersion="18" ma:contentTypeDescription="Create a new document." ma:contentTypeScope="" ma:versionID="31b298422bd41fcb69054bc46d1d8d71">
  <xsd:schema xmlns:xsd="http://www.w3.org/2001/XMLSchema" xmlns:xs="http://www.w3.org/2001/XMLSchema" xmlns:p="http://schemas.microsoft.com/office/2006/metadata/properties" xmlns:ns2="557ba9f3-77c1-4169-8848-a192f67bf4cd" xmlns:ns3="c0222ebc-65db-43af-b487-b3c98e1c3ff2" targetNamespace="http://schemas.microsoft.com/office/2006/metadata/properties" ma:root="true" ma:fieldsID="9b950a0c79379e3a14649d35210fbf42" ns2:_="" ns3:_="">
    <xsd:import namespace="557ba9f3-77c1-4169-8848-a192f67bf4cd"/>
    <xsd:import namespace="c0222ebc-65db-43af-b487-b3c98e1c3f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7ba9f3-77c1-4169-8848-a192f67bf4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112047-8702-4ac9-aeff-28ab65cc26e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222ebc-65db-43af-b487-b3c98e1c3ff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d02b746-1229-47d7-b3b1-8ee3f4bf78a5}" ma:internalName="TaxCatchAll" ma:showField="CatchAllData" ma:web="c0222ebc-65db-43af-b487-b3c98e1c3f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0331D-A223-4861-87B1-8ACDD6C15460}">
  <ds:schemaRefs>
    <ds:schemaRef ds:uri="http://schemas.openxmlformats.org/officeDocument/2006/bibliography"/>
  </ds:schemaRefs>
</ds:datastoreItem>
</file>

<file path=customXml/itemProps2.xml><?xml version="1.0" encoding="utf-8"?>
<ds:datastoreItem xmlns:ds="http://schemas.openxmlformats.org/officeDocument/2006/customXml" ds:itemID="{F20C8481-7239-40CE-92A6-B8C5A9C0B1DC}">
  <ds:schemaRefs>
    <ds:schemaRef ds:uri="http://schemas.microsoft.com/office/2006/metadata/properties"/>
    <ds:schemaRef ds:uri="http://schemas.microsoft.com/office/infopath/2007/PartnerControls"/>
    <ds:schemaRef ds:uri="557ba9f3-77c1-4169-8848-a192f67bf4cd"/>
    <ds:schemaRef ds:uri="c0222ebc-65db-43af-b487-b3c98e1c3ff2"/>
  </ds:schemaRefs>
</ds:datastoreItem>
</file>

<file path=customXml/itemProps3.xml><?xml version="1.0" encoding="utf-8"?>
<ds:datastoreItem xmlns:ds="http://schemas.openxmlformats.org/officeDocument/2006/customXml" ds:itemID="{6CBEF195-13CC-4953-82ED-5B0F662B23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7ba9f3-77c1-4169-8848-a192f67bf4cd"/>
    <ds:schemaRef ds:uri="c0222ebc-65db-43af-b487-b3c98e1c3f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D2966F-830A-4718-A4A3-F6AD7E228CEB}">
  <ds:schemaRefs>
    <ds:schemaRef ds:uri="http://schemas.microsoft.com/sharepoint/v3/contenttype/forms"/>
  </ds:schemaRefs>
</ds:datastoreItem>
</file>

<file path=docMetadata/LabelInfo.xml><?xml version="1.0" encoding="utf-8"?>
<clbl:labelList xmlns:clbl="http://schemas.microsoft.com/office/2020/mipLabelMetadata">
  <clbl:label id="{a698667d-8817-4ad9-a7f2-bb287f867e5f}" enabled="0" method="" siteId="{a698667d-8817-4ad9-a7f2-bb287f867e5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4544</Words>
  <Characters>24675</Characters>
  <Application>Microsoft Office Word</Application>
  <DocSecurity>0</DocSecurity>
  <Lines>503</Lines>
  <Paragraphs>168</Paragraphs>
  <ScaleCrop>false</ScaleCrop>
  <Company/>
  <LinksUpToDate>false</LinksUpToDate>
  <CharactersWithSpaces>29051</CharactersWithSpaces>
  <SharedDoc>false</SharedDoc>
  <HLinks>
    <vt:vector size="12" baseType="variant">
      <vt:variant>
        <vt:i4>1310800</vt:i4>
      </vt:variant>
      <vt:variant>
        <vt:i4>21</vt:i4>
      </vt:variant>
      <vt:variant>
        <vt:i4>0</vt:i4>
      </vt:variant>
      <vt:variant>
        <vt:i4>5</vt:i4>
      </vt:variant>
      <vt:variant>
        <vt:lpwstr>https://doi.org/10.1002/btpr.3427</vt:lpwstr>
      </vt:variant>
      <vt:variant>
        <vt:lpwstr/>
      </vt:variant>
      <vt:variant>
        <vt:i4>2359334</vt:i4>
      </vt:variant>
      <vt:variant>
        <vt:i4>18</vt:i4>
      </vt:variant>
      <vt:variant>
        <vt:i4>0</vt:i4>
      </vt:variant>
      <vt:variant>
        <vt:i4>5</vt:i4>
      </vt:variant>
      <vt:variant>
        <vt:lpwstr>https://www.nist.gov/programs-projects/nist-monoclonal-antibody-reference-material-8671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Tobin</dc:creator>
  <cp:keywords/>
  <dc:description/>
  <cp:lastModifiedBy>Coffman, Jon</cp:lastModifiedBy>
  <cp:revision>3</cp:revision>
  <dcterms:created xsi:type="dcterms:W3CDTF">2025-09-04T20:34:00Z</dcterms:created>
  <dcterms:modified xsi:type="dcterms:W3CDTF">2026-03-19T21:31:00Z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0x010100D79274A6820F0B43AF5D79A31179E986</vt:lpwstr>
  </property>
  <property fmtid="{D5CDD505-2E9C-101B-9397-08002B2CF9AE}" pid="3" name="MediaServiceImageTags">
    <vt:lpwstr/>
  </property>
</Properties>
</file>