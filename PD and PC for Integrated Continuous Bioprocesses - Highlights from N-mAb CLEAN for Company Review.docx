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F886E" w14:textId="75C66064" w:rsidR="005B1271" w:rsidRPr="00841EC3" w:rsidRDefault="005B1271" w:rsidP="00BD091B">
      <w:pPr>
        <w:rPr>
          <w:rFonts w:ascii="Open Sans" w:hAnsi="Open Sans" w:cs="Open Sans"/>
          <w:b/>
          <w:bCs/>
        </w:rPr>
      </w:pPr>
      <w:r w:rsidRPr="00841EC3">
        <w:rPr>
          <w:rFonts w:ascii="Open Sans" w:hAnsi="Open Sans" w:cs="Open Sans"/>
          <w:b/>
          <w:bCs/>
        </w:rPr>
        <w:t xml:space="preserve">Process Development and Characterization for </w:t>
      </w:r>
      <w:r w:rsidR="00B8173E" w:rsidRPr="00841EC3">
        <w:rPr>
          <w:rFonts w:ascii="Open Sans" w:hAnsi="Open Sans" w:cs="Open Sans"/>
          <w:b/>
          <w:bCs/>
        </w:rPr>
        <w:t>Integrated Continuous Bioprocesses – Highlights from N-</w:t>
      </w:r>
      <w:proofErr w:type="spellStart"/>
      <w:r w:rsidR="00B8173E" w:rsidRPr="00841EC3">
        <w:rPr>
          <w:rFonts w:ascii="Open Sans" w:hAnsi="Open Sans" w:cs="Open Sans"/>
          <w:b/>
          <w:bCs/>
        </w:rPr>
        <w:t>mAb</w:t>
      </w:r>
      <w:proofErr w:type="spellEnd"/>
    </w:p>
    <w:p w14:paraId="23EF94F2" w14:textId="26A54815" w:rsidR="00242B21" w:rsidRPr="007578F7" w:rsidRDefault="00841EC3" w:rsidP="00BD091B">
      <w:r>
        <w:t>Kevin Brower</w:t>
      </w:r>
      <w:r w:rsidRPr="07E31416">
        <w:rPr>
          <w:vertAlign w:val="superscript"/>
        </w:rPr>
        <w:t>1</w:t>
      </w:r>
      <w:r w:rsidR="00DF6276" w:rsidRPr="07E31416">
        <w:rPr>
          <w:vertAlign w:val="superscript"/>
        </w:rPr>
        <w:t>*</w:t>
      </w:r>
      <w:proofErr w:type="gramStart"/>
      <w:r w:rsidR="00040908">
        <w:rPr>
          <w:vertAlign w:val="superscript"/>
        </w:rPr>
        <w:t>+</w:t>
      </w:r>
      <w:r w:rsidR="003D6936" w:rsidRPr="07E31416">
        <w:rPr>
          <w:vertAlign w:val="superscript"/>
        </w:rPr>
        <w:t xml:space="preserve"> </w:t>
      </w:r>
      <w:r w:rsidR="003D6936">
        <w:t>,</w:t>
      </w:r>
      <w:proofErr w:type="gramEnd"/>
      <w:r w:rsidR="003D6936">
        <w:t xml:space="preserve"> Kelly Wiltberger</w:t>
      </w:r>
      <w:r w:rsidR="003D6936" w:rsidRPr="07E31416">
        <w:rPr>
          <w:vertAlign w:val="superscript"/>
        </w:rPr>
        <w:t>2</w:t>
      </w:r>
      <w:r w:rsidR="00040908">
        <w:rPr>
          <w:vertAlign w:val="superscript"/>
        </w:rPr>
        <w:t>+</w:t>
      </w:r>
      <w:r w:rsidR="003D6936">
        <w:t xml:space="preserve"> , </w:t>
      </w:r>
      <w:r w:rsidR="004457F3">
        <w:t>Claudia Berdugo</w:t>
      </w:r>
      <w:r w:rsidR="004457F3" w:rsidRPr="07E31416">
        <w:rPr>
          <w:vertAlign w:val="superscript"/>
        </w:rPr>
        <w:t>3</w:t>
      </w:r>
      <w:r w:rsidR="00403DDE">
        <w:t xml:space="preserve"> ,</w:t>
      </w:r>
      <w:r w:rsidR="004457F3">
        <w:t xml:space="preserve"> </w:t>
      </w:r>
      <w:r w:rsidR="003D6936">
        <w:t>Allen Bosley</w:t>
      </w:r>
      <w:r w:rsidR="00403DDE" w:rsidRPr="07E31416">
        <w:rPr>
          <w:vertAlign w:val="superscript"/>
        </w:rPr>
        <w:t>4</w:t>
      </w:r>
      <w:r w:rsidR="00403DDE">
        <w:t xml:space="preserve"> </w:t>
      </w:r>
      <w:r w:rsidR="003D6936">
        <w:t xml:space="preserve">, </w:t>
      </w:r>
      <w:r w:rsidR="0045650A">
        <w:t>Elizabeth Goodrich</w:t>
      </w:r>
      <w:r w:rsidR="00403DDE" w:rsidRPr="07E31416">
        <w:rPr>
          <w:vertAlign w:val="superscript"/>
        </w:rPr>
        <w:t>5</w:t>
      </w:r>
      <w:r w:rsidR="00403DDE">
        <w:t xml:space="preserve"> ,</w:t>
      </w:r>
      <w:r w:rsidR="006D7174">
        <w:t xml:space="preserve"> Valerie Pferdeort</w:t>
      </w:r>
      <w:r w:rsidR="006D7174" w:rsidRPr="07E31416">
        <w:rPr>
          <w:vertAlign w:val="superscript"/>
        </w:rPr>
        <w:t>6</w:t>
      </w:r>
      <w:r w:rsidR="006D7174">
        <w:t xml:space="preserve"> ,</w:t>
      </w:r>
      <w:r w:rsidR="00403DDE">
        <w:t xml:space="preserve"> Gene Schaefer</w:t>
      </w:r>
      <w:r w:rsidR="006D7174" w:rsidRPr="07E31416">
        <w:rPr>
          <w:vertAlign w:val="superscript"/>
        </w:rPr>
        <w:t>7</w:t>
      </w:r>
      <w:r w:rsidR="008F1E34">
        <w:rPr>
          <w:vertAlign w:val="superscript"/>
        </w:rPr>
        <w:t>*</w:t>
      </w:r>
      <w:r w:rsidR="00242B21">
        <w:t xml:space="preserve"> </w:t>
      </w:r>
    </w:p>
    <w:p w14:paraId="33DD4535" w14:textId="1DDA92A1" w:rsidR="00242B21" w:rsidRPr="007578F7" w:rsidRDefault="00242B21" w:rsidP="00BD091B">
      <w:r w:rsidRPr="007578F7">
        <w:t>1 Sanofi</w:t>
      </w:r>
      <w:r w:rsidR="00801D58" w:rsidRPr="007578F7">
        <w:t xml:space="preserve">  </w:t>
      </w:r>
      <w:hyperlink r:id="rId10" w:history="1">
        <w:r w:rsidR="007578F7" w:rsidRPr="007578F7">
          <w:rPr>
            <w:rStyle w:val="Hyperlink"/>
          </w:rPr>
          <w:t>Kevin.Brower@sanofi.com</w:t>
        </w:r>
      </w:hyperlink>
      <w:r w:rsidR="007578F7" w:rsidRPr="007578F7">
        <w:t xml:space="preserve"> </w:t>
      </w:r>
      <w:r w:rsidR="00CF66CB">
        <w:t>, Purification Development – Mammalian Platform, Framingham MA USA</w:t>
      </w:r>
    </w:p>
    <w:p w14:paraId="79A108E7" w14:textId="37D0FF7E" w:rsidR="00242B21" w:rsidRPr="007578F7" w:rsidRDefault="00242B21" w:rsidP="00BD091B">
      <w:r>
        <w:t>2 Biogen</w:t>
      </w:r>
      <w:r w:rsidR="007578F7">
        <w:t xml:space="preserve">  </w:t>
      </w:r>
      <w:hyperlink r:id="rId11">
        <w:r w:rsidR="007578F7" w:rsidRPr="07E31416">
          <w:rPr>
            <w:rStyle w:val="Hyperlink"/>
          </w:rPr>
          <w:t>kelly.wiltberger@biogen.com</w:t>
        </w:r>
      </w:hyperlink>
      <w:r w:rsidR="007578F7">
        <w:t xml:space="preserve"> </w:t>
      </w:r>
      <w:r w:rsidR="2A8D59B6">
        <w:t>, Biologics Development, Biogen, R</w:t>
      </w:r>
      <w:r w:rsidR="00471474">
        <w:t xml:space="preserve">esearch </w:t>
      </w:r>
      <w:r w:rsidR="2A8D59B6">
        <w:t>T</w:t>
      </w:r>
      <w:r w:rsidR="00471474">
        <w:t xml:space="preserve">riangle </w:t>
      </w:r>
      <w:r w:rsidR="2A8D59B6">
        <w:t>P</w:t>
      </w:r>
      <w:r w:rsidR="00471474">
        <w:t>ark</w:t>
      </w:r>
      <w:r w:rsidR="2A8D59B6">
        <w:t>, NC USA</w:t>
      </w:r>
    </w:p>
    <w:p w14:paraId="0CBEE4FD" w14:textId="5B258AAD" w:rsidR="00242B21" w:rsidRDefault="00242B21" w:rsidP="00BD091B">
      <w:r w:rsidRPr="007578F7">
        <w:t xml:space="preserve">3 Catalent </w:t>
      </w:r>
      <w:r w:rsidR="00E37BFE" w:rsidRPr="007578F7">
        <w:t xml:space="preserve"> </w:t>
      </w:r>
      <w:hyperlink r:id="rId12" w:history="1">
        <w:r w:rsidR="00E37BFE" w:rsidRPr="007578F7">
          <w:rPr>
            <w:rStyle w:val="Hyperlink"/>
          </w:rPr>
          <w:t>Claudia.Berdugo@catalent.com</w:t>
        </w:r>
      </w:hyperlink>
      <w:r w:rsidR="00E37BFE" w:rsidRPr="007578F7">
        <w:t xml:space="preserve"> </w:t>
      </w:r>
      <w:r w:rsidR="00C96751">
        <w:t>, Somerset</w:t>
      </w:r>
      <w:r w:rsidR="009A6A12">
        <w:t>, NJ USA</w:t>
      </w:r>
    </w:p>
    <w:p w14:paraId="1FF71818" w14:textId="2AA386A8" w:rsidR="007578F7" w:rsidRDefault="007578F7" w:rsidP="00BD091B">
      <w:r>
        <w:t xml:space="preserve">4 </w:t>
      </w:r>
      <w:r w:rsidR="00A50ABD">
        <w:t xml:space="preserve">AstraZeneca   </w:t>
      </w:r>
      <w:hyperlink r:id="rId13" w:history="1">
        <w:r w:rsidR="00A50ABD" w:rsidRPr="00050EA2">
          <w:rPr>
            <w:rStyle w:val="Hyperlink"/>
          </w:rPr>
          <w:t>allen.bosley@astrazeneca.com</w:t>
        </w:r>
      </w:hyperlink>
      <w:r w:rsidR="00257B6B" w:rsidRPr="00257B6B">
        <w:t>, Purification Process Sciences, AstraZeneca, Gaithersburg, Maryland, USA.</w:t>
      </w:r>
      <w:r w:rsidR="00A50ABD">
        <w:t xml:space="preserve"> </w:t>
      </w:r>
    </w:p>
    <w:p w14:paraId="50D76A6F" w14:textId="5DA5EB19" w:rsidR="00A50ABD" w:rsidRDefault="00A50ABD" w:rsidP="00BD091B">
      <w:r>
        <w:t xml:space="preserve">5 </w:t>
      </w:r>
      <w:proofErr w:type="spellStart"/>
      <w:r>
        <w:t>MilliporeSigma</w:t>
      </w:r>
      <w:proofErr w:type="spellEnd"/>
      <w:r>
        <w:t xml:space="preserve"> </w:t>
      </w:r>
      <w:hyperlink r:id="rId14" w:history="1">
        <w:r w:rsidRPr="00050EA2">
          <w:rPr>
            <w:rStyle w:val="Hyperlink"/>
          </w:rPr>
          <w:t>elizabeth.goodrich@milliporesigma.com</w:t>
        </w:r>
      </w:hyperlink>
      <w:r>
        <w:t xml:space="preserve"> </w:t>
      </w:r>
      <w:r w:rsidR="0053192A">
        <w:t xml:space="preserve">, </w:t>
      </w:r>
      <w:r w:rsidR="0053192A" w:rsidRPr="0053192A">
        <w:t>Process and Analytical Technology</w:t>
      </w:r>
      <w:r w:rsidR="00FC7313">
        <w:t xml:space="preserve">, </w:t>
      </w:r>
      <w:r w:rsidR="00BB0DDA" w:rsidRPr="00BB0DDA">
        <w:t>Bedford, MA</w:t>
      </w:r>
      <w:r w:rsidR="00FF4DDF">
        <w:t xml:space="preserve">, </w:t>
      </w:r>
      <w:r w:rsidR="00BB0DDA" w:rsidRPr="00BB0DDA">
        <w:t>USA</w:t>
      </w:r>
    </w:p>
    <w:p w14:paraId="4F3B045F" w14:textId="3E79EA9E" w:rsidR="00A50ABD" w:rsidRDefault="006D6B38" w:rsidP="07E31416">
      <w:r>
        <w:t xml:space="preserve">6 Biogen  </w:t>
      </w:r>
      <w:hyperlink r:id="rId15">
        <w:r w:rsidRPr="07E31416">
          <w:rPr>
            <w:rStyle w:val="Hyperlink"/>
          </w:rPr>
          <w:t>valerie.pferdeort@biogen.com</w:t>
        </w:r>
        <w:r w:rsidR="09DFCC4F" w:rsidRPr="07E31416">
          <w:rPr>
            <w:rStyle w:val="Hyperlink"/>
          </w:rPr>
          <w:t>,</w:t>
        </w:r>
      </w:hyperlink>
      <w:r w:rsidR="09DFCC4F">
        <w:t xml:space="preserve"> Cell Culture Development, Biogen, RTP, NC USA</w:t>
      </w:r>
    </w:p>
    <w:p w14:paraId="1438478D" w14:textId="5EE0F9BB" w:rsidR="00A04A79" w:rsidRDefault="006D6B38" w:rsidP="00A04A79">
      <w:r>
        <w:t xml:space="preserve">7 </w:t>
      </w:r>
      <w:r w:rsidR="00A04A79">
        <w:t>National Institute for Innovation in Manufacturing Biopharmaceuticals</w:t>
      </w:r>
      <w:r w:rsidR="00FC7313">
        <w:t xml:space="preserve"> (NIIMBL)</w:t>
      </w:r>
      <w:r w:rsidR="00A04A79">
        <w:t xml:space="preserve">, </w:t>
      </w:r>
      <w:hyperlink r:id="rId16" w:history="1">
        <w:r w:rsidR="00DA6C91" w:rsidRPr="00050EA2">
          <w:rPr>
            <w:rStyle w:val="Hyperlink"/>
          </w:rPr>
          <w:t>gene@udel.edu</w:t>
        </w:r>
      </w:hyperlink>
      <w:r w:rsidR="00A81236">
        <w:rPr>
          <w:rStyle w:val="Hyperlink"/>
        </w:rPr>
        <w:t xml:space="preserve"> </w:t>
      </w:r>
      <w:r w:rsidR="00A81236">
        <w:t>Newark, DE USA</w:t>
      </w:r>
    </w:p>
    <w:p w14:paraId="4E1DA252" w14:textId="02B5C220" w:rsidR="00A04A79" w:rsidRDefault="00A04A79" w:rsidP="00A04A79">
      <w:r>
        <w:t>* Corresponding author</w:t>
      </w:r>
      <w:r w:rsidR="0018714D">
        <w:t>s</w:t>
      </w:r>
    </w:p>
    <w:p w14:paraId="18D3A235" w14:textId="4CE7702C" w:rsidR="00040908" w:rsidRDefault="00040908" w:rsidP="00A04A79">
      <w:r w:rsidRPr="00040908">
        <w:rPr>
          <w:vertAlign w:val="superscript"/>
        </w:rPr>
        <w:t>+</w:t>
      </w:r>
      <w:r>
        <w:t xml:space="preserve"> Kevin Brower and Kelly Wiltberger contributed equally to this work.</w:t>
      </w:r>
    </w:p>
    <w:p w14:paraId="432B9197" w14:textId="77777777" w:rsidR="00A04A79" w:rsidRDefault="00A04A79" w:rsidP="00A04A79"/>
    <w:p w14:paraId="797D2931" w14:textId="77777777" w:rsidR="00A04A79" w:rsidRDefault="00A04A79" w:rsidP="00A04A79">
      <w:r>
        <w:t>ORCID:</w:t>
      </w:r>
    </w:p>
    <w:p w14:paraId="637D85B7" w14:textId="315E0F70" w:rsidR="00CF66CB" w:rsidRDefault="00CF66CB" w:rsidP="00A04A79">
      <w:r>
        <w:t xml:space="preserve">Kevin Brower </w:t>
      </w:r>
      <w:r>
        <w:tab/>
      </w:r>
      <w:r>
        <w:tab/>
      </w:r>
      <w:r w:rsidRPr="00CF66CB">
        <w:t>0000-0002-3568-396X</w:t>
      </w:r>
    </w:p>
    <w:p w14:paraId="3B332BE3" w14:textId="204F65F4" w:rsidR="006D6B38" w:rsidRDefault="00A04A79" w:rsidP="00A04A79">
      <w:r>
        <w:t>Gene Schaefer</w:t>
      </w:r>
      <w:r>
        <w:tab/>
      </w:r>
      <w:r>
        <w:tab/>
        <w:t>0000-0002-2937-8870</w:t>
      </w:r>
      <w:r w:rsidR="006D6B38">
        <w:t xml:space="preserve"> </w:t>
      </w:r>
    </w:p>
    <w:p w14:paraId="72F8EA74" w14:textId="77777777" w:rsidR="00011C2D" w:rsidRDefault="00011C2D" w:rsidP="00BD091B">
      <w:pPr>
        <w:rPr>
          <w:b/>
          <w:bCs/>
        </w:rPr>
      </w:pPr>
    </w:p>
    <w:p w14:paraId="17ACA3B2" w14:textId="77777777" w:rsidR="00011C2D" w:rsidRDefault="00011C2D" w:rsidP="00BD091B">
      <w:pPr>
        <w:rPr>
          <w:b/>
          <w:bCs/>
        </w:rPr>
      </w:pPr>
    </w:p>
    <w:p w14:paraId="615251F3" w14:textId="0E66C552" w:rsidR="000D7F4E" w:rsidRPr="000D7F4E" w:rsidRDefault="00C40C96" w:rsidP="00BD091B">
      <w:pPr>
        <w:rPr>
          <w:b/>
          <w:bCs/>
        </w:rPr>
      </w:pPr>
      <w:r>
        <w:rPr>
          <w:b/>
          <w:bCs/>
        </w:rPr>
        <w:t>Abstract</w:t>
      </w:r>
    </w:p>
    <w:p w14:paraId="0EBAE6C0" w14:textId="01111E92" w:rsidR="00FA0918" w:rsidRDefault="00DD0D09" w:rsidP="00852F46">
      <w:pPr>
        <w:spacing w:line="480" w:lineRule="auto"/>
      </w:pPr>
      <w:r w:rsidRPr="00755EA1">
        <w:rPr>
          <w:rFonts w:cstheme="minorHAnsi"/>
        </w:rPr>
        <w:t xml:space="preserve">The </w:t>
      </w:r>
      <w:r w:rsidR="00DA2973" w:rsidRPr="00755EA1">
        <w:rPr>
          <w:rFonts w:cstheme="minorHAnsi"/>
        </w:rPr>
        <w:t>N-</w:t>
      </w:r>
      <w:proofErr w:type="spellStart"/>
      <w:r w:rsidR="00DA2973" w:rsidRPr="00755EA1">
        <w:rPr>
          <w:rFonts w:cstheme="minorHAnsi"/>
        </w:rPr>
        <w:t>mAb</w:t>
      </w:r>
      <w:proofErr w:type="spellEnd"/>
      <w:r w:rsidRPr="00755EA1">
        <w:rPr>
          <w:rFonts w:cstheme="minorHAnsi"/>
        </w:rPr>
        <w:t xml:space="preserve"> case study</w:t>
      </w:r>
      <w:ins w:id="0" w:author="Schaefer, Gene" w:date="2023-03-28T11:09:00Z">
        <w:r w:rsidR="006C028D">
          <w:rPr>
            <w:rFonts w:cstheme="minorHAnsi"/>
          </w:rPr>
          <w:t xml:space="preserve"> </w:t>
        </w:r>
      </w:ins>
      <w:r w:rsidR="006C028D">
        <w:rPr>
          <w:rFonts w:cstheme="minorHAnsi"/>
        </w:rPr>
        <w:fldChar w:fldCharType="begin"/>
      </w:r>
      <w:r w:rsidR="00E46904">
        <w:rPr>
          <w:rFonts w:cstheme="minorHAnsi"/>
        </w:rPr>
        <w:instrText xml:space="preserve"> ADDIN EN.CITE &lt;EndNote&gt;&lt;Cite&gt;&lt;Author&gt;NIIMBL&lt;/Author&gt;&lt;Year&gt;2022&lt;/Year&gt;&lt;RecNum&gt;6561&lt;/RecNum&gt;&lt;DisplayText&gt;[1]&lt;/DisplayText&gt;&lt;record&gt;&lt;rec-number&gt;6561&lt;/rec-number&gt;&lt;foreign-keys&gt;&lt;key app="EN" db-id="stvaa20stv0tteedzf35vezpt2vrxarzsvxe" timestamp="1676137799"&gt;6561&lt;/key&gt;&lt;/foreign-keys&gt;&lt;ref-type name="Manuscript"&gt;36&lt;/ref-type&gt;&lt;contributors&gt;&lt;authors&gt;&lt;author&gt;NIIMBL&lt;/author&gt;&lt;/authors&gt;&lt;secondary-authors&gt;&lt;author&gt;National Institute for Innovation in Manufacturing Biopharmaceuticals&lt;/author&gt;&lt;/secondary-authors&gt;&lt;/contributors&gt;&lt;titles&gt;&lt;title&gt;N-mAb: A case study to support development and adoption of integrated continuous bioprocesses for monoclonal antibodies Version 1&lt;/title&gt;&lt;/titles&gt;&lt;section&gt;june 6, 2022&lt;/section&gt;&lt;dates&gt;&lt;year&gt;2022&lt;/year&gt;&lt;/dates&gt;&lt;pub-location&gt;www.N-mab.org&lt;/pub-location&gt;&lt;urls&gt;&lt;/urls&gt;&lt;/record&gt;&lt;/Cite&gt;&lt;/EndNote&gt;</w:instrText>
      </w:r>
      <w:r w:rsidR="006C028D">
        <w:rPr>
          <w:rFonts w:cstheme="minorHAnsi"/>
        </w:rPr>
        <w:fldChar w:fldCharType="separate"/>
      </w:r>
      <w:r w:rsidR="005F13E9">
        <w:rPr>
          <w:rFonts w:cstheme="minorHAnsi"/>
          <w:noProof/>
        </w:rPr>
        <w:t>[1]</w:t>
      </w:r>
      <w:r w:rsidR="006C028D">
        <w:rPr>
          <w:rFonts w:cstheme="minorHAnsi"/>
        </w:rPr>
        <w:fldChar w:fldCharType="end"/>
      </w:r>
      <w:r w:rsidRPr="00755EA1">
        <w:rPr>
          <w:rFonts w:cstheme="minorHAnsi"/>
        </w:rPr>
        <w:t xml:space="preserve"> </w:t>
      </w:r>
      <w:r>
        <w:rPr>
          <w:rFonts w:cstheme="minorHAnsi"/>
        </w:rPr>
        <w:t xml:space="preserve"> </w:t>
      </w:r>
      <w:r w:rsidRPr="00755EA1">
        <w:rPr>
          <w:rFonts w:cstheme="minorHAnsi"/>
        </w:rPr>
        <w:t xml:space="preserve">was </w:t>
      </w:r>
      <w:r w:rsidR="00DA2973" w:rsidRPr="00755EA1">
        <w:rPr>
          <w:rFonts w:cstheme="minorHAnsi"/>
        </w:rPr>
        <w:t>produced by</w:t>
      </w:r>
      <w:r w:rsidR="000D7F4E" w:rsidRPr="00755EA1">
        <w:rPr>
          <w:rFonts w:cstheme="minorHAnsi"/>
        </w:rPr>
        <w:t xml:space="preserve"> </w:t>
      </w:r>
      <w:r w:rsidR="005F1184" w:rsidRPr="00755EA1">
        <w:rPr>
          <w:rFonts w:cstheme="minorHAnsi"/>
        </w:rPr>
        <w:t xml:space="preserve">the National Institute for Innovation in Manufacturing </w:t>
      </w:r>
      <w:r w:rsidR="00DA2973" w:rsidRPr="00755EA1">
        <w:rPr>
          <w:rFonts w:cstheme="minorHAnsi"/>
        </w:rPr>
        <w:t>Biopharmaceuticals</w:t>
      </w:r>
      <w:r w:rsidR="006B02E5" w:rsidRPr="00755EA1">
        <w:rPr>
          <w:rFonts w:cstheme="minorHAnsi"/>
        </w:rPr>
        <w:t xml:space="preserve"> (</w:t>
      </w:r>
      <w:r w:rsidR="000D7F4E" w:rsidRPr="00755EA1">
        <w:rPr>
          <w:rFonts w:cstheme="minorHAnsi"/>
        </w:rPr>
        <w:t>NIIMBL</w:t>
      </w:r>
      <w:r w:rsidR="00F94A13" w:rsidRPr="00755EA1">
        <w:rPr>
          <w:rFonts w:cstheme="minorHAnsi"/>
        </w:rPr>
        <w:t>)</w:t>
      </w:r>
      <w:r w:rsidR="000D7F4E" w:rsidRPr="00755EA1">
        <w:rPr>
          <w:rFonts w:cstheme="minorHAnsi"/>
        </w:rPr>
        <w:t xml:space="preserve"> </w:t>
      </w:r>
      <w:r w:rsidR="00DA2973" w:rsidRPr="00755EA1">
        <w:rPr>
          <w:rFonts w:cstheme="minorHAnsi"/>
        </w:rPr>
        <w:t>to support</w:t>
      </w:r>
      <w:r w:rsidR="0096249C" w:rsidRPr="00755EA1">
        <w:rPr>
          <w:rFonts w:cstheme="minorHAnsi"/>
        </w:rPr>
        <w:t xml:space="preserve"> teaching and learning for both industry and regulators </w:t>
      </w:r>
      <w:r w:rsidR="002C63DC">
        <w:rPr>
          <w:rFonts w:cstheme="minorHAnsi"/>
        </w:rPr>
        <w:t>to accelerate</w:t>
      </w:r>
      <w:r w:rsidR="0096249C" w:rsidRPr="00755EA1">
        <w:rPr>
          <w:rFonts w:cstheme="minorHAnsi"/>
        </w:rPr>
        <w:t xml:space="preserve"> adoption of advanced manufacturing process technologies </w:t>
      </w:r>
      <w:r w:rsidR="00DA2973" w:rsidRPr="00755EA1">
        <w:rPr>
          <w:rFonts w:cstheme="minorHAnsi"/>
        </w:rPr>
        <w:t xml:space="preserve">such as integrated continuous bioprocesses </w:t>
      </w:r>
      <w:r w:rsidR="001C276F">
        <w:rPr>
          <w:rFonts w:cstheme="minorHAnsi"/>
        </w:rPr>
        <w:t xml:space="preserve">(ICB) </w:t>
      </w:r>
      <w:r w:rsidR="00DA2973" w:rsidRPr="00755EA1">
        <w:rPr>
          <w:rFonts w:cstheme="minorHAnsi"/>
        </w:rPr>
        <w:t xml:space="preserve">for </w:t>
      </w:r>
      <w:proofErr w:type="spellStart"/>
      <w:r w:rsidR="0096249C" w:rsidRPr="00755EA1">
        <w:rPr>
          <w:rFonts w:cstheme="minorHAnsi"/>
        </w:rPr>
        <w:t>mAbs</w:t>
      </w:r>
      <w:proofErr w:type="spellEnd"/>
      <w:r w:rsidR="00CF3BEF">
        <w:rPr>
          <w:rFonts w:cstheme="minorHAnsi"/>
        </w:rPr>
        <w:t>.</w:t>
      </w:r>
      <w:r w:rsidR="0096249C" w:rsidRPr="00755EA1">
        <w:rPr>
          <w:rFonts w:cstheme="minorHAnsi"/>
        </w:rPr>
        <w:t xml:space="preserve"> </w:t>
      </w:r>
      <w:r w:rsidR="007E667D">
        <w:rPr>
          <w:rFonts w:cstheme="minorHAnsi"/>
        </w:rPr>
        <w:t>Similar to</w:t>
      </w:r>
      <w:r w:rsidR="00DA2973" w:rsidRPr="00755EA1">
        <w:rPr>
          <w:rFonts w:cstheme="minorHAnsi"/>
        </w:rPr>
        <w:t xml:space="preserve"> the A-</w:t>
      </w:r>
      <w:proofErr w:type="spellStart"/>
      <w:r w:rsidR="00DA2973" w:rsidRPr="00755EA1">
        <w:rPr>
          <w:rFonts w:cstheme="minorHAnsi"/>
        </w:rPr>
        <w:t>mAb</w:t>
      </w:r>
      <w:proofErr w:type="spellEnd"/>
      <w:r w:rsidR="00DA2973" w:rsidRPr="00755EA1">
        <w:rPr>
          <w:rFonts w:cstheme="minorHAnsi"/>
        </w:rPr>
        <w:t xml:space="preserve"> case study</w:t>
      </w:r>
      <w:r w:rsidR="005F13E9">
        <w:rPr>
          <w:rFonts w:cstheme="minorHAnsi"/>
        </w:rPr>
        <w:t xml:space="preserve"> </w:t>
      </w:r>
      <w:r w:rsidR="00874954">
        <w:rPr>
          <w:rFonts w:cstheme="minorHAnsi"/>
        </w:rPr>
        <w:fldChar w:fldCharType="begin"/>
      </w:r>
      <w:r w:rsidR="00E46904">
        <w:rPr>
          <w:rFonts w:cstheme="minorHAnsi"/>
        </w:rPr>
        <w:instrText xml:space="preserve"> ADDIN EN.CITE &lt;EndNote&gt;&lt;Cite&gt;&lt;Author&gt;CMC Biotech Working Group  Emeryville&lt;/Author&gt;&lt;Year&gt;2009&lt;/Year&gt;&lt;RecNum&gt;2785&lt;/RecNum&gt;&lt;DisplayText&gt;[2]&lt;/DisplayText&gt;&lt;record&gt;&lt;rec-number&gt;2785&lt;/rec-number&gt;&lt;foreign-keys&gt;&lt;key app="EN" db-id="stvaa20stv0tteedzf35vezpt2vrxarzsvxe" timestamp="1593451134"&gt;2785&lt;/key&gt;&lt;/foreign-keys&gt;&lt;ref-type name="Report"&gt;27&lt;/ref-type&gt;&lt;contributors&gt;&lt;authors&gt;&lt;author&gt;CMC Biotech Working Group  Emeryville, CA: CASSS, 2009&lt;/author&gt;&lt;/authors&gt;&lt;tertiary-authors&gt;&lt;author&gt;CASSS&lt;/author&gt;&lt;/tertiary-authors&gt;&lt;/contributors&gt;&lt;titles&gt;&lt;title&gt;A-Mab Version 2.1: A Case Study in Bioprocess Development&lt;/title&gt;&lt;/titles&gt;&lt;dates&gt;&lt;year&gt;2009&lt;/year&gt;&lt;/dates&gt;&lt;pub-location&gt;Emeryville, CA&lt;/pub-location&gt;&lt;urls&gt;&lt;related-urls&gt;&lt;url&gt;&lt;style face="underline" font="default" size="100%"&gt;https://www.casss.org/page/286&lt;/style&gt;&lt;/url&gt;&lt;/related-urls&gt;&lt;/urls&gt;&lt;/record&gt;&lt;/Cite&gt;&lt;/EndNote&gt;</w:instrText>
      </w:r>
      <w:r w:rsidR="00874954">
        <w:rPr>
          <w:rFonts w:cstheme="minorHAnsi"/>
        </w:rPr>
        <w:fldChar w:fldCharType="separate"/>
      </w:r>
      <w:r w:rsidR="00874954">
        <w:rPr>
          <w:rFonts w:cstheme="minorHAnsi"/>
          <w:noProof/>
        </w:rPr>
        <w:t>[2]</w:t>
      </w:r>
      <w:r w:rsidR="00874954">
        <w:rPr>
          <w:rFonts w:cstheme="minorHAnsi"/>
        </w:rPr>
        <w:fldChar w:fldCharType="end"/>
      </w:r>
      <w:r w:rsidR="005F13E9">
        <w:rPr>
          <w:rFonts w:cstheme="minorHAnsi"/>
        </w:rPr>
        <w:t xml:space="preserve"> </w:t>
      </w:r>
      <w:r w:rsidR="00C0045C">
        <w:t>N-</w:t>
      </w:r>
      <w:proofErr w:type="spellStart"/>
      <w:r w:rsidR="00C0045C">
        <w:t>mAb</w:t>
      </w:r>
      <w:proofErr w:type="spellEnd"/>
      <w:r w:rsidR="000D7F4E" w:rsidRPr="000D7F4E">
        <w:t xml:space="preserve"> </w:t>
      </w:r>
      <w:r w:rsidR="00512120">
        <w:t>presents</w:t>
      </w:r>
      <w:r w:rsidR="000D7F4E" w:rsidRPr="000D7F4E">
        <w:t xml:space="preserve"> the evolution of an integrated control strategy, from early clinical through process validation and commercial manufacturing with a focus on elements that are unique to integrated continuous bioprocesses. </w:t>
      </w:r>
      <w:r w:rsidR="00BC4421">
        <w:t>T</w:t>
      </w:r>
      <w:r w:rsidR="00FD4375">
        <w:t xml:space="preserve">his </w:t>
      </w:r>
      <w:r w:rsidR="00355A99">
        <w:lastRenderedPageBreak/>
        <w:t xml:space="preserve">publication </w:t>
      </w:r>
      <w:r w:rsidR="00B4382F">
        <w:t>presents a summary of the process design and characterization chapters</w:t>
      </w:r>
      <w:r w:rsidR="00576E5A">
        <w:t xml:space="preserve"> </w:t>
      </w:r>
      <w:r w:rsidR="008D4F57">
        <w:t>to allow a greater focus</w:t>
      </w:r>
      <w:r w:rsidR="00211D97" w:rsidRPr="00211D97">
        <w:t xml:space="preserve"> on the </w:t>
      </w:r>
      <w:r w:rsidR="00742430">
        <w:t>unique elements</w:t>
      </w:r>
      <w:r w:rsidR="00576E5A">
        <w:t xml:space="preserve"> </w:t>
      </w:r>
      <w:r w:rsidR="00CD0BFF">
        <w:t>relevant to that phase of development.</w:t>
      </w:r>
      <w:r w:rsidR="00576E5A">
        <w:t xml:space="preserve"> </w:t>
      </w:r>
      <w:r w:rsidR="00211D97" w:rsidRPr="00211D97">
        <w:t xml:space="preserve">  </w:t>
      </w:r>
    </w:p>
    <w:p w14:paraId="4586172C" w14:textId="1050991C" w:rsidR="00FA0918" w:rsidRPr="00344FBD" w:rsidRDefault="00FA0918" w:rsidP="00852F46">
      <w:pPr>
        <w:spacing w:line="480" w:lineRule="auto"/>
        <w:rPr>
          <w:b/>
          <w:bCs/>
        </w:rPr>
      </w:pPr>
      <w:r w:rsidRPr="00344FBD">
        <w:rPr>
          <w:b/>
          <w:bCs/>
        </w:rPr>
        <w:t>Introduction</w:t>
      </w:r>
    </w:p>
    <w:p w14:paraId="28995032" w14:textId="3DC67DCE" w:rsidR="000D7F4E" w:rsidRPr="000D7F4E" w:rsidRDefault="004903BC" w:rsidP="00852F46">
      <w:pPr>
        <w:spacing w:line="480" w:lineRule="auto"/>
      </w:pPr>
      <w:r w:rsidRPr="004903BC">
        <w:t>The overall objective of process design should always be to ensure process stability, robustness, and control.</w:t>
      </w:r>
      <w:r w:rsidR="00211D97" w:rsidRPr="00211D97">
        <w:t xml:space="preserve">  To illustrate different scenarios and the associated decisions involving variation in product quality, examples of approaches to process development and characterization are developed based on an informed mock dataset generated from consensus industry experiences.</w:t>
      </w:r>
      <w:r w:rsidR="007B1D44">
        <w:t xml:space="preserve"> This paper provides a </w:t>
      </w:r>
      <w:r w:rsidR="0042388D">
        <w:t xml:space="preserve">condensed summary of the process </w:t>
      </w:r>
      <w:r w:rsidR="00733B85">
        <w:t xml:space="preserve">design and characterization </w:t>
      </w:r>
      <w:r w:rsidR="002800EA">
        <w:t>points to consider for an ICB</w:t>
      </w:r>
      <w:r w:rsidR="00886E8B">
        <w:t>,</w:t>
      </w:r>
      <w:r w:rsidR="00216F42">
        <w:t xml:space="preserve"> </w:t>
      </w:r>
      <w:r w:rsidR="00C141BA">
        <w:t>retain</w:t>
      </w:r>
      <w:r w:rsidR="00886E8B">
        <w:t>ing</w:t>
      </w:r>
      <w:r w:rsidR="00C141BA">
        <w:t xml:space="preserve"> key </w:t>
      </w:r>
      <w:r w:rsidR="00360E1D">
        <w:t xml:space="preserve">elements </w:t>
      </w:r>
      <w:r w:rsidR="003C5F91">
        <w:t xml:space="preserve">such as </w:t>
      </w:r>
      <w:r w:rsidR="00C560CD">
        <w:t xml:space="preserve">understanding </w:t>
      </w:r>
      <w:r w:rsidR="002C2848">
        <w:t>critical decisions</w:t>
      </w:r>
      <w:r w:rsidR="008215B2">
        <w:t xml:space="preserve"> </w:t>
      </w:r>
      <w:r w:rsidR="009B54EA">
        <w:t>related to process design</w:t>
      </w:r>
      <w:r w:rsidR="00731530">
        <w:t xml:space="preserve"> and critical quality attributes (CQAs)</w:t>
      </w:r>
      <w:r w:rsidR="009B54EA">
        <w:t xml:space="preserve">, </w:t>
      </w:r>
      <w:r w:rsidR="00544357">
        <w:t xml:space="preserve">establishing relevant scale-down models </w:t>
      </w:r>
      <w:r w:rsidR="00840D45">
        <w:t xml:space="preserve">using </w:t>
      </w:r>
      <w:r w:rsidR="006F0FA6">
        <w:t xml:space="preserve">standard </w:t>
      </w:r>
      <w:r w:rsidR="00AB009B">
        <w:t>bench top equipment</w:t>
      </w:r>
      <w:r w:rsidR="00220F11">
        <w:t xml:space="preserve"> </w:t>
      </w:r>
      <w:r w:rsidR="00981665">
        <w:t xml:space="preserve">rather </w:t>
      </w:r>
      <w:r w:rsidR="005855C8">
        <w:t xml:space="preserve">than </w:t>
      </w:r>
      <w:r w:rsidR="00935AC3">
        <w:t>using a fully</w:t>
      </w:r>
      <w:r w:rsidR="00201F8C">
        <w:t xml:space="preserve"> scaled-down process replica, and approaches </w:t>
      </w:r>
      <w:r w:rsidR="001E4E8B">
        <w:t>to analyzing the data generated during process characterization.</w:t>
      </w:r>
    </w:p>
    <w:p w14:paraId="32A0F1B3" w14:textId="0766EE20" w:rsidR="000D7F4E" w:rsidRDefault="00C107E4" w:rsidP="00BD091B">
      <w:pPr>
        <w:rPr>
          <w:b/>
          <w:bCs/>
        </w:rPr>
      </w:pPr>
      <w:r>
        <w:rPr>
          <w:b/>
          <w:bCs/>
        </w:rPr>
        <w:t>Overall Process Design</w:t>
      </w:r>
    </w:p>
    <w:p w14:paraId="2F647D14" w14:textId="14702A3B" w:rsidR="008054A2" w:rsidRDefault="00E40714" w:rsidP="00F552B1">
      <w:pPr>
        <w:spacing w:line="480" w:lineRule="auto"/>
      </w:pPr>
      <w:r>
        <w:t>Numerous</w:t>
      </w:r>
      <w:r w:rsidRPr="00E40714">
        <w:t xml:space="preserve"> process options are possible for ICB. </w:t>
      </w:r>
      <w:r w:rsidR="00872DFA">
        <w:t>T</w:t>
      </w:r>
      <w:r w:rsidRPr="00E40714">
        <w:t>o make the discussion in t</w:t>
      </w:r>
      <w:r w:rsidR="00872DFA">
        <w:t>he N-</w:t>
      </w:r>
      <w:proofErr w:type="spellStart"/>
      <w:r w:rsidR="00872DFA">
        <w:t>mAb</w:t>
      </w:r>
      <w:proofErr w:type="spellEnd"/>
      <w:r w:rsidRPr="00E40714">
        <w:t xml:space="preserve"> case study more manageable and still retain some diversity to drive further discussion</w:t>
      </w:r>
      <w:r w:rsidR="00872DFA">
        <w:t>, t</w:t>
      </w:r>
      <w:r w:rsidR="001B4FBD" w:rsidRPr="00211D97">
        <w:t xml:space="preserve">wo major process options are discussed, based on the presence or absence of a batch </w:t>
      </w:r>
      <w:r w:rsidR="001B4FBD">
        <w:t>pool</w:t>
      </w:r>
      <w:r w:rsidR="001B4FBD" w:rsidRPr="00211D97">
        <w:t xml:space="preserve"> tank</w:t>
      </w:r>
      <w:r w:rsidR="00FC6F60">
        <w:t xml:space="preserve"> after low pH virus inactivation</w:t>
      </w:r>
      <w:r w:rsidR="008054A2">
        <w:t xml:space="preserve"> (</w:t>
      </w:r>
      <w:r w:rsidR="008054A2" w:rsidRPr="00C60EB6">
        <w:t>Figure</w:t>
      </w:r>
      <w:r w:rsidR="00C953E4">
        <w:t xml:space="preserve"> 1</w:t>
      </w:r>
      <w:r w:rsidR="008054A2">
        <w:t>)</w:t>
      </w:r>
      <w:r w:rsidR="00F552B1">
        <w:t xml:space="preserve">. </w:t>
      </w:r>
      <w:r w:rsidR="00762414">
        <w:t xml:space="preserve">A summary </w:t>
      </w:r>
      <w:r w:rsidR="00CC366B">
        <w:t>of the two process option</w:t>
      </w:r>
      <w:r w:rsidR="00DE4664">
        <w:t>s</w:t>
      </w:r>
      <w:r w:rsidR="00B45CBF">
        <w:t xml:space="preserve"> is presented in Table 1</w:t>
      </w:r>
      <w:r w:rsidR="00BE2D7E">
        <w:t xml:space="preserve"> as a reference for the discussion in the next two sections. </w:t>
      </w:r>
      <w:r w:rsidR="00B97D52">
        <w:t>The inclusion of</w:t>
      </w:r>
      <w:r w:rsidR="00F552B1">
        <w:t xml:space="preserve"> </w:t>
      </w:r>
      <w:r w:rsidR="00E46969">
        <w:t>an intermediate batch pool tank</w:t>
      </w:r>
      <w:r w:rsidR="0027037A">
        <w:t xml:space="preserve"> </w:t>
      </w:r>
      <w:r w:rsidR="00A076AC">
        <w:t xml:space="preserve">rather than a surge tank can </w:t>
      </w:r>
      <w:r w:rsidR="004D4BBE">
        <w:t xml:space="preserve">be tied to </w:t>
      </w:r>
      <w:r w:rsidR="008F4D66">
        <w:t>benefits as well as</w:t>
      </w:r>
      <w:r w:rsidR="007D7E66">
        <w:t xml:space="preserve"> </w:t>
      </w:r>
      <w:r w:rsidR="004D4BBE">
        <w:t>challenges</w:t>
      </w:r>
      <w:r w:rsidR="00F64B2C">
        <w:t xml:space="preserve"> </w:t>
      </w:r>
      <w:r w:rsidR="00D477EB">
        <w:t xml:space="preserve">as detailed in </w:t>
      </w:r>
      <w:r w:rsidR="007E696A">
        <w:t>Table</w:t>
      </w:r>
      <w:r w:rsidR="005E5084">
        <w:t xml:space="preserve"> </w:t>
      </w:r>
      <w:r w:rsidR="00D807A4">
        <w:t>2</w:t>
      </w:r>
      <w:r w:rsidR="004D4BBE">
        <w:t xml:space="preserve">.  </w:t>
      </w:r>
      <w:r w:rsidR="00B60E1C">
        <w:t>P</w:t>
      </w:r>
      <w:r w:rsidR="008054A2">
        <w:t>rocess design considerations related to bioreactor format, downstream unit operations, and integration strategies (</w:t>
      </w:r>
      <w:proofErr w:type="gramStart"/>
      <w:r w:rsidR="008054A2">
        <w:t>i.e.</w:t>
      </w:r>
      <w:proofErr w:type="gramEnd"/>
      <w:r w:rsidR="008054A2">
        <w:t xml:space="preserve"> surge tanks) are discussed. </w:t>
      </w:r>
    </w:p>
    <w:p w14:paraId="0CD60E52" w14:textId="44BD8189" w:rsidR="00BD091B" w:rsidRPr="00BD091B" w:rsidRDefault="00BD091B" w:rsidP="00BD091B">
      <w:pPr>
        <w:rPr>
          <w:b/>
          <w:bCs/>
        </w:rPr>
      </w:pPr>
      <w:r w:rsidRPr="00BD091B">
        <w:rPr>
          <w:b/>
          <w:bCs/>
        </w:rPr>
        <w:t xml:space="preserve">Upstream </w:t>
      </w:r>
      <w:r w:rsidR="00A60F2D">
        <w:rPr>
          <w:b/>
          <w:bCs/>
        </w:rPr>
        <w:t>Process Design</w:t>
      </w:r>
    </w:p>
    <w:p w14:paraId="60579D5C" w14:textId="6DC3D52D" w:rsidR="00BD091B" w:rsidRDefault="00BD091B" w:rsidP="00090E9B">
      <w:pPr>
        <w:spacing w:line="480" w:lineRule="auto"/>
      </w:pPr>
      <w:r>
        <w:lastRenderedPageBreak/>
        <w:t xml:space="preserve">Integrated Continuous Bioprocess development within the upstream stages consists of work within the expansion stages, the perfusion production reactor, harvest via cell retention device, and overall media solution development optimized for the various stages.   It is expected that the seed train for an intensified, continuous process will not differ significantly from the seed train currently employed by a fed-batch process.  The N-1 reactor may be run either in batch, fed-batch, or as a perfused culture depending on the target transfer density desired per process design. </w:t>
      </w:r>
    </w:p>
    <w:p w14:paraId="1C3CC12B" w14:textId="04E25777" w:rsidR="00BD091B" w:rsidRDefault="00BD091B" w:rsidP="00090E9B">
      <w:pPr>
        <w:spacing w:line="480" w:lineRule="auto"/>
      </w:pPr>
      <w:r>
        <w:t xml:space="preserve"> The N-stage perfusion production reactor </w:t>
      </w:r>
      <w:r w:rsidR="00292E9C" w:rsidRPr="00090E9B">
        <w:t>can</w:t>
      </w:r>
      <w:r>
        <w:t xml:space="preserve"> be run using </w:t>
      </w:r>
      <w:r w:rsidR="004C242E">
        <w:t xml:space="preserve">one of </w:t>
      </w:r>
      <w:r>
        <w:t xml:space="preserve">two approaches:  dynamic </w:t>
      </w:r>
      <w:r w:rsidR="00225441">
        <w:t>(</w:t>
      </w:r>
      <w:r w:rsidR="7C664148">
        <w:t xml:space="preserve">flows in and out as well as </w:t>
      </w:r>
      <w:r w:rsidR="21DB45D9">
        <w:t xml:space="preserve">the </w:t>
      </w:r>
      <w:r w:rsidR="7C664148">
        <w:t xml:space="preserve">cell </w:t>
      </w:r>
      <w:r w:rsidR="21DB45D9">
        <w:t>density profile will vary over time)</w:t>
      </w:r>
      <w:r w:rsidR="56FCA64D">
        <w:t xml:space="preserve"> </w:t>
      </w:r>
      <w:r>
        <w:t>or steady-state</w:t>
      </w:r>
      <w:r w:rsidR="2A72E9A5">
        <w:t xml:space="preserve"> (</w:t>
      </w:r>
      <w:r w:rsidR="09E2DFC7">
        <w:t>inlet and outlet flow rates and other target parameters</w:t>
      </w:r>
      <w:r w:rsidR="007A16A9">
        <w:t xml:space="preserve">, such as cell </w:t>
      </w:r>
      <w:r w:rsidR="00840F1F">
        <w:t>mass</w:t>
      </w:r>
      <w:r w:rsidR="007A16A9">
        <w:t>,</w:t>
      </w:r>
      <w:r w:rsidR="09E2DFC7">
        <w:t xml:space="preserve"> are maintained at constant value</w:t>
      </w:r>
      <w:r w:rsidR="008F7180">
        <w:t xml:space="preserve"> after start-up</w:t>
      </w:r>
      <w:r w:rsidR="09E2DFC7">
        <w:t>)</w:t>
      </w:r>
      <w:r w:rsidR="56FCA64D">
        <w:t>.</w:t>
      </w:r>
      <w:r>
        <w:t xml:space="preserve">   In both scenarios, perfusion is initiated at the start of the batch to build cell mass to a significantly higher level than traditional fed-batch culture and protein is harvested continuously through a cell retention device and processed downstream in a connected manner. Significant differences in cell mass profiles, protein titer profile and batch duration are observed between dynamic and steady-state modes of operation</w:t>
      </w:r>
      <w:r w:rsidR="00605EFB">
        <w:t xml:space="preserve"> (See Figure </w:t>
      </w:r>
      <w:r w:rsidR="00EC0B49">
        <w:t>2</w:t>
      </w:r>
      <w:r w:rsidR="00AC0BF2">
        <w:t xml:space="preserve"> for</w:t>
      </w:r>
      <w:r w:rsidR="00D00B31">
        <w:t xml:space="preserve"> further</w:t>
      </w:r>
      <w:r>
        <w:t xml:space="preserve"> illustration of </w:t>
      </w:r>
      <w:r w:rsidR="00220C03">
        <w:t>example</w:t>
      </w:r>
      <w:r w:rsidR="00D00B31">
        <w:t xml:space="preserve"> </w:t>
      </w:r>
      <w:r w:rsidR="00240236">
        <w:t>viable cell mass and titer profiles</w:t>
      </w:r>
      <w:r w:rsidR="004A3769">
        <w:t>)</w:t>
      </w:r>
      <w:r>
        <w:t xml:space="preserve">.  </w:t>
      </w:r>
    </w:p>
    <w:p w14:paraId="61CB53EE" w14:textId="2E42C122" w:rsidR="00BD091B" w:rsidRDefault="00BD091B" w:rsidP="009D130D">
      <w:pPr>
        <w:spacing w:line="480" w:lineRule="auto"/>
      </w:pPr>
      <w:r>
        <w:t>High productivity in the upstream N-stage is a key focus of development to meet product demands at a moderate scale of production while targeting a low cost of goods.  A standard development approach may be applied to define the optimal setpoints of classical upstream operating parameters, leveraging historical fed-batch knowledge</w:t>
      </w:r>
      <w:r w:rsidR="00683F97">
        <w:t>, where appropriate,</w:t>
      </w:r>
      <w:r>
        <w:t xml:space="preserve"> and Design of Experiments (DOE).   To establish key perfusion parameters, three phases of culture should be considered: growth, transition, and production.   </w:t>
      </w:r>
      <w:r w:rsidR="00487965">
        <w:t>For steady-state culture</w:t>
      </w:r>
      <w:r w:rsidR="00215069">
        <w:t>s, t</w:t>
      </w:r>
      <w:r>
        <w:t xml:space="preserve">he growth phase should optimize perfusion for high cell growth while the transition phase development optimizes for a rapid transition from growth to a productive steady-state to accelerate the shift to harvesting protein while minimizing variation in titer for more optimal downstream steps.  The nutrient levels in the perfusion media need to be optimized to support cell health </w:t>
      </w:r>
      <w:r w:rsidR="00A75C67">
        <w:t>and</w:t>
      </w:r>
      <w:r>
        <w:t xml:space="preserve"> to work in concert with the perfusion rate and cell bleed rate.  </w:t>
      </w:r>
      <w:r w:rsidR="00D01937">
        <w:t xml:space="preserve">Cell Specific Perfusion Rate </w:t>
      </w:r>
      <w:r w:rsidR="00D01937">
        <w:lastRenderedPageBreak/>
        <w:t>(</w:t>
      </w:r>
      <w:r>
        <w:t>CSPR</w:t>
      </w:r>
      <w:r w:rsidR="00D01937">
        <w:t>)</w:t>
      </w:r>
      <w:r>
        <w:t xml:space="preserve"> is leverage</w:t>
      </w:r>
      <w:r w:rsidR="0072737B">
        <w:t>d</w:t>
      </w:r>
      <w:r>
        <w:t xml:space="preserve"> for single or multiple nutrient media solutions to address unique needs of the growth phase versus the steady-state phase.   Upon studying the optimal CSPR in development, a fixed </w:t>
      </w:r>
      <w:r w:rsidR="00D01937">
        <w:t>Vessel Volume</w:t>
      </w:r>
      <w:r w:rsidR="003C6F3A">
        <w:t>s</w:t>
      </w:r>
      <w:r w:rsidR="00D01937">
        <w:t xml:space="preserve"> per Day (</w:t>
      </w:r>
      <w:r>
        <w:t>VVD</w:t>
      </w:r>
      <w:r w:rsidR="00D01937">
        <w:t>)</w:t>
      </w:r>
      <w:r>
        <w:t xml:space="preserve"> can be applied operationally assuming a known predictable growth profile, especially for steady-state perfusion.   PAT tools can be leverage</w:t>
      </w:r>
      <w:r w:rsidR="00D24687">
        <w:t>d</w:t>
      </w:r>
      <w:r>
        <w:t xml:space="preserve"> for monitoring and control.   While a high VVD perfusion rate may yield optimal growth, operational feasibility needs to be considered</w:t>
      </w:r>
      <w:r w:rsidR="00B90905">
        <w:t xml:space="preserve">. </w:t>
      </w:r>
      <w:r w:rsidR="00AD263E">
        <w:t xml:space="preserve"> For example</w:t>
      </w:r>
      <w:r w:rsidR="0099420B">
        <w:t>,</w:t>
      </w:r>
      <w:r>
        <w:t xml:space="preserve"> media concentrates </w:t>
      </w:r>
      <w:r w:rsidR="00AD263E">
        <w:t xml:space="preserve">(~2-10x) </w:t>
      </w:r>
      <w:r>
        <w:t>can be developed to</w:t>
      </w:r>
      <w:r w:rsidR="00AD263E">
        <w:t xml:space="preserve"> minimize </w:t>
      </w:r>
      <w:r w:rsidR="008121F0">
        <w:t xml:space="preserve">solution preparation and </w:t>
      </w:r>
      <w:r w:rsidR="00AD263E">
        <w:t>st</w:t>
      </w:r>
      <w:r w:rsidR="008121F0">
        <w:t xml:space="preserve">orage constraints. </w:t>
      </w:r>
      <w:r>
        <w:t xml:space="preserve"> Cell separation is performed via alternating flow filtrations (ATF) or tangential flow filtration (TFF), both requiring </w:t>
      </w:r>
      <w:r w:rsidR="00655E12">
        <w:t>an understanding</w:t>
      </w:r>
      <w:r>
        <w:t xml:space="preserve"> of filter sizing, fouling, shear rates, flux rates, and protein retention (sieving).  Given the filter performance will typically decline over time, planned filter change-outs may be required to support batch</w:t>
      </w:r>
      <w:r w:rsidR="00AD281E">
        <w:t xml:space="preserve"> duration</w:t>
      </w:r>
      <w:r>
        <w:t xml:space="preserve">s of 30 days or greater.  </w:t>
      </w:r>
    </w:p>
    <w:p w14:paraId="3786EE19" w14:textId="0F9D4392" w:rsidR="00994AF6" w:rsidRDefault="00BD091B" w:rsidP="001E7181">
      <w:pPr>
        <w:spacing w:line="480" w:lineRule="auto"/>
        <w:rPr>
          <w:rStyle w:val="Hyperlink"/>
          <w:b/>
          <w:bCs/>
          <w:noProof/>
          <w:color w:val="7030A0"/>
        </w:rPr>
      </w:pPr>
      <w:r>
        <w:t xml:space="preserve">Product quality control has unique considerations when designing an ICB process given the continuous product stream versus a traditional batch that pools material at each unit operation step.  It is critical to maintain product quality </w:t>
      </w:r>
      <w:r w:rsidR="00E26EB4">
        <w:t>and impurities</w:t>
      </w:r>
      <w:r>
        <w:t xml:space="preserve"> in the upstream steps within a range consistent with downstream capabilities over the protein collection duration. CQA vs non-CQA attribute classification should also be considered.  In the scenario where product quality attributes are </w:t>
      </w:r>
      <w:r w:rsidR="000F0265">
        <w:t xml:space="preserve">controlled </w:t>
      </w:r>
      <w:r>
        <w:t xml:space="preserve">consistently within the upstream target range, a fully ICB process </w:t>
      </w:r>
      <w:r w:rsidR="00806BFB">
        <w:t xml:space="preserve">(Fig 1, Option 1) </w:t>
      </w:r>
      <w:r>
        <w:t>design can be implemented.  In the scenario where a CQA has significant variability and falls outside the upstream process range limit (as defined by downstream process capability</w:t>
      </w:r>
      <w:r w:rsidR="00C068C0">
        <w:t xml:space="preserve"> and/or specifications</w:t>
      </w:r>
      <w:r>
        <w:t>), alternate choices in the ICB process design may need to be selected (e.</w:t>
      </w:r>
      <w:r w:rsidR="00BA7E21">
        <w:t>g.,</w:t>
      </w:r>
      <w:r>
        <w:t xml:space="preserve"> batch pool</w:t>
      </w:r>
      <w:r w:rsidR="00806BFB">
        <w:t xml:space="preserve"> tank</w:t>
      </w:r>
      <w:r>
        <w:t>, etc.).</w:t>
      </w:r>
      <w:r w:rsidR="00033C10">
        <w:t xml:space="preserve"> One example </w:t>
      </w:r>
      <w:r w:rsidR="0017141C">
        <w:t xml:space="preserve">of product quality </w:t>
      </w:r>
      <w:r w:rsidR="00901502">
        <w:t>time</w:t>
      </w:r>
      <w:r w:rsidR="0048601D">
        <w:t>-</w:t>
      </w:r>
      <w:r w:rsidR="00901502">
        <w:t xml:space="preserve">course profiles impacting the ICB design is </w:t>
      </w:r>
      <w:r w:rsidR="00801F97">
        <w:t xml:space="preserve">illustrated via Figure </w:t>
      </w:r>
      <w:r w:rsidR="007524C2">
        <w:rPr>
          <w:b/>
          <w:bCs/>
        </w:rPr>
        <w:t>2</w:t>
      </w:r>
      <w:r w:rsidR="00282CB7">
        <w:rPr>
          <w:b/>
          <w:bCs/>
        </w:rPr>
        <w:t>c</w:t>
      </w:r>
      <w:r w:rsidR="00670B30">
        <w:rPr>
          <w:b/>
          <w:bCs/>
        </w:rPr>
        <w:t xml:space="preserve"> </w:t>
      </w:r>
      <w:r w:rsidR="002403A8">
        <w:t>(glycosylation patterns for G2F and High Mannose species)</w:t>
      </w:r>
      <w:r w:rsidR="00801F97">
        <w:t>.</w:t>
      </w:r>
      <w:r w:rsidR="002403A8">
        <w:t xml:space="preserve">  </w:t>
      </w:r>
      <w:r w:rsidR="00075677">
        <w:t xml:space="preserve">In the </w:t>
      </w:r>
      <w:r w:rsidR="00B94D1C">
        <w:t xml:space="preserve">‘Steady’ </w:t>
      </w:r>
      <w:r w:rsidR="00167F2A">
        <w:t xml:space="preserve">scenario, glycosylation is deemed </w:t>
      </w:r>
      <w:r w:rsidR="00A97B14">
        <w:t xml:space="preserve">consistent enough to support </w:t>
      </w:r>
      <w:r w:rsidR="001C7D56">
        <w:t xml:space="preserve">end-to-end </w:t>
      </w:r>
      <w:r w:rsidR="00A97B14">
        <w:t xml:space="preserve">integrated downstream processing over the course of the batch.  The </w:t>
      </w:r>
      <w:r w:rsidR="007816DE">
        <w:t>’V</w:t>
      </w:r>
      <w:r w:rsidR="00A97B14">
        <w:t xml:space="preserve">ariable’ scenario </w:t>
      </w:r>
      <w:r w:rsidR="00EA5A46">
        <w:t xml:space="preserve">illustrates </w:t>
      </w:r>
      <w:r w:rsidR="00A0771D">
        <w:t xml:space="preserve">a </w:t>
      </w:r>
      <w:r w:rsidR="000C7388">
        <w:t xml:space="preserve">glycosylation </w:t>
      </w:r>
      <w:r w:rsidR="00A0771D">
        <w:t xml:space="preserve">pattern </w:t>
      </w:r>
      <w:r w:rsidR="000C7388">
        <w:t>that is too variable</w:t>
      </w:r>
      <w:r w:rsidR="006311C3">
        <w:t xml:space="preserve"> relative to</w:t>
      </w:r>
      <w:r w:rsidR="00E23D91">
        <w:t xml:space="preserve"> </w:t>
      </w:r>
      <w:r w:rsidR="00811C9D">
        <w:t>sub</w:t>
      </w:r>
      <w:r w:rsidR="00AA5043">
        <w:t>-lotted DS specifications</w:t>
      </w:r>
      <w:r w:rsidR="00305E67">
        <w:t>, assuming the downstream process will not alter the</w:t>
      </w:r>
      <w:r w:rsidR="004F1D5C">
        <w:t xml:space="preserve"> high</w:t>
      </w:r>
      <w:r w:rsidR="00305E67">
        <w:t xml:space="preserve"> mannose levels produced upstream</w:t>
      </w:r>
      <w:r w:rsidR="00324462">
        <w:t xml:space="preserve">. </w:t>
      </w:r>
      <w:r w:rsidR="00E87FD2">
        <w:t>T</w:t>
      </w:r>
      <w:r w:rsidR="000C7388">
        <w:t>here</w:t>
      </w:r>
      <w:r w:rsidR="00E87FD2">
        <w:t>fore,</w:t>
      </w:r>
      <w:r w:rsidR="000C7388">
        <w:t xml:space="preserve"> a batch </w:t>
      </w:r>
      <w:r w:rsidR="000C7388">
        <w:lastRenderedPageBreak/>
        <w:t>pool step</w:t>
      </w:r>
      <w:r w:rsidR="00E3359E">
        <w:t xml:space="preserve"> or further upstream development </w:t>
      </w:r>
      <w:r w:rsidR="00E87FD2">
        <w:t>is required</w:t>
      </w:r>
      <w:r w:rsidR="00E3359E">
        <w:t xml:space="preserve"> to </w:t>
      </w:r>
      <w:r w:rsidR="0087751D">
        <w:t xml:space="preserve">minimize the </w:t>
      </w:r>
      <w:r w:rsidR="007E1064">
        <w:t>variability</w:t>
      </w:r>
      <w:r w:rsidR="0087751D">
        <w:t xml:space="preserve"> of high mannose species over time.  </w:t>
      </w:r>
      <w:r w:rsidR="00CC28E0">
        <w:t xml:space="preserve">Since high mannose is considered potentially </w:t>
      </w:r>
      <w:r w:rsidR="00414E43">
        <w:t>immunogenic</w:t>
      </w:r>
      <w:r w:rsidR="00CC28E0">
        <w:t xml:space="preserve"> and can also impact pharmacokinetics (PK), consistent levels should be maintained across </w:t>
      </w:r>
      <w:r w:rsidR="008C3FED">
        <w:t>the bioreactor duration</w:t>
      </w:r>
      <w:r w:rsidR="0034791A">
        <w:t xml:space="preserve"> </w:t>
      </w:r>
      <w:r w:rsidR="008470CF">
        <w:fldChar w:fldCharType="begin"/>
      </w:r>
      <w:r w:rsidR="00E46904">
        <w:instrText xml:space="preserve"> ADDIN EN.CITE &lt;EndNote&gt;&lt;Cite&gt;&lt;Author&gt;Mastrangeli&lt;/Author&gt;&lt;Year&gt;2020&lt;/Year&gt;&lt;RecNum&gt;2801&lt;/RecNum&gt;&lt;DisplayText&gt;[3]&lt;/DisplayText&gt;&lt;record&gt;&lt;rec-number&gt;2801&lt;/rec-number&gt;&lt;foreign-keys&gt;&lt;key app="EN" db-id="stvaa20stv0tteedzf35vezpt2vrxarzsvxe" timestamp="1598037969"&gt;2801&lt;/key&gt;&lt;/foreign-keys&gt;&lt;ref-type name="Journal Article"&gt;17&lt;/ref-type&gt;&lt;contributors&gt;&lt;authors&gt;&lt;author&gt;Mastrangeli, Renato&lt;/author&gt;&lt;author&gt;Audino, Maria Concetta&lt;/author&gt;&lt;author&gt;Palinsky, Wolf&lt;/author&gt;&lt;author&gt;Broly, Hervé&lt;/author&gt;&lt;author&gt;Bierau, Horst&lt;/author&gt;&lt;/authors&gt;&lt;/contributors&gt;&lt;titles&gt;&lt;title&gt;The Formidable Challenge of Controlling High Mannose-Type N-Glycans in Therapeutic mAbs&lt;/title&gt;&lt;secondary-title&gt;Trends in Biotechnology&lt;/secondary-title&gt;&lt;/titles&gt;&lt;periodical&gt;&lt;full-title&gt;Trends in Biotechnology&lt;/full-title&gt;&lt;/periodical&gt;&lt;keywords&gt;&lt;keyword&gt;monoclonal antibody&lt;/keyword&gt;&lt;keyword&gt;biopharmaceuticals&lt;/keyword&gt;&lt;keyword&gt;-glycosylation&lt;/keyword&gt;&lt;keyword&gt;high mannose glycans&lt;/keyword&gt;&lt;keyword&gt;glycoengineering&lt;/keyword&gt;&lt;keyword&gt;C-type lectin receptors&lt;/keyword&gt;&lt;/keywords&gt;&lt;dates&gt;&lt;year&gt;2020&lt;/year&gt;&lt;pub-dates&gt;&lt;date&gt;2020/06/29/&lt;/date&gt;&lt;/pub-dates&gt;&lt;/dates&gt;&lt;isbn&gt;0167-7799&lt;/isbn&gt;&lt;urls&gt;&lt;related-urls&gt;&lt;url&gt;&lt;style face="underline" font="default" size="100%"&gt;http://www.sciencedirect.com/science/article/pii/S0167779920301591&lt;/style&gt;&lt;/url&gt;&lt;/related-urls&gt;&lt;/urls&gt;&lt;electronic-resource-num&gt;&lt;style face="underline" font="default" size="100%"&gt;https://doi.org/10.1016/j.tibtech.2020.05.009&lt;/style&gt;&lt;/electronic-resource-num&gt;&lt;/record&gt;&lt;/Cite&gt;&lt;/EndNote&gt;</w:instrText>
      </w:r>
      <w:r w:rsidR="008470CF">
        <w:fldChar w:fldCharType="separate"/>
      </w:r>
      <w:r w:rsidR="00874954">
        <w:rPr>
          <w:noProof/>
        </w:rPr>
        <w:t>[3]</w:t>
      </w:r>
      <w:r w:rsidR="008470CF">
        <w:fldChar w:fldCharType="end"/>
      </w:r>
      <w:r w:rsidR="00414E43">
        <w:t>.</w:t>
      </w:r>
      <w:r w:rsidR="0083417C">
        <w:t xml:space="preserve">  </w:t>
      </w:r>
      <w:r w:rsidR="000F4C5E">
        <w:t>Other product quality examples</w:t>
      </w:r>
      <w:r w:rsidR="00805A44">
        <w:t>, for upstream development considerations,</w:t>
      </w:r>
      <w:r w:rsidR="000F4C5E">
        <w:t xml:space="preserve"> can be found within the full N-</w:t>
      </w:r>
      <w:proofErr w:type="spellStart"/>
      <w:r w:rsidR="000F4C5E">
        <w:t>mAb</w:t>
      </w:r>
      <w:proofErr w:type="spellEnd"/>
      <w:r w:rsidR="000F4C5E">
        <w:t xml:space="preserve"> publication. </w:t>
      </w:r>
    </w:p>
    <w:p w14:paraId="5A9C57B8" w14:textId="3AAC926A" w:rsidR="002D2D9C" w:rsidRPr="00BD091B" w:rsidRDefault="002D2D9C" w:rsidP="002D2D9C">
      <w:pPr>
        <w:rPr>
          <w:b/>
          <w:bCs/>
        </w:rPr>
      </w:pPr>
      <w:r>
        <w:rPr>
          <w:b/>
          <w:bCs/>
        </w:rPr>
        <w:t>Downs</w:t>
      </w:r>
      <w:r w:rsidRPr="00BD091B">
        <w:rPr>
          <w:b/>
          <w:bCs/>
        </w:rPr>
        <w:t xml:space="preserve">tream </w:t>
      </w:r>
      <w:r>
        <w:rPr>
          <w:b/>
          <w:bCs/>
        </w:rPr>
        <w:t>Process Design</w:t>
      </w:r>
    </w:p>
    <w:p w14:paraId="5A7877E4" w14:textId="2279CC09" w:rsidR="002D2D9C" w:rsidRPr="00AA2212" w:rsidRDefault="008B3BC5" w:rsidP="009D130D">
      <w:pPr>
        <w:spacing w:line="480" w:lineRule="auto"/>
      </w:pPr>
      <w:r>
        <w:t xml:space="preserve">In general, most of </w:t>
      </w:r>
      <w:r w:rsidR="00621931">
        <w:t xml:space="preserve">the concepts </w:t>
      </w:r>
      <w:r>
        <w:t xml:space="preserve">typically applied to the design and development of a traditional batch purification may be applied for integrated and continuous purification. </w:t>
      </w:r>
      <w:r w:rsidR="007F5C70">
        <w:t>For example, p</w:t>
      </w:r>
      <w:r w:rsidR="00AA2212" w:rsidRPr="00AA2212">
        <w:t xml:space="preserve">rocess development studies for chromatography </w:t>
      </w:r>
      <w:r w:rsidR="00056FD8">
        <w:t>(</w:t>
      </w:r>
      <w:proofErr w:type="spellStart"/>
      <w:r w:rsidR="00056FD8">
        <w:t>i.e</w:t>
      </w:r>
      <w:proofErr w:type="spellEnd"/>
      <w:r w:rsidR="00056FD8">
        <w:t xml:space="preserve"> Protein A)</w:t>
      </w:r>
      <w:r w:rsidR="00AA2212" w:rsidRPr="00AA2212">
        <w:t xml:space="preserve"> </w:t>
      </w:r>
      <w:r w:rsidR="006A3D05">
        <w:t>within</w:t>
      </w:r>
      <w:r w:rsidR="00AA2212" w:rsidRPr="00AA2212">
        <w:t xml:space="preserve"> an integrated process </w:t>
      </w:r>
      <w:r w:rsidR="00427BDC">
        <w:t>are</w:t>
      </w:r>
      <w:r w:rsidR="00AA2212" w:rsidRPr="00AA2212">
        <w:t xml:space="preserve"> </w:t>
      </w:r>
      <w:proofErr w:type="gramStart"/>
      <w:r w:rsidR="00AA2212" w:rsidRPr="00AA2212">
        <w:t>similar to</w:t>
      </w:r>
      <w:proofErr w:type="gramEnd"/>
      <w:r w:rsidR="00AA2212" w:rsidRPr="00AA2212">
        <w:t xml:space="preserve"> </w:t>
      </w:r>
      <w:r w:rsidR="00427BDC">
        <w:t xml:space="preserve">those </w:t>
      </w:r>
      <w:r w:rsidR="00AA2212" w:rsidRPr="00AA2212">
        <w:t>performed for conventional, batch process</w:t>
      </w:r>
      <w:r w:rsidR="00FF4766">
        <w:t>es</w:t>
      </w:r>
      <w:r w:rsidR="00AA2212" w:rsidRPr="00AA2212">
        <w:t>.</w:t>
      </w:r>
      <w:r w:rsidR="002C6BD7">
        <w:t xml:space="preserve"> E</w:t>
      </w:r>
      <w:r w:rsidR="00AA2212" w:rsidRPr="00AA2212">
        <w:t>xisting tools for process development</w:t>
      </w:r>
      <w:r w:rsidR="007B3D7E">
        <w:t xml:space="preserve"> </w:t>
      </w:r>
      <w:r w:rsidR="00AA2212" w:rsidRPr="00AA2212">
        <w:t>can be used to screen, assess, and select</w:t>
      </w:r>
      <w:r w:rsidR="00F81F5D">
        <w:t xml:space="preserve"> relevant </w:t>
      </w:r>
      <w:r w:rsidR="00AA2212" w:rsidRPr="00AA2212">
        <w:t xml:space="preserve">parameters. </w:t>
      </w:r>
      <w:r w:rsidR="00BF49E9">
        <w:t xml:space="preserve">The following paragraphs include specific examples where classical batch approaches may need to be adapted </w:t>
      </w:r>
      <w:r w:rsidR="00596A58">
        <w:t xml:space="preserve">for </w:t>
      </w:r>
      <w:r w:rsidR="00BF49E9">
        <w:t>an integrated and continuous process</w:t>
      </w:r>
      <w:r w:rsidR="00AA2212" w:rsidRPr="00AA2212">
        <w:t>.</w:t>
      </w:r>
    </w:p>
    <w:p w14:paraId="603B4F23" w14:textId="00544E39" w:rsidR="006605D7" w:rsidRPr="00E968FD" w:rsidRDefault="00D37851" w:rsidP="009D130D">
      <w:pPr>
        <w:spacing w:line="480" w:lineRule="auto"/>
      </w:pPr>
      <w:r>
        <w:t xml:space="preserve">To accommodate a continuous feed exiting the bioreactor, an integrated capture process typically uses multiple columns in parallel. A key process development activity is the selection of the number and size of columns taking into consideration the binding capacity of the columns, the time required for non-loading steps, and the mass and volume flux </w:t>
      </w:r>
      <w:r w:rsidR="00233CE0">
        <w:t>entering</w:t>
      </w:r>
      <w:r>
        <w:t xml:space="preserve"> the </w:t>
      </w:r>
      <w:r w:rsidR="00233CE0">
        <w:t>step</w:t>
      </w:r>
      <w:r>
        <w:t xml:space="preserve">. The selection of the number and geometry of columns has been described for a variety of configurations </w:t>
      </w:r>
      <w:r>
        <w:fldChar w:fldCharType="begin">
          <w:fldData xml:space="preserve">PEVuZE5vdGU+PENpdGU+PEF1dGhvcj5Hb2Rhd2F0PC9BdXRob3I+PFllYXI+MjAxNTwvWWVhcj48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=
</w:fldData>
        </w:fldChar>
      </w:r>
      <w:r w:rsidR="00E46904">
        <w:instrText xml:space="preserve"> ADDIN EN.CITE </w:instrText>
      </w:r>
      <w:r w:rsidR="00E46904">
        <w:fldChar w:fldCharType="begin">
          <w:fldData xml:space="preserve">PEVuZE5vdGU+PENpdGU+PEF1dGhvcj5Hb2Rhd2F0PC9BdXRob3I+PFllYXI+MjAxNTwvWWVhcj48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=
</w:fldData>
        </w:fldChar>
      </w:r>
      <w:r w:rsidR="00E46904">
        <w:instrText xml:space="preserve"> ADDIN EN.CITE.DATA </w:instrText>
      </w:r>
      <w:r w:rsidR="00E46904">
        <w:fldChar w:fldCharType="end"/>
      </w:r>
      <w:r>
        <w:fldChar w:fldCharType="separate"/>
      </w:r>
      <w:r w:rsidR="00874954">
        <w:rPr>
          <w:noProof/>
        </w:rPr>
        <w:t>[4-7]</w:t>
      </w:r>
      <w:r>
        <w:fldChar w:fldCharType="end"/>
      </w:r>
      <w:r>
        <w:t>.</w:t>
      </w:r>
      <w:r w:rsidR="0029507C">
        <w:t xml:space="preserve"> </w:t>
      </w:r>
      <w:r>
        <w:t>A second area of focus is development of the loading control strategy using an inline sensor and a methodology to either detect product breakthrough or estimate the load</w:t>
      </w:r>
      <w:r w:rsidR="00706D6E">
        <w:t>ing</w:t>
      </w:r>
      <w:r w:rsidR="008227D3">
        <w:t xml:space="preserve"> </w:t>
      </w:r>
      <w:r w:rsidR="008227D3">
        <w:fldChar w:fldCharType="begin">
          <w:fldData xml:space="preserve">PEVuZE5vdGU+PENpdGU+PEF1dGhvcj5DaG1pZWxvd3NraTwvQXV0aG9yPjxZZWFyPjIwMTc8L1ll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</w:fldData>
        </w:fldChar>
      </w:r>
      <w:r w:rsidR="00E46904">
        <w:instrText xml:space="preserve"> ADDIN EN.CITE </w:instrText>
      </w:r>
      <w:r w:rsidR="00E46904">
        <w:fldChar w:fldCharType="begin">
          <w:fldData xml:space="preserve">PEVuZE5vdGU+PENpdGU+PEF1dGhvcj5DaG1pZWxvd3NraTwvQXV0aG9yPjxZZWFyPjIwMTc8L1ll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</w:fldData>
        </w:fldChar>
      </w:r>
      <w:r w:rsidR="00E46904">
        <w:instrText xml:space="preserve"> ADDIN EN.CITE.DATA </w:instrText>
      </w:r>
      <w:r w:rsidR="00E46904">
        <w:fldChar w:fldCharType="end"/>
      </w:r>
      <w:r w:rsidR="008227D3">
        <w:fldChar w:fldCharType="separate"/>
      </w:r>
      <w:r w:rsidR="00D80EFA">
        <w:rPr>
          <w:noProof/>
        </w:rPr>
        <w:t>[8, 9]</w:t>
      </w:r>
      <w:r w:rsidR="008227D3">
        <w:fldChar w:fldCharType="end"/>
      </w:r>
      <w:r w:rsidR="00250CB6">
        <w:t>. E</w:t>
      </w:r>
      <w:r w:rsidR="002379F9">
        <w:t>ffective load control normalize</w:t>
      </w:r>
      <w:r w:rsidR="00726D16">
        <w:t>s</w:t>
      </w:r>
      <w:r w:rsidR="002379F9">
        <w:t xml:space="preserve"> the amount of material captured for each cycle and, correspondingly, the concentration passed forward to subsequent unit operations</w:t>
      </w:r>
      <w:r w:rsidR="00F23D15">
        <w:t xml:space="preserve"> </w:t>
      </w:r>
      <w:r w:rsidR="00F23D15">
        <w:fldChar w:fldCharType="begin">
          <w:fldData xml:space="preserve">PEVuZE5vdGU+PENpdGU+PEF1dGhvcj5Hb2Rhd2F0PC9BdXRob3I+PFllYXI+MjAxNTwvWWVhcj48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</w:fldData>
        </w:fldChar>
      </w:r>
      <w:r w:rsidR="00E46904">
        <w:instrText xml:space="preserve"> ADDIN EN.CITE </w:instrText>
      </w:r>
      <w:r w:rsidR="00E46904">
        <w:fldChar w:fldCharType="begin">
          <w:fldData xml:space="preserve">PEVuZE5vdGU+PENpdGU+PEF1dGhvcj5Hb2Rhd2F0PC9BdXRob3I+PFllYXI+MjAxNTwvWWVhcj48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</w:fldData>
        </w:fldChar>
      </w:r>
      <w:r w:rsidR="00E46904">
        <w:instrText xml:space="preserve"> ADDIN EN.CITE.DATA </w:instrText>
      </w:r>
      <w:r w:rsidR="00E46904">
        <w:fldChar w:fldCharType="end"/>
      </w:r>
      <w:r w:rsidR="00F23D15">
        <w:fldChar w:fldCharType="separate"/>
      </w:r>
      <w:r w:rsidR="00874954">
        <w:rPr>
          <w:noProof/>
        </w:rPr>
        <w:t>[4, 6, 7, 10]</w:t>
      </w:r>
      <w:r w:rsidR="00F23D15">
        <w:fldChar w:fldCharType="end"/>
      </w:r>
      <w:r w:rsidR="002379F9">
        <w:t xml:space="preserve">. </w:t>
      </w:r>
      <w:r>
        <w:t xml:space="preserve">It is critical to develop this loading control </w:t>
      </w:r>
      <w:r w:rsidRPr="006E49BA">
        <w:t>strategy</w:t>
      </w:r>
      <w:r>
        <w:t xml:space="preserve"> using representative</w:t>
      </w:r>
      <w:r w:rsidR="005F22C9">
        <w:t xml:space="preserve"> harvest</w:t>
      </w:r>
      <w:r>
        <w:t xml:space="preserve"> cover</w:t>
      </w:r>
      <w:r w:rsidR="005F22C9">
        <w:t xml:space="preserve">ing </w:t>
      </w:r>
      <w:r>
        <w:t xml:space="preserve">the entire bioreactor duration. This is particularly important for dynamic perfusion where the composition of the harvest </w:t>
      </w:r>
      <w:r w:rsidR="000F1EE7">
        <w:t xml:space="preserve">may vary </w:t>
      </w:r>
      <w:r w:rsidR="00FD0BEF">
        <w:t>significantly</w:t>
      </w:r>
      <w:r>
        <w:t xml:space="preserve">. </w:t>
      </w:r>
    </w:p>
    <w:p w14:paraId="0C321A54" w14:textId="66B64613" w:rsidR="003A32F6" w:rsidRDefault="000330AD" w:rsidP="00356B20">
      <w:pPr>
        <w:spacing w:line="480" w:lineRule="auto"/>
      </w:pPr>
      <w:r>
        <w:lastRenderedPageBreak/>
        <w:t>For virus inactivation, p</w:t>
      </w:r>
      <w:r w:rsidR="003A32F6">
        <w:t xml:space="preserve">rocess development approaches leveraged for batch </w:t>
      </w:r>
      <w:r w:rsidR="002B12A9">
        <w:t>virus inactivation</w:t>
      </w:r>
      <w:r w:rsidR="003A32F6">
        <w:t xml:space="preserve"> may also be applied for low pH or solvent / detergent methods in either a two-tank or plug flow reactor configuration. Batch approaches are applicable because engineering solutions have been developed to ensure </w:t>
      </w:r>
      <w:r w:rsidR="00411BC5">
        <w:t xml:space="preserve">consistent, controlled </w:t>
      </w:r>
      <w:r w:rsidR="003A32F6">
        <w:t>exposure to the virus inactivating condition (</w:t>
      </w:r>
      <w:r w:rsidR="00F54391" w:rsidRPr="000432F1">
        <w:rPr>
          <w:i/>
          <w:highlight w:val="yellow"/>
        </w:rPr>
        <w:t>refs as included in final N-</w:t>
      </w:r>
      <w:proofErr w:type="spellStart"/>
      <w:r w:rsidR="00F54391" w:rsidRPr="000432F1">
        <w:rPr>
          <w:i/>
          <w:highlight w:val="yellow"/>
        </w:rPr>
        <w:t>mAb</w:t>
      </w:r>
      <w:proofErr w:type="spellEnd"/>
      <w:r w:rsidR="00F54391">
        <w:t xml:space="preserve">). </w:t>
      </w:r>
      <w:r w:rsidR="003A32F6">
        <w:t>One key assumption</w:t>
      </w:r>
      <w:r w:rsidR="00CC42D8">
        <w:t xml:space="preserve"> </w:t>
      </w:r>
      <w:r w:rsidR="003A32F6">
        <w:t>is that low pH will not be achieved by “titrating against the peak” eluting from the capture chromatography step. Instead, homogenization of one o</w:t>
      </w:r>
      <w:ins w:id="1" w:author="Kevin Brower" w:date="2023-02-13T12:50:00Z">
        <w:r w:rsidR="00A628CB">
          <w:t>r</w:t>
        </w:r>
      </w:ins>
      <w:del w:id="2" w:author="Kevin Brower" w:date="2023-02-13T12:50:00Z">
        <w:r w:rsidR="003A32F6" w:rsidDel="00A628CB">
          <w:delText>f</w:delText>
        </w:r>
      </w:del>
      <w:r w:rsidR="003A32F6">
        <w:t xml:space="preserve"> more eluates will be performed in a surge vessel or homogenizing tubular flow reactor. Without such a simplifying approach, significant titration development activities are likely required. A typical titration development experiment is depicted </w:t>
      </w:r>
      <w:r w:rsidR="009A6EF2">
        <w:t xml:space="preserve">in Figure </w:t>
      </w:r>
      <w:r w:rsidR="007524C2">
        <w:t>3</w:t>
      </w:r>
      <w:r w:rsidR="009A6EF2">
        <w:t xml:space="preserve">. </w:t>
      </w:r>
      <w:r w:rsidR="003A32F6">
        <w:t xml:space="preserve">In this example, the top portion of </w:t>
      </w:r>
      <w:r w:rsidR="00DE16DC">
        <w:t xml:space="preserve">Figure </w:t>
      </w:r>
      <w:r w:rsidR="007524C2">
        <w:t>3</w:t>
      </w:r>
      <w:r w:rsidR="00DE16DC">
        <w:t xml:space="preserve"> </w:t>
      </w:r>
      <w:r w:rsidR="003A32F6">
        <w:t xml:space="preserve">shows a scheme without a cycle surge vessel. Conversely, homogenization using a cycle surge vessel of one or more Protein A eluates, as shown in the lower portion </w:t>
      </w:r>
      <w:r w:rsidR="009A6EF2">
        <w:t xml:space="preserve">of Figure </w:t>
      </w:r>
      <w:r w:rsidR="007524C2">
        <w:t>3</w:t>
      </w:r>
      <w:r w:rsidR="00115154">
        <w:t xml:space="preserve">, </w:t>
      </w:r>
      <w:r w:rsidR="003A32F6">
        <w:t xml:space="preserve">minimizes the variability. </w:t>
      </w:r>
      <w:r w:rsidR="00A953FD">
        <w:t xml:space="preserve">Model-based approaches may also be useful in predicting titration profiles </w:t>
      </w:r>
      <w:r w:rsidR="00A953FD">
        <w:fldChar w:fldCharType="begin"/>
      </w:r>
      <w:r w:rsidR="00E46904">
        <w:instrText xml:space="preserve"> ADDIN EN.CITE &lt;EndNote&gt;&lt;Cite&gt;&lt;Author&gt;Thakur&lt;/Author&gt;&lt;Year&gt;2021&lt;/Year&gt;&lt;RecNum&gt;6315&lt;/RecNum&gt;&lt;DisplayText&gt;[11]&lt;/DisplayText&gt;&lt;record&gt;&lt;rec-number&gt;6315&lt;/rec-number&gt;&lt;foreign-keys&gt;&lt;key app="EN" db-id="stvaa20stv0tteedzf35vezpt2vrxarzsvxe" timestamp="1635648998"&gt;6315&lt;/key&gt;&lt;/foreign-keys&gt;&lt;ref-type name="Journal Article"&gt;17&lt;/ref-type&gt;&lt;contributors&gt;&lt;authors&gt;&lt;author&gt;Thakur, Garima&lt;/author&gt;&lt;author&gt;Ghumade, Pragati&lt;/author&gt;&lt;author&gt;Rathore, Anurag S.&lt;/author&gt;&lt;/authors&gt;&lt;/contributors&gt;&lt;titles&gt;&lt;title&gt;Process analytical technology in continuous processing: Model-based real time control of pH between capture chromatography and viral inactivation for monoclonal antibody production&lt;/title&gt;&lt;secondary-title&gt;Journal of Chromatography A&lt;/secondary-title&gt;&lt;/titles&gt;&lt;periodical&gt;&lt;full-title&gt;Journal of Chromatography A&lt;/full-title&gt;&lt;/periodical&gt;&lt;pages&gt;462614&lt;/pages&gt;&lt;volume&gt;1658&lt;/volume&gt;&lt;keywords&gt;&lt;keyword&gt;Continuous processing&lt;/keyword&gt;&lt;keyword&gt;Process analytical technology (PAT)&lt;/keyword&gt;&lt;keyword&gt;Monoclonal antibody&lt;/keyword&gt;&lt;keyword&gt;Protein A chromatography&lt;/keyword&gt;&lt;keyword&gt;pH modelling&lt;/keyword&gt;&lt;keyword&gt;Viral inactivation&lt;/keyword&gt;&lt;/keywords&gt;&lt;dates&gt;&lt;year&gt;2021&lt;/year&gt;&lt;pub-dates&gt;&lt;date&gt;2021/11/22/&lt;/date&gt;&lt;/pub-dates&gt;&lt;/dates&gt;&lt;isbn&gt;0021-9673&lt;/isbn&gt;&lt;urls&gt;&lt;related-urls&gt;&lt;url&gt;https://www.sciencedirect.com/science/article/pii/S002196732100738X&lt;/url&gt;&lt;/related-urls&gt;&lt;/urls&gt;&lt;electronic-resource-num&gt;https://doi.org/10.1016/j.chroma.2021.462614&lt;/electronic-resource-num&gt;&lt;/record&gt;&lt;/Cite&gt;&lt;/EndNote&gt;</w:instrText>
      </w:r>
      <w:r w:rsidR="00A953FD">
        <w:fldChar w:fldCharType="separate"/>
      </w:r>
      <w:r w:rsidR="00874954">
        <w:rPr>
          <w:noProof/>
        </w:rPr>
        <w:t>[11]</w:t>
      </w:r>
      <w:r w:rsidR="00A953FD">
        <w:fldChar w:fldCharType="end"/>
      </w:r>
      <w:r w:rsidR="00A953FD">
        <w:t>.</w:t>
      </w:r>
    </w:p>
    <w:p w14:paraId="43FD9533" w14:textId="688F67EA" w:rsidR="00DD13CC" w:rsidRPr="00DE16DC" w:rsidRDefault="00DD13CC" w:rsidP="009152E1">
      <w:pPr>
        <w:spacing w:line="480" w:lineRule="auto"/>
      </w:pPr>
      <w:r>
        <w:t xml:space="preserve">Since virus filtration occurs substantially downstream and after polishing chromatography, much of the variability in </w:t>
      </w:r>
      <w:proofErr w:type="spellStart"/>
      <w:r w:rsidR="132D8BAF">
        <w:t>feedstream</w:t>
      </w:r>
      <w:proofErr w:type="spellEnd"/>
      <w:r>
        <w:t xml:space="preserve"> quality and mass flow due to differences in steady state versus dynamic perfusion is expected to be mitigated, particularly </w:t>
      </w:r>
      <w:r w:rsidR="612323C9">
        <w:t>when</w:t>
      </w:r>
      <w:r>
        <w:t xml:space="preserve"> a </w:t>
      </w:r>
      <w:r w:rsidR="311198DB">
        <w:t xml:space="preserve">post-capture chromatography </w:t>
      </w:r>
      <w:r>
        <w:t xml:space="preserve">cycle surge vessel </w:t>
      </w:r>
      <w:r w:rsidR="2EEBAFA0">
        <w:t>is implemented</w:t>
      </w:r>
      <w:r>
        <w:t xml:space="preserve">.  In a continuous process, virus filtration is most likely to be run under constant flow conditions rather than using constant-pressure control typical of batch processing. While membrane sizing during development can be performed using traditional pressure-driven methods </w:t>
      </w:r>
      <w:r>
        <w:rPr>
          <w:rFonts w:ascii="Calibri" w:eastAsia="Calibri" w:hAnsi="Calibri" w:cs="Calibri"/>
        </w:rPr>
        <w:fldChar w:fldCharType="begin"/>
      </w:r>
      <w:r w:rsidR="00E46904">
        <w:rPr>
          <w:rFonts w:ascii="Calibri" w:eastAsia="Calibri" w:hAnsi="Calibri" w:cs="Calibri"/>
        </w:rPr>
        <w:instrText xml:space="preserve"> ADDIN EN.CITE &lt;EndNote&gt;&lt;Cite&gt;&lt;Author&gt;Bohonak&lt;/Author&gt;&lt;Year&gt;2021&lt;/Year&gt;&lt;RecNum&gt;6314&lt;/RecNum&gt;&lt;DisplayText&gt;[12]&lt;/DisplayText&gt;&lt;record&gt;&lt;rec-number&gt;6314&lt;/rec-number&gt;&lt;foreign-keys&gt;&lt;key app="EN" db-id="stvaa20stv0tteedzf35vezpt2vrxarzsvxe" timestamp="1635625256"&gt;6314&lt;/key&gt;&lt;/foreign-keys&gt;&lt;ref-type name="Journal Article"&gt;17&lt;/ref-type&gt;&lt;contributors&gt;&lt;authors&gt;&lt;author&gt;Bohonak, David M.&lt;/author&gt;&lt;author&gt;Mehta, Ushma&lt;/author&gt;&lt;author&gt;Weiss, Eric R.&lt;/author&gt;&lt;author&gt;Voyta, Greg&lt;/author&gt;&lt;/authors&gt;&lt;/contributors&gt;&lt;titles&gt;&lt;title&gt;Adapting virus filtration to enable intensified and continuous monoclonal antibody processing&lt;/title&gt;&lt;secondary-title&gt;Biotechnology Progress&lt;/secondary-title&gt;&lt;/titles&gt;&lt;periodical&gt;&lt;full-title&gt;Biotechnology Progress&lt;/full-title&gt;&lt;/periodical&gt;&lt;volume&gt;37&lt;/volume&gt;&lt;number&gt;2&lt;/number&gt;&lt;dates&gt;&lt;year&gt;2021&lt;/year&gt;&lt;/dates&gt;&lt;publisher&gt;Wiley&lt;/publisher&gt;&lt;isbn&gt;8756-7938&lt;/isbn&gt;&lt;urls&gt;&lt;related-urls&gt;&lt;url&gt;https://dx.doi.org/10.1002/btpr.3088&lt;/url&gt;&lt;/related-urls&gt;&lt;/urls&gt;&lt;electronic-resource-num&gt;10.1002/btpr.3088&lt;/electronic-resource-num&gt;&lt;/record&gt;&lt;/Cite&gt;&lt;/EndNote&gt;</w:instrText>
      </w:r>
      <w:r>
        <w:rPr>
          <w:rFonts w:ascii="Calibri" w:eastAsia="Calibri" w:hAnsi="Calibri" w:cs="Calibri"/>
        </w:rPr>
        <w:fldChar w:fldCharType="separate"/>
      </w:r>
      <w:r w:rsidR="00874954">
        <w:rPr>
          <w:rFonts w:ascii="Calibri" w:eastAsia="Calibri" w:hAnsi="Calibri" w:cs="Calibri"/>
          <w:noProof/>
        </w:rPr>
        <w:t>[12]</w:t>
      </w:r>
      <w:r>
        <w:rPr>
          <w:rFonts w:ascii="Calibri" w:eastAsia="Calibri" w:hAnsi="Calibri" w:cs="Calibri"/>
        </w:rPr>
        <w:fldChar w:fldCharType="end"/>
      </w:r>
      <w:r w:rsidR="00A41844">
        <w:rPr>
          <w:rFonts w:ascii="Calibri" w:eastAsia="Calibri" w:hAnsi="Calibri" w:cs="Calibri"/>
        </w:rPr>
        <w:t>,</w:t>
      </w:r>
      <w:r>
        <w:t xml:space="preserve"> process capability under constant (low) flux over a long duration should be confirmed at small-scale prior to scaleup and prior to validation of viral clearance</w:t>
      </w:r>
      <w:r w:rsidR="00DE16DC">
        <w:t xml:space="preserve"> </w:t>
      </w:r>
      <w:r w:rsidR="00DE16DC">
        <w:fldChar w:fldCharType="begin"/>
      </w:r>
      <w:r w:rsidR="00E46904">
        <w:instrText xml:space="preserve"> ADDIN EN.CITE &lt;EndNote&gt;&lt;Cite&gt;&lt;Author&gt;Johnson&lt;/Author&gt;&lt;Year&gt;2022&lt;/Year&gt;&lt;RecNum&gt;6407&lt;/RecNum&gt;&lt;DisplayText&gt;[13]&lt;/DisplayText&gt;&lt;record&gt;&lt;rec-number&gt;6407&lt;/rec-number&gt;&lt;foreign-keys&gt;&lt;key app="EN" db-id="stvaa20stv0tteedzf35vezpt2vrxarzsvxe" timestamp="1647881676"&gt;6407&lt;/key&gt;&lt;/foreign-keys&gt;&lt;ref-type name="Journal Article"&gt;17&lt;/ref-type&gt;&lt;contributors&gt;&lt;authors&gt;&lt;author&gt;Johnson, Sarah A.&lt;/author&gt;&lt;author&gt;Chen, Shuang&lt;/author&gt;&lt;author&gt;Bolton, Glen&lt;/author&gt;&lt;author&gt;Chen, Qi&lt;/author&gt;&lt;author&gt;Lute, Scott&lt;/author&gt;&lt;author&gt;Fisher, John&lt;/author&gt;&lt;author&gt;Brorson, Kurt&lt;/author&gt;&lt;/authors&gt;&lt;/contributors&gt;&lt;titles&gt;&lt;title&gt;Virus filtration: A review of current and future practices in bioprocessing&lt;/title&gt;&lt;secondary-title&gt;Biotechnology and Bioengineering&lt;/secondary-title&gt;&lt;/titles&gt;&lt;periodical&gt;&lt;full-title&gt;Biotechnology and Bioengineering&lt;/full-title&gt;&lt;/periodical&gt;&lt;pages&gt;743-761&lt;/pages&gt;&lt;volume&gt;119&lt;/volume&gt;&lt;number&gt;3&lt;/number&gt;&lt;dates&gt;&lt;year&gt;2022&lt;/year&gt;&lt;/dates&gt;&lt;publisher&gt;Wiley&lt;/publisher&gt;&lt;isbn&gt;0006-3592&lt;/isbn&gt;&lt;urls&gt;&lt;related-urls&gt;&lt;url&gt;https://dx.doi.org/10.1002/bit.28017&lt;/url&gt;&lt;/related-urls&gt;&lt;/urls&gt;&lt;electronic-resource-num&gt;10.1002/bit.28017&lt;/electronic-resource-num&gt;&lt;/record&gt;&lt;/Cite&gt;&lt;/EndNote&gt;</w:instrText>
      </w:r>
      <w:r w:rsidR="00DE16DC">
        <w:fldChar w:fldCharType="separate"/>
      </w:r>
      <w:r w:rsidR="00DE16DC">
        <w:rPr>
          <w:noProof/>
        </w:rPr>
        <w:t>[13]</w:t>
      </w:r>
      <w:r w:rsidR="00DE16DC">
        <w:fldChar w:fldCharType="end"/>
      </w:r>
      <w:r>
        <w:t xml:space="preserve"> . One significant differen</w:t>
      </w:r>
      <w:r w:rsidR="0006562B">
        <w:t>ce</w:t>
      </w:r>
      <w:r>
        <w:t xml:space="preserve"> between development of a virus filtration step for a continuous versus a batch process is the need to consider scaleup and implementation strategy </w:t>
      </w:r>
      <w:proofErr w:type="gramStart"/>
      <w:r>
        <w:t>in order to</w:t>
      </w:r>
      <w:proofErr w:type="gramEnd"/>
      <w:r>
        <w:t xml:space="preserve"> determine operating flux. The virus filter area should be selected based on how long it will be run, and this will have a direct impact on the process flux of the installed area. Changeout strategy and surge vessel sizing will impact the likelihood and/or frequency of </w:t>
      </w:r>
      <w:r>
        <w:lastRenderedPageBreak/>
        <w:t xml:space="preserve">process pauses, which should be included as part of viral clearance validation testing.  Finally, methods to flush and test the virus filters pre/post use, coupled with methods for tracking and segregating product in the case of </w:t>
      </w:r>
      <w:r w:rsidR="00F62C82">
        <w:t xml:space="preserve">a </w:t>
      </w:r>
      <w:r>
        <w:t>post-use integrity test failure, should be built into the manufacturing control strategy.</w:t>
      </w:r>
    </w:p>
    <w:p w14:paraId="088EF8B2" w14:textId="38C5A026" w:rsidR="002F09E4" w:rsidRDefault="002F09E4" w:rsidP="009152E1">
      <w:pPr>
        <w:spacing w:line="480" w:lineRule="auto"/>
      </w:pPr>
      <w:r>
        <w:t xml:space="preserve">For continuous UF/DF, two process options </w:t>
      </w:r>
      <w:r w:rsidR="00DD120C">
        <w:t>are</w:t>
      </w:r>
      <w:r>
        <w:t xml:space="preserve"> considered</w:t>
      </w:r>
      <w:r w:rsidR="00DE4ED6">
        <w:t>: (1)</w:t>
      </w:r>
      <w:r>
        <w:t xml:space="preserve"> a cycling system</w:t>
      </w:r>
      <w:r w:rsidR="00DE4ED6">
        <w:t xml:space="preserve"> </w:t>
      </w:r>
      <w:proofErr w:type="gramStart"/>
      <w:r w:rsidR="00DE4ED6">
        <w:t>similar to</w:t>
      </w:r>
      <w:proofErr w:type="gramEnd"/>
      <w:r w:rsidR="00DE4ED6">
        <w:t xml:space="preserve"> batch and (2) </w:t>
      </w:r>
      <w:r>
        <w:t>a fully single-pass assembly</w:t>
      </w:r>
      <w:r w:rsidR="001B29EA">
        <w:t xml:space="preserve">, Figure </w:t>
      </w:r>
      <w:r w:rsidR="007524C2">
        <w:t>4</w:t>
      </w:r>
      <w:r>
        <w:t>.</w:t>
      </w:r>
      <w:bookmarkStart w:id="3" w:name="_Toc78973076"/>
      <w:bookmarkStart w:id="4" w:name="_Toc100652870"/>
      <w:r w:rsidR="00DE4ED6">
        <w:t xml:space="preserve"> </w:t>
      </w:r>
      <w:bookmarkEnd w:id="3"/>
      <w:bookmarkEnd w:id="4"/>
      <w:r w:rsidR="002C5A4A">
        <w:t xml:space="preserve"> </w:t>
      </w:r>
      <w:r>
        <w:t>A cycling system can be implemented in two ways: (</w:t>
      </w:r>
      <w:r w:rsidR="00777C73">
        <w:t>A</w:t>
      </w:r>
      <w:r>
        <w:t>) a single tangential-flow filtration (TFF) membrane assembly is connected to two recycle vessels that cycle back and forth between filling and the UF/DF operation or (</w:t>
      </w:r>
      <w:r w:rsidR="00777C73">
        <w:t>B</w:t>
      </w:r>
      <w:r>
        <w:t xml:space="preserve">) two fully parallel systems. For either configuration, process development requirements will be largely </w:t>
      </w:r>
      <w:proofErr w:type="gramStart"/>
      <w:r>
        <w:t>similar to</w:t>
      </w:r>
      <w:proofErr w:type="gramEnd"/>
      <w:r>
        <w:t xml:space="preserve"> batch. </w:t>
      </w:r>
    </w:p>
    <w:p w14:paraId="198B4143" w14:textId="5F6465B3" w:rsidR="002F09E4" w:rsidRDefault="002F09E4" w:rsidP="009152E1">
      <w:pPr>
        <w:spacing w:line="480" w:lineRule="auto"/>
      </w:pPr>
      <w:r w:rsidRPr="2977B744">
        <w:rPr>
          <w:rFonts w:ascii="Calibri" w:eastAsia="Calibri" w:hAnsi="Calibri" w:cs="Calibri"/>
        </w:rPr>
        <w:t xml:space="preserve">A fully single-pass </w:t>
      </w:r>
      <w:r w:rsidRPr="57CA8D96">
        <w:rPr>
          <w:rFonts w:ascii="Calibri" w:eastAsia="Calibri" w:hAnsi="Calibri" w:cs="Calibri"/>
        </w:rPr>
        <w:t>UF/DF</w:t>
      </w:r>
      <w:r w:rsidRPr="2977B744">
        <w:rPr>
          <w:rFonts w:ascii="Calibri" w:eastAsia="Calibri" w:hAnsi="Calibri" w:cs="Calibri"/>
        </w:rPr>
        <w:t xml:space="preserve"> operation has </w:t>
      </w:r>
      <w:r>
        <w:rPr>
          <w:rFonts w:ascii="Calibri" w:eastAsia="Calibri" w:hAnsi="Calibri" w:cs="Calibri"/>
        </w:rPr>
        <w:t xml:space="preserve">the </w:t>
      </w:r>
      <w:r w:rsidRPr="2977B744">
        <w:rPr>
          <w:rFonts w:ascii="Calibri" w:eastAsia="Calibri" w:hAnsi="Calibri" w:cs="Calibri"/>
        </w:rPr>
        <w:t xml:space="preserve">advantages of being truly continuous and requiring minimal hardware.  However, robust scaleup and optimal process control </w:t>
      </w:r>
      <w:r w:rsidR="00A529D5">
        <w:rPr>
          <w:rFonts w:ascii="Calibri" w:eastAsia="Calibri" w:hAnsi="Calibri" w:cs="Calibri"/>
        </w:rPr>
        <w:t>are</w:t>
      </w:r>
      <w:r w:rsidRPr="2977B744">
        <w:rPr>
          <w:rFonts w:ascii="Calibri" w:eastAsia="Calibri" w:hAnsi="Calibri" w:cs="Calibri"/>
        </w:rPr>
        <w:t xml:space="preserve"> still being established </w:t>
      </w:r>
      <w:r w:rsidR="006019A9">
        <w:rPr>
          <w:rFonts w:ascii="Calibri" w:eastAsia="Calibri" w:hAnsi="Calibri" w:cs="Calibri"/>
        </w:rPr>
        <w:t>in the industry</w:t>
      </w:r>
      <w:r w:rsidRPr="2977B744">
        <w:rPr>
          <w:rFonts w:ascii="Calibri" w:eastAsia="Calibri" w:hAnsi="Calibri" w:cs="Calibri"/>
        </w:rPr>
        <w:t>. Membrane path length and crossflow setpoint are the primary drivers of overall conversion factor.</w:t>
      </w:r>
      <w:r w:rsidR="007E4FC9">
        <w:rPr>
          <w:rFonts w:ascii="Calibri" w:eastAsia="Calibri" w:hAnsi="Calibri" w:cs="Calibri"/>
        </w:rPr>
        <w:t xml:space="preserve"> </w:t>
      </w:r>
      <w:r w:rsidRPr="2977B744">
        <w:rPr>
          <w:rFonts w:ascii="Calibri" w:eastAsia="Calibri" w:hAnsi="Calibri" w:cs="Calibri"/>
        </w:rPr>
        <w:t>Diafiltration in single-pass TFF mode can be accomplished via sequential product concentration and re-dilution with buffer over multiple sections of membrane</w:t>
      </w:r>
      <w:r w:rsidR="0060738B">
        <w:rPr>
          <w:rFonts w:ascii="Calibri" w:eastAsia="Calibri" w:hAnsi="Calibri" w:cs="Calibri"/>
        </w:rPr>
        <w:t xml:space="preserve"> </w:t>
      </w:r>
      <w:r w:rsidR="3C885934" w:rsidRPr="2C9152A5">
        <w:rPr>
          <w:rFonts w:ascii="Calibri" w:eastAsia="Calibri" w:hAnsi="Calibri" w:cs="Calibri"/>
        </w:rPr>
        <w:t xml:space="preserve">with buffer added either co-currently or counter-currently. </w:t>
      </w:r>
      <w:r w:rsidR="0060738B">
        <w:rPr>
          <w:rFonts w:ascii="Calibri" w:eastAsia="Calibri" w:hAnsi="Calibri" w:cs="Calibri"/>
        </w:rPr>
        <w:t xml:space="preserve"> </w:t>
      </w:r>
      <w:r w:rsidR="00952CD1">
        <w:rPr>
          <w:rFonts w:ascii="Calibri" w:eastAsia="Calibri" w:hAnsi="Calibri" w:cs="Calibri"/>
        </w:rPr>
        <w:fldChar w:fldCharType="begin">
          <w:fldData xml:space="preserve">PEVuZE5vdGU+PENpdGU+PEF1dGhvcj5Db29sYmF1Z2g8L0F1dGhvcj48WWVhcj4yMDIxPC9ZZWFy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</w:fldData>
        </w:fldChar>
      </w:r>
      <w:r w:rsidR="00E46904">
        <w:rPr>
          <w:rFonts w:ascii="Calibri" w:eastAsia="Calibri" w:hAnsi="Calibri" w:cs="Calibri"/>
        </w:rPr>
        <w:instrText xml:space="preserve"> ADDIN EN.CITE </w:instrText>
      </w:r>
      <w:r w:rsidR="00E46904">
        <w:rPr>
          <w:rFonts w:ascii="Calibri" w:eastAsia="Calibri" w:hAnsi="Calibri" w:cs="Calibri"/>
        </w:rPr>
        <w:fldChar w:fldCharType="begin">
          <w:fldData xml:space="preserve">PEVuZE5vdGU+PENpdGU+PEF1dGhvcj5Db29sYmF1Z2g8L0F1dGhvcj48WWVhcj4yMDIxPC9ZZWFy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</w:fldData>
        </w:fldChar>
      </w:r>
      <w:r w:rsidR="00E46904">
        <w:rPr>
          <w:rFonts w:ascii="Calibri" w:eastAsia="Calibri" w:hAnsi="Calibri" w:cs="Calibri"/>
        </w:rPr>
        <w:instrText xml:space="preserve"> ADDIN EN.CITE.DATA </w:instrText>
      </w:r>
      <w:r w:rsidR="00E46904">
        <w:rPr>
          <w:rFonts w:ascii="Calibri" w:eastAsia="Calibri" w:hAnsi="Calibri" w:cs="Calibri"/>
        </w:rPr>
      </w:r>
      <w:r w:rsidR="00E46904">
        <w:rPr>
          <w:rFonts w:ascii="Calibri" w:eastAsia="Calibri" w:hAnsi="Calibri" w:cs="Calibri"/>
        </w:rPr>
        <w:fldChar w:fldCharType="end"/>
      </w:r>
      <w:r w:rsidR="00952CD1">
        <w:rPr>
          <w:rFonts w:ascii="Calibri" w:eastAsia="Calibri" w:hAnsi="Calibri" w:cs="Calibri"/>
        </w:rPr>
      </w:r>
      <w:r w:rsidR="00952CD1">
        <w:rPr>
          <w:rFonts w:ascii="Calibri" w:eastAsia="Calibri" w:hAnsi="Calibri" w:cs="Calibri"/>
        </w:rPr>
        <w:fldChar w:fldCharType="separate"/>
      </w:r>
      <w:r w:rsidR="00DE16DC">
        <w:rPr>
          <w:rFonts w:ascii="Calibri" w:eastAsia="Calibri" w:hAnsi="Calibri" w:cs="Calibri"/>
          <w:noProof/>
        </w:rPr>
        <w:t>[14, 15]</w:t>
      </w:r>
      <w:r w:rsidR="00952CD1">
        <w:rPr>
          <w:rFonts w:ascii="Calibri" w:eastAsia="Calibri" w:hAnsi="Calibri" w:cs="Calibri"/>
        </w:rPr>
        <w:fldChar w:fldCharType="end"/>
      </w:r>
      <w:r w:rsidRPr="2977B744">
        <w:rPr>
          <w:rFonts w:ascii="Calibri" w:eastAsia="Calibri" w:hAnsi="Calibri" w:cs="Calibri"/>
        </w:rPr>
        <w:t xml:space="preserve">. </w:t>
      </w:r>
      <w:r w:rsidR="00EA68BC">
        <w:rPr>
          <w:rFonts w:ascii="Calibri" w:eastAsia="Calibri" w:hAnsi="Calibri" w:cs="Calibri"/>
        </w:rPr>
        <w:t>D</w:t>
      </w:r>
      <w:r w:rsidRPr="2977B744">
        <w:rPr>
          <w:rFonts w:ascii="Calibri" w:eastAsia="Calibri" w:hAnsi="Calibri" w:cs="Calibri"/>
        </w:rPr>
        <w:t xml:space="preserve">iafiltration process </w:t>
      </w:r>
      <w:r w:rsidR="00EA68BC">
        <w:rPr>
          <w:rFonts w:ascii="Calibri" w:eastAsia="Calibri" w:hAnsi="Calibri" w:cs="Calibri"/>
        </w:rPr>
        <w:t xml:space="preserve">development </w:t>
      </w:r>
      <w:r w:rsidRPr="2977B744">
        <w:rPr>
          <w:rFonts w:ascii="Calibri" w:eastAsia="Calibri" w:hAnsi="Calibri" w:cs="Calibri"/>
        </w:rPr>
        <w:t xml:space="preserve">will require characterization of </w:t>
      </w:r>
      <w:r w:rsidR="00E56B4C">
        <w:rPr>
          <w:rFonts w:ascii="Calibri" w:eastAsia="Calibri" w:hAnsi="Calibri" w:cs="Calibri"/>
        </w:rPr>
        <w:t xml:space="preserve">the </w:t>
      </w:r>
      <w:r w:rsidRPr="2977B744">
        <w:rPr>
          <w:rFonts w:ascii="Calibri" w:eastAsia="Calibri" w:hAnsi="Calibri" w:cs="Calibri"/>
        </w:rPr>
        <w:t xml:space="preserve">concentration factor target for each membrane section prior to re-dilution and confirmation that the target is robustly maintained over extended operation.  </w:t>
      </w:r>
    </w:p>
    <w:p w14:paraId="160B082A" w14:textId="2B32788B" w:rsidR="002E1DAF" w:rsidRPr="006F4180" w:rsidRDefault="00BC73DE" w:rsidP="001E7181">
      <w:pPr>
        <w:spacing w:line="480" w:lineRule="auto"/>
        <w:rPr>
          <w:rStyle w:val="Hyperlink"/>
          <w:b/>
          <w:bCs/>
          <w:noProof/>
          <w:color w:val="auto"/>
        </w:rPr>
      </w:pPr>
      <w:r w:rsidRPr="006F4180">
        <w:rPr>
          <w:rStyle w:val="Hyperlink"/>
          <w:b/>
          <w:bCs/>
          <w:noProof/>
          <w:color w:val="auto"/>
        </w:rPr>
        <w:t>Integration Design C</w:t>
      </w:r>
      <w:r w:rsidR="002E1DAF" w:rsidRPr="006F4180">
        <w:rPr>
          <w:rStyle w:val="Hyperlink"/>
          <w:b/>
          <w:bCs/>
          <w:noProof/>
          <w:color w:val="auto"/>
        </w:rPr>
        <w:t xml:space="preserve">onsiderations </w:t>
      </w:r>
    </w:p>
    <w:p w14:paraId="1F0715F9" w14:textId="2963E4FA" w:rsidR="001E7181" w:rsidRPr="00BC73DE" w:rsidRDefault="001E7181" w:rsidP="001E7181">
      <w:pPr>
        <w:spacing w:line="480" w:lineRule="auto"/>
        <w:rPr>
          <w:rFonts w:ascii="Calibri" w:eastAsia="Calibri" w:hAnsi="Calibri" w:cs="Calibri"/>
        </w:rPr>
      </w:pPr>
      <w:r w:rsidRPr="00BC73DE">
        <w:rPr>
          <w:rFonts w:ascii="Calibri" w:eastAsia="Calibri" w:hAnsi="Calibri" w:cs="Calibri"/>
        </w:rPr>
        <w:t xml:space="preserve">Some development considerations specific to continuous operations include 1) surge tank design </w:t>
      </w:r>
      <w:r w:rsidR="00116C0D" w:rsidRPr="00BC73DE">
        <w:rPr>
          <w:rFonts w:ascii="Calibri" w:eastAsia="Calibri" w:hAnsi="Calibri" w:cs="Calibri"/>
        </w:rPr>
        <w:t>and</w:t>
      </w:r>
      <w:r w:rsidRPr="00BC73DE">
        <w:rPr>
          <w:rFonts w:ascii="Calibri" w:eastAsia="Calibri" w:hAnsi="Calibri" w:cs="Calibri"/>
        </w:rPr>
        <w:t xml:space="preserve"> 2) process flow or residence time considerations</w:t>
      </w:r>
      <w:r w:rsidR="007D320F">
        <w:rPr>
          <w:rFonts w:ascii="Calibri" w:eastAsia="Calibri" w:hAnsi="Calibri" w:cs="Calibri"/>
        </w:rPr>
        <w:t>, including in the bioreactor and integrated downstream train</w:t>
      </w:r>
      <w:r w:rsidRPr="00BC73DE">
        <w:rPr>
          <w:rFonts w:ascii="Calibri" w:eastAsia="Calibri" w:hAnsi="Calibri" w:cs="Calibri"/>
        </w:rPr>
        <w:t xml:space="preserve">. In general, surge tank size should be minimized wherever possible to minimize </w:t>
      </w:r>
      <w:r w:rsidR="00F03DB7" w:rsidRPr="00BC73DE">
        <w:rPr>
          <w:rFonts w:ascii="Calibri" w:eastAsia="Calibri" w:hAnsi="Calibri" w:cs="Calibri"/>
        </w:rPr>
        <w:t xml:space="preserve">product </w:t>
      </w:r>
      <w:r w:rsidRPr="00BC73DE">
        <w:rPr>
          <w:rFonts w:ascii="Calibri" w:eastAsia="Calibri" w:hAnsi="Calibri" w:cs="Calibri"/>
        </w:rPr>
        <w:t xml:space="preserve">dispersion, and thereby maximize the controllability and traceability of product fluid elements moving through the system. Understanding the overall flow characteristics of the integrated process system and its variance </w:t>
      </w:r>
      <w:r w:rsidRPr="00BC73DE">
        <w:rPr>
          <w:rFonts w:ascii="Calibri" w:eastAsia="Calibri" w:hAnsi="Calibri" w:cs="Calibri"/>
        </w:rPr>
        <w:lastRenderedPageBreak/>
        <w:t xml:space="preserve">can then be used to establish a relationship between sampling, testing, and how far forward in the process a decision or action could be taken.  </w:t>
      </w:r>
    </w:p>
    <w:p w14:paraId="6DE2A17C" w14:textId="74E788F8" w:rsidR="001E7181" w:rsidRPr="006F4180" w:rsidRDefault="001E7181" w:rsidP="001A4B5D">
      <w:pPr>
        <w:spacing w:line="240" w:lineRule="auto"/>
        <w:rPr>
          <w:rStyle w:val="Hyperlink"/>
          <w:b/>
          <w:bCs/>
          <w:noProof/>
          <w:color w:val="auto"/>
        </w:rPr>
      </w:pPr>
      <w:r w:rsidRPr="006F4180">
        <w:rPr>
          <w:rStyle w:val="Hyperlink"/>
          <w:b/>
          <w:bCs/>
          <w:noProof/>
          <w:color w:val="auto"/>
        </w:rPr>
        <w:t xml:space="preserve">SDM and </w:t>
      </w:r>
      <w:r w:rsidR="00125FD2" w:rsidRPr="006F4180">
        <w:rPr>
          <w:rStyle w:val="Hyperlink"/>
          <w:b/>
          <w:bCs/>
          <w:noProof/>
          <w:color w:val="auto"/>
        </w:rPr>
        <w:t>P</w:t>
      </w:r>
      <w:r w:rsidRPr="006F4180">
        <w:rPr>
          <w:rStyle w:val="Hyperlink"/>
          <w:b/>
          <w:bCs/>
          <w:noProof/>
          <w:color w:val="auto"/>
        </w:rPr>
        <w:t xml:space="preserve">rocess </w:t>
      </w:r>
      <w:r w:rsidR="00125FD2" w:rsidRPr="006F4180">
        <w:rPr>
          <w:rStyle w:val="Hyperlink"/>
          <w:b/>
          <w:bCs/>
          <w:noProof/>
          <w:color w:val="auto"/>
        </w:rPr>
        <w:t>C</w:t>
      </w:r>
      <w:r w:rsidRPr="006F4180">
        <w:rPr>
          <w:rStyle w:val="Hyperlink"/>
          <w:b/>
          <w:bCs/>
          <w:noProof/>
          <w:color w:val="auto"/>
        </w:rPr>
        <w:t xml:space="preserve">haracterization </w:t>
      </w:r>
    </w:p>
    <w:p w14:paraId="2A59FC72" w14:textId="2E5AD7A2" w:rsidR="001E7181" w:rsidRPr="00BC73DE" w:rsidRDefault="001E7181" w:rsidP="001E7181">
      <w:pPr>
        <w:spacing w:line="480" w:lineRule="auto"/>
        <w:rPr>
          <w:rFonts w:ascii="Calibri" w:eastAsia="Calibri" w:hAnsi="Calibri" w:cs="Calibri"/>
        </w:rPr>
      </w:pPr>
      <w:r w:rsidRPr="00BC73DE">
        <w:rPr>
          <w:rFonts w:ascii="Calibri" w:eastAsia="Calibri" w:hAnsi="Calibri" w:cs="Calibri"/>
        </w:rPr>
        <w:t>As with a batch process, process characterization activities are key to evaluating, improving, and demonstrating that the process design is robust and that it will meet quality and performance requirements.  While the process could be viewed as several linked unit operations, the operation of these unit operations may be quite different in practice from that of a batch manufacturing process, and characterization of a continuous manufacturing process requires a</w:t>
      </w:r>
      <w:r w:rsidR="00BC73DE" w:rsidRPr="00BC73DE">
        <w:rPr>
          <w:rFonts w:ascii="Calibri" w:eastAsia="Calibri" w:hAnsi="Calibri" w:cs="Calibri"/>
        </w:rPr>
        <w:t xml:space="preserve"> scale-down model (</w:t>
      </w:r>
      <w:r w:rsidRPr="00BC73DE">
        <w:rPr>
          <w:rFonts w:ascii="Calibri" w:eastAsia="Calibri" w:hAnsi="Calibri" w:cs="Calibri"/>
        </w:rPr>
        <w:t>SDM</w:t>
      </w:r>
      <w:r w:rsidR="00BC73DE" w:rsidRPr="00BC73DE">
        <w:rPr>
          <w:rFonts w:ascii="Calibri" w:eastAsia="Calibri" w:hAnsi="Calibri" w:cs="Calibri"/>
        </w:rPr>
        <w:t>)</w:t>
      </w:r>
      <w:r w:rsidRPr="00BC73DE">
        <w:rPr>
          <w:rFonts w:ascii="Calibri" w:eastAsia="Calibri" w:hAnsi="Calibri" w:cs="Calibri"/>
        </w:rPr>
        <w:t xml:space="preserve"> capable of elucidating the impact of these differences.  The design of either a steady-state or dynamic production bioreactor model</w:t>
      </w:r>
      <w:r w:rsidR="00B8261C" w:rsidRPr="00BC73DE">
        <w:rPr>
          <w:rFonts w:ascii="Calibri" w:eastAsia="Calibri" w:hAnsi="Calibri" w:cs="Calibri"/>
        </w:rPr>
        <w:t>, including the cell retention device,</w:t>
      </w:r>
      <w:r w:rsidRPr="00BC73DE">
        <w:rPr>
          <w:rFonts w:ascii="Calibri" w:eastAsia="Calibri" w:hAnsi="Calibri" w:cs="Calibri"/>
        </w:rPr>
        <w:t xml:space="preserve"> must account for the operating conditions needed to support a high cell density culture so that the biological environment and the resulting stresses on cellular performance can effectively represent the commercial-scale experience.  For the downstream process, the scale down model could either be 1) traditional </w:t>
      </w:r>
      <w:r w:rsidR="00990BF2" w:rsidRPr="00BC73DE">
        <w:rPr>
          <w:rFonts w:ascii="Calibri" w:eastAsia="Calibri" w:hAnsi="Calibri" w:cs="Calibri"/>
        </w:rPr>
        <w:t>b</w:t>
      </w:r>
      <w:r w:rsidRPr="00BC73DE">
        <w:rPr>
          <w:rFonts w:ascii="Calibri" w:eastAsia="Calibri" w:hAnsi="Calibri" w:cs="Calibri"/>
        </w:rPr>
        <w:t xml:space="preserve">atch where each unit operation is studied independently, 2) </w:t>
      </w:r>
      <w:r w:rsidR="00990BF2" w:rsidRPr="00BC73DE">
        <w:rPr>
          <w:rFonts w:ascii="Calibri" w:eastAsia="Calibri" w:hAnsi="Calibri" w:cs="Calibri"/>
        </w:rPr>
        <w:t>p</w:t>
      </w:r>
      <w:r w:rsidRPr="00BC73DE">
        <w:rPr>
          <w:rFonts w:ascii="Calibri" w:eastAsia="Calibri" w:hAnsi="Calibri" w:cs="Calibri"/>
        </w:rPr>
        <w:t>artially connected where on</w:t>
      </w:r>
      <w:r w:rsidR="00873897" w:rsidRPr="00BC73DE">
        <w:rPr>
          <w:rFonts w:ascii="Calibri" w:eastAsia="Calibri" w:hAnsi="Calibri" w:cs="Calibri"/>
        </w:rPr>
        <w:t>e</w:t>
      </w:r>
      <w:r w:rsidRPr="00BC73DE">
        <w:rPr>
          <w:rFonts w:ascii="Calibri" w:eastAsia="Calibri" w:hAnsi="Calibri" w:cs="Calibri"/>
        </w:rPr>
        <w:t xml:space="preserve"> or more steps are operated in sequence, 3) a pilot continuous model, 4) a mechanistic model or some combination of all </w:t>
      </w:r>
      <w:r w:rsidR="005039D1" w:rsidRPr="00BC73DE">
        <w:rPr>
          <w:rFonts w:ascii="Calibri" w:eastAsia="Calibri" w:hAnsi="Calibri" w:cs="Calibri"/>
        </w:rPr>
        <w:t>four</w:t>
      </w:r>
      <w:r w:rsidRPr="00BC73DE">
        <w:rPr>
          <w:rFonts w:ascii="Calibri" w:eastAsia="Calibri" w:hAnsi="Calibri" w:cs="Calibri"/>
        </w:rPr>
        <w:t xml:space="preserve"> options.  Regardless of the model selected</w:t>
      </w:r>
      <w:r w:rsidR="009C650E" w:rsidRPr="00BC73DE">
        <w:rPr>
          <w:rFonts w:ascii="Calibri" w:eastAsia="Calibri" w:hAnsi="Calibri" w:cs="Calibri"/>
        </w:rPr>
        <w:t>,</w:t>
      </w:r>
      <w:r w:rsidRPr="00BC73DE">
        <w:rPr>
          <w:rFonts w:ascii="Calibri" w:eastAsia="Calibri" w:hAnsi="Calibri" w:cs="Calibri"/>
        </w:rPr>
        <w:t xml:space="preserve"> verification that the model is </w:t>
      </w:r>
      <w:r w:rsidR="006B46C6">
        <w:rPr>
          <w:rFonts w:ascii="Calibri" w:eastAsia="Calibri" w:hAnsi="Calibri" w:cs="Calibri"/>
        </w:rPr>
        <w:t xml:space="preserve">sufficiently </w:t>
      </w:r>
      <w:r w:rsidRPr="00BC73DE">
        <w:rPr>
          <w:rFonts w:ascii="Calibri" w:eastAsia="Calibri" w:hAnsi="Calibri" w:cs="Calibri"/>
        </w:rPr>
        <w:t xml:space="preserve">predictive of the commercial scale </w:t>
      </w:r>
      <w:r w:rsidR="009C650E" w:rsidRPr="00BC73DE">
        <w:rPr>
          <w:rFonts w:ascii="Calibri" w:eastAsia="Calibri" w:hAnsi="Calibri" w:cs="Calibri"/>
        </w:rPr>
        <w:t>is required</w:t>
      </w:r>
      <w:r w:rsidRPr="00BC73DE">
        <w:rPr>
          <w:rFonts w:ascii="Calibri" w:eastAsia="Calibri" w:hAnsi="Calibri" w:cs="Calibri"/>
        </w:rPr>
        <w:t>.</w:t>
      </w:r>
    </w:p>
    <w:p w14:paraId="2E8CC32A" w14:textId="0192ABCD" w:rsidR="00B07495" w:rsidRDefault="001E7181" w:rsidP="008D4FD7">
      <w:pPr>
        <w:spacing w:line="480" w:lineRule="auto"/>
      </w:pPr>
      <w:r w:rsidRPr="00BC73DE">
        <w:rPr>
          <w:rFonts w:ascii="Calibri" w:eastAsia="Calibri" w:hAnsi="Calibri" w:cs="Calibri"/>
        </w:rPr>
        <w:t xml:space="preserve">Prior to execution of process characterization </w:t>
      </w:r>
      <w:r w:rsidR="006B46C6" w:rsidRPr="00BC73DE">
        <w:rPr>
          <w:rFonts w:ascii="Calibri" w:eastAsia="Calibri" w:hAnsi="Calibri" w:cs="Calibri"/>
        </w:rPr>
        <w:t>studies,</w:t>
      </w:r>
      <w:r w:rsidRPr="00BC73DE">
        <w:rPr>
          <w:rFonts w:ascii="Calibri" w:eastAsia="Calibri" w:hAnsi="Calibri" w:cs="Calibri"/>
        </w:rPr>
        <w:t xml:space="preserve"> a </w:t>
      </w:r>
      <w:r w:rsidR="00B23BC3">
        <w:rPr>
          <w:rFonts w:ascii="Calibri" w:eastAsia="Calibri" w:hAnsi="Calibri" w:cs="Calibri"/>
        </w:rPr>
        <w:t>r</w:t>
      </w:r>
      <w:r w:rsidRPr="00BC73DE">
        <w:rPr>
          <w:rFonts w:ascii="Calibri" w:eastAsia="Calibri" w:hAnsi="Calibri" w:cs="Calibri"/>
        </w:rPr>
        <w:t xml:space="preserve">isk </w:t>
      </w:r>
      <w:r w:rsidR="00B23BC3">
        <w:rPr>
          <w:rFonts w:ascii="Calibri" w:eastAsia="Calibri" w:hAnsi="Calibri" w:cs="Calibri"/>
        </w:rPr>
        <w:t>a</w:t>
      </w:r>
      <w:r w:rsidRPr="00BC73DE">
        <w:rPr>
          <w:rFonts w:ascii="Calibri" w:eastAsia="Calibri" w:hAnsi="Calibri" w:cs="Calibri"/>
        </w:rPr>
        <w:t xml:space="preserve">ssessment should be conducted </w:t>
      </w:r>
      <w:r w:rsidR="00EC2316" w:rsidRPr="00BC73DE">
        <w:rPr>
          <w:rFonts w:ascii="Calibri" w:eastAsia="Calibri" w:hAnsi="Calibri" w:cs="Calibri"/>
        </w:rPr>
        <w:t xml:space="preserve">to </w:t>
      </w:r>
      <w:r w:rsidRPr="00BC73DE">
        <w:rPr>
          <w:rFonts w:ascii="Calibri" w:eastAsia="Calibri" w:hAnsi="Calibri" w:cs="Calibri"/>
        </w:rPr>
        <w:t xml:space="preserve">identify variables and process/unit operations that may have an impact on product quality.  While the considerations will be different for a continuous process, particularly the potential impact of variability in outputs from preceding steps, the assessment strategy selected does not need to differ from that used for traditional batch processes.  </w:t>
      </w:r>
    </w:p>
    <w:p w14:paraId="4D7A192E" w14:textId="3650B5F0" w:rsidR="482877DC" w:rsidRDefault="482877DC" w:rsidP="00EE6624">
      <w:pPr>
        <w:keepNext/>
        <w:rPr>
          <w:u w:val="single"/>
        </w:rPr>
      </w:pPr>
      <w:r w:rsidRPr="42583744">
        <w:rPr>
          <w:u w:val="single"/>
        </w:rPr>
        <w:t xml:space="preserve">Upstream Process Characterization </w:t>
      </w:r>
    </w:p>
    <w:p w14:paraId="61B31DCF" w14:textId="5DF5BB23" w:rsidR="00CE585B" w:rsidRDefault="482877DC" w:rsidP="00CE585B">
      <w:pPr>
        <w:spacing w:line="480" w:lineRule="auto"/>
        <w:rPr>
          <w:rFonts w:ascii="Calibri" w:eastAsia="Calibri" w:hAnsi="Calibri" w:cs="Calibri"/>
        </w:rPr>
      </w:pPr>
      <w:r w:rsidRPr="463EE768">
        <w:rPr>
          <w:rFonts w:ascii="Calibri" w:eastAsia="Calibri" w:hAnsi="Calibri" w:cs="Calibri"/>
        </w:rPr>
        <w:t xml:space="preserve">Upstream process characterization carries the same general expectations as </w:t>
      </w:r>
      <w:r w:rsidR="00FE1E13">
        <w:rPr>
          <w:rFonts w:ascii="Calibri" w:eastAsia="Calibri" w:hAnsi="Calibri" w:cs="Calibri"/>
        </w:rPr>
        <w:t xml:space="preserve">for </w:t>
      </w:r>
      <w:r w:rsidRPr="463EE768">
        <w:rPr>
          <w:rFonts w:ascii="Calibri" w:eastAsia="Calibri" w:hAnsi="Calibri" w:cs="Calibri"/>
        </w:rPr>
        <w:t xml:space="preserve">a fed-batch process, but with </w:t>
      </w:r>
      <w:r w:rsidR="0037105A">
        <w:rPr>
          <w:rFonts w:ascii="Calibri" w:eastAsia="Calibri" w:hAnsi="Calibri" w:cs="Calibri"/>
        </w:rPr>
        <w:t xml:space="preserve">a more </w:t>
      </w:r>
      <w:r w:rsidRPr="463EE768">
        <w:rPr>
          <w:rFonts w:ascii="Calibri" w:eastAsia="Calibri" w:hAnsi="Calibri" w:cs="Calibri"/>
        </w:rPr>
        <w:t>complex</w:t>
      </w:r>
      <w:r w:rsidR="0037105A">
        <w:rPr>
          <w:rFonts w:ascii="Calibri" w:eastAsia="Calibri" w:hAnsi="Calibri" w:cs="Calibri"/>
        </w:rPr>
        <w:t xml:space="preserve"> set of</w:t>
      </w:r>
      <w:r w:rsidRPr="463EE768">
        <w:rPr>
          <w:rFonts w:ascii="Calibri" w:eastAsia="Calibri" w:hAnsi="Calibri" w:cs="Calibri"/>
        </w:rPr>
        <w:t xml:space="preserve"> controlled parameters and some unique design considerations due to </w:t>
      </w:r>
      <w:r w:rsidRPr="463EE768">
        <w:rPr>
          <w:rFonts w:ascii="Calibri" w:eastAsia="Calibri" w:hAnsi="Calibri" w:cs="Calibri"/>
        </w:rPr>
        <w:lastRenderedPageBreak/>
        <w:t xml:space="preserve">harvesting product </w:t>
      </w:r>
      <w:r w:rsidR="005D2FA7">
        <w:rPr>
          <w:rFonts w:ascii="Calibri" w:eastAsia="Calibri" w:hAnsi="Calibri" w:cs="Calibri"/>
        </w:rPr>
        <w:t>continuously</w:t>
      </w:r>
      <w:r w:rsidRPr="463EE768">
        <w:rPr>
          <w:rFonts w:ascii="Calibri" w:eastAsia="Calibri" w:hAnsi="Calibri" w:cs="Calibri"/>
        </w:rPr>
        <w:t xml:space="preserve"> for many days.  </w:t>
      </w:r>
      <w:r w:rsidR="00945637">
        <w:rPr>
          <w:rFonts w:ascii="Calibri" w:eastAsia="Calibri" w:hAnsi="Calibri" w:cs="Calibri"/>
        </w:rPr>
        <w:t xml:space="preserve">Parameters identified </w:t>
      </w:r>
      <w:r w:rsidR="005F0E61">
        <w:rPr>
          <w:rFonts w:ascii="Calibri" w:eastAsia="Calibri" w:hAnsi="Calibri" w:cs="Calibri"/>
        </w:rPr>
        <w:t>a</w:t>
      </w:r>
      <w:r w:rsidR="003D1E71">
        <w:rPr>
          <w:rFonts w:ascii="Calibri" w:eastAsia="Calibri" w:hAnsi="Calibri" w:cs="Calibri"/>
        </w:rPr>
        <w:t xml:space="preserve">bove </w:t>
      </w:r>
      <w:r w:rsidR="00E339D5">
        <w:rPr>
          <w:rFonts w:ascii="Calibri" w:eastAsia="Calibri" w:hAnsi="Calibri" w:cs="Calibri"/>
        </w:rPr>
        <w:t xml:space="preserve">pre-defined risk acceptance levels should be evaluated in characterization </w:t>
      </w:r>
      <w:r w:rsidR="00275BDC">
        <w:rPr>
          <w:rFonts w:ascii="Calibri" w:eastAsia="Calibri" w:hAnsi="Calibri" w:cs="Calibri"/>
        </w:rPr>
        <w:t xml:space="preserve">studies to </w:t>
      </w:r>
      <w:r w:rsidR="0003107A">
        <w:rPr>
          <w:rFonts w:ascii="Calibri" w:eastAsia="Calibri" w:hAnsi="Calibri" w:cs="Calibri"/>
        </w:rPr>
        <w:t>demonstrate process understand</w:t>
      </w:r>
      <w:r w:rsidR="0078375E">
        <w:rPr>
          <w:rFonts w:ascii="Calibri" w:eastAsia="Calibri" w:hAnsi="Calibri" w:cs="Calibri"/>
        </w:rPr>
        <w:t>ing</w:t>
      </w:r>
      <w:r w:rsidR="0003107A">
        <w:rPr>
          <w:rFonts w:ascii="Calibri" w:eastAsia="Calibri" w:hAnsi="Calibri" w:cs="Calibri"/>
        </w:rPr>
        <w:t xml:space="preserve"> and inform control strategies</w:t>
      </w:r>
      <w:r w:rsidR="0005770B">
        <w:rPr>
          <w:rFonts w:ascii="Calibri" w:eastAsia="Calibri" w:hAnsi="Calibri" w:cs="Calibri"/>
        </w:rPr>
        <w:t xml:space="preserve">.  </w:t>
      </w:r>
      <w:r w:rsidR="00CE585B">
        <w:rPr>
          <w:rFonts w:ascii="Calibri" w:eastAsia="Calibri" w:hAnsi="Calibri" w:cs="Calibri"/>
        </w:rPr>
        <w:t xml:space="preserve">Upstream controlled parameters to be studied in process characterization span both the growth and production phases </w:t>
      </w:r>
      <w:r w:rsidR="00266C05">
        <w:rPr>
          <w:rFonts w:ascii="Calibri" w:eastAsia="Calibri" w:hAnsi="Calibri" w:cs="Calibri"/>
        </w:rPr>
        <w:t xml:space="preserve">of </w:t>
      </w:r>
      <w:r w:rsidR="00CE585B">
        <w:rPr>
          <w:rFonts w:ascii="Calibri" w:eastAsia="Calibri" w:hAnsi="Calibri" w:cs="Calibri"/>
        </w:rPr>
        <w:t>the process, whether operated in a dynamic or steady state manner.  Parameter</w:t>
      </w:r>
      <w:r w:rsidR="00CB34B2">
        <w:rPr>
          <w:rFonts w:ascii="Calibri" w:eastAsia="Calibri" w:hAnsi="Calibri" w:cs="Calibri"/>
        </w:rPr>
        <w:t>s</w:t>
      </w:r>
      <w:r w:rsidR="00CE585B">
        <w:rPr>
          <w:rFonts w:ascii="Calibri" w:eastAsia="Calibri" w:hAnsi="Calibri" w:cs="Calibri"/>
        </w:rPr>
        <w:t xml:space="preserve"> in the growth phase have the potential to impact the initial production phase performance which may or may not recover under control</w:t>
      </w:r>
      <w:r w:rsidR="00F50586">
        <w:rPr>
          <w:rFonts w:ascii="Calibri" w:eastAsia="Calibri" w:hAnsi="Calibri" w:cs="Calibri"/>
        </w:rPr>
        <w:t>led</w:t>
      </w:r>
      <w:r w:rsidR="00CE585B">
        <w:rPr>
          <w:rFonts w:ascii="Calibri" w:eastAsia="Calibri" w:hAnsi="Calibri" w:cs="Calibri"/>
        </w:rPr>
        <w:t xml:space="preserve"> production phase operations.  As a result, growth phase and production phase parameters identified for characterization should be evaluated in separate studies, in </w:t>
      </w:r>
      <w:r w:rsidR="008A22F8">
        <w:rPr>
          <w:rFonts w:ascii="Calibri" w:eastAsia="Calibri" w:hAnsi="Calibri" w:cs="Calibri"/>
        </w:rPr>
        <w:t>various statistical approaches</w:t>
      </w:r>
      <w:r w:rsidR="00CE585B">
        <w:rPr>
          <w:rFonts w:ascii="Calibri" w:eastAsia="Calibri" w:hAnsi="Calibri" w:cs="Calibri"/>
        </w:rPr>
        <w:t>, with the other phase operated at center point</w:t>
      </w:r>
      <w:r w:rsidR="00287E59">
        <w:rPr>
          <w:rFonts w:ascii="Calibri" w:eastAsia="Calibri" w:hAnsi="Calibri" w:cs="Calibri"/>
        </w:rPr>
        <w:t xml:space="preserve"> </w:t>
      </w:r>
      <w:r w:rsidR="00CE585B">
        <w:rPr>
          <w:rFonts w:ascii="Calibri" w:eastAsia="Calibri" w:hAnsi="Calibri" w:cs="Calibri"/>
        </w:rPr>
        <w:t xml:space="preserve">to </w:t>
      </w:r>
      <w:r w:rsidR="007E6186">
        <w:rPr>
          <w:rFonts w:ascii="Calibri" w:eastAsia="Calibri" w:hAnsi="Calibri" w:cs="Calibri"/>
        </w:rPr>
        <w:t>isolate</w:t>
      </w:r>
      <w:r w:rsidR="00CE585B">
        <w:rPr>
          <w:rFonts w:ascii="Calibri" w:eastAsia="Calibri" w:hAnsi="Calibri" w:cs="Calibri"/>
        </w:rPr>
        <w:t xml:space="preserve"> the impact of the appropriate phase parameters. Worst-case conditions identified from </w:t>
      </w:r>
      <w:r w:rsidR="00BB6858">
        <w:rPr>
          <w:rFonts w:ascii="Calibri" w:eastAsia="Calibri" w:hAnsi="Calibri" w:cs="Calibri"/>
        </w:rPr>
        <w:t>statistical</w:t>
      </w:r>
      <w:r w:rsidR="00CE585B">
        <w:rPr>
          <w:rFonts w:ascii="Calibri" w:eastAsia="Calibri" w:hAnsi="Calibri" w:cs="Calibri"/>
        </w:rPr>
        <w:t xml:space="preserve"> models should be evaluated for long-term impact on process performance and product quality.  </w:t>
      </w:r>
    </w:p>
    <w:p w14:paraId="5FCD97C2" w14:textId="5DF6A441" w:rsidR="00CE585B" w:rsidRDefault="00BC63F8" w:rsidP="00CD2FD0">
      <w:pPr>
        <w:spacing w:line="480" w:lineRule="auto"/>
      </w:pPr>
      <w:r>
        <w:rPr>
          <w:rFonts w:ascii="Calibri" w:eastAsia="Calibri" w:hAnsi="Calibri" w:cs="Calibri"/>
        </w:rPr>
        <w:t xml:space="preserve">Due to the unique nature of the continuous bioreactor harvest and the extended duration of operation and control, the time dependency of titer and product quality attributes across process conditions must be understood.  Process characterization studies should be executed for a sufficient duration to </w:t>
      </w:r>
      <w:r w:rsidR="009C7CDF">
        <w:rPr>
          <w:rFonts w:ascii="Calibri" w:eastAsia="Calibri" w:hAnsi="Calibri" w:cs="Calibri"/>
        </w:rPr>
        <w:t>assess</w:t>
      </w:r>
      <w:r>
        <w:rPr>
          <w:rFonts w:ascii="Calibri" w:eastAsia="Calibri" w:hAnsi="Calibri" w:cs="Calibri"/>
        </w:rPr>
        <w:t xml:space="preserve"> the full impact of parameter effects through the </w:t>
      </w:r>
      <w:r w:rsidR="0071058A">
        <w:rPr>
          <w:rFonts w:ascii="Calibri" w:eastAsia="Calibri" w:hAnsi="Calibri" w:cs="Calibri"/>
        </w:rPr>
        <w:t>entire</w:t>
      </w:r>
      <w:r>
        <w:rPr>
          <w:rFonts w:ascii="Calibri" w:eastAsia="Calibri" w:hAnsi="Calibri" w:cs="Calibri"/>
        </w:rPr>
        <w:t xml:space="preserve"> harvest duration</w:t>
      </w:r>
      <w:r w:rsidR="0071058A">
        <w:rPr>
          <w:rFonts w:ascii="Calibri" w:eastAsia="Calibri" w:hAnsi="Calibri" w:cs="Calibri"/>
        </w:rPr>
        <w:t xml:space="preserve"> and support </w:t>
      </w:r>
      <w:r w:rsidR="008D7073">
        <w:rPr>
          <w:rFonts w:ascii="Calibri" w:eastAsia="Calibri" w:hAnsi="Calibri" w:cs="Calibri"/>
        </w:rPr>
        <w:t>batch definition strategies (e.g.</w:t>
      </w:r>
      <w:r w:rsidR="00923418">
        <w:rPr>
          <w:rFonts w:ascii="Calibri" w:eastAsia="Calibri" w:hAnsi="Calibri" w:cs="Calibri"/>
        </w:rPr>
        <w:t xml:space="preserve">, </w:t>
      </w:r>
      <w:r w:rsidR="002220F7">
        <w:rPr>
          <w:rFonts w:ascii="Calibri" w:eastAsia="Calibri" w:hAnsi="Calibri" w:cs="Calibri"/>
        </w:rPr>
        <w:t xml:space="preserve">fully </w:t>
      </w:r>
      <w:proofErr w:type="gramStart"/>
      <w:r w:rsidR="002220F7">
        <w:rPr>
          <w:rFonts w:ascii="Calibri" w:eastAsia="Calibri" w:hAnsi="Calibri" w:cs="Calibri"/>
        </w:rPr>
        <w:t>continuous</w:t>
      </w:r>
      <w:proofErr w:type="gramEnd"/>
      <w:r w:rsidR="0004444F">
        <w:rPr>
          <w:rFonts w:ascii="Calibri" w:eastAsia="Calibri" w:hAnsi="Calibri" w:cs="Calibri"/>
        </w:rPr>
        <w:t xml:space="preserve"> or downstream po</w:t>
      </w:r>
      <w:r w:rsidR="00CD51AF">
        <w:rPr>
          <w:rFonts w:ascii="Calibri" w:eastAsia="Calibri" w:hAnsi="Calibri" w:cs="Calibri"/>
        </w:rPr>
        <w:t>oling</w:t>
      </w:r>
      <w:r w:rsidR="003D7E5E">
        <w:rPr>
          <w:rFonts w:ascii="Calibri" w:eastAsia="Calibri" w:hAnsi="Calibri" w:cs="Calibri"/>
        </w:rPr>
        <w:t>)</w:t>
      </w:r>
      <w:r>
        <w:rPr>
          <w:rFonts w:ascii="Calibri" w:eastAsia="Calibri" w:hAnsi="Calibri" w:cs="Calibri"/>
        </w:rPr>
        <w:t>.</w:t>
      </w:r>
    </w:p>
    <w:p w14:paraId="117FD067" w14:textId="421826A1" w:rsidR="00166C29" w:rsidRDefault="00455FE3" w:rsidP="00CD2FD0">
      <w:pPr>
        <w:spacing w:line="480" w:lineRule="auto"/>
        <w:rPr>
          <w:rFonts w:ascii="Calibri" w:eastAsia="Calibri" w:hAnsi="Calibri" w:cs="Calibri"/>
        </w:rPr>
      </w:pPr>
      <w:r>
        <w:rPr>
          <w:rFonts w:ascii="Calibri" w:eastAsia="Calibri" w:hAnsi="Calibri" w:cs="Calibri"/>
        </w:rPr>
        <w:t>Prior knowledge</w:t>
      </w:r>
      <w:r w:rsidR="00721F16">
        <w:rPr>
          <w:rFonts w:ascii="Calibri" w:eastAsia="Calibri" w:hAnsi="Calibri" w:cs="Calibri"/>
        </w:rPr>
        <w:t>,</w:t>
      </w:r>
      <w:r>
        <w:rPr>
          <w:rFonts w:ascii="Calibri" w:eastAsia="Calibri" w:hAnsi="Calibri" w:cs="Calibri"/>
        </w:rPr>
        <w:t xml:space="preserve"> </w:t>
      </w:r>
      <w:r w:rsidR="00F5691B">
        <w:rPr>
          <w:rFonts w:ascii="Calibri" w:eastAsia="Calibri" w:hAnsi="Calibri" w:cs="Calibri"/>
        </w:rPr>
        <w:t xml:space="preserve">development </w:t>
      </w:r>
      <w:r w:rsidR="0005770B">
        <w:rPr>
          <w:rFonts w:ascii="Calibri" w:eastAsia="Calibri" w:hAnsi="Calibri" w:cs="Calibri"/>
        </w:rPr>
        <w:t>optimization</w:t>
      </w:r>
      <w:r w:rsidR="0024208F">
        <w:rPr>
          <w:rFonts w:ascii="Calibri" w:eastAsia="Calibri" w:hAnsi="Calibri" w:cs="Calibri"/>
        </w:rPr>
        <w:t>,</w:t>
      </w:r>
      <w:r w:rsidR="00C36281">
        <w:rPr>
          <w:rFonts w:ascii="Calibri" w:eastAsia="Calibri" w:hAnsi="Calibri" w:cs="Calibri"/>
        </w:rPr>
        <w:t xml:space="preserve"> </w:t>
      </w:r>
      <w:r w:rsidR="00335882">
        <w:rPr>
          <w:rFonts w:ascii="Calibri" w:eastAsia="Calibri" w:hAnsi="Calibri" w:cs="Calibri"/>
        </w:rPr>
        <w:t>and</w:t>
      </w:r>
      <w:r w:rsidR="00C36281">
        <w:rPr>
          <w:rFonts w:ascii="Calibri" w:eastAsia="Calibri" w:hAnsi="Calibri" w:cs="Calibri"/>
        </w:rPr>
        <w:t xml:space="preserve"> </w:t>
      </w:r>
      <w:r w:rsidR="00F5691B">
        <w:rPr>
          <w:rFonts w:ascii="Calibri" w:eastAsia="Calibri" w:hAnsi="Calibri" w:cs="Calibri"/>
        </w:rPr>
        <w:t>s</w:t>
      </w:r>
      <w:r w:rsidR="482877DC" w:rsidRPr="463EE768">
        <w:rPr>
          <w:rFonts w:ascii="Calibri" w:eastAsia="Calibri" w:hAnsi="Calibri" w:cs="Calibri"/>
        </w:rPr>
        <w:t>creening studies may</w:t>
      </w:r>
      <w:r w:rsidR="00335882">
        <w:rPr>
          <w:rFonts w:ascii="Calibri" w:eastAsia="Calibri" w:hAnsi="Calibri" w:cs="Calibri"/>
        </w:rPr>
        <w:t xml:space="preserve"> all</w:t>
      </w:r>
      <w:r w:rsidR="482877DC" w:rsidRPr="463EE768">
        <w:rPr>
          <w:rFonts w:ascii="Calibri" w:eastAsia="Calibri" w:hAnsi="Calibri" w:cs="Calibri"/>
        </w:rPr>
        <w:t xml:space="preserve"> be leveraged to identify </w:t>
      </w:r>
      <w:r w:rsidR="000F0891">
        <w:rPr>
          <w:rFonts w:ascii="Calibri" w:eastAsia="Calibri" w:hAnsi="Calibri" w:cs="Calibri"/>
        </w:rPr>
        <w:t xml:space="preserve">parameters with </w:t>
      </w:r>
      <w:r w:rsidR="006D7E1A">
        <w:rPr>
          <w:rFonts w:ascii="Calibri" w:eastAsia="Calibri" w:hAnsi="Calibri" w:cs="Calibri"/>
        </w:rPr>
        <w:t xml:space="preserve">process or product impact </w:t>
      </w:r>
      <w:r w:rsidR="000F0891">
        <w:rPr>
          <w:rFonts w:ascii="Calibri" w:eastAsia="Calibri" w:hAnsi="Calibri" w:cs="Calibri"/>
        </w:rPr>
        <w:t>not expected to be involved in significant interactions</w:t>
      </w:r>
      <w:r w:rsidR="00BD603F">
        <w:rPr>
          <w:rFonts w:ascii="Calibri" w:eastAsia="Calibri" w:hAnsi="Calibri" w:cs="Calibri"/>
        </w:rPr>
        <w:t>. These parameters may</w:t>
      </w:r>
      <w:r w:rsidR="000F0891">
        <w:rPr>
          <w:rFonts w:ascii="Calibri" w:eastAsia="Calibri" w:hAnsi="Calibri" w:cs="Calibri"/>
        </w:rPr>
        <w:t xml:space="preserve"> be studied in one factor at-a-time (OFAT) </w:t>
      </w:r>
      <w:r w:rsidR="008C633E">
        <w:rPr>
          <w:rFonts w:ascii="Calibri" w:eastAsia="Calibri" w:hAnsi="Calibri" w:cs="Calibri"/>
        </w:rPr>
        <w:t>experiment</w:t>
      </w:r>
      <w:r w:rsidR="006D7E1A">
        <w:rPr>
          <w:rFonts w:ascii="Calibri" w:eastAsia="Calibri" w:hAnsi="Calibri" w:cs="Calibri"/>
        </w:rPr>
        <w:t>.</w:t>
      </w:r>
      <w:r w:rsidR="000F0891">
        <w:rPr>
          <w:rFonts w:ascii="Calibri" w:eastAsia="Calibri" w:hAnsi="Calibri" w:cs="Calibri"/>
        </w:rPr>
        <w:t xml:space="preserve"> </w:t>
      </w:r>
      <w:r w:rsidR="00A16F47">
        <w:rPr>
          <w:rFonts w:ascii="Calibri" w:eastAsia="Calibri" w:hAnsi="Calibri" w:cs="Calibri"/>
        </w:rPr>
        <w:t>M</w:t>
      </w:r>
      <w:r w:rsidR="00A16F47" w:rsidRPr="463EE768">
        <w:rPr>
          <w:rFonts w:ascii="Calibri" w:eastAsia="Calibri" w:hAnsi="Calibri" w:cs="Calibri"/>
        </w:rPr>
        <w:t xml:space="preserve">ore complex </w:t>
      </w:r>
      <w:r w:rsidR="00A16F47">
        <w:rPr>
          <w:rFonts w:ascii="Calibri" w:eastAsia="Calibri" w:hAnsi="Calibri" w:cs="Calibri"/>
        </w:rPr>
        <w:t xml:space="preserve">statistical </w:t>
      </w:r>
      <w:r w:rsidR="00A05EFE">
        <w:rPr>
          <w:rFonts w:ascii="Calibri" w:eastAsia="Calibri" w:hAnsi="Calibri" w:cs="Calibri"/>
        </w:rPr>
        <w:t>methods</w:t>
      </w:r>
      <w:r w:rsidR="00A16F47">
        <w:rPr>
          <w:rFonts w:ascii="Calibri" w:eastAsia="Calibri" w:hAnsi="Calibri" w:cs="Calibri"/>
        </w:rPr>
        <w:t xml:space="preserve">, such as </w:t>
      </w:r>
      <w:r w:rsidR="00A16F47" w:rsidRPr="463EE768">
        <w:rPr>
          <w:rFonts w:ascii="Calibri" w:eastAsia="Calibri" w:hAnsi="Calibri" w:cs="Calibri"/>
        </w:rPr>
        <w:t>design of experiments</w:t>
      </w:r>
      <w:r w:rsidR="00A16F47">
        <w:rPr>
          <w:rFonts w:ascii="Calibri" w:eastAsia="Calibri" w:hAnsi="Calibri" w:cs="Calibri"/>
        </w:rPr>
        <w:t xml:space="preserve"> (DoE) or Bayesian hierarchical modeling,</w:t>
      </w:r>
      <w:r w:rsidR="003965BE">
        <w:rPr>
          <w:rFonts w:ascii="Calibri" w:eastAsia="Calibri" w:hAnsi="Calibri" w:cs="Calibri"/>
        </w:rPr>
        <w:t xml:space="preserve"> </w:t>
      </w:r>
      <w:r w:rsidR="00133676">
        <w:rPr>
          <w:rFonts w:ascii="Calibri" w:eastAsia="Calibri" w:hAnsi="Calibri" w:cs="Calibri"/>
        </w:rPr>
        <w:t xml:space="preserve">can be leveraged to explore the process operating space </w:t>
      </w:r>
      <w:r w:rsidR="006C4728">
        <w:rPr>
          <w:rFonts w:ascii="Calibri" w:eastAsia="Calibri" w:hAnsi="Calibri" w:cs="Calibri"/>
        </w:rPr>
        <w:t xml:space="preserve">across </w:t>
      </w:r>
      <w:r w:rsidR="00717D21">
        <w:rPr>
          <w:rFonts w:ascii="Calibri" w:eastAsia="Calibri" w:hAnsi="Calibri" w:cs="Calibri"/>
        </w:rPr>
        <w:t>controlled parameters expected to have significant process and product quality impacts and/or interactions.</w:t>
      </w:r>
      <w:r w:rsidR="001D48AE">
        <w:rPr>
          <w:rFonts w:ascii="Calibri" w:eastAsia="Calibri" w:hAnsi="Calibri" w:cs="Calibri"/>
        </w:rPr>
        <w:t xml:space="preserve">  </w:t>
      </w:r>
      <w:r w:rsidR="006655A9">
        <w:rPr>
          <w:rFonts w:ascii="Calibri" w:eastAsia="Calibri" w:hAnsi="Calibri" w:cs="Calibri"/>
        </w:rPr>
        <w:t>T</w:t>
      </w:r>
      <w:r w:rsidR="009B5B4D">
        <w:rPr>
          <w:rFonts w:ascii="Calibri" w:eastAsia="Calibri" w:hAnsi="Calibri" w:cs="Calibri"/>
        </w:rPr>
        <w:t xml:space="preserve">raditional and mixed model DoE </w:t>
      </w:r>
      <w:r w:rsidR="00D25E83">
        <w:rPr>
          <w:rFonts w:ascii="Calibri" w:eastAsia="Calibri" w:hAnsi="Calibri" w:cs="Calibri"/>
        </w:rPr>
        <w:t>application</w:t>
      </w:r>
      <w:r w:rsidR="009B5B4D">
        <w:rPr>
          <w:rFonts w:ascii="Calibri" w:eastAsia="Calibri" w:hAnsi="Calibri" w:cs="Calibri"/>
        </w:rPr>
        <w:t>s</w:t>
      </w:r>
      <w:r w:rsidR="00C31D06">
        <w:rPr>
          <w:rFonts w:ascii="Calibri" w:eastAsia="Calibri" w:hAnsi="Calibri" w:cs="Calibri"/>
        </w:rPr>
        <w:t xml:space="preserve"> may</w:t>
      </w:r>
      <w:r w:rsidR="009B5B4D">
        <w:rPr>
          <w:rFonts w:ascii="Calibri" w:eastAsia="Calibri" w:hAnsi="Calibri" w:cs="Calibri"/>
        </w:rPr>
        <w:t xml:space="preserve"> require </w:t>
      </w:r>
      <w:r w:rsidR="00166C29">
        <w:rPr>
          <w:rFonts w:ascii="Calibri" w:eastAsia="Calibri" w:hAnsi="Calibri" w:cs="Calibri"/>
        </w:rPr>
        <w:t>multiple statistical models across the design space to account for the potential impact of time</w:t>
      </w:r>
      <w:r w:rsidR="00BA72D4">
        <w:rPr>
          <w:rFonts w:ascii="Calibri" w:eastAsia="Calibri" w:hAnsi="Calibri" w:cs="Calibri"/>
        </w:rPr>
        <w:t xml:space="preserve"> on the response from controlled parameters</w:t>
      </w:r>
      <w:r w:rsidR="00166C29">
        <w:rPr>
          <w:rFonts w:ascii="Calibri" w:eastAsia="Calibri" w:hAnsi="Calibri" w:cs="Calibri"/>
        </w:rPr>
        <w:t>.  A</w:t>
      </w:r>
      <w:r w:rsidR="00DD78FC">
        <w:rPr>
          <w:rFonts w:ascii="Calibri" w:eastAsia="Calibri" w:hAnsi="Calibri" w:cs="Calibri"/>
        </w:rPr>
        <w:t xml:space="preserve">s an alternative, </w:t>
      </w:r>
      <w:r w:rsidR="00642AF0">
        <w:rPr>
          <w:rFonts w:ascii="Calibri" w:eastAsia="Calibri" w:hAnsi="Calibri" w:cs="Calibri"/>
        </w:rPr>
        <w:t>Bayesian hierarch</w:t>
      </w:r>
      <w:r w:rsidR="00AA43EB">
        <w:rPr>
          <w:rFonts w:ascii="Calibri" w:eastAsia="Calibri" w:hAnsi="Calibri" w:cs="Calibri"/>
        </w:rPr>
        <w:t xml:space="preserve">ical modeling </w:t>
      </w:r>
      <w:r w:rsidR="00E6070F">
        <w:rPr>
          <w:rFonts w:ascii="Calibri" w:eastAsia="Calibri" w:hAnsi="Calibri" w:cs="Calibri"/>
        </w:rPr>
        <w:t>offers a</w:t>
      </w:r>
      <w:r w:rsidR="00551FC4">
        <w:rPr>
          <w:rFonts w:ascii="Calibri" w:eastAsia="Calibri" w:hAnsi="Calibri" w:cs="Calibri"/>
        </w:rPr>
        <w:t xml:space="preserve"> </w:t>
      </w:r>
      <w:r w:rsidR="00551FC4">
        <w:rPr>
          <w:rFonts w:ascii="Calibri" w:eastAsia="Calibri" w:hAnsi="Calibri" w:cs="Calibri"/>
        </w:rPr>
        <w:lastRenderedPageBreak/>
        <w:t>potential</w:t>
      </w:r>
      <w:r w:rsidR="0073098E">
        <w:rPr>
          <w:rFonts w:ascii="Calibri" w:eastAsia="Calibri" w:hAnsi="Calibri" w:cs="Calibri"/>
        </w:rPr>
        <w:t>ly</w:t>
      </w:r>
      <w:r w:rsidR="00551FC4">
        <w:rPr>
          <w:rFonts w:ascii="Calibri" w:eastAsia="Calibri" w:hAnsi="Calibri" w:cs="Calibri"/>
        </w:rPr>
        <w:t xml:space="preserve"> more efficient analysis of linear and non-linear relati</w:t>
      </w:r>
      <w:r w:rsidR="00861520">
        <w:rPr>
          <w:rFonts w:ascii="Calibri" w:eastAsia="Calibri" w:hAnsi="Calibri" w:cs="Calibri"/>
        </w:rPr>
        <w:t xml:space="preserve">onships </w:t>
      </w:r>
      <w:r w:rsidR="001C5F9E">
        <w:rPr>
          <w:rFonts w:ascii="Calibri" w:eastAsia="Calibri" w:hAnsi="Calibri" w:cs="Calibri"/>
        </w:rPr>
        <w:t xml:space="preserve">by treating time as a random variable.  </w:t>
      </w:r>
      <w:r w:rsidR="00172F4B">
        <w:rPr>
          <w:rFonts w:ascii="Calibri" w:eastAsia="Calibri" w:hAnsi="Calibri" w:cs="Calibri"/>
        </w:rPr>
        <w:t xml:space="preserve">The </w:t>
      </w:r>
      <w:r w:rsidR="009E2C57">
        <w:rPr>
          <w:rFonts w:ascii="Calibri" w:eastAsia="Calibri" w:hAnsi="Calibri" w:cs="Calibri"/>
        </w:rPr>
        <w:t xml:space="preserve">outcomes </w:t>
      </w:r>
      <w:r w:rsidR="00CB2C4B">
        <w:rPr>
          <w:rFonts w:ascii="Calibri" w:eastAsia="Calibri" w:hAnsi="Calibri" w:cs="Calibri"/>
        </w:rPr>
        <w:t xml:space="preserve">of time and fixed control parameters are presented as </w:t>
      </w:r>
      <w:r w:rsidR="00670C19">
        <w:rPr>
          <w:rFonts w:ascii="Calibri" w:eastAsia="Calibri" w:hAnsi="Calibri" w:cs="Calibri"/>
        </w:rPr>
        <w:t xml:space="preserve">probability distributions and can be leveraged </w:t>
      </w:r>
      <w:r w:rsidR="00814EFF">
        <w:rPr>
          <w:rFonts w:ascii="Calibri" w:eastAsia="Calibri" w:hAnsi="Calibri" w:cs="Calibri"/>
        </w:rPr>
        <w:t xml:space="preserve">for predictive purposes </w:t>
      </w:r>
      <w:proofErr w:type="gramStart"/>
      <w:r w:rsidR="00814EFF">
        <w:rPr>
          <w:rFonts w:ascii="Calibri" w:eastAsia="Calibri" w:hAnsi="Calibri" w:cs="Calibri"/>
        </w:rPr>
        <w:t>similar to</w:t>
      </w:r>
      <w:proofErr w:type="gramEnd"/>
      <w:r w:rsidR="00814EFF">
        <w:rPr>
          <w:rFonts w:ascii="Calibri" w:eastAsia="Calibri" w:hAnsi="Calibri" w:cs="Calibri"/>
        </w:rPr>
        <w:t xml:space="preserve"> traditional DoE methods.  An example of </w:t>
      </w:r>
      <w:r w:rsidR="000607C8">
        <w:rPr>
          <w:rFonts w:ascii="Calibri" w:eastAsia="Calibri" w:hAnsi="Calibri" w:cs="Calibri"/>
        </w:rPr>
        <w:t>a Bayesian</w:t>
      </w:r>
      <w:r w:rsidR="00814EFF">
        <w:rPr>
          <w:rFonts w:ascii="Calibri" w:eastAsia="Calibri" w:hAnsi="Calibri" w:cs="Calibri"/>
        </w:rPr>
        <w:t xml:space="preserve"> application is presented below, with </w:t>
      </w:r>
      <w:r w:rsidR="00801ABE">
        <w:rPr>
          <w:rFonts w:ascii="Calibri" w:eastAsia="Calibri" w:hAnsi="Calibri" w:cs="Calibri"/>
        </w:rPr>
        <w:t xml:space="preserve">further comparisons of traditional DoE and Bayesian approaches available in the </w:t>
      </w:r>
      <w:r w:rsidR="001A25FA">
        <w:rPr>
          <w:rFonts w:ascii="Calibri" w:eastAsia="Calibri" w:hAnsi="Calibri" w:cs="Calibri"/>
        </w:rPr>
        <w:t>full N-</w:t>
      </w:r>
      <w:proofErr w:type="spellStart"/>
      <w:r w:rsidR="001A25FA">
        <w:rPr>
          <w:rFonts w:ascii="Calibri" w:eastAsia="Calibri" w:hAnsi="Calibri" w:cs="Calibri"/>
        </w:rPr>
        <w:t>mAb</w:t>
      </w:r>
      <w:proofErr w:type="spellEnd"/>
      <w:r w:rsidR="001A25FA">
        <w:rPr>
          <w:rFonts w:ascii="Calibri" w:eastAsia="Calibri" w:hAnsi="Calibri" w:cs="Calibri"/>
        </w:rPr>
        <w:t xml:space="preserve"> manuscript.</w:t>
      </w:r>
    </w:p>
    <w:p w14:paraId="54FED487" w14:textId="3B0351AC" w:rsidR="00D86488" w:rsidRDefault="00A813A3" w:rsidP="00943E93">
      <w:pPr>
        <w:spacing w:line="480" w:lineRule="auto"/>
      </w:pPr>
      <w:r>
        <w:t xml:space="preserve">Bayesian analysis </w:t>
      </w:r>
      <w:r w:rsidR="009853BF">
        <w:t>generate</w:t>
      </w:r>
      <w:r w:rsidR="00E6664A">
        <w:t>s</w:t>
      </w:r>
      <w:r w:rsidR="009853BF">
        <w:t xml:space="preserve"> expected distributions of response variable</w:t>
      </w:r>
      <w:r w:rsidR="007B7E35">
        <w:t>s</w:t>
      </w:r>
      <w:r w:rsidR="00B50956">
        <w:t xml:space="preserve"> </w:t>
      </w:r>
      <w:r w:rsidR="00F03A2B">
        <w:t>from</w:t>
      </w:r>
      <w:r w:rsidR="00B50956">
        <w:t xml:space="preserve"> complex non-linear </w:t>
      </w:r>
      <w:r w:rsidR="00906683">
        <w:t xml:space="preserve">multivariable functions.  </w:t>
      </w:r>
      <w:r w:rsidR="00D5698A">
        <w:t xml:space="preserve">To illustrate this application, </w:t>
      </w:r>
      <w:r w:rsidR="003F5EE9">
        <w:t xml:space="preserve">consider the </w:t>
      </w:r>
      <w:r w:rsidR="00D34AC2">
        <w:t>scenario where nutrient levels and declining viability</w:t>
      </w:r>
      <w:r w:rsidR="0043009D">
        <w:t xml:space="preserve"> </w:t>
      </w:r>
      <w:r w:rsidR="00263916">
        <w:t xml:space="preserve">in a dynamic continuous process </w:t>
      </w:r>
      <w:r w:rsidR="00AC2585">
        <w:t>result in</w:t>
      </w:r>
      <w:r w:rsidR="00D34AC2">
        <w:t xml:space="preserve"> a non-linear </w:t>
      </w:r>
      <w:r w:rsidR="000F1E80">
        <w:t xml:space="preserve">time-dependent </w:t>
      </w:r>
      <w:r w:rsidR="00756F44">
        <w:t xml:space="preserve">increase in high mannose species </w:t>
      </w:r>
      <w:r w:rsidR="00AC2585">
        <w:t>at</w:t>
      </w:r>
      <w:r w:rsidR="000F1E80">
        <w:t xml:space="preserve"> varying perfusion rates (see Figure </w:t>
      </w:r>
      <w:r w:rsidR="007524C2">
        <w:t>5</w:t>
      </w:r>
      <w:r w:rsidR="005A2205">
        <w:t>a</w:t>
      </w:r>
      <w:r w:rsidR="000F1E80">
        <w:t>).</w:t>
      </w:r>
      <w:r w:rsidR="009940DE">
        <w:t xml:space="preserve">  </w:t>
      </w:r>
      <w:r w:rsidR="00833FFA">
        <w:t xml:space="preserve">  </w:t>
      </w:r>
    </w:p>
    <w:p w14:paraId="10146294" w14:textId="575196C8" w:rsidR="006D6F1B" w:rsidRDefault="00833FFA" w:rsidP="00943E93">
      <w:pPr>
        <w:spacing w:line="480" w:lineRule="auto"/>
      </w:pPr>
      <w:r>
        <w:t xml:space="preserve">A suitable </w:t>
      </w:r>
      <w:r w:rsidR="003344C5">
        <w:t xml:space="preserve">exponential </w:t>
      </w:r>
      <w:r>
        <w:t xml:space="preserve">mathematical function can be identified through model fitting to best capture the observed response in the </w:t>
      </w:r>
      <w:r w:rsidR="008347C6">
        <w:t xml:space="preserve">full </w:t>
      </w:r>
      <w:r>
        <w:t>characterization data</w:t>
      </w:r>
      <w:r w:rsidR="008347C6">
        <w:t xml:space="preserve"> set</w:t>
      </w:r>
      <w:r w:rsidR="00F73F72">
        <w:t xml:space="preserve"> as a function of time alone</w:t>
      </w:r>
      <w:r w:rsidR="008347C6">
        <w:t xml:space="preserve">, </w:t>
      </w:r>
      <w:r w:rsidR="00F75166">
        <w:t>independent of</w:t>
      </w:r>
      <w:r w:rsidR="008347C6">
        <w:t xml:space="preserve"> perfusion rate</w:t>
      </w:r>
      <w:r>
        <w:t>.</w:t>
      </w:r>
      <w:r w:rsidR="008347C6">
        <w:t xml:space="preserve">  </w:t>
      </w:r>
      <w:r w:rsidR="007B6D6F">
        <w:t xml:space="preserve">The original data set of varying perfusion rates across the dynamic production phase are then fit to the </w:t>
      </w:r>
      <w:r w:rsidR="00217F01">
        <w:t xml:space="preserve">new model equation accounting for both time and perfusion rate impacts.  In this way, </w:t>
      </w:r>
      <w:r w:rsidR="00FA0589">
        <w:t xml:space="preserve">any complex </w:t>
      </w:r>
      <w:r w:rsidR="009F24E1">
        <w:t>interaction</w:t>
      </w:r>
      <w:r w:rsidR="00FA0589">
        <w:t xml:space="preserve"> between </w:t>
      </w:r>
      <w:r w:rsidR="00B47916">
        <w:t xml:space="preserve">controlled parameters can be modeled by the </w:t>
      </w:r>
      <w:r w:rsidR="001575E6">
        <w:t>Bayesian approach</w:t>
      </w:r>
      <w:r w:rsidR="001B00C9">
        <w:t xml:space="preserve"> and all </w:t>
      </w:r>
      <w:r w:rsidR="003B3AF4">
        <w:t xml:space="preserve">model coefficients can be estimated </w:t>
      </w:r>
      <w:r w:rsidR="00B63593">
        <w:t>by posterior distributions</w:t>
      </w:r>
      <w:r w:rsidR="001575E6">
        <w:t xml:space="preserve">, </w:t>
      </w:r>
      <w:r w:rsidR="00F55A05">
        <w:t xml:space="preserve">as shown in Figure </w:t>
      </w:r>
      <w:r w:rsidR="007524C2">
        <w:t>5</w:t>
      </w:r>
      <w:r w:rsidR="00097C19">
        <w:t>c</w:t>
      </w:r>
      <w:r w:rsidR="00246B78">
        <w:t>.</w:t>
      </w:r>
    </w:p>
    <w:p w14:paraId="096FD62D" w14:textId="2B99D441" w:rsidR="00833FFA" w:rsidRDefault="00D42EBC" w:rsidP="00943E93">
      <w:pPr>
        <w:spacing w:line="480" w:lineRule="auto"/>
      </w:pPr>
      <w:bookmarkStart w:id="5" w:name="_Ref76043353"/>
      <w:r>
        <w:t>The predictive power of Bayesian analysis allows the application of posterior distributions of controlled parameters to establish expected performance responses at designated levels of confidence.  This allows a risk-based approach to establishing controlled parameter ranges as a function of time during the production phase, while ensuring a level of certainty to meet product quality and process performance targets.</w:t>
      </w:r>
      <w:bookmarkEnd w:id="5"/>
      <w:r w:rsidR="0044452F">
        <w:t xml:space="preserve">  </w:t>
      </w:r>
      <w:r w:rsidR="00235633">
        <w:t xml:space="preserve">In this example, </w:t>
      </w:r>
      <w:r w:rsidR="00355753">
        <w:t xml:space="preserve">-5.73% is the </w:t>
      </w:r>
      <w:r w:rsidR="00147C72">
        <w:t xml:space="preserve">largest change in perfusion rate from control </w:t>
      </w:r>
      <w:r w:rsidR="00381514">
        <w:t xml:space="preserve">that would ensure </w:t>
      </w:r>
      <w:r w:rsidR="00614A9E">
        <w:t xml:space="preserve">(with 95% confidence) </w:t>
      </w:r>
      <w:r w:rsidR="00381514">
        <w:t xml:space="preserve">that high mannose levels </w:t>
      </w:r>
      <w:r w:rsidR="00AE4F64">
        <w:t>of material</w:t>
      </w:r>
      <w:r w:rsidR="00E928C7">
        <w:t xml:space="preserve"> harvested through day 14</w:t>
      </w:r>
      <w:r w:rsidR="00AE4F64">
        <w:t xml:space="preserve"> </w:t>
      </w:r>
      <w:r w:rsidR="00381514">
        <w:t xml:space="preserve">would not exceed a hypothetical specification limit of 16% </w:t>
      </w:r>
      <w:r w:rsidR="009A4428">
        <w:t xml:space="preserve">(see Figure </w:t>
      </w:r>
      <w:r w:rsidR="007524C2">
        <w:t>5</w:t>
      </w:r>
      <w:r w:rsidR="00860CE6">
        <w:t>b</w:t>
      </w:r>
      <w:r w:rsidR="009A4428">
        <w:t>).</w:t>
      </w:r>
    </w:p>
    <w:p w14:paraId="3B5A8218" w14:textId="4E0D65CE" w:rsidR="41F4BF42" w:rsidRDefault="41F4BF42" w:rsidP="00C2731F">
      <w:pPr>
        <w:keepNext/>
        <w:rPr>
          <w:rFonts w:ascii="Calibri" w:eastAsia="Calibri" w:hAnsi="Calibri" w:cs="Calibri"/>
        </w:rPr>
      </w:pPr>
      <w:r w:rsidRPr="78E41A84">
        <w:rPr>
          <w:rFonts w:ascii="Calibri" w:eastAsia="Calibri" w:hAnsi="Calibri" w:cs="Calibri"/>
          <w:b/>
          <w:bCs/>
          <w:u w:val="single"/>
        </w:rPr>
        <w:lastRenderedPageBreak/>
        <w:t>Downstream Process Characterization</w:t>
      </w:r>
      <w:r w:rsidRPr="0B7182FF">
        <w:rPr>
          <w:rFonts w:ascii="Calibri" w:eastAsia="Calibri" w:hAnsi="Calibri" w:cs="Calibri"/>
        </w:rPr>
        <w:t>:</w:t>
      </w:r>
    </w:p>
    <w:p w14:paraId="0CC7BC09" w14:textId="338EBFDD" w:rsidR="7805A462" w:rsidRDefault="7805A462" w:rsidP="78E41A84">
      <w:pPr>
        <w:spacing w:line="480" w:lineRule="auto"/>
      </w:pPr>
      <w:r w:rsidRPr="78E41A84">
        <w:rPr>
          <w:rFonts w:ascii="Calibri" w:eastAsia="Calibri" w:hAnsi="Calibri" w:cs="Calibri"/>
        </w:rPr>
        <w:t xml:space="preserve">For illustrative purposes, the downstream process characterization section of </w:t>
      </w:r>
      <w:r w:rsidR="00B85D1B">
        <w:rPr>
          <w:rFonts w:ascii="Calibri" w:eastAsia="Calibri" w:hAnsi="Calibri" w:cs="Calibri"/>
        </w:rPr>
        <w:t>N</w:t>
      </w:r>
      <w:r w:rsidRPr="78E41A84">
        <w:rPr>
          <w:rFonts w:ascii="Calibri" w:eastAsia="Calibri" w:hAnsi="Calibri" w:cs="Calibri"/>
        </w:rPr>
        <w:t>-</w:t>
      </w:r>
      <w:proofErr w:type="spellStart"/>
      <w:r w:rsidRPr="78E41A84">
        <w:rPr>
          <w:rFonts w:ascii="Calibri" w:eastAsia="Calibri" w:hAnsi="Calibri" w:cs="Calibri"/>
        </w:rPr>
        <w:t>mAb</w:t>
      </w:r>
      <w:proofErr w:type="spellEnd"/>
      <w:r w:rsidRPr="78E41A84">
        <w:rPr>
          <w:rFonts w:ascii="Calibri" w:eastAsia="Calibri" w:hAnsi="Calibri" w:cs="Calibri"/>
        </w:rPr>
        <w:t xml:space="preserve"> focuses on downstream integrated with a dynamic perfusion bioreactor, without breakthrough load control on the capture column. </w:t>
      </w:r>
      <w:r w:rsidR="3BC92193" w:rsidRPr="0F6F4AB4">
        <w:rPr>
          <w:rFonts w:ascii="Calibri" w:eastAsia="Calibri" w:hAnsi="Calibri" w:cs="Calibri"/>
        </w:rPr>
        <w:t xml:space="preserve">This scenario </w:t>
      </w:r>
      <w:r w:rsidR="3BC92193" w:rsidRPr="5148F19F">
        <w:rPr>
          <w:rFonts w:ascii="Calibri" w:eastAsia="Calibri" w:hAnsi="Calibri" w:cs="Calibri"/>
        </w:rPr>
        <w:t xml:space="preserve">was selected </w:t>
      </w:r>
      <w:r w:rsidR="3BC92193" w:rsidRPr="19C6F492">
        <w:rPr>
          <w:rFonts w:ascii="Calibri" w:eastAsia="Calibri" w:hAnsi="Calibri" w:cs="Calibri"/>
        </w:rPr>
        <w:t xml:space="preserve">because it </w:t>
      </w:r>
      <w:r w:rsidR="3BC92193" w:rsidRPr="613E6528">
        <w:rPr>
          <w:rFonts w:ascii="Calibri" w:eastAsia="Calibri" w:hAnsi="Calibri" w:cs="Calibri"/>
        </w:rPr>
        <w:t xml:space="preserve">provides </w:t>
      </w:r>
      <w:r w:rsidR="063D5492" w:rsidRPr="577CBD51">
        <w:rPr>
          <w:rFonts w:ascii="Calibri" w:eastAsia="Calibri" w:hAnsi="Calibri" w:cs="Calibri"/>
        </w:rPr>
        <w:t xml:space="preserve">interesting </w:t>
      </w:r>
      <w:r w:rsidR="063D5492" w:rsidRPr="720D6D8B">
        <w:rPr>
          <w:rFonts w:ascii="Calibri" w:eastAsia="Calibri" w:hAnsi="Calibri" w:cs="Calibri"/>
        </w:rPr>
        <w:t xml:space="preserve">processing </w:t>
      </w:r>
      <w:r w:rsidR="063D5492" w:rsidRPr="38B1999A">
        <w:rPr>
          <w:rFonts w:ascii="Calibri" w:eastAsia="Calibri" w:hAnsi="Calibri" w:cs="Calibri"/>
        </w:rPr>
        <w:t xml:space="preserve">challenges as </w:t>
      </w:r>
      <w:r w:rsidR="063D5492" w:rsidRPr="2E165CE9">
        <w:rPr>
          <w:rFonts w:ascii="Calibri" w:eastAsia="Calibri" w:hAnsi="Calibri" w:cs="Calibri"/>
        </w:rPr>
        <w:t xml:space="preserve">product </w:t>
      </w:r>
      <w:r w:rsidR="063D5492" w:rsidRPr="516872F0">
        <w:rPr>
          <w:rFonts w:ascii="Calibri" w:eastAsia="Calibri" w:hAnsi="Calibri" w:cs="Calibri"/>
        </w:rPr>
        <w:t xml:space="preserve">titer, </w:t>
      </w:r>
      <w:r w:rsidR="063D5492" w:rsidRPr="3BA3ABF5">
        <w:rPr>
          <w:rFonts w:ascii="Calibri" w:eastAsia="Calibri" w:hAnsi="Calibri" w:cs="Calibri"/>
        </w:rPr>
        <w:t xml:space="preserve">quality, and </w:t>
      </w:r>
      <w:r w:rsidR="063D5492" w:rsidRPr="19DCF4C6">
        <w:rPr>
          <w:rFonts w:ascii="Calibri" w:eastAsia="Calibri" w:hAnsi="Calibri" w:cs="Calibri"/>
        </w:rPr>
        <w:t xml:space="preserve">impurity </w:t>
      </w:r>
      <w:r w:rsidR="063D5492" w:rsidRPr="5EB0CB0D">
        <w:rPr>
          <w:rFonts w:ascii="Calibri" w:eastAsia="Calibri" w:hAnsi="Calibri" w:cs="Calibri"/>
        </w:rPr>
        <w:t xml:space="preserve">levels </w:t>
      </w:r>
      <w:r w:rsidR="063D5492" w:rsidRPr="0202E115">
        <w:rPr>
          <w:rFonts w:ascii="Calibri" w:eastAsia="Calibri" w:hAnsi="Calibri" w:cs="Calibri"/>
        </w:rPr>
        <w:t>change over time.</w:t>
      </w:r>
      <w:r w:rsidR="7C788491" w:rsidRPr="13981974">
        <w:rPr>
          <w:rFonts w:ascii="Calibri" w:eastAsia="Calibri" w:hAnsi="Calibri" w:cs="Calibri"/>
        </w:rPr>
        <w:t xml:space="preserve"> </w:t>
      </w:r>
      <w:r w:rsidRPr="78E41A84">
        <w:rPr>
          <w:rFonts w:ascii="Calibri" w:eastAsia="Calibri" w:hAnsi="Calibri" w:cs="Calibri"/>
        </w:rPr>
        <w:t>It leverages the same strategy applied to batch unit operation process characterization, while also incorporating additional unique aspects resulting from continuous or connected downstream unit operations. The overall approach can be categorized into four activities: screening studies, process characterization studies, model-based worst-case or linkage studies, and linkage studies using discrete or connected downstream unit operations.</w:t>
      </w:r>
    </w:p>
    <w:p w14:paraId="5C57D41B" w14:textId="3A0EDAE8" w:rsidR="7805A462" w:rsidRDefault="7805A462" w:rsidP="78E41A84">
      <w:pPr>
        <w:spacing w:line="480" w:lineRule="auto"/>
      </w:pPr>
      <w:r w:rsidRPr="78E41A84">
        <w:rPr>
          <w:rFonts w:ascii="Calibri" w:eastAsia="Calibri" w:hAnsi="Calibri" w:cs="Calibri"/>
        </w:rPr>
        <w:t>Screening studies largely follow a traditional pool-based strategy to determine the parameters within each downstream unit operation with the most significant effects on process and product quality attributes, which would be carried forward for evaluation in the full characterization studies, while eliminating parameters having little or no impact.</w:t>
      </w:r>
    </w:p>
    <w:p w14:paraId="5E01B55E" w14:textId="5E2B81A8" w:rsidR="00380B0E" w:rsidRDefault="7805A462" w:rsidP="78E41A84">
      <w:pPr>
        <w:spacing w:line="480" w:lineRule="auto"/>
        <w:rPr>
          <w:rFonts w:ascii="Calibri" w:eastAsia="Calibri" w:hAnsi="Calibri" w:cs="Calibri"/>
        </w:rPr>
      </w:pPr>
      <w:r w:rsidRPr="78E41A84">
        <w:rPr>
          <w:rFonts w:ascii="Calibri" w:eastAsia="Calibri" w:hAnsi="Calibri" w:cs="Calibri"/>
          <w:color w:val="000000" w:themeColor="text1"/>
        </w:rPr>
        <w:t xml:space="preserve">Due to the unique aspect of </w:t>
      </w:r>
      <w:r w:rsidR="003B3BF0">
        <w:rPr>
          <w:rFonts w:ascii="Calibri" w:eastAsia="Calibri" w:hAnsi="Calibri" w:cs="Calibri"/>
          <w:color w:val="000000" w:themeColor="text1"/>
        </w:rPr>
        <w:t>connected</w:t>
      </w:r>
      <w:r w:rsidRPr="78E41A84">
        <w:rPr>
          <w:rFonts w:ascii="Calibri" w:eastAsia="Calibri" w:hAnsi="Calibri" w:cs="Calibri"/>
          <w:color w:val="000000" w:themeColor="text1"/>
        </w:rPr>
        <w:t xml:space="preserve"> downstream unit operations, additional parameters that may impact process conditions in the preceding or subsequent steps should also be studied during process characterization to provide insight into performance and robustness.  </w:t>
      </w:r>
      <w:r w:rsidR="00387B4C">
        <w:rPr>
          <w:rFonts w:ascii="Calibri" w:eastAsia="Calibri" w:hAnsi="Calibri" w:cs="Calibri"/>
          <w:color w:val="000000" w:themeColor="text1"/>
        </w:rPr>
        <w:t xml:space="preserve">For example, the </w:t>
      </w:r>
      <w:r w:rsidR="00387B4C" w:rsidRPr="78E41A84">
        <w:rPr>
          <w:rFonts w:ascii="Calibri" w:eastAsia="Calibri" w:hAnsi="Calibri" w:cs="Calibri"/>
        </w:rPr>
        <w:t xml:space="preserve">variability of material attributes in feed stock over </w:t>
      </w:r>
      <w:r w:rsidR="00F26979">
        <w:rPr>
          <w:rFonts w:ascii="Calibri" w:eastAsia="Calibri" w:hAnsi="Calibri" w:cs="Calibri"/>
        </w:rPr>
        <w:t xml:space="preserve">time, </w:t>
      </w:r>
      <w:r w:rsidR="006D481A">
        <w:rPr>
          <w:rFonts w:ascii="Calibri" w:eastAsia="Calibri" w:hAnsi="Calibri" w:cs="Calibri"/>
        </w:rPr>
        <w:t>unexpected pau</w:t>
      </w:r>
      <w:r w:rsidR="00F26979">
        <w:rPr>
          <w:rFonts w:ascii="Calibri" w:eastAsia="Calibri" w:hAnsi="Calibri" w:cs="Calibri"/>
        </w:rPr>
        <w:t xml:space="preserve">ses or </w:t>
      </w:r>
      <w:r w:rsidR="007755FC">
        <w:rPr>
          <w:rFonts w:ascii="Calibri" w:eastAsia="Calibri" w:hAnsi="Calibri" w:cs="Calibri"/>
        </w:rPr>
        <w:t>loss of cycles</w:t>
      </w:r>
      <w:r w:rsidR="00F26979">
        <w:rPr>
          <w:rFonts w:ascii="Calibri" w:eastAsia="Calibri" w:hAnsi="Calibri" w:cs="Calibri"/>
        </w:rPr>
        <w:t xml:space="preserve"> </w:t>
      </w:r>
      <w:r w:rsidR="00387B4C" w:rsidRPr="78E41A84">
        <w:rPr>
          <w:rFonts w:ascii="Calibri" w:eastAsia="Calibri" w:hAnsi="Calibri" w:cs="Calibri"/>
        </w:rPr>
        <w:t>may impact process performance</w:t>
      </w:r>
      <w:r w:rsidR="00380B0E">
        <w:rPr>
          <w:rFonts w:ascii="Calibri" w:eastAsia="Calibri" w:hAnsi="Calibri" w:cs="Calibri"/>
        </w:rPr>
        <w:t>.</w:t>
      </w:r>
      <w:r w:rsidR="00132921">
        <w:rPr>
          <w:rFonts w:ascii="Calibri" w:eastAsia="Calibri" w:hAnsi="Calibri" w:cs="Calibri"/>
        </w:rPr>
        <w:t xml:space="preserve">  </w:t>
      </w:r>
      <w:r w:rsidR="00810CE7">
        <w:rPr>
          <w:rFonts w:ascii="Calibri" w:eastAsia="Calibri" w:hAnsi="Calibri" w:cs="Calibri"/>
        </w:rPr>
        <w:t>Additionally, when adding a new step for the purpose of connecting downstream unit operations</w:t>
      </w:r>
      <w:r w:rsidR="003272AB">
        <w:rPr>
          <w:rFonts w:ascii="Calibri" w:eastAsia="Calibri" w:hAnsi="Calibri" w:cs="Calibri"/>
        </w:rPr>
        <w:t xml:space="preserve">, </w:t>
      </w:r>
      <w:r w:rsidR="008C4FB1">
        <w:rPr>
          <w:rFonts w:ascii="Calibri" w:eastAsia="Calibri" w:hAnsi="Calibri" w:cs="Calibri"/>
        </w:rPr>
        <w:t xml:space="preserve">such as in-line titration, </w:t>
      </w:r>
      <w:r w:rsidR="003272AB">
        <w:rPr>
          <w:rFonts w:ascii="Calibri" w:eastAsia="Calibri" w:hAnsi="Calibri" w:cs="Calibri"/>
        </w:rPr>
        <w:t>input parameters</w:t>
      </w:r>
      <w:r w:rsidR="001D26CA">
        <w:rPr>
          <w:rFonts w:ascii="Calibri" w:eastAsia="Calibri" w:hAnsi="Calibri" w:cs="Calibri"/>
        </w:rPr>
        <w:t xml:space="preserve"> </w:t>
      </w:r>
      <w:r w:rsidR="008C4FB1">
        <w:rPr>
          <w:rFonts w:ascii="Calibri" w:eastAsia="Calibri" w:hAnsi="Calibri" w:cs="Calibri"/>
        </w:rPr>
        <w:t xml:space="preserve">(e.g., pH and conductivity) </w:t>
      </w:r>
      <w:r w:rsidR="001D26CA">
        <w:rPr>
          <w:rFonts w:ascii="Calibri" w:eastAsia="Calibri" w:hAnsi="Calibri" w:cs="Calibri"/>
        </w:rPr>
        <w:t xml:space="preserve">are controlled indirectly as </w:t>
      </w:r>
      <w:r w:rsidR="007B008B">
        <w:rPr>
          <w:rFonts w:ascii="Calibri" w:eastAsia="Calibri" w:hAnsi="Calibri" w:cs="Calibri"/>
        </w:rPr>
        <w:t xml:space="preserve">output parameters from </w:t>
      </w:r>
      <w:r w:rsidR="00E01EA2">
        <w:rPr>
          <w:rFonts w:ascii="Calibri" w:eastAsia="Calibri" w:hAnsi="Calibri" w:cs="Calibri"/>
        </w:rPr>
        <w:t>previous steps</w:t>
      </w:r>
      <w:r w:rsidR="00C6002D">
        <w:rPr>
          <w:rFonts w:ascii="Calibri" w:eastAsia="Calibri" w:hAnsi="Calibri" w:cs="Calibri"/>
        </w:rPr>
        <w:t xml:space="preserve">. </w:t>
      </w:r>
      <w:r w:rsidR="009B12A9">
        <w:rPr>
          <w:rFonts w:ascii="Calibri" w:eastAsia="Calibri" w:hAnsi="Calibri" w:cs="Calibri"/>
        </w:rPr>
        <w:t>Evaluating variability of these</w:t>
      </w:r>
      <w:r w:rsidR="002717BF">
        <w:rPr>
          <w:rFonts w:ascii="Calibri" w:eastAsia="Calibri" w:hAnsi="Calibri" w:cs="Calibri"/>
        </w:rPr>
        <w:t xml:space="preserve"> </w:t>
      </w:r>
      <w:r w:rsidR="000212E6">
        <w:rPr>
          <w:rFonts w:ascii="Calibri" w:eastAsia="Calibri" w:hAnsi="Calibri" w:cs="Calibri"/>
        </w:rPr>
        <w:t>input parameters would allow</w:t>
      </w:r>
      <w:r w:rsidR="0021290F">
        <w:rPr>
          <w:rFonts w:ascii="Calibri" w:eastAsia="Calibri" w:hAnsi="Calibri" w:cs="Calibri"/>
        </w:rPr>
        <w:t xml:space="preserve"> verification </w:t>
      </w:r>
      <w:r w:rsidR="000900F5">
        <w:rPr>
          <w:rFonts w:ascii="Calibri" w:eastAsia="Calibri" w:hAnsi="Calibri" w:cs="Calibri"/>
        </w:rPr>
        <w:t xml:space="preserve">that process parameters are controlled by previous steps. </w:t>
      </w:r>
      <w:r w:rsidR="00380B0E">
        <w:rPr>
          <w:rFonts w:ascii="Calibri" w:eastAsia="Calibri" w:hAnsi="Calibri" w:cs="Calibri"/>
        </w:rPr>
        <w:t xml:space="preserve"> </w:t>
      </w:r>
    </w:p>
    <w:p w14:paraId="27411748" w14:textId="05B0ECF4" w:rsidR="7805A462" w:rsidRDefault="7805A462" w:rsidP="149EACD3">
      <w:pPr>
        <w:spacing w:line="480" w:lineRule="auto"/>
        <w:rPr>
          <w:rFonts w:ascii="Calibri" w:eastAsia="Calibri" w:hAnsi="Calibri" w:cs="Calibri"/>
          <w:color w:val="000000" w:themeColor="text1"/>
        </w:rPr>
      </w:pPr>
      <w:r w:rsidRPr="78E41A84">
        <w:rPr>
          <w:rFonts w:ascii="Calibri" w:eastAsia="Calibri" w:hAnsi="Calibri" w:cs="Calibri"/>
          <w:color w:val="000000" w:themeColor="text1"/>
        </w:rPr>
        <w:t xml:space="preserve"> </w:t>
      </w:r>
      <w:r w:rsidRPr="149EACD3">
        <w:rPr>
          <w:rFonts w:ascii="Calibri" w:eastAsia="Calibri" w:hAnsi="Calibri" w:cs="Calibri"/>
        </w:rPr>
        <w:t>In our example, OFAT screening studies for Protein A Capture Chromatograph</w:t>
      </w:r>
      <w:r w:rsidR="00574F55">
        <w:rPr>
          <w:rFonts w:ascii="Calibri" w:eastAsia="Calibri" w:hAnsi="Calibri" w:cs="Calibri"/>
        </w:rPr>
        <w:t>y</w:t>
      </w:r>
      <w:r w:rsidRPr="149EACD3">
        <w:rPr>
          <w:rFonts w:ascii="Calibri" w:eastAsia="Calibri" w:hAnsi="Calibri" w:cs="Calibri"/>
        </w:rPr>
        <w:t xml:space="preserve"> showed temperature and technical pause duration had no impact on product quality and were excluded from further </w:t>
      </w:r>
      <w:r w:rsidRPr="149EACD3">
        <w:rPr>
          <w:rFonts w:ascii="Calibri" w:eastAsia="Calibri" w:hAnsi="Calibri" w:cs="Calibri"/>
        </w:rPr>
        <w:lastRenderedPageBreak/>
        <w:t xml:space="preserve">characterization studies.  Parameters carried forward for a DOE </w:t>
      </w:r>
      <w:r w:rsidR="00F234BF">
        <w:rPr>
          <w:rFonts w:ascii="Calibri" w:eastAsia="Calibri" w:hAnsi="Calibri" w:cs="Calibri"/>
        </w:rPr>
        <w:t>response surface methodology</w:t>
      </w:r>
      <w:r w:rsidRPr="149EACD3">
        <w:rPr>
          <w:rFonts w:ascii="Calibri" w:eastAsia="Calibri" w:hAnsi="Calibri" w:cs="Calibri"/>
        </w:rPr>
        <w:t xml:space="preserve"> </w:t>
      </w:r>
      <w:r w:rsidR="00F234BF">
        <w:rPr>
          <w:rFonts w:ascii="Calibri" w:eastAsia="Calibri" w:hAnsi="Calibri" w:cs="Calibri"/>
        </w:rPr>
        <w:t>(</w:t>
      </w:r>
      <w:r w:rsidRPr="149EACD3">
        <w:rPr>
          <w:rFonts w:ascii="Calibri" w:eastAsia="Calibri" w:hAnsi="Calibri" w:cs="Calibri"/>
        </w:rPr>
        <w:t>RSM</w:t>
      </w:r>
      <w:r w:rsidR="00F234BF">
        <w:rPr>
          <w:rFonts w:ascii="Calibri" w:eastAsia="Calibri" w:hAnsi="Calibri" w:cs="Calibri"/>
        </w:rPr>
        <w:t>)</w:t>
      </w:r>
      <w:r w:rsidRPr="149EACD3">
        <w:rPr>
          <w:rFonts w:ascii="Calibri" w:eastAsia="Calibri" w:hAnsi="Calibri" w:cs="Calibri"/>
        </w:rPr>
        <w:t xml:space="preserve"> study using a discrete (batch) scale</w:t>
      </w:r>
      <w:r w:rsidR="00CC4ED4" w:rsidRPr="149EACD3">
        <w:rPr>
          <w:rFonts w:ascii="Calibri" w:eastAsia="Calibri" w:hAnsi="Calibri" w:cs="Calibri"/>
        </w:rPr>
        <w:t xml:space="preserve"> </w:t>
      </w:r>
      <w:r w:rsidRPr="149EACD3">
        <w:rPr>
          <w:rFonts w:ascii="Calibri" w:eastAsia="Calibri" w:hAnsi="Calibri" w:cs="Calibri"/>
        </w:rPr>
        <w:t xml:space="preserve">down model </w:t>
      </w:r>
      <w:r w:rsidR="4670D7BF" w:rsidRPr="149EACD3">
        <w:rPr>
          <w:rFonts w:ascii="Calibri" w:eastAsia="Calibri" w:hAnsi="Calibri" w:cs="Calibri"/>
        </w:rPr>
        <w:t xml:space="preserve">were </w:t>
      </w:r>
      <w:r w:rsidRPr="149EACD3">
        <w:rPr>
          <w:rFonts w:ascii="Calibri" w:eastAsia="Calibri" w:hAnsi="Calibri" w:cs="Calibri"/>
        </w:rPr>
        <w:t xml:space="preserve">loading, </w:t>
      </w:r>
      <w:r w:rsidR="6762512D" w:rsidRPr="149EACD3">
        <w:rPr>
          <w:rFonts w:ascii="Calibri" w:eastAsia="Calibri" w:hAnsi="Calibri" w:cs="Calibri"/>
        </w:rPr>
        <w:t xml:space="preserve">culture age, </w:t>
      </w:r>
      <w:r w:rsidR="44C72686" w:rsidRPr="149EACD3">
        <w:rPr>
          <w:rFonts w:ascii="Calibri" w:eastAsia="Calibri" w:hAnsi="Calibri" w:cs="Calibri"/>
        </w:rPr>
        <w:t xml:space="preserve">loading/wash residence times, </w:t>
      </w:r>
      <w:r w:rsidRPr="149EACD3">
        <w:rPr>
          <w:rFonts w:ascii="Calibri" w:eastAsia="Calibri" w:hAnsi="Calibri" w:cs="Calibri"/>
        </w:rPr>
        <w:t>elution pH, and elution conductivity. Loss of Protein A cycles is evaluated in a linkage study.</w:t>
      </w:r>
    </w:p>
    <w:p w14:paraId="41DE882A" w14:textId="482A47D0" w:rsidR="7805A462" w:rsidRDefault="28B82B45" w:rsidP="58D1445A">
      <w:pPr>
        <w:spacing w:line="480" w:lineRule="auto"/>
        <w:rPr>
          <w:rFonts w:ascii="Calibri" w:eastAsia="Calibri" w:hAnsi="Calibri" w:cs="Calibri"/>
          <w:color w:val="000000" w:themeColor="text1"/>
        </w:rPr>
      </w:pPr>
      <w:r w:rsidRPr="0B7182FF">
        <w:rPr>
          <w:rFonts w:ascii="Calibri" w:eastAsia="Calibri" w:hAnsi="Calibri" w:cs="Calibri"/>
          <w:color w:val="000000" w:themeColor="text1"/>
        </w:rPr>
        <w:t xml:space="preserve">A wide characterization range for loading is evaluated due to the high variability in harvest titer expected in dynamic perfusion coupled with fixed volume loading (no breakthrough loading control) on the capture column. Both high and low loading could impact product concentration in the Protein A pool, resulting in variability of input parameters to the subsequent viral inactivation step, and potential variability in pH depending on how titration is performed (fixed ratio, feedback/forward control, algorithmic control). Similarly, variation in elution pH could impact pH of the Protein A pool and lead to pH variability during viral inactivation. A linkage study </w:t>
      </w:r>
      <w:r w:rsidR="00A54BEF">
        <w:rPr>
          <w:rFonts w:ascii="Calibri" w:eastAsia="Calibri" w:hAnsi="Calibri" w:cs="Calibri"/>
          <w:color w:val="000000" w:themeColor="text1"/>
        </w:rPr>
        <w:t>may</w:t>
      </w:r>
      <w:r w:rsidRPr="0B7182FF">
        <w:rPr>
          <w:rFonts w:ascii="Calibri" w:eastAsia="Calibri" w:hAnsi="Calibri" w:cs="Calibri"/>
          <w:color w:val="000000" w:themeColor="text1"/>
        </w:rPr>
        <w:t xml:space="preserve"> be performed to address these interactions if the DOE results indicated impact to product quality.</w:t>
      </w:r>
    </w:p>
    <w:p w14:paraId="2713342E" w14:textId="1B098F48" w:rsidR="7805A462" w:rsidRDefault="28B82B45" w:rsidP="58D1445A">
      <w:pPr>
        <w:spacing w:line="480" w:lineRule="auto"/>
        <w:rPr>
          <w:rFonts w:ascii="Calibri" w:eastAsia="Calibri" w:hAnsi="Calibri" w:cs="Calibri"/>
          <w:color w:val="000000" w:themeColor="text1"/>
        </w:rPr>
      </w:pPr>
      <w:r w:rsidRPr="0B7182FF">
        <w:rPr>
          <w:rFonts w:ascii="Calibri" w:eastAsia="Calibri" w:hAnsi="Calibri" w:cs="Calibri"/>
          <w:color w:val="000000" w:themeColor="text1"/>
        </w:rPr>
        <w:t xml:space="preserve">To </w:t>
      </w:r>
      <w:r w:rsidR="005B3D80">
        <w:rPr>
          <w:rFonts w:ascii="Calibri" w:eastAsia="Calibri" w:hAnsi="Calibri" w:cs="Calibri"/>
          <w:color w:val="000000" w:themeColor="text1"/>
        </w:rPr>
        <w:t>evaluate potential impact of</w:t>
      </w:r>
      <w:r w:rsidR="005B3D80" w:rsidRPr="0B7182FF">
        <w:rPr>
          <w:rFonts w:ascii="Calibri" w:eastAsia="Calibri" w:hAnsi="Calibri" w:cs="Calibri"/>
          <w:color w:val="000000" w:themeColor="text1"/>
        </w:rPr>
        <w:t xml:space="preserve"> </w:t>
      </w:r>
      <w:r w:rsidRPr="0B7182FF">
        <w:rPr>
          <w:rFonts w:ascii="Calibri" w:eastAsia="Calibri" w:hAnsi="Calibri" w:cs="Calibri"/>
          <w:color w:val="000000" w:themeColor="text1"/>
        </w:rPr>
        <w:t xml:space="preserve">feed stock variability, a failure mode and effect analysis </w:t>
      </w:r>
      <w:r w:rsidR="00785A9C">
        <w:rPr>
          <w:rFonts w:ascii="Calibri" w:eastAsia="Calibri" w:hAnsi="Calibri" w:cs="Calibri"/>
          <w:color w:val="000000" w:themeColor="text1"/>
        </w:rPr>
        <w:t>(FMEA)</w:t>
      </w:r>
      <w:r w:rsidRPr="0B7182FF">
        <w:rPr>
          <w:rFonts w:ascii="Calibri" w:eastAsia="Calibri" w:hAnsi="Calibri" w:cs="Calibri"/>
          <w:color w:val="000000" w:themeColor="text1"/>
        </w:rPr>
        <w:t xml:space="preserve"> is performed to consider changes in titer, cell viability, product quality, and ratio of impurities to product as the culture progresses from low titer and potentially high impurity ratio near the beginning, through highest cell density and titer near the peak of production, to lowest cell viability and high impurities near the end of the run. At each of these points, the potential impact on capture column performance and elution characteristics is assessed. Then, two different experimental studies can be designed: </w:t>
      </w:r>
      <w:r w:rsidR="00BB4C05">
        <w:rPr>
          <w:rFonts w:ascii="Calibri" w:eastAsia="Calibri" w:hAnsi="Calibri" w:cs="Calibri"/>
          <w:color w:val="000000" w:themeColor="text1"/>
        </w:rPr>
        <w:t>one</w:t>
      </w:r>
      <w:r w:rsidRPr="0B7182FF">
        <w:rPr>
          <w:rFonts w:ascii="Calibri" w:eastAsia="Calibri" w:hAnsi="Calibri" w:cs="Calibri"/>
          <w:color w:val="000000" w:themeColor="text1"/>
        </w:rPr>
        <w:t xml:space="preserve"> where the age of harvested cell culture fluid is included as </w:t>
      </w:r>
      <w:r w:rsidR="003E082B">
        <w:rPr>
          <w:rFonts w:ascii="Calibri" w:eastAsia="Calibri" w:hAnsi="Calibri" w:cs="Calibri"/>
          <w:color w:val="000000" w:themeColor="text1"/>
        </w:rPr>
        <w:t>an</w:t>
      </w:r>
      <w:r w:rsidRPr="0B7182FF">
        <w:rPr>
          <w:rFonts w:ascii="Calibri" w:eastAsia="Calibri" w:hAnsi="Calibri" w:cs="Calibri"/>
          <w:color w:val="000000" w:themeColor="text1"/>
        </w:rPr>
        <w:t xml:space="preserve"> input to the process characterization DOE, or </w:t>
      </w:r>
      <w:r w:rsidR="000233D7">
        <w:rPr>
          <w:rFonts w:ascii="Calibri" w:eastAsia="Calibri" w:hAnsi="Calibri" w:cs="Calibri"/>
          <w:color w:val="000000" w:themeColor="text1"/>
        </w:rPr>
        <w:t>one</w:t>
      </w:r>
      <w:r w:rsidRPr="0B7182FF">
        <w:rPr>
          <w:rFonts w:ascii="Calibri" w:eastAsia="Calibri" w:hAnsi="Calibri" w:cs="Calibri"/>
          <w:color w:val="000000" w:themeColor="text1"/>
        </w:rPr>
        <w:t xml:space="preserve"> where the DOE is performed three times using load material from the different culture timepoints.</w:t>
      </w:r>
    </w:p>
    <w:p w14:paraId="5F7652AD" w14:textId="0298CFCA" w:rsidR="7805A462" w:rsidRDefault="28B82B45" w:rsidP="149EACD3">
      <w:pPr>
        <w:spacing w:line="480" w:lineRule="auto"/>
        <w:rPr>
          <w:rFonts w:ascii="Calibri" w:eastAsia="Calibri" w:hAnsi="Calibri" w:cs="Calibri"/>
          <w:color w:val="000000" w:themeColor="text1"/>
        </w:rPr>
      </w:pPr>
      <w:r w:rsidRPr="0B7182FF">
        <w:rPr>
          <w:rFonts w:ascii="Calibri" w:eastAsia="Calibri" w:hAnsi="Calibri" w:cs="Calibri"/>
          <w:color w:val="000000" w:themeColor="text1"/>
        </w:rPr>
        <w:t xml:space="preserve">In our example, the first design was used for the process characterization study. Product quality outputs of the experiments were high molecular weight species and host cell protein; DNA and leached protein A levels were also monitored. Statistical analysis was performed after the DOE study.  Statistically significant effects (p &lt; 0.05) were detected, and a predictive model was developed for the inputs and </w:t>
      </w:r>
      <w:r w:rsidRPr="0B7182FF">
        <w:rPr>
          <w:rFonts w:ascii="Calibri" w:eastAsia="Calibri" w:hAnsi="Calibri" w:cs="Calibri"/>
          <w:color w:val="000000" w:themeColor="text1"/>
        </w:rPr>
        <w:lastRenderedPageBreak/>
        <w:t>outputs. The multivariate experimental design revealed the parameter impacts on step performance and product quality that led to additional linkage studies.</w:t>
      </w:r>
      <w:r w:rsidRPr="149EACD3">
        <w:rPr>
          <w:rFonts w:ascii="Calibri" w:eastAsia="Calibri" w:hAnsi="Calibri" w:cs="Calibri"/>
          <w:color w:val="000000" w:themeColor="text1"/>
        </w:rPr>
        <w:t xml:space="preserve"> </w:t>
      </w:r>
      <w:r w:rsidR="7C617E9B" w:rsidRPr="149EACD3">
        <w:rPr>
          <w:rFonts w:ascii="Calibri" w:eastAsia="Calibri" w:hAnsi="Calibri" w:cs="Calibri"/>
          <w:color w:val="000000" w:themeColor="text1"/>
        </w:rPr>
        <w:t>Parameter setpoints and ranges, as well as the design and results of screening and characterization studies</w:t>
      </w:r>
      <w:r w:rsidR="39A93422" w:rsidRPr="149EACD3">
        <w:rPr>
          <w:rFonts w:ascii="Calibri" w:eastAsia="Calibri" w:hAnsi="Calibri" w:cs="Calibri"/>
          <w:color w:val="000000" w:themeColor="text1"/>
        </w:rPr>
        <w:t>,</w:t>
      </w:r>
      <w:r w:rsidR="7C617E9B" w:rsidRPr="149EACD3">
        <w:rPr>
          <w:rFonts w:ascii="Calibri" w:eastAsia="Calibri" w:hAnsi="Calibri" w:cs="Calibri"/>
          <w:color w:val="000000" w:themeColor="text1"/>
        </w:rPr>
        <w:t xml:space="preserve"> are</w:t>
      </w:r>
      <w:r w:rsidR="1F9D46E0" w:rsidRPr="149EACD3">
        <w:rPr>
          <w:rFonts w:ascii="Calibri" w:eastAsia="Calibri" w:hAnsi="Calibri" w:cs="Calibri"/>
          <w:color w:val="000000" w:themeColor="text1"/>
        </w:rPr>
        <w:t xml:space="preserve"> shown</w:t>
      </w:r>
      <w:r w:rsidR="3F69B7C2" w:rsidRPr="149EACD3">
        <w:rPr>
          <w:rFonts w:ascii="Calibri" w:eastAsia="Calibri" w:hAnsi="Calibri" w:cs="Calibri"/>
          <w:color w:val="000000" w:themeColor="text1"/>
        </w:rPr>
        <w:t xml:space="preserve"> in Table </w:t>
      </w:r>
      <w:r w:rsidR="008A5DF0">
        <w:rPr>
          <w:rFonts w:ascii="Calibri" w:eastAsia="Calibri" w:hAnsi="Calibri" w:cs="Calibri"/>
          <w:color w:val="000000" w:themeColor="text1"/>
        </w:rPr>
        <w:t>3</w:t>
      </w:r>
      <w:r w:rsidR="0CC64CCA" w:rsidRPr="149EACD3">
        <w:rPr>
          <w:rFonts w:ascii="Calibri" w:eastAsia="Calibri" w:hAnsi="Calibri" w:cs="Calibri"/>
          <w:color w:val="000000" w:themeColor="text1"/>
        </w:rPr>
        <w:t xml:space="preserve"> for select</w:t>
      </w:r>
      <w:r w:rsidR="00ED76D7">
        <w:rPr>
          <w:rFonts w:ascii="Calibri" w:eastAsia="Calibri" w:hAnsi="Calibri" w:cs="Calibri"/>
          <w:color w:val="000000" w:themeColor="text1"/>
        </w:rPr>
        <w:t>ed</w:t>
      </w:r>
      <w:r w:rsidR="0CC64CCA" w:rsidRPr="149EACD3">
        <w:rPr>
          <w:rFonts w:ascii="Calibri" w:eastAsia="Calibri" w:hAnsi="Calibri" w:cs="Calibri"/>
          <w:color w:val="000000" w:themeColor="text1"/>
        </w:rPr>
        <w:t xml:space="preserve"> steps.</w:t>
      </w:r>
    </w:p>
    <w:p w14:paraId="1E6BF2F6" w14:textId="73DE5BDC" w:rsidR="7C3EC20D" w:rsidRDefault="080A9DDE" w:rsidP="7C3EC20D">
      <w:pPr>
        <w:spacing w:line="480" w:lineRule="auto"/>
        <w:rPr>
          <w:rFonts w:ascii="Calibri" w:eastAsia="Calibri" w:hAnsi="Calibri" w:cs="Calibri"/>
        </w:rPr>
      </w:pPr>
      <w:r w:rsidRPr="7C3EC20D">
        <w:rPr>
          <w:rFonts w:ascii="Calibri" w:eastAsia="Calibri" w:hAnsi="Calibri" w:cs="Calibri"/>
        </w:rPr>
        <w:t>F</w:t>
      </w:r>
      <w:r w:rsidR="7805A462" w:rsidRPr="7C3EC20D">
        <w:rPr>
          <w:rFonts w:ascii="Calibri" w:eastAsia="Calibri" w:hAnsi="Calibri" w:cs="Calibri"/>
        </w:rPr>
        <w:t>or</w:t>
      </w:r>
      <w:r w:rsidR="7805A462" w:rsidRPr="78E41A84">
        <w:rPr>
          <w:rFonts w:ascii="Calibri" w:eastAsia="Calibri" w:hAnsi="Calibri" w:cs="Calibri"/>
        </w:rPr>
        <w:t xml:space="preserve"> the remaining downstream purification steps, a similar workflow was employed. </w:t>
      </w:r>
      <w:r w:rsidR="2CFA06B4" w:rsidRPr="7C3EC20D">
        <w:rPr>
          <w:rFonts w:ascii="Calibri" w:eastAsia="Calibri" w:hAnsi="Calibri" w:cs="Calibri"/>
        </w:rPr>
        <w:t>T</w:t>
      </w:r>
      <w:r w:rsidR="7805A462" w:rsidRPr="7C3EC20D">
        <w:rPr>
          <w:rFonts w:ascii="Calibri" w:eastAsia="Calibri" w:hAnsi="Calibri" w:cs="Calibri"/>
        </w:rPr>
        <w:t>he</w:t>
      </w:r>
      <w:r w:rsidR="7805A462" w:rsidRPr="78E41A84">
        <w:rPr>
          <w:rFonts w:ascii="Calibri" w:eastAsia="Calibri" w:hAnsi="Calibri" w:cs="Calibri"/>
        </w:rPr>
        <w:t xml:space="preserve"> controlled parameters studied are well aligned with those used in the A-</w:t>
      </w:r>
      <w:proofErr w:type="spellStart"/>
      <w:r w:rsidR="7805A462" w:rsidRPr="78E41A84">
        <w:rPr>
          <w:rFonts w:ascii="Calibri" w:eastAsia="Calibri" w:hAnsi="Calibri" w:cs="Calibri"/>
        </w:rPr>
        <w:t>mAb</w:t>
      </w:r>
      <w:proofErr w:type="spellEnd"/>
      <w:r w:rsidR="7805A462" w:rsidRPr="78E41A84">
        <w:rPr>
          <w:rFonts w:ascii="Calibri" w:eastAsia="Calibri" w:hAnsi="Calibri" w:cs="Calibri"/>
        </w:rPr>
        <w:t xml:space="preserve"> case study.</w:t>
      </w:r>
    </w:p>
    <w:p w14:paraId="444576B5" w14:textId="2DD02A02" w:rsidR="00F46123" w:rsidRPr="00CD298D" w:rsidRDefault="00F46123" w:rsidP="00F46123">
      <w:pPr>
        <w:spacing w:line="480" w:lineRule="auto"/>
        <w:rPr>
          <w:rStyle w:val="Hyperlink"/>
          <w:b/>
          <w:bCs/>
          <w:noProof/>
          <w:color w:val="171717" w:themeColor="background2" w:themeShade="1A"/>
        </w:rPr>
      </w:pPr>
      <w:r w:rsidRPr="00CD298D">
        <w:rPr>
          <w:rStyle w:val="Hyperlink"/>
          <w:b/>
          <w:bCs/>
          <w:noProof/>
          <w:color w:val="171717" w:themeColor="background2" w:themeShade="1A"/>
        </w:rPr>
        <w:t xml:space="preserve">Worst </w:t>
      </w:r>
      <w:r w:rsidR="008236E8" w:rsidRPr="00CD298D">
        <w:rPr>
          <w:rStyle w:val="Hyperlink"/>
          <w:b/>
          <w:bCs/>
          <w:noProof/>
          <w:color w:val="171717" w:themeColor="background2" w:themeShade="1A"/>
        </w:rPr>
        <w:t>C</w:t>
      </w:r>
      <w:r w:rsidRPr="00CD298D">
        <w:rPr>
          <w:rStyle w:val="Hyperlink"/>
          <w:b/>
          <w:bCs/>
          <w:noProof/>
          <w:color w:val="171717" w:themeColor="background2" w:themeShade="1A"/>
        </w:rPr>
        <w:t xml:space="preserve">ase </w:t>
      </w:r>
      <w:r w:rsidR="008236E8" w:rsidRPr="00CD298D">
        <w:rPr>
          <w:rStyle w:val="Hyperlink"/>
          <w:b/>
          <w:bCs/>
          <w:noProof/>
          <w:color w:val="171717" w:themeColor="background2" w:themeShade="1A"/>
        </w:rPr>
        <w:t>L</w:t>
      </w:r>
      <w:r w:rsidRPr="00CD298D">
        <w:rPr>
          <w:rStyle w:val="Hyperlink"/>
          <w:b/>
          <w:bCs/>
          <w:noProof/>
          <w:color w:val="171717" w:themeColor="background2" w:themeShade="1A"/>
        </w:rPr>
        <w:t xml:space="preserve">inkage </w:t>
      </w:r>
      <w:r w:rsidR="008236E8" w:rsidRPr="00CD298D">
        <w:rPr>
          <w:rStyle w:val="Hyperlink"/>
          <w:b/>
          <w:bCs/>
          <w:noProof/>
          <w:color w:val="171717" w:themeColor="background2" w:themeShade="1A"/>
        </w:rPr>
        <w:t>A</w:t>
      </w:r>
      <w:r w:rsidRPr="00CD298D">
        <w:rPr>
          <w:rStyle w:val="Hyperlink"/>
          <w:b/>
          <w:bCs/>
          <w:noProof/>
          <w:color w:val="171717" w:themeColor="background2" w:themeShade="1A"/>
        </w:rPr>
        <w:t xml:space="preserve">ssessments </w:t>
      </w:r>
    </w:p>
    <w:p w14:paraId="37E7D173" w14:textId="629F8FF3" w:rsidR="00F46123" w:rsidRPr="00CD298D" w:rsidRDefault="00F46123" w:rsidP="00F46123">
      <w:pPr>
        <w:spacing w:line="480" w:lineRule="auto"/>
        <w:rPr>
          <w:rFonts w:ascii="Calibri" w:eastAsia="Calibri" w:hAnsi="Calibri" w:cs="Calibri"/>
          <w:color w:val="000000" w:themeColor="text1"/>
        </w:rPr>
      </w:pPr>
      <w:r w:rsidRPr="00CD298D">
        <w:rPr>
          <w:rFonts w:ascii="Calibri" w:eastAsia="Calibri" w:hAnsi="Calibri" w:cs="Calibri"/>
          <w:color w:val="000000" w:themeColor="text1"/>
        </w:rPr>
        <w:t xml:space="preserve">Processes designed with </w:t>
      </w:r>
      <w:r w:rsidR="007E52F0" w:rsidRPr="00CD298D">
        <w:rPr>
          <w:rFonts w:ascii="Calibri" w:eastAsia="Calibri" w:hAnsi="Calibri" w:cs="Calibri"/>
          <w:color w:val="000000" w:themeColor="text1"/>
        </w:rPr>
        <w:t xml:space="preserve">continuous </w:t>
      </w:r>
      <w:r w:rsidRPr="00CD298D">
        <w:rPr>
          <w:rFonts w:ascii="Calibri" w:eastAsia="Calibri" w:hAnsi="Calibri" w:cs="Calibri"/>
          <w:color w:val="000000" w:themeColor="text1"/>
        </w:rPr>
        <w:t>unit operations that are integrated without a batch pool vessel introduce certain special considerations. After all DOE RSM studies are completed, linkage assessments such as those described below</w:t>
      </w:r>
      <w:r w:rsidR="00F413C2" w:rsidRPr="00CD298D">
        <w:rPr>
          <w:rFonts w:ascii="Calibri" w:eastAsia="Calibri" w:hAnsi="Calibri" w:cs="Calibri"/>
          <w:color w:val="000000" w:themeColor="text1"/>
        </w:rPr>
        <w:t>,</w:t>
      </w:r>
      <w:r w:rsidRPr="00CD298D">
        <w:rPr>
          <w:rFonts w:ascii="Calibri" w:eastAsia="Calibri" w:hAnsi="Calibri" w:cs="Calibri"/>
          <w:color w:val="000000" w:themeColor="text1"/>
        </w:rPr>
        <w:t xml:space="preserve"> should be performed either by process model or experimentally.</w:t>
      </w:r>
      <w:r w:rsidRPr="00CD298D">
        <w:rPr>
          <w:rFonts w:ascii="Calibri" w:eastAsia="Calibri" w:hAnsi="Calibri" w:cs="Calibri"/>
          <w:color w:val="000000" w:themeColor="text1"/>
        </w:rPr>
        <w:tab/>
      </w:r>
    </w:p>
    <w:p w14:paraId="64E2202E" w14:textId="34770BC5" w:rsidR="00F46123" w:rsidRPr="00D871DA" w:rsidRDefault="00F46123" w:rsidP="00232FD2">
      <w:pPr>
        <w:spacing w:line="480" w:lineRule="auto"/>
        <w:rPr>
          <w:rStyle w:val="Hyperlink"/>
          <w:color w:val="7030A0"/>
        </w:rPr>
      </w:pPr>
      <w:r w:rsidRPr="00CD298D">
        <w:rPr>
          <w:rFonts w:ascii="Calibri" w:eastAsia="Calibri" w:hAnsi="Calibri" w:cs="Calibri"/>
          <w:b/>
          <w:bCs/>
          <w:color w:val="000000" w:themeColor="text1"/>
        </w:rPr>
        <w:t>Linkage Study to address the impact of the age of HCCF</w:t>
      </w:r>
      <w:r w:rsidR="0021248E" w:rsidRPr="00CD298D">
        <w:rPr>
          <w:rFonts w:ascii="Calibri" w:eastAsia="Calibri" w:hAnsi="Calibri" w:cs="Calibri"/>
          <w:color w:val="000000" w:themeColor="text1"/>
        </w:rPr>
        <w:t xml:space="preserve"> - </w:t>
      </w:r>
      <w:r w:rsidRPr="00CD298D">
        <w:rPr>
          <w:rFonts w:ascii="Calibri" w:eastAsia="Calibri" w:hAnsi="Calibri" w:cs="Calibri"/>
          <w:color w:val="000000" w:themeColor="text1"/>
        </w:rPr>
        <w:t xml:space="preserve">As described in Section </w:t>
      </w:r>
      <w:r w:rsidRPr="00CD298D">
        <w:rPr>
          <w:rFonts w:ascii="Calibri" w:eastAsia="Calibri" w:hAnsi="Calibri" w:cs="Calibri"/>
          <w:color w:val="000000" w:themeColor="text1"/>
        </w:rPr>
        <w:fldChar w:fldCharType="begin"/>
      </w:r>
      <w:r w:rsidRPr="00CD298D">
        <w:rPr>
          <w:rFonts w:ascii="Calibri" w:eastAsia="Calibri" w:hAnsi="Calibri" w:cs="Calibri"/>
          <w:color w:val="000000" w:themeColor="text1"/>
        </w:rPr>
        <w:instrText xml:space="preserve"> REF _Ref98244284 \w \h  \* MERGEFORMAT </w:instrText>
      </w:r>
      <w:r w:rsidRPr="00CD298D">
        <w:rPr>
          <w:rFonts w:ascii="Calibri" w:eastAsia="Calibri" w:hAnsi="Calibri" w:cs="Calibri"/>
          <w:color w:val="000000" w:themeColor="text1"/>
        </w:rPr>
      </w:r>
      <w:r w:rsidRPr="00CD298D">
        <w:rPr>
          <w:rFonts w:ascii="Calibri" w:eastAsia="Calibri" w:hAnsi="Calibri" w:cs="Calibri"/>
          <w:color w:val="000000" w:themeColor="text1"/>
        </w:rPr>
        <w:fldChar w:fldCharType="separate"/>
      </w:r>
      <w:r w:rsidRPr="00CD298D">
        <w:rPr>
          <w:rFonts w:ascii="Calibri" w:eastAsia="Calibri" w:hAnsi="Calibri" w:cs="Calibri"/>
          <w:color w:val="000000" w:themeColor="text1"/>
        </w:rPr>
        <w:t>3.5.2.1</w:t>
      </w:r>
      <w:r w:rsidRPr="00CD298D">
        <w:rPr>
          <w:rFonts w:ascii="Calibri" w:eastAsia="Calibri" w:hAnsi="Calibri" w:cs="Calibri"/>
          <w:color w:val="000000" w:themeColor="text1"/>
        </w:rPr>
        <w:fldChar w:fldCharType="end"/>
      </w:r>
      <w:r w:rsidRPr="00CD298D">
        <w:rPr>
          <w:rFonts w:ascii="Calibri" w:eastAsia="Calibri" w:hAnsi="Calibri" w:cs="Calibri"/>
          <w:color w:val="000000" w:themeColor="text1"/>
        </w:rPr>
        <w:t xml:space="preserve">, results from DOE RSM studies show that the age of HCCF impacts % HMWS in the </w:t>
      </w:r>
      <w:proofErr w:type="spellStart"/>
      <w:r w:rsidRPr="00CD298D">
        <w:rPr>
          <w:rFonts w:ascii="Calibri" w:eastAsia="Calibri" w:hAnsi="Calibri" w:cs="Calibri"/>
          <w:color w:val="000000" w:themeColor="text1"/>
        </w:rPr>
        <w:t>ProA</w:t>
      </w:r>
      <w:proofErr w:type="spellEnd"/>
      <w:r w:rsidRPr="00CD298D">
        <w:rPr>
          <w:rFonts w:ascii="Calibri" w:eastAsia="Calibri" w:hAnsi="Calibri" w:cs="Calibri"/>
          <w:color w:val="000000" w:themeColor="text1"/>
        </w:rPr>
        <w:t xml:space="preserve"> pool. The worst-case HCCF sample (Day 14 +/-1 day) with %HMWS at 3.2% could be processed by viral inactivation</w:t>
      </w:r>
      <w:r w:rsidR="002B5373">
        <w:rPr>
          <w:rFonts w:ascii="Calibri" w:eastAsia="Calibri" w:hAnsi="Calibri" w:cs="Calibri"/>
          <w:color w:val="000000" w:themeColor="text1"/>
        </w:rPr>
        <w:t xml:space="preserve"> and</w:t>
      </w:r>
      <w:r w:rsidRPr="00CD298D">
        <w:rPr>
          <w:rFonts w:ascii="Calibri" w:eastAsia="Calibri" w:hAnsi="Calibri" w:cs="Calibri"/>
          <w:color w:val="000000" w:themeColor="text1"/>
        </w:rPr>
        <w:t xml:space="preserve"> Polishing Chromatography 1 and 2 using discrete scale down models one step at a time. </w:t>
      </w:r>
      <w:bookmarkStart w:id="6" w:name="_Toc78973115"/>
      <w:bookmarkStart w:id="7" w:name="_Ref98848006"/>
      <w:bookmarkStart w:id="8" w:name="_Toc104470470"/>
    </w:p>
    <w:p w14:paraId="6BD47D88" w14:textId="6BFF2789" w:rsidR="00F46123" w:rsidRPr="00CD298D" w:rsidRDefault="00F46123" w:rsidP="00CD298D">
      <w:pPr>
        <w:spacing w:line="480" w:lineRule="auto"/>
        <w:rPr>
          <w:rFonts w:ascii="Calibri" w:eastAsia="Calibri" w:hAnsi="Calibri" w:cs="Calibri"/>
          <w:color w:val="000000" w:themeColor="text1"/>
        </w:rPr>
      </w:pPr>
      <w:r w:rsidRPr="00A23B3E">
        <w:rPr>
          <w:rFonts w:ascii="Calibri" w:eastAsia="Calibri" w:hAnsi="Calibri" w:cs="Calibri"/>
          <w:b/>
          <w:bCs/>
          <w:color w:val="000000" w:themeColor="text1"/>
        </w:rPr>
        <w:t>Model-based Linkage Study to address the loss of cycles</w:t>
      </w:r>
      <w:bookmarkEnd w:id="6"/>
      <w:bookmarkEnd w:id="7"/>
      <w:bookmarkEnd w:id="8"/>
      <w:r w:rsidR="00A23B3E">
        <w:rPr>
          <w:rFonts w:ascii="Calibri" w:eastAsia="Calibri" w:hAnsi="Calibri" w:cs="Calibri"/>
          <w:color w:val="000000" w:themeColor="text1"/>
        </w:rPr>
        <w:t xml:space="preserve"> -</w:t>
      </w:r>
      <w:r w:rsidRPr="00CD298D">
        <w:rPr>
          <w:rFonts w:ascii="Calibri" w:eastAsia="Calibri" w:hAnsi="Calibri" w:cs="Calibri"/>
          <w:color w:val="000000" w:themeColor="text1"/>
        </w:rPr>
        <w:t>Because the product quality varies as a function of cell culture duration, the loss of product cycles can ultimately impact the product quality in the combined pool, but the impact is predictable</w:t>
      </w:r>
      <w:r w:rsidR="00CE33D7" w:rsidRPr="00CD298D">
        <w:rPr>
          <w:rFonts w:ascii="Calibri" w:eastAsia="Calibri" w:hAnsi="Calibri" w:cs="Calibri"/>
          <w:color w:val="000000" w:themeColor="text1"/>
        </w:rPr>
        <w:t>.</w:t>
      </w:r>
      <w:r w:rsidRPr="00CD298D">
        <w:rPr>
          <w:rFonts w:ascii="Calibri" w:eastAsia="Calibri" w:hAnsi="Calibri" w:cs="Calibri"/>
          <w:color w:val="000000" w:themeColor="text1"/>
        </w:rPr>
        <w:t xml:space="preserve"> Failure mode assessment is performed to evaluate how final product quality attributes, such as % HMWS, which varies over the bioreactor duration</w:t>
      </w:r>
      <w:r w:rsidR="0022754C" w:rsidRPr="00CD298D">
        <w:rPr>
          <w:rFonts w:ascii="Calibri" w:eastAsia="Calibri" w:hAnsi="Calibri" w:cs="Calibri"/>
          <w:color w:val="000000" w:themeColor="text1"/>
        </w:rPr>
        <w:t>,</w:t>
      </w:r>
      <w:r w:rsidRPr="00CD298D">
        <w:rPr>
          <w:rFonts w:ascii="Calibri" w:eastAsia="Calibri" w:hAnsi="Calibri" w:cs="Calibri"/>
          <w:color w:val="000000" w:themeColor="text1"/>
        </w:rPr>
        <w:t xml:space="preserve"> might be affected by the loss of cycles during a run. </w:t>
      </w:r>
    </w:p>
    <w:p w14:paraId="51E0BE65" w14:textId="18084BB8" w:rsidR="00F46123" w:rsidRPr="00820267" w:rsidRDefault="00F46123" w:rsidP="00CD298D">
      <w:pPr>
        <w:spacing w:line="480" w:lineRule="auto"/>
        <w:rPr>
          <w:rStyle w:val="Hyperlink"/>
          <w:b/>
          <w:bCs/>
          <w:color w:val="auto"/>
          <w:u w:val="none"/>
        </w:rPr>
      </w:pPr>
      <w:bookmarkStart w:id="9" w:name="_Toc78973116"/>
      <w:bookmarkStart w:id="10" w:name="_Ref92620234"/>
      <w:bookmarkStart w:id="11" w:name="_Ref98848024"/>
      <w:bookmarkStart w:id="12" w:name="_Toc104470471"/>
      <w:r w:rsidRPr="00820267">
        <w:rPr>
          <w:rFonts w:ascii="Calibri" w:eastAsia="Calibri" w:hAnsi="Calibri" w:cs="Calibri"/>
          <w:b/>
          <w:bCs/>
        </w:rPr>
        <w:t>Mode</w:t>
      </w:r>
      <w:r w:rsidRPr="00820267">
        <w:rPr>
          <w:rStyle w:val="Hyperlink"/>
          <w:b/>
          <w:bCs/>
          <w:color w:val="auto"/>
          <w:u w:val="none"/>
        </w:rPr>
        <w:t xml:space="preserve">l-based or experimental Linkage Study to </w:t>
      </w:r>
      <w:r w:rsidR="00CC3314" w:rsidRPr="00820267">
        <w:rPr>
          <w:rStyle w:val="Hyperlink"/>
          <w:b/>
          <w:bCs/>
          <w:color w:val="auto"/>
          <w:u w:val="none"/>
        </w:rPr>
        <w:t xml:space="preserve">assess </w:t>
      </w:r>
      <w:r w:rsidR="003A6D62" w:rsidRPr="00820267">
        <w:rPr>
          <w:rStyle w:val="Hyperlink"/>
          <w:b/>
          <w:bCs/>
          <w:color w:val="auto"/>
          <w:u w:val="none"/>
        </w:rPr>
        <w:t xml:space="preserve">varying outputs from </w:t>
      </w:r>
      <w:r w:rsidR="00CC3314" w:rsidRPr="00820267">
        <w:rPr>
          <w:rStyle w:val="Hyperlink"/>
          <w:b/>
          <w:bCs/>
          <w:color w:val="auto"/>
          <w:u w:val="none"/>
        </w:rPr>
        <w:t>previous unit operations</w:t>
      </w:r>
    </w:p>
    <w:p w14:paraId="1477612F" w14:textId="55150BDF" w:rsidR="00F46123" w:rsidRPr="00820267" w:rsidRDefault="00F46123" w:rsidP="00CD298D">
      <w:pPr>
        <w:spacing w:line="480" w:lineRule="auto"/>
        <w:rPr>
          <w:noProof/>
        </w:rPr>
      </w:pPr>
      <w:r w:rsidRPr="00CD298D">
        <w:rPr>
          <w:rFonts w:ascii="Calibri" w:eastAsia="Calibri" w:hAnsi="Calibri" w:cs="Calibri"/>
          <w:color w:val="000000" w:themeColor="text1"/>
        </w:rPr>
        <w:t>Using data from characterization studies, the expected range for process outputs, such as protein concentration, pH, and conductivity can be modeled.  These expected ranges can be assessed for impact on subsequent steps by leveraging the characterization data from those unit operations</w:t>
      </w:r>
      <w:r w:rsidR="00326E3B" w:rsidRPr="00CD298D">
        <w:rPr>
          <w:rFonts w:ascii="Calibri" w:eastAsia="Calibri" w:hAnsi="Calibri" w:cs="Calibri"/>
          <w:color w:val="000000" w:themeColor="text1"/>
        </w:rPr>
        <w:t xml:space="preserve">, </w:t>
      </w:r>
      <w:r w:rsidR="00F362DF" w:rsidRPr="00CD298D">
        <w:rPr>
          <w:rFonts w:ascii="Calibri" w:eastAsia="Calibri" w:hAnsi="Calibri" w:cs="Calibri"/>
          <w:color w:val="000000" w:themeColor="text1"/>
        </w:rPr>
        <w:t xml:space="preserve">such as </w:t>
      </w:r>
      <w:r w:rsidR="00550245" w:rsidRPr="00CD298D">
        <w:rPr>
          <w:rFonts w:ascii="Calibri" w:eastAsia="Calibri" w:hAnsi="Calibri" w:cs="Calibri"/>
          <w:color w:val="000000" w:themeColor="text1"/>
        </w:rPr>
        <w:t xml:space="preserve">to what </w:t>
      </w:r>
      <w:r w:rsidR="00550245" w:rsidRPr="00CD298D">
        <w:rPr>
          <w:rFonts w:ascii="Calibri" w:eastAsia="Calibri" w:hAnsi="Calibri" w:cs="Calibri"/>
          <w:color w:val="000000" w:themeColor="text1"/>
        </w:rPr>
        <w:lastRenderedPageBreak/>
        <w:t>extent</w:t>
      </w:r>
      <w:r w:rsidRPr="00CD298D">
        <w:rPr>
          <w:rFonts w:ascii="Calibri" w:eastAsia="Calibri" w:hAnsi="Calibri" w:cs="Calibri"/>
          <w:color w:val="000000" w:themeColor="text1"/>
        </w:rPr>
        <w:t xml:space="preserve"> Protein A loading conditions impact protein A pool concentration and pH.  </w:t>
      </w:r>
      <w:r w:rsidRPr="00A23B3E">
        <w:rPr>
          <w:rFonts w:ascii="Calibri" w:eastAsia="Calibri" w:hAnsi="Calibri" w:cs="Calibri"/>
          <w:color w:val="000000" w:themeColor="text1"/>
        </w:rPr>
        <w:t xml:space="preserve">If the output ranges from a unit operation were not assessed </w:t>
      </w:r>
      <w:r w:rsidRPr="00820267">
        <w:rPr>
          <w:rFonts w:ascii="Calibri" w:eastAsia="Calibri" w:hAnsi="Calibri" w:cs="Calibri"/>
          <w:color w:val="000000" w:themeColor="text1"/>
        </w:rPr>
        <w:t xml:space="preserve">as load </w:t>
      </w:r>
      <w:r w:rsidRPr="00820267">
        <w:rPr>
          <w:rFonts w:ascii="Calibri" w:eastAsia="Calibri" w:hAnsi="Calibri" w:cs="Calibri"/>
        </w:rPr>
        <w:t>conditi</w:t>
      </w:r>
      <w:r w:rsidRPr="00820267">
        <w:rPr>
          <w:rStyle w:val="Hyperlink"/>
          <w:color w:val="auto"/>
          <w:u w:val="none"/>
        </w:rPr>
        <w:t>ons for the subsequent step</w:t>
      </w:r>
      <w:r w:rsidR="00196A47" w:rsidRPr="00820267">
        <w:rPr>
          <w:rStyle w:val="Hyperlink"/>
          <w:color w:val="auto"/>
          <w:u w:val="none"/>
        </w:rPr>
        <w:t>,</w:t>
      </w:r>
      <w:r w:rsidRPr="00820267">
        <w:rPr>
          <w:rStyle w:val="Hyperlink"/>
          <w:color w:val="auto"/>
          <w:u w:val="none"/>
        </w:rPr>
        <w:t xml:space="preserve"> then additional </w:t>
      </w:r>
      <w:r w:rsidR="00322990" w:rsidRPr="00820267">
        <w:rPr>
          <w:rStyle w:val="Hyperlink"/>
          <w:color w:val="auto"/>
          <w:u w:val="none"/>
        </w:rPr>
        <w:t xml:space="preserve">experimental </w:t>
      </w:r>
      <w:r w:rsidRPr="00820267">
        <w:rPr>
          <w:rStyle w:val="Hyperlink"/>
          <w:color w:val="auto"/>
          <w:u w:val="none"/>
        </w:rPr>
        <w:t>linkage studies may be required</w:t>
      </w:r>
      <w:r w:rsidR="00A67882" w:rsidRPr="00820267">
        <w:rPr>
          <w:rStyle w:val="Hyperlink"/>
          <w:color w:val="auto"/>
          <w:u w:val="none"/>
        </w:rPr>
        <w:t>.</w:t>
      </w:r>
    </w:p>
    <w:bookmarkEnd w:id="9"/>
    <w:bookmarkEnd w:id="10"/>
    <w:bookmarkEnd w:id="11"/>
    <w:bookmarkEnd w:id="12"/>
    <w:p w14:paraId="42D7FF99" w14:textId="35E811AA" w:rsidR="00F46123" w:rsidRPr="00232FD2" w:rsidRDefault="00F46123" w:rsidP="00F46123">
      <w:pPr>
        <w:spacing w:line="480" w:lineRule="auto"/>
        <w:rPr>
          <w:rStyle w:val="Hyperlink"/>
          <w:b/>
          <w:bCs/>
          <w:noProof/>
          <w:color w:val="171717" w:themeColor="background2" w:themeShade="1A"/>
        </w:rPr>
      </w:pPr>
      <w:r w:rsidRPr="00232FD2">
        <w:rPr>
          <w:rStyle w:val="Hyperlink"/>
          <w:b/>
          <w:bCs/>
          <w:noProof/>
          <w:color w:val="171717" w:themeColor="background2" w:themeShade="1A"/>
        </w:rPr>
        <w:t>Viral clearance validation at small scale</w:t>
      </w:r>
    </w:p>
    <w:p w14:paraId="2CAEB3A5" w14:textId="452E93BD" w:rsidR="006A5EAC" w:rsidRDefault="00D401DD" w:rsidP="00F46123">
      <w:pPr>
        <w:spacing w:line="480" w:lineRule="auto"/>
        <w:rPr>
          <w:rStyle w:val="Hyperlink"/>
          <w:noProof/>
          <w:color w:val="171717" w:themeColor="background2" w:themeShade="1A"/>
          <w:u w:val="none"/>
        </w:rPr>
      </w:pPr>
      <w:r>
        <w:rPr>
          <w:rStyle w:val="Hyperlink"/>
          <w:noProof/>
          <w:color w:val="171717" w:themeColor="background2" w:themeShade="1A"/>
          <w:u w:val="none"/>
        </w:rPr>
        <w:t xml:space="preserve">In general, viral clearance approaches traditionally applied to batch processes may also be applied to integrated continuous systems. </w:t>
      </w:r>
      <w:r w:rsidR="006A5EAC">
        <w:rPr>
          <w:rStyle w:val="Hyperlink"/>
          <w:noProof/>
          <w:color w:val="171717" w:themeColor="background2" w:themeShade="1A"/>
          <w:u w:val="none"/>
        </w:rPr>
        <w:t xml:space="preserve">Similarities and differences are discussed for each unit operation below. </w:t>
      </w:r>
    </w:p>
    <w:p w14:paraId="73755AE8" w14:textId="14AA1236" w:rsidR="00F46123" w:rsidRDefault="00D401DD" w:rsidP="00F46123">
      <w:pPr>
        <w:spacing w:line="480" w:lineRule="auto"/>
        <w:rPr>
          <w:rStyle w:val="Hyperlink"/>
          <w:noProof/>
          <w:color w:val="7030A0"/>
        </w:rPr>
      </w:pPr>
      <w:r>
        <w:rPr>
          <w:rStyle w:val="Hyperlink"/>
          <w:noProof/>
          <w:color w:val="171717" w:themeColor="background2" w:themeShade="1A"/>
          <w:u w:val="none"/>
        </w:rPr>
        <w:t xml:space="preserve">Multi-column capture (or polishing) may require specific consideration. </w:t>
      </w:r>
      <w:r w:rsidR="00401B38">
        <w:rPr>
          <w:rStyle w:val="Hyperlink"/>
          <w:noProof/>
          <w:color w:val="171717" w:themeColor="background2" w:themeShade="1A"/>
          <w:u w:val="none"/>
        </w:rPr>
        <w:t>F</w:t>
      </w:r>
      <w:r w:rsidR="006A5EAC">
        <w:rPr>
          <w:rStyle w:val="Hyperlink"/>
          <w:noProof/>
          <w:color w:val="171717" w:themeColor="background2" w:themeShade="1A"/>
          <w:u w:val="none"/>
        </w:rPr>
        <w:t xml:space="preserve">or example, </w:t>
      </w:r>
      <w:r w:rsidR="00882C18" w:rsidRPr="0012377D">
        <w:rPr>
          <w:rStyle w:val="Hyperlink"/>
          <w:noProof/>
          <w:color w:val="171717" w:themeColor="background2" w:themeShade="1A"/>
          <w:u w:val="none"/>
        </w:rPr>
        <w:t>continuous small-scale equipment</w:t>
      </w:r>
      <w:r w:rsidR="00542A63" w:rsidRPr="0012377D">
        <w:rPr>
          <w:rStyle w:val="Hyperlink"/>
          <w:noProof/>
          <w:color w:val="171717" w:themeColor="background2" w:themeShade="1A"/>
          <w:u w:val="none"/>
        </w:rPr>
        <w:t xml:space="preserve"> </w:t>
      </w:r>
      <w:r w:rsidR="00882C18" w:rsidRPr="0012377D">
        <w:rPr>
          <w:rStyle w:val="Hyperlink"/>
          <w:noProof/>
          <w:color w:val="171717" w:themeColor="background2" w:themeShade="1A"/>
          <w:u w:val="none"/>
        </w:rPr>
        <w:t xml:space="preserve">may not be </w:t>
      </w:r>
      <w:r w:rsidR="00882C18" w:rsidRPr="2243F170">
        <w:rPr>
          <w:rStyle w:val="Hyperlink"/>
          <w:color w:val="171717" w:themeColor="background2" w:themeShade="1A"/>
          <w:u w:val="none"/>
        </w:rPr>
        <w:t>availab</w:t>
      </w:r>
      <w:r w:rsidR="602D11A0" w:rsidRPr="2243F170">
        <w:rPr>
          <w:rStyle w:val="Hyperlink"/>
          <w:color w:val="171717" w:themeColor="background2" w:themeShade="1A"/>
          <w:u w:val="none"/>
        </w:rPr>
        <w:t>l</w:t>
      </w:r>
      <w:r w:rsidR="00882C18" w:rsidRPr="2243F170">
        <w:rPr>
          <w:rStyle w:val="Hyperlink"/>
          <w:color w:val="171717" w:themeColor="background2" w:themeShade="1A"/>
          <w:u w:val="none"/>
        </w:rPr>
        <w:t>e</w:t>
      </w:r>
      <w:r w:rsidR="00882C18" w:rsidRPr="0012377D">
        <w:rPr>
          <w:rStyle w:val="Hyperlink"/>
          <w:noProof/>
          <w:color w:val="171717" w:themeColor="background2" w:themeShade="1A"/>
          <w:u w:val="none"/>
        </w:rPr>
        <w:t xml:space="preserve"> at viral clearance facilities</w:t>
      </w:r>
      <w:r w:rsidR="00882C18" w:rsidRPr="0012377D">
        <w:rPr>
          <w:rStyle w:val="Hyperlink"/>
          <w:color w:val="171717" w:themeColor="background2" w:themeShade="1A"/>
          <w:u w:val="none"/>
        </w:rPr>
        <w:t>.</w:t>
      </w:r>
      <w:r w:rsidR="00F46123" w:rsidRPr="0012377D">
        <w:rPr>
          <w:rStyle w:val="Hyperlink"/>
          <w:color w:val="171717" w:themeColor="background2" w:themeShade="1A"/>
          <w:u w:val="none"/>
        </w:rPr>
        <w:t xml:space="preserve"> </w:t>
      </w:r>
      <w:r w:rsidR="006A5EAC">
        <w:rPr>
          <w:rStyle w:val="Hyperlink"/>
          <w:color w:val="171717" w:themeColor="background2" w:themeShade="1A"/>
          <w:u w:val="none"/>
        </w:rPr>
        <w:t>Instead, c</w:t>
      </w:r>
      <w:r w:rsidR="00F46123" w:rsidRPr="0012377D">
        <w:rPr>
          <w:rStyle w:val="Hyperlink"/>
          <w:noProof/>
          <w:color w:val="171717" w:themeColor="background2" w:themeShade="1A"/>
          <w:u w:val="none"/>
        </w:rPr>
        <w:t xml:space="preserve">ontinuous capture systems </w:t>
      </w:r>
      <w:r w:rsidR="00F46123" w:rsidRPr="0012377D">
        <w:rPr>
          <w:rStyle w:val="Hyperlink"/>
          <w:color w:val="171717" w:themeColor="background2" w:themeShade="1A"/>
          <w:u w:val="none"/>
        </w:rPr>
        <w:t>leverag</w:t>
      </w:r>
      <w:r w:rsidR="00DB4818">
        <w:rPr>
          <w:rStyle w:val="Hyperlink"/>
          <w:color w:val="171717" w:themeColor="background2" w:themeShade="1A"/>
          <w:u w:val="none"/>
        </w:rPr>
        <w:t>ing</w:t>
      </w:r>
      <w:r w:rsidR="00F46123" w:rsidRPr="0012377D">
        <w:rPr>
          <w:rStyle w:val="Hyperlink"/>
          <w:color w:val="171717" w:themeColor="background2" w:themeShade="1A"/>
          <w:u w:val="none"/>
        </w:rPr>
        <w:t xml:space="preserve"> </w:t>
      </w:r>
      <w:r w:rsidR="00F46123" w:rsidRPr="0012377D">
        <w:rPr>
          <w:rStyle w:val="Hyperlink"/>
          <w:noProof/>
          <w:color w:val="171717" w:themeColor="background2" w:themeShade="1A"/>
          <w:u w:val="none"/>
        </w:rPr>
        <w:t>two columns in series in the load phase</w:t>
      </w:r>
      <w:r w:rsidR="001A236A">
        <w:rPr>
          <w:rStyle w:val="Hyperlink"/>
          <w:color w:val="171717" w:themeColor="background2" w:themeShade="1A"/>
          <w:u w:val="none"/>
        </w:rPr>
        <w:t xml:space="preserve"> may </w:t>
      </w:r>
      <w:r w:rsidR="006A5EAC">
        <w:rPr>
          <w:rStyle w:val="Hyperlink"/>
          <w:color w:val="171717" w:themeColor="background2" w:themeShade="1A"/>
          <w:u w:val="none"/>
        </w:rPr>
        <w:t>use</w:t>
      </w:r>
      <w:r w:rsidR="001A236A">
        <w:rPr>
          <w:rStyle w:val="Hyperlink"/>
          <w:color w:val="171717" w:themeColor="background2" w:themeShade="1A"/>
          <w:u w:val="none"/>
        </w:rPr>
        <w:t xml:space="preserve"> </w:t>
      </w:r>
      <w:r w:rsidR="00F46123" w:rsidRPr="0012377D">
        <w:rPr>
          <w:rStyle w:val="Hyperlink"/>
          <w:color w:val="171717" w:themeColor="background2" w:themeShade="1A"/>
          <w:u w:val="none"/>
        </w:rPr>
        <w:t xml:space="preserve">a </w:t>
      </w:r>
      <w:r w:rsidR="001A236A">
        <w:rPr>
          <w:rStyle w:val="Hyperlink"/>
          <w:color w:val="171717" w:themeColor="background2" w:themeShade="1A"/>
          <w:u w:val="none"/>
        </w:rPr>
        <w:t xml:space="preserve">batch chromatography system with a </w:t>
      </w:r>
      <w:r w:rsidR="00F46123" w:rsidRPr="0012377D">
        <w:rPr>
          <w:rStyle w:val="Hyperlink"/>
          <w:noProof/>
          <w:color w:val="171717" w:themeColor="background2" w:themeShade="1A"/>
          <w:u w:val="none"/>
        </w:rPr>
        <w:t>modified flow path</w:t>
      </w:r>
      <w:r w:rsidR="00F46123" w:rsidRPr="001054F2">
        <w:rPr>
          <w:rStyle w:val="Hyperlink"/>
          <w:noProof/>
          <w:color w:val="7030A0"/>
        </w:rPr>
        <w:t>.</w:t>
      </w:r>
    </w:p>
    <w:p w14:paraId="4CFACF69" w14:textId="7FAAACEB" w:rsidR="00BB00C6" w:rsidRPr="001054F2" w:rsidRDefault="0012377D" w:rsidP="00F46123">
      <w:pPr>
        <w:spacing w:line="480" w:lineRule="auto"/>
        <w:rPr>
          <w:rStyle w:val="Hyperlink"/>
          <w:noProof/>
          <w:color w:val="7030A0"/>
        </w:rPr>
      </w:pPr>
      <w:r w:rsidRPr="00586060">
        <w:rPr>
          <w:rStyle w:val="Hyperlink"/>
          <w:noProof/>
          <w:color w:val="171717" w:themeColor="background2" w:themeShade="1A"/>
          <w:u w:val="none"/>
        </w:rPr>
        <w:t xml:space="preserve">Several studies have demostrated that the viral clearance capabilities of a multi-column continuous Protein A system may be evaluated using an appropriately scaled‐down single column </w:t>
      </w:r>
      <w:r w:rsidR="00FC0625">
        <w:rPr>
          <w:rStyle w:val="Hyperlink"/>
          <w:noProof/>
          <w:color w:val="171717" w:themeColor="background2" w:themeShade="1A"/>
          <w:u w:val="none"/>
        </w:rPr>
        <w:t xml:space="preserve">setup </w:t>
      </w:r>
      <w:r w:rsidRPr="00586060">
        <w:rPr>
          <w:rStyle w:val="Hyperlink"/>
          <w:noProof/>
          <w:color w:val="171717" w:themeColor="background2" w:themeShade="1A"/>
          <w:u w:val="none"/>
        </w:rPr>
        <w:t xml:space="preserve">by comparing </w:t>
      </w:r>
      <w:r w:rsidR="00F560E9">
        <w:rPr>
          <w:rStyle w:val="Hyperlink"/>
          <w:noProof/>
          <w:color w:val="171717" w:themeColor="background2" w:themeShade="1A"/>
          <w:u w:val="none"/>
        </w:rPr>
        <w:t xml:space="preserve">model </w:t>
      </w:r>
      <w:r w:rsidRPr="00586060">
        <w:rPr>
          <w:rStyle w:val="Hyperlink"/>
          <w:noProof/>
          <w:color w:val="171717" w:themeColor="background2" w:themeShade="1A"/>
          <w:u w:val="none"/>
        </w:rPr>
        <w:t>vir</w:t>
      </w:r>
      <w:r w:rsidR="00F560E9">
        <w:rPr>
          <w:rStyle w:val="Hyperlink"/>
          <w:noProof/>
          <w:color w:val="171717" w:themeColor="background2" w:themeShade="1A"/>
          <w:u w:val="none"/>
        </w:rPr>
        <w:t>us</w:t>
      </w:r>
      <w:r w:rsidRPr="00586060">
        <w:rPr>
          <w:rStyle w:val="Hyperlink"/>
          <w:noProof/>
          <w:color w:val="171717" w:themeColor="background2" w:themeShade="1A"/>
          <w:u w:val="none"/>
        </w:rPr>
        <w:t xml:space="preserve"> remov</w:t>
      </w:r>
      <w:r w:rsidR="00FC0625">
        <w:rPr>
          <w:rStyle w:val="Hyperlink"/>
          <w:noProof/>
          <w:color w:val="171717" w:themeColor="background2" w:themeShade="1A"/>
          <w:u w:val="none"/>
        </w:rPr>
        <w:t>a</w:t>
      </w:r>
      <w:r w:rsidRPr="00586060">
        <w:rPr>
          <w:rStyle w:val="Hyperlink"/>
          <w:noProof/>
          <w:color w:val="171717" w:themeColor="background2" w:themeShade="1A"/>
          <w:u w:val="none"/>
        </w:rPr>
        <w:t xml:space="preserve">l over </w:t>
      </w:r>
      <w:r w:rsidRPr="2243F170">
        <w:rPr>
          <w:rStyle w:val="Hyperlink"/>
          <w:noProof/>
          <w:color w:val="171717" w:themeColor="background2" w:themeShade="1A"/>
          <w:u w:val="none"/>
        </w:rPr>
        <w:t>sin</w:t>
      </w:r>
      <w:r w:rsidR="6BB73F7C" w:rsidRPr="2243F170">
        <w:rPr>
          <w:rStyle w:val="Hyperlink"/>
          <w:noProof/>
          <w:color w:val="171717" w:themeColor="background2" w:themeShade="1A"/>
          <w:u w:val="none"/>
        </w:rPr>
        <w:t>gl</w:t>
      </w:r>
      <w:r w:rsidRPr="2243F170">
        <w:rPr>
          <w:rStyle w:val="Hyperlink"/>
          <w:noProof/>
          <w:color w:val="171717" w:themeColor="background2" w:themeShade="1A"/>
          <w:u w:val="none"/>
        </w:rPr>
        <w:t>e</w:t>
      </w:r>
      <w:r w:rsidRPr="00586060">
        <w:rPr>
          <w:rStyle w:val="Hyperlink"/>
          <w:noProof/>
          <w:color w:val="171717" w:themeColor="background2" w:themeShade="1A"/>
          <w:u w:val="none"/>
        </w:rPr>
        <w:t xml:space="preserve"> column and multi-column </w:t>
      </w:r>
      <w:r w:rsidRPr="2243F170">
        <w:rPr>
          <w:rStyle w:val="Hyperlink"/>
          <w:noProof/>
          <w:color w:val="171717" w:themeColor="background2" w:themeShade="1A"/>
          <w:u w:val="none"/>
        </w:rPr>
        <w:t>system</w:t>
      </w:r>
      <w:r w:rsidR="6EC0072C" w:rsidRPr="2243F170">
        <w:rPr>
          <w:rStyle w:val="Hyperlink"/>
          <w:noProof/>
          <w:color w:val="171717" w:themeColor="background2" w:themeShade="1A"/>
          <w:u w:val="none"/>
        </w:rPr>
        <w:t>s</w:t>
      </w:r>
      <w:r w:rsidRPr="00586060">
        <w:rPr>
          <w:rStyle w:val="Hyperlink"/>
          <w:noProof/>
          <w:color w:val="171717" w:themeColor="background2" w:themeShade="1A"/>
          <w:u w:val="none"/>
        </w:rPr>
        <w:t xml:space="preserve"> </w:t>
      </w:r>
      <w:r w:rsidRPr="00586060">
        <w:rPr>
          <w:noProof/>
          <w:color w:val="171717" w:themeColor="background2" w:themeShade="1A"/>
        </w:rPr>
        <w:fldChar w:fldCharType="begin">
          <w:fldData xml:space="preserve">PEVuZE5vdGU+PENpdGU+PEF1dGhvcj5BbmdlbG88L0F1dGhvcj48WWVhcj4yMDE5PC9ZZWFyPjxS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==
</w:fldData>
        </w:fldChar>
      </w:r>
      <w:r w:rsidR="00E46904">
        <w:rPr>
          <w:noProof/>
          <w:color w:val="171717" w:themeColor="background2" w:themeShade="1A"/>
        </w:rPr>
        <w:instrText xml:space="preserve"> ADDIN EN.CITE </w:instrText>
      </w:r>
      <w:r w:rsidR="00E46904">
        <w:rPr>
          <w:noProof/>
          <w:color w:val="171717" w:themeColor="background2" w:themeShade="1A"/>
        </w:rPr>
        <w:fldChar w:fldCharType="begin">
          <w:fldData xml:space="preserve">PEVuZE5vdGU+PENpdGU+PEF1dGhvcj5BbmdlbG88L0F1dGhvcj48WWVhcj4yMDE5PC9ZZWFyPjxS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==
</w:fldData>
        </w:fldChar>
      </w:r>
      <w:r w:rsidR="00E46904">
        <w:rPr>
          <w:noProof/>
          <w:color w:val="171717" w:themeColor="background2" w:themeShade="1A"/>
        </w:rPr>
        <w:instrText xml:space="preserve"> ADDIN EN.CITE.DATA </w:instrText>
      </w:r>
      <w:r w:rsidR="00E46904">
        <w:rPr>
          <w:noProof/>
          <w:color w:val="171717" w:themeColor="background2" w:themeShade="1A"/>
        </w:rPr>
      </w:r>
      <w:r w:rsidR="00E46904">
        <w:rPr>
          <w:noProof/>
          <w:color w:val="171717" w:themeColor="background2" w:themeShade="1A"/>
        </w:rPr>
        <w:fldChar w:fldCharType="end"/>
      </w:r>
      <w:r w:rsidRPr="00586060">
        <w:rPr>
          <w:noProof/>
          <w:color w:val="171717" w:themeColor="background2" w:themeShade="1A"/>
        </w:rPr>
      </w:r>
      <w:r w:rsidRPr="00586060">
        <w:rPr>
          <w:noProof/>
          <w:color w:val="171717" w:themeColor="background2" w:themeShade="1A"/>
        </w:rPr>
        <w:fldChar w:fldCharType="separate"/>
      </w:r>
      <w:r w:rsidR="00E46904">
        <w:rPr>
          <w:noProof/>
          <w:color w:val="171717" w:themeColor="background2" w:themeShade="1A"/>
        </w:rPr>
        <w:t>[16, 17]</w:t>
      </w:r>
      <w:r w:rsidRPr="00586060">
        <w:rPr>
          <w:noProof/>
          <w:color w:val="171717" w:themeColor="background2" w:themeShade="1A"/>
        </w:rPr>
        <w:fldChar w:fldCharType="end"/>
      </w:r>
      <w:r w:rsidR="00390EEA">
        <w:rPr>
          <w:rStyle w:val="Hyperlink"/>
          <w:noProof/>
          <w:color w:val="171717" w:themeColor="background2" w:themeShade="1A"/>
          <w:u w:val="none"/>
        </w:rPr>
        <w:t>.</w:t>
      </w:r>
      <w:r w:rsidRPr="00586060">
        <w:rPr>
          <w:rStyle w:val="Hyperlink"/>
          <w:noProof/>
          <w:color w:val="171717" w:themeColor="background2" w:themeShade="1A"/>
          <w:u w:val="none"/>
        </w:rPr>
        <w:t xml:space="preserve"> </w:t>
      </w:r>
      <w:r w:rsidR="25328547" w:rsidRPr="1412B843">
        <w:rPr>
          <w:rStyle w:val="Hyperlink"/>
          <w:noProof/>
          <w:color w:val="171717" w:themeColor="background2" w:themeShade="1A"/>
          <w:u w:val="none"/>
        </w:rPr>
        <w:t>S</w:t>
      </w:r>
      <w:r w:rsidRPr="1412B843">
        <w:rPr>
          <w:rStyle w:val="Hyperlink"/>
          <w:noProof/>
          <w:color w:val="171717" w:themeColor="background2" w:themeShade="1A"/>
          <w:u w:val="none"/>
        </w:rPr>
        <w:t>imilar</w:t>
      </w:r>
      <w:r w:rsidRPr="00586060">
        <w:rPr>
          <w:rStyle w:val="Hyperlink"/>
          <w:noProof/>
          <w:color w:val="171717" w:themeColor="background2" w:themeShade="1A"/>
          <w:u w:val="none"/>
        </w:rPr>
        <w:t xml:space="preserve"> virus removal was achieved </w:t>
      </w:r>
      <w:r w:rsidR="00EC04B5">
        <w:rPr>
          <w:rStyle w:val="Hyperlink"/>
          <w:noProof/>
          <w:color w:val="171717" w:themeColor="background2" w:themeShade="1A"/>
          <w:u w:val="none"/>
        </w:rPr>
        <w:t xml:space="preserve">for both single column and mutli-column systems </w:t>
      </w:r>
      <w:r w:rsidRPr="00586060">
        <w:rPr>
          <w:rStyle w:val="Hyperlink"/>
          <w:noProof/>
          <w:color w:val="171717" w:themeColor="background2" w:themeShade="1A"/>
          <w:u w:val="none"/>
        </w:rPr>
        <w:t xml:space="preserve">and parameters identified as impactful for viral clearance using the single column system were predictive for multi-column modes.  </w:t>
      </w:r>
    </w:p>
    <w:p w14:paraId="682A72A3" w14:textId="7553B0C9" w:rsidR="009A2527" w:rsidRPr="009A2527" w:rsidRDefault="009A2527" w:rsidP="00F46123">
      <w:pPr>
        <w:spacing w:line="480" w:lineRule="auto"/>
        <w:rPr>
          <w:rStyle w:val="Hyperlink"/>
          <w:noProof/>
          <w:color w:val="171717" w:themeColor="background2" w:themeShade="1A"/>
          <w:u w:val="none"/>
        </w:rPr>
      </w:pPr>
      <w:r w:rsidRPr="00066167">
        <w:rPr>
          <w:rStyle w:val="Hyperlink"/>
          <w:noProof/>
          <w:color w:val="171717" w:themeColor="background2" w:themeShade="1A"/>
          <w:highlight w:val="yellow"/>
          <w:u w:val="none"/>
        </w:rPr>
        <w:t xml:space="preserve">Virus inactivation </w:t>
      </w:r>
      <w:r w:rsidR="00336BD3" w:rsidRPr="00066167">
        <w:rPr>
          <w:rStyle w:val="Hyperlink"/>
          <w:noProof/>
          <w:color w:val="171717" w:themeColor="background2" w:themeShade="1A"/>
          <w:highlight w:val="yellow"/>
          <w:u w:val="none"/>
        </w:rPr>
        <w:t>(low pH or solvent / detergent)</w:t>
      </w:r>
      <w:r w:rsidRPr="00066167">
        <w:rPr>
          <w:rStyle w:val="Hyperlink"/>
          <w:noProof/>
          <w:color w:val="171717" w:themeColor="background2" w:themeShade="1A"/>
          <w:highlight w:val="yellow"/>
          <w:u w:val="none"/>
        </w:rPr>
        <w:t xml:space="preserve"> in a continous system may be performed in hold tanks, as is done for batch processing, and multiple hold tanks may be used to minimize disruptions in the process flow. Operationally, each hold tank is similar to batch processing, and therefore batch scale-down models can be used. Additionally, if a continuous incubation chamber is used at scale</w:t>
      </w:r>
      <w:r w:rsidR="17565591" w:rsidRPr="00066167">
        <w:rPr>
          <w:rStyle w:val="Hyperlink"/>
          <w:noProof/>
          <w:color w:val="171717" w:themeColor="background2" w:themeShade="1A"/>
          <w:highlight w:val="yellow"/>
          <w:u w:val="none"/>
        </w:rPr>
        <w:t>,</w:t>
      </w:r>
      <w:r w:rsidRPr="00066167">
        <w:rPr>
          <w:rStyle w:val="Hyperlink"/>
          <w:noProof/>
          <w:color w:val="171717" w:themeColor="background2" w:themeShade="1A"/>
          <w:highlight w:val="yellow"/>
          <w:u w:val="none"/>
        </w:rPr>
        <w:t xml:space="preserve"> a batch scale-down model could still be appropriate to assess impacts to viral inactiviation and product quality.  In this instance the ability of the continuous incubation chambers to control the processs parameters with the ranges identified by the batch scale down model would need to be demonstrated sep</w:t>
      </w:r>
      <w:r w:rsidR="5051FD04" w:rsidRPr="00066167">
        <w:rPr>
          <w:rStyle w:val="Hyperlink"/>
          <w:noProof/>
          <w:color w:val="171717" w:themeColor="background2" w:themeShade="1A"/>
          <w:highlight w:val="yellow"/>
          <w:u w:val="none"/>
        </w:rPr>
        <w:t>a</w:t>
      </w:r>
      <w:r w:rsidRPr="00066167">
        <w:rPr>
          <w:rStyle w:val="Hyperlink"/>
          <w:noProof/>
          <w:color w:val="171717" w:themeColor="background2" w:themeShade="1A"/>
          <w:highlight w:val="yellow"/>
          <w:u w:val="none"/>
        </w:rPr>
        <w:t>rat</w:t>
      </w:r>
      <w:r w:rsidR="7430EB7B" w:rsidRPr="00066167">
        <w:rPr>
          <w:rStyle w:val="Hyperlink"/>
          <w:noProof/>
          <w:color w:val="171717" w:themeColor="background2" w:themeShade="1A"/>
          <w:highlight w:val="yellow"/>
          <w:u w:val="none"/>
        </w:rPr>
        <w:t>e</w:t>
      </w:r>
      <w:r w:rsidRPr="00066167">
        <w:rPr>
          <w:rStyle w:val="Hyperlink"/>
          <w:noProof/>
          <w:color w:val="171717" w:themeColor="background2" w:themeShade="1A"/>
          <w:highlight w:val="yellow"/>
          <w:u w:val="none"/>
        </w:rPr>
        <w:t>ly.</w:t>
      </w:r>
      <w:r w:rsidRPr="00AE05C2">
        <w:rPr>
          <w:rStyle w:val="Hyperlink"/>
          <w:noProof/>
          <w:color w:val="171717" w:themeColor="background2" w:themeShade="1A"/>
          <w:u w:val="none"/>
        </w:rPr>
        <w:t xml:space="preserve">  </w:t>
      </w:r>
    </w:p>
    <w:p w14:paraId="23816B9A" w14:textId="6BD6BA6F" w:rsidR="00F46123" w:rsidRPr="008A4501" w:rsidRDefault="00F46123" w:rsidP="00F46123">
      <w:pPr>
        <w:spacing w:line="480" w:lineRule="auto"/>
        <w:rPr>
          <w:rStyle w:val="Hyperlink"/>
          <w:color w:val="171717" w:themeColor="background2" w:themeShade="1A"/>
          <w:u w:val="none"/>
        </w:rPr>
      </w:pPr>
      <w:r w:rsidRPr="00C2731F">
        <w:rPr>
          <w:rStyle w:val="Hyperlink"/>
          <w:color w:val="171717" w:themeColor="background2" w:themeShade="1A"/>
          <w:u w:val="none"/>
        </w:rPr>
        <w:lastRenderedPageBreak/>
        <w:t>For the polishing steps</w:t>
      </w:r>
      <w:r w:rsidR="00810984" w:rsidRPr="00C2731F">
        <w:rPr>
          <w:rStyle w:val="Hyperlink"/>
          <w:color w:val="171717" w:themeColor="background2" w:themeShade="1A"/>
          <w:u w:val="none"/>
        </w:rPr>
        <w:t xml:space="preserve"> that can be</w:t>
      </w:r>
      <w:r w:rsidRPr="00C2731F">
        <w:rPr>
          <w:rStyle w:val="Hyperlink"/>
          <w:color w:val="171717" w:themeColor="background2" w:themeShade="1A"/>
          <w:u w:val="none"/>
        </w:rPr>
        <w:t xml:space="preserve"> dynamically influenced by their prior unit operation, the viral </w:t>
      </w:r>
      <w:r w:rsidR="00F453E3" w:rsidRPr="00C2731F">
        <w:rPr>
          <w:rStyle w:val="Hyperlink"/>
          <w:color w:val="171717" w:themeColor="background2" w:themeShade="1A"/>
          <w:u w:val="none"/>
        </w:rPr>
        <w:t xml:space="preserve">clearance </w:t>
      </w:r>
      <w:r w:rsidRPr="00C2731F">
        <w:rPr>
          <w:rStyle w:val="Hyperlink"/>
          <w:color w:val="171717" w:themeColor="background2" w:themeShade="1A"/>
          <w:u w:val="none"/>
        </w:rPr>
        <w:t xml:space="preserve">validation approach can become more operationally challenging. In this scenario, product concentration and conductivity/pH both change during loading onto the polishing step. </w:t>
      </w:r>
      <w:r w:rsidR="00DA427F" w:rsidRPr="00C2731F">
        <w:rPr>
          <w:rStyle w:val="Hyperlink"/>
          <w:color w:val="171717" w:themeColor="background2" w:themeShade="1A"/>
          <w:u w:val="none"/>
        </w:rPr>
        <w:t xml:space="preserve">One </w:t>
      </w:r>
      <w:proofErr w:type="spellStart"/>
      <w:r w:rsidR="00DA427F" w:rsidRPr="00C2731F">
        <w:rPr>
          <w:rStyle w:val="Hyperlink"/>
          <w:color w:val="171717" w:themeColor="background2" w:themeShade="1A"/>
          <w:u w:val="none"/>
        </w:rPr>
        <w:t>apprach</w:t>
      </w:r>
      <w:proofErr w:type="spellEnd"/>
      <w:r w:rsidR="00DA427F" w:rsidRPr="00C2731F">
        <w:rPr>
          <w:rStyle w:val="Hyperlink"/>
          <w:color w:val="171717" w:themeColor="background2" w:themeShade="1A"/>
          <w:u w:val="none"/>
        </w:rPr>
        <w:t xml:space="preserve"> would be </w:t>
      </w:r>
      <w:r w:rsidR="00DA427F" w:rsidRPr="00C2731F">
        <w:rPr>
          <w:rStyle w:val="Hyperlink"/>
          <w:noProof/>
          <w:color w:val="171717" w:themeColor="background2" w:themeShade="1A"/>
          <w:u w:val="none"/>
        </w:rPr>
        <w:t>t</w:t>
      </w:r>
      <w:r w:rsidRPr="00C2731F">
        <w:rPr>
          <w:rStyle w:val="Hyperlink"/>
          <w:color w:val="171717" w:themeColor="background2" w:themeShade="1A"/>
          <w:u w:val="none"/>
        </w:rPr>
        <w:t>o mimic this configuration during the viral clearance study</w:t>
      </w:r>
      <w:r w:rsidR="0023621A" w:rsidRPr="00C2731F">
        <w:rPr>
          <w:rStyle w:val="Hyperlink"/>
          <w:color w:val="171717" w:themeColor="background2" w:themeShade="1A"/>
          <w:u w:val="none"/>
        </w:rPr>
        <w:t xml:space="preserve"> using</w:t>
      </w:r>
      <w:r w:rsidR="00DA427F" w:rsidRPr="00C2731F">
        <w:rPr>
          <w:rStyle w:val="Hyperlink"/>
          <w:color w:val="171717" w:themeColor="background2" w:themeShade="1A"/>
          <w:u w:val="none"/>
        </w:rPr>
        <w:t xml:space="preserve"> </w:t>
      </w:r>
      <w:r w:rsidRPr="00C2731F">
        <w:rPr>
          <w:rStyle w:val="Hyperlink"/>
          <w:color w:val="171717" w:themeColor="background2" w:themeShade="1A"/>
          <w:u w:val="none"/>
        </w:rPr>
        <w:t xml:space="preserve">two </w:t>
      </w:r>
      <w:r w:rsidR="00F453E3" w:rsidRPr="00C2731F">
        <w:rPr>
          <w:rStyle w:val="Hyperlink"/>
          <w:color w:val="171717" w:themeColor="background2" w:themeShade="1A"/>
          <w:u w:val="none"/>
        </w:rPr>
        <w:t xml:space="preserve">connected </w:t>
      </w:r>
      <w:r w:rsidRPr="00C2731F">
        <w:rPr>
          <w:rStyle w:val="Hyperlink"/>
          <w:color w:val="171717" w:themeColor="background2" w:themeShade="1A"/>
          <w:u w:val="none"/>
        </w:rPr>
        <w:t>bench-scale unit operations</w:t>
      </w:r>
      <w:r w:rsidR="00A72F05" w:rsidRPr="00C2731F">
        <w:rPr>
          <w:rStyle w:val="Hyperlink"/>
          <w:color w:val="171717" w:themeColor="background2" w:themeShade="1A"/>
          <w:u w:val="none"/>
        </w:rPr>
        <w:t>,</w:t>
      </w:r>
      <w:r w:rsidRPr="00C2731F">
        <w:rPr>
          <w:rStyle w:val="Hyperlink"/>
          <w:color w:val="171717" w:themeColor="background2" w:themeShade="1A"/>
          <w:u w:val="none"/>
        </w:rPr>
        <w:t xml:space="preserve"> </w:t>
      </w:r>
      <w:r w:rsidR="00A72F05" w:rsidRPr="00C2731F">
        <w:rPr>
          <w:rStyle w:val="Hyperlink"/>
          <w:noProof/>
          <w:color w:val="171717" w:themeColor="background2" w:themeShade="1A"/>
          <w:u w:val="none"/>
        </w:rPr>
        <w:t>however</w:t>
      </w:r>
      <w:r w:rsidR="00A72F05" w:rsidRPr="00C2731F">
        <w:rPr>
          <w:rStyle w:val="Hyperlink"/>
          <w:color w:val="171717" w:themeColor="background2" w:themeShade="1A"/>
          <w:u w:val="none"/>
        </w:rPr>
        <w:t>, this</w:t>
      </w:r>
      <w:r w:rsidRPr="00C2731F">
        <w:rPr>
          <w:rStyle w:val="Hyperlink"/>
          <w:color w:val="171717" w:themeColor="background2" w:themeShade="1A"/>
          <w:u w:val="none"/>
        </w:rPr>
        <w:t xml:space="preserve"> set-up </w:t>
      </w:r>
      <w:r w:rsidR="00A72F05" w:rsidRPr="00C2731F">
        <w:rPr>
          <w:rStyle w:val="Hyperlink"/>
          <w:noProof/>
          <w:color w:val="171717" w:themeColor="background2" w:themeShade="1A"/>
          <w:u w:val="none"/>
        </w:rPr>
        <w:t>significanlty</w:t>
      </w:r>
      <w:r w:rsidRPr="00C2731F">
        <w:rPr>
          <w:rStyle w:val="Hyperlink"/>
          <w:color w:val="171717" w:themeColor="background2" w:themeShade="1A"/>
          <w:u w:val="none"/>
        </w:rPr>
        <w:t xml:space="preserve"> complicates the viral clearance study. Alternatively, a discrete scale-down model of this polishing step can be operated as a stand-alone step for the viral clearance study. In this model, the homogenous load to the polishing step represents the worst-case condition possibly produced by the prior step. This approach is feasible only if the worst-case conditions can be identified by bracketing experiments covering the range of expected dynamic conditions. </w:t>
      </w:r>
    </w:p>
    <w:p w14:paraId="33DE1B86" w14:textId="53529608" w:rsidR="00387670" w:rsidRPr="003225DD" w:rsidRDefault="00F46123" w:rsidP="00F46123">
      <w:pPr>
        <w:spacing w:line="480" w:lineRule="auto"/>
        <w:rPr>
          <w:rStyle w:val="Hyperlink"/>
          <w:noProof/>
          <w:color w:val="171717" w:themeColor="background2" w:themeShade="1A"/>
          <w:u w:val="none"/>
        </w:rPr>
      </w:pPr>
      <w:r w:rsidRPr="003225DD">
        <w:rPr>
          <w:rStyle w:val="Hyperlink"/>
          <w:noProof/>
          <w:color w:val="171717" w:themeColor="background2" w:themeShade="1A"/>
          <w:u w:val="none"/>
        </w:rPr>
        <w:t>Traditional approaches to viral clearance validation for viral filtration should apply directly to integrated processing. Adaptations to traditional study design to accommodate longer pause durations and/or lower volumetric fluxes may be incorporated. In the absence of a cycle surge tank, impact due to feed stream heterogeneity will need to be studied and, if necessary, mitigated</w:t>
      </w:r>
      <w:r w:rsidR="00F94EFD" w:rsidRPr="003225DD">
        <w:rPr>
          <w:rStyle w:val="Hyperlink"/>
          <w:noProof/>
          <w:color w:val="171717" w:themeColor="background2" w:themeShade="1A"/>
          <w:u w:val="none"/>
        </w:rPr>
        <w:t xml:space="preserve">.  </w:t>
      </w:r>
      <w:r w:rsidR="00EC7AEF">
        <w:rPr>
          <w:rStyle w:val="Hyperlink"/>
          <w:color w:val="171717" w:themeColor="background2" w:themeShade="1A"/>
          <w:u w:val="none"/>
        </w:rPr>
        <w:t>In the absence of a cycle surge tank</w:t>
      </w:r>
      <w:r w:rsidR="00F94EFD" w:rsidRPr="003225DD">
        <w:rPr>
          <w:rStyle w:val="Hyperlink"/>
          <w:noProof/>
          <w:color w:val="171717" w:themeColor="background2" w:themeShade="1A"/>
          <w:u w:val="none"/>
        </w:rPr>
        <w:t>, a</w:t>
      </w:r>
      <w:r w:rsidRPr="003225DD">
        <w:rPr>
          <w:rStyle w:val="Hyperlink"/>
          <w:noProof/>
          <w:color w:val="171717" w:themeColor="background2" w:themeShade="1A"/>
          <w:u w:val="none"/>
        </w:rPr>
        <w:t xml:space="preserve"> continuous process </w:t>
      </w:r>
      <w:r w:rsidR="004F6DB1">
        <w:rPr>
          <w:rStyle w:val="Hyperlink"/>
          <w:color w:val="171717" w:themeColor="background2" w:themeShade="1A"/>
          <w:u w:val="none"/>
        </w:rPr>
        <w:t>could</w:t>
      </w:r>
      <w:r w:rsidRPr="003225DD">
        <w:rPr>
          <w:rStyle w:val="Hyperlink"/>
          <w:noProof/>
          <w:color w:val="171717" w:themeColor="background2" w:themeShade="1A"/>
          <w:u w:val="none"/>
        </w:rPr>
        <w:t xml:space="preserve"> result in a virus filter inlet stream with well-controlled but variable product concentration, buffer composition, and flow rate or pressure, especially if the preceding step is operated in bind and elute mode.  </w:t>
      </w:r>
      <w:r w:rsidR="00B76183" w:rsidRPr="003225DD">
        <w:rPr>
          <w:rStyle w:val="Hyperlink"/>
          <w:noProof/>
          <w:color w:val="171717" w:themeColor="background2" w:themeShade="1A"/>
          <w:u w:val="none"/>
        </w:rPr>
        <w:t xml:space="preserve">The impact of feed concentration on flux and filter capacity has </w:t>
      </w:r>
      <w:r w:rsidR="00AA05E8" w:rsidRPr="003225DD">
        <w:rPr>
          <w:rStyle w:val="Hyperlink"/>
          <w:noProof/>
          <w:color w:val="171717" w:themeColor="background2" w:themeShade="1A"/>
          <w:u w:val="none"/>
        </w:rPr>
        <w:t xml:space="preserve">been </w:t>
      </w:r>
      <w:r w:rsidR="00B76183" w:rsidRPr="003225DD">
        <w:rPr>
          <w:rStyle w:val="Hyperlink"/>
          <w:noProof/>
          <w:color w:val="171717" w:themeColor="background2" w:themeShade="1A"/>
          <w:u w:val="none"/>
        </w:rPr>
        <w:t xml:space="preserve">demonstrated for </w:t>
      </w:r>
      <w:proofErr w:type="spellStart"/>
      <w:r w:rsidR="00B76183" w:rsidRPr="003225DD">
        <w:rPr>
          <w:color w:val="171717" w:themeColor="background2" w:themeShade="1A"/>
        </w:rPr>
        <w:t>Viresolve</w:t>
      </w:r>
      <w:proofErr w:type="spellEnd"/>
      <w:r w:rsidR="00B76183" w:rsidRPr="003225DD">
        <w:rPr>
          <w:color w:val="171717" w:themeColor="background2" w:themeShade="1A"/>
        </w:rPr>
        <w:t xml:space="preserve"> Pro (Millipore-Sigma) </w:t>
      </w:r>
      <w:r w:rsidR="00B76183" w:rsidRPr="003225DD">
        <w:rPr>
          <w:color w:val="171717" w:themeColor="background2" w:themeShade="1A"/>
        </w:rPr>
        <w:fldChar w:fldCharType="begin"/>
      </w:r>
      <w:r w:rsidR="00E46904">
        <w:rPr>
          <w:color w:val="171717" w:themeColor="background2" w:themeShade="1A"/>
        </w:rPr>
        <w:instrText xml:space="preserve"> ADDIN EN.CITE &lt;EndNote&gt;&lt;Cite&gt;&lt;Author&gt;Bohonak&lt;/Author&gt;&lt;Year&gt;2021&lt;/Year&gt;&lt;RecNum&gt;6314&lt;/RecNum&gt;&lt;DisplayText&gt;[12]&lt;/DisplayText&gt;&lt;record&gt;&lt;rec-number&gt;6314&lt;/rec-number&gt;&lt;foreign-keys&gt;&lt;key app="EN" db-id="stvaa20stv0tteedzf35vezpt2vrxarzsvxe" timestamp="1635625256"&gt;6314&lt;/key&gt;&lt;/foreign-keys&gt;&lt;ref-type name="Journal Article"&gt;17&lt;/ref-type&gt;&lt;contributors&gt;&lt;authors&gt;&lt;author&gt;Bohonak, David M.&lt;/author&gt;&lt;author&gt;Mehta, Ushma&lt;/author&gt;&lt;author&gt;Weiss, Eric R.&lt;/author&gt;&lt;author&gt;Voyta, Greg&lt;/author&gt;&lt;/authors&gt;&lt;/contributors&gt;&lt;titles&gt;&lt;title&gt;Adapting virus filtration to enable intensified and continuous monoclonal antibody processing&lt;/title&gt;&lt;secondary-title&gt;Biotechnology Progress&lt;/secondary-title&gt;&lt;/titles&gt;&lt;periodical&gt;&lt;full-title&gt;Biotechnology Progress&lt;/full-title&gt;&lt;/periodical&gt;&lt;volume&gt;37&lt;/volume&gt;&lt;number&gt;2&lt;/number&gt;&lt;dates&gt;&lt;year&gt;2021&lt;/year&gt;&lt;/dates&gt;&lt;publisher&gt;Wiley&lt;/publisher&gt;&lt;isbn&gt;8756-7938&lt;/isbn&gt;&lt;urls&gt;&lt;related-urls&gt;&lt;url&gt;https://dx.doi.org/10.1002/btpr.3088&lt;/url&gt;&lt;/related-urls&gt;&lt;/urls&gt;&lt;electronic-resource-num&gt;10.1002/btpr.3088&lt;/electronic-resource-num&gt;&lt;/record&gt;&lt;/Cite&gt;&lt;/EndNote&gt;</w:instrText>
      </w:r>
      <w:r w:rsidR="00B76183" w:rsidRPr="003225DD">
        <w:rPr>
          <w:color w:val="171717" w:themeColor="background2" w:themeShade="1A"/>
        </w:rPr>
        <w:fldChar w:fldCharType="separate"/>
      </w:r>
      <w:r w:rsidR="00874954">
        <w:rPr>
          <w:noProof/>
          <w:color w:val="171717" w:themeColor="background2" w:themeShade="1A"/>
        </w:rPr>
        <w:t>[12]</w:t>
      </w:r>
      <w:r w:rsidR="00B76183" w:rsidRPr="003225DD">
        <w:rPr>
          <w:color w:val="171717" w:themeColor="background2" w:themeShade="1A"/>
        </w:rPr>
        <w:fldChar w:fldCharType="end"/>
      </w:r>
      <w:r w:rsidR="00B76183" w:rsidRPr="003225DD">
        <w:rPr>
          <w:color w:val="171717" w:themeColor="background2" w:themeShade="1A"/>
        </w:rPr>
        <w:t xml:space="preserve"> as well as </w:t>
      </w:r>
      <w:proofErr w:type="spellStart"/>
      <w:r w:rsidR="00B76183" w:rsidRPr="003225DD">
        <w:rPr>
          <w:color w:val="171717" w:themeColor="background2" w:themeShade="1A"/>
        </w:rPr>
        <w:t>Planova</w:t>
      </w:r>
      <w:proofErr w:type="spellEnd"/>
      <w:r w:rsidR="00B76183" w:rsidRPr="003225DD">
        <w:rPr>
          <w:color w:val="171717" w:themeColor="background2" w:themeShade="1A"/>
        </w:rPr>
        <w:t xml:space="preserve"> 20N and </w:t>
      </w:r>
      <w:proofErr w:type="spellStart"/>
      <w:r w:rsidR="00B76183" w:rsidRPr="003225DD">
        <w:rPr>
          <w:color w:val="171717" w:themeColor="background2" w:themeShade="1A"/>
        </w:rPr>
        <w:t>BioEX</w:t>
      </w:r>
      <w:proofErr w:type="spellEnd"/>
      <w:r w:rsidR="00B76183" w:rsidRPr="003225DD">
        <w:rPr>
          <w:color w:val="171717" w:themeColor="background2" w:themeShade="1A"/>
        </w:rPr>
        <w:t xml:space="preserve"> (Asahi) </w:t>
      </w:r>
      <w:proofErr w:type="spellStart"/>
      <w:r w:rsidR="00B76183" w:rsidRPr="003225DD">
        <w:rPr>
          <w:color w:val="171717" w:themeColor="background2" w:themeShade="1A"/>
        </w:rPr>
        <w:t>nanofilters</w:t>
      </w:r>
      <w:proofErr w:type="spellEnd"/>
      <w:r w:rsidR="00B76183" w:rsidRPr="003225DD">
        <w:rPr>
          <w:color w:val="171717" w:themeColor="background2" w:themeShade="1A"/>
        </w:rPr>
        <w:t xml:space="preserve"> </w:t>
      </w:r>
      <w:r w:rsidR="00B76183" w:rsidRPr="003225DD">
        <w:rPr>
          <w:color w:val="171717" w:themeColor="background2" w:themeShade="1A"/>
        </w:rPr>
        <w:fldChar w:fldCharType="begin"/>
      </w:r>
      <w:r w:rsidR="00E46904">
        <w:rPr>
          <w:color w:val="171717" w:themeColor="background2" w:themeShade="1A"/>
        </w:rPr>
        <w:instrText xml:space="preserve"> ADDIN EN.CITE &lt;EndNote&gt;&lt;Cite&gt;&lt;Author&gt;Lute&lt;/Author&gt;&lt;Year&gt;2020&lt;/Year&gt;&lt;RecNum&gt;2882&lt;/RecNum&gt;&lt;DisplayText&gt;[18]&lt;/DisplayText&gt;&lt;record&gt;&lt;rec-number&gt;2882&lt;/rec-number&gt;&lt;foreign-keys&gt;&lt;key app="EN" db-id="stvaa20stv0tteedzf35vezpt2vrxarzsvxe" timestamp="1599503396"&gt;2882&lt;/key&gt;&lt;/foreign-keys&gt;&lt;ref-type name="Journal Article"&gt;17&lt;/ref-type&gt;&lt;contributors&gt;&lt;authors&gt;&lt;author&gt;Lute, S.&lt;/author&gt;&lt;author&gt;Kozaili, J.&lt;/author&gt;&lt;author&gt;Johnson, S.&lt;/author&gt;&lt;author&gt;Kobayashi, K.&lt;/author&gt;&lt;author&gt;Strauss, D.&lt;/author&gt;&lt;/authors&gt;&lt;/contributors&gt;&lt;auth-address&gt;U.S. FDA CDER/OPQ/OBP/DBRR 2, Silver Spring, Maryland.&amp;#xD;Asahi Kasei Bioprocess America, Glenview, Illinois.&lt;/auth-address&gt;&lt;titles&gt;&lt;title&gt;Development of small-scale models to understand the impact of continuous downstream bioprocessing on integrated virus filtration&lt;/title&gt;&lt;secondary-title&gt;Biotechnol Prog&lt;/secondary-title&gt;&lt;/titles&gt;&lt;periodical&gt;&lt;full-title&gt;Biotechnol Prog&lt;/full-title&gt;&lt;/periodical&gt;&lt;pages&gt;e2962&lt;/pages&gt;&lt;volume&gt;36&lt;/volume&gt;&lt;number&gt;3&lt;/number&gt;&lt;edition&gt;2020/01/17&lt;/edition&gt;&lt;keywords&gt;&lt;keyword&gt;biotechnology&lt;/keyword&gt;&lt;keyword&gt;continuous manufacturing&lt;/keyword&gt;&lt;keyword&gt;small-scale models&lt;/keyword&gt;&lt;keyword&gt;viral filtration&lt;/keyword&gt;&lt;keyword&gt;virus clearance&lt;/keyword&gt;&lt;/keywords&gt;&lt;dates&gt;&lt;year&gt;2020&lt;/year&gt;&lt;pub-dates&gt;&lt;date&gt;May&lt;/date&gt;&lt;/pub-dates&gt;&lt;/dates&gt;&lt;isbn&gt;1520-6033 (Electronic)&amp;#xD;1520-6033 (Linking)&lt;/isbn&gt;&lt;accession-num&gt;31945257&lt;/accession-num&gt;&lt;urls&gt;&lt;related-urls&gt;&lt;url&gt;https://www.ncbi.nlm.nih.gov/pubmed/31945257&lt;/url&gt;&lt;/related-urls&gt;&lt;/urls&gt;&lt;custom2&gt;PMC7317339&lt;/custom2&gt;&lt;electronic-resource-num&gt;10.1002/btpr.2962&lt;/electronic-resource-num&gt;&lt;/record&gt;&lt;/Cite&gt;&lt;/EndNote&gt;</w:instrText>
      </w:r>
      <w:r w:rsidR="00B76183" w:rsidRPr="003225DD">
        <w:rPr>
          <w:color w:val="171717" w:themeColor="background2" w:themeShade="1A"/>
        </w:rPr>
        <w:fldChar w:fldCharType="separate"/>
      </w:r>
      <w:r w:rsidR="00DE16DC">
        <w:rPr>
          <w:noProof/>
          <w:color w:val="171717" w:themeColor="background2" w:themeShade="1A"/>
        </w:rPr>
        <w:t>[18]</w:t>
      </w:r>
      <w:r w:rsidR="00B76183" w:rsidRPr="003225DD">
        <w:rPr>
          <w:color w:val="171717" w:themeColor="background2" w:themeShade="1A"/>
        </w:rPr>
        <w:fldChar w:fldCharType="end"/>
      </w:r>
      <w:r w:rsidR="00B76183" w:rsidRPr="003225DD">
        <w:rPr>
          <w:color w:val="171717" w:themeColor="background2" w:themeShade="1A"/>
        </w:rPr>
        <w:t xml:space="preserve">.  </w:t>
      </w:r>
      <w:r w:rsidR="0026569D" w:rsidRPr="003225DD">
        <w:rPr>
          <w:rStyle w:val="Hyperlink"/>
          <w:noProof/>
          <w:color w:val="171717" w:themeColor="background2" w:themeShade="1A"/>
          <w:u w:val="none"/>
        </w:rPr>
        <w:t xml:space="preserve">The </w:t>
      </w:r>
      <w:r w:rsidRPr="003225DD">
        <w:rPr>
          <w:rStyle w:val="Hyperlink"/>
          <w:noProof/>
          <w:color w:val="171717" w:themeColor="background2" w:themeShade="1A"/>
          <w:u w:val="none"/>
        </w:rPr>
        <w:t xml:space="preserve">variability in the feed stream is a challenge to simulate during viral clearance studies. To overcome this challenge, the validation of the virus filter may be performed while it is directly connected to a bench-scale chromatography system using an in-line virus injection method, thus enabling the most representative feed conditions for the virus filter.  However, it is expected to be more practical or feasible to validate the virus filter as a stand-alone step.  </w:t>
      </w:r>
    </w:p>
    <w:p w14:paraId="6BA01487" w14:textId="4870D8B0" w:rsidR="003225DD" w:rsidRPr="003225DD" w:rsidRDefault="003225DD" w:rsidP="003225DD">
      <w:pPr>
        <w:spacing w:line="480" w:lineRule="auto"/>
        <w:rPr>
          <w:rStyle w:val="Hyperlink"/>
          <w:color w:val="171717" w:themeColor="background2" w:themeShade="1A"/>
          <w:u w:val="none"/>
        </w:rPr>
      </w:pPr>
      <w:r w:rsidRPr="003225DD">
        <w:rPr>
          <w:color w:val="171717" w:themeColor="background2" w:themeShade="1A"/>
        </w:rPr>
        <w:t xml:space="preserve">Another consideration is the </w:t>
      </w:r>
      <w:r w:rsidR="004817E0">
        <w:rPr>
          <w:color w:val="171717" w:themeColor="background2" w:themeShade="1A"/>
        </w:rPr>
        <w:t xml:space="preserve">model virus </w:t>
      </w:r>
      <w:r w:rsidRPr="003225DD">
        <w:rPr>
          <w:color w:val="171717" w:themeColor="background2" w:themeShade="1A"/>
        </w:rPr>
        <w:t>stability</w:t>
      </w:r>
      <w:r w:rsidR="004817E0">
        <w:rPr>
          <w:color w:val="171717" w:themeColor="background2" w:themeShade="1A"/>
        </w:rPr>
        <w:t xml:space="preserve">, </w:t>
      </w:r>
      <w:r w:rsidRPr="003225DD">
        <w:rPr>
          <w:color w:val="171717" w:themeColor="background2" w:themeShade="1A"/>
        </w:rPr>
        <w:t>which could be addressed by 1) using a modified spiking strategy</w:t>
      </w:r>
      <w:r w:rsidR="00E452E0">
        <w:rPr>
          <w:color w:val="171717" w:themeColor="background2" w:themeShade="1A"/>
        </w:rPr>
        <w:t xml:space="preserve"> </w:t>
      </w:r>
      <w:r w:rsidR="00E003C9">
        <w:rPr>
          <w:color w:val="171717" w:themeColor="background2" w:themeShade="1A"/>
        </w:rPr>
        <w:fldChar w:fldCharType="begin">
          <w:fldData xml:space="preserve">PEVuZE5vdGU+PENpdGU+PEF1dGhvcj5MdXRlPC9BdXRob3I+PFllYXI+MjAyMDwvWWVhcj48UmVj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</w:fldData>
        </w:fldChar>
      </w:r>
      <w:r w:rsidR="00E46904">
        <w:rPr>
          <w:color w:val="171717" w:themeColor="background2" w:themeShade="1A"/>
        </w:rPr>
        <w:instrText xml:space="preserve"> ADDIN EN.CITE </w:instrText>
      </w:r>
      <w:r w:rsidR="00E46904">
        <w:rPr>
          <w:color w:val="171717" w:themeColor="background2" w:themeShade="1A"/>
        </w:rPr>
        <w:fldChar w:fldCharType="begin">
          <w:fldData xml:space="preserve">PEVuZE5vdGU+PENpdGU+PEF1dGhvcj5MdXRlPC9BdXRob3I+PFllYXI+MjAyMDwvWWVhcj48UmVj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</w:fldData>
        </w:fldChar>
      </w:r>
      <w:r w:rsidR="00E46904">
        <w:rPr>
          <w:color w:val="171717" w:themeColor="background2" w:themeShade="1A"/>
        </w:rPr>
        <w:instrText xml:space="preserve"> ADDIN EN.CITE.DATA </w:instrText>
      </w:r>
      <w:r w:rsidR="00E46904">
        <w:rPr>
          <w:color w:val="171717" w:themeColor="background2" w:themeShade="1A"/>
        </w:rPr>
      </w:r>
      <w:r w:rsidR="00E46904">
        <w:rPr>
          <w:color w:val="171717" w:themeColor="background2" w:themeShade="1A"/>
        </w:rPr>
        <w:fldChar w:fldCharType="end"/>
      </w:r>
      <w:r w:rsidR="00E003C9">
        <w:rPr>
          <w:color w:val="171717" w:themeColor="background2" w:themeShade="1A"/>
        </w:rPr>
      </w:r>
      <w:r w:rsidR="00E003C9">
        <w:rPr>
          <w:color w:val="171717" w:themeColor="background2" w:themeShade="1A"/>
        </w:rPr>
        <w:fldChar w:fldCharType="separate"/>
      </w:r>
      <w:r w:rsidR="00E46904">
        <w:rPr>
          <w:noProof/>
          <w:color w:val="171717" w:themeColor="background2" w:themeShade="1A"/>
        </w:rPr>
        <w:t>[12, 18]</w:t>
      </w:r>
      <w:r w:rsidR="00E003C9">
        <w:rPr>
          <w:color w:val="171717" w:themeColor="background2" w:themeShade="1A"/>
        </w:rPr>
        <w:fldChar w:fldCharType="end"/>
      </w:r>
      <w:r w:rsidR="00E452E0">
        <w:rPr>
          <w:color w:val="171717" w:themeColor="background2" w:themeShade="1A"/>
        </w:rPr>
        <w:t xml:space="preserve"> </w:t>
      </w:r>
      <w:r w:rsidR="006A30D4">
        <w:rPr>
          <w:color w:val="171717" w:themeColor="background2" w:themeShade="1A"/>
        </w:rPr>
        <w:t xml:space="preserve">, </w:t>
      </w:r>
      <w:r w:rsidRPr="003225DD">
        <w:rPr>
          <w:color w:val="171717" w:themeColor="background2" w:themeShade="1A"/>
        </w:rPr>
        <w:t>2) use of minute virus of mice (MVM) as a worst</w:t>
      </w:r>
      <w:r w:rsidR="65EBD1D8" w:rsidRPr="1412B843">
        <w:rPr>
          <w:color w:val="171717" w:themeColor="background2" w:themeShade="1A"/>
        </w:rPr>
        <w:t>-</w:t>
      </w:r>
      <w:r w:rsidRPr="003225DD">
        <w:rPr>
          <w:color w:val="171717" w:themeColor="background2" w:themeShade="1A"/>
        </w:rPr>
        <w:t xml:space="preserve">case model virus due to </w:t>
      </w:r>
      <w:r w:rsidRPr="1412B843">
        <w:rPr>
          <w:color w:val="171717" w:themeColor="background2" w:themeShade="1A"/>
        </w:rPr>
        <w:t>i</w:t>
      </w:r>
      <w:r w:rsidR="211707D6" w:rsidRPr="1412B843">
        <w:rPr>
          <w:color w:val="171717" w:themeColor="background2" w:themeShade="1A"/>
        </w:rPr>
        <w:t>t</w:t>
      </w:r>
      <w:r w:rsidRPr="1412B843">
        <w:rPr>
          <w:color w:val="171717" w:themeColor="background2" w:themeShade="1A"/>
        </w:rPr>
        <w:t>s</w:t>
      </w:r>
      <w:r w:rsidRPr="003225DD">
        <w:rPr>
          <w:color w:val="171717" w:themeColor="background2" w:themeShade="1A"/>
        </w:rPr>
        <w:t xml:space="preserve"> </w:t>
      </w:r>
      <w:r w:rsidRPr="003225DD">
        <w:rPr>
          <w:color w:val="171717" w:themeColor="background2" w:themeShade="1A"/>
        </w:rPr>
        <w:lastRenderedPageBreak/>
        <w:t>small size and relatively high stability</w:t>
      </w:r>
      <w:r w:rsidR="00BE56AB">
        <w:rPr>
          <w:color w:val="171717" w:themeColor="background2" w:themeShade="1A"/>
        </w:rPr>
        <w:t xml:space="preserve"> </w:t>
      </w:r>
      <w:r w:rsidR="00BE56AB">
        <w:rPr>
          <w:color w:val="171717" w:themeColor="background2" w:themeShade="1A"/>
        </w:rPr>
        <w:fldChar w:fldCharType="begin"/>
      </w:r>
      <w:r w:rsidR="00E46904">
        <w:rPr>
          <w:color w:val="171717" w:themeColor="background2" w:themeShade="1A"/>
        </w:rPr>
        <w:instrText xml:space="preserve"> ADDIN EN.CITE &lt;EndNote&gt;&lt;Cite&gt;&lt;Author&gt;Gefroh&lt;/Author&gt;&lt;Year&gt;2014&lt;/Year&gt;&lt;RecNum&gt;6583&lt;/RecNum&gt;&lt;DisplayText&gt;[19]&lt;/DisplayText&gt;&lt;record&gt;&lt;rec-number&gt;6583&lt;/rec-number&gt;&lt;foreign-keys&gt;&lt;key app="EN" db-id="stvaa20stv0tteedzf35vezpt2vrxarzsvxe" timestamp="1680019800"&gt;6583&lt;/key&gt;&lt;/foreign-keys&gt;&lt;ref-type name="Journal Article"&gt;17&lt;/ref-type&gt;&lt;contributors&gt;&lt;authors&gt;&lt;author&gt;Gefroh, Eva&lt;/author&gt;&lt;author&gt;Dehghani, Houman&lt;/author&gt;&lt;author&gt;McClure, Megan&lt;/author&gt;&lt;author&gt;Connell-Crowley, Lisa&lt;/author&gt;&lt;author&gt;Vedantham, Ganesh&lt;/author&gt;&lt;/authors&gt;&lt;/contributors&gt;&lt;titles&gt;&lt;title&gt;Use of MMV as a Single Worst-Case Model Virus in Viral Filter Validation Studies&lt;/title&gt;&lt;secondary-title&gt;PDA Journal of Pharmaceutical Science and Technology&lt;/secondary-title&gt;&lt;/titles&gt;&lt;periodical&gt;&lt;full-title&gt;PDA Journal of Pharmaceutical Science and Technology&lt;/full-title&gt;&lt;/periodical&gt;&lt;pages&gt;297-311&lt;/pages&gt;&lt;volume&gt;68&lt;/volume&gt;&lt;number&gt;3&lt;/number&gt;&lt;dates&gt;&lt;year&gt;2014&lt;/year&gt;&lt;/dates&gt;&lt;urls&gt;&lt;related-urls&gt;&lt;url&gt;https://journal.pda.org/content/pdajpst/68/3/297.full.pdf&lt;/url&gt;&lt;/related-urls&gt;&lt;/urls&gt;&lt;electronic-resource-num&gt;10.5731/pdajpst.2014.00978&lt;/electronic-resource-num&gt;&lt;/record&gt;&lt;/Cite&gt;&lt;/EndNote&gt;</w:instrText>
      </w:r>
      <w:r w:rsidR="00BE56AB">
        <w:rPr>
          <w:color w:val="171717" w:themeColor="background2" w:themeShade="1A"/>
        </w:rPr>
        <w:fldChar w:fldCharType="separate"/>
      </w:r>
      <w:r w:rsidR="00E46904">
        <w:rPr>
          <w:noProof/>
          <w:color w:val="171717" w:themeColor="background2" w:themeShade="1A"/>
        </w:rPr>
        <w:t>[</w:t>
      </w:r>
      <w:r w:rsidR="00BE56AB">
        <w:rPr>
          <w:color w:val="171717" w:themeColor="background2" w:themeShade="1A"/>
        </w:rPr>
        <w:fldChar w:fldCharType="end"/>
      </w:r>
      <w:r w:rsidR="0031276E">
        <w:rPr>
          <w:color w:val="171717" w:themeColor="background2" w:themeShade="1A"/>
        </w:rPr>
        <w:t>19]</w:t>
      </w:r>
      <w:r w:rsidR="00774C4D">
        <w:rPr>
          <w:color w:val="171717" w:themeColor="background2" w:themeShade="1A"/>
        </w:rPr>
        <w:t xml:space="preserve"> </w:t>
      </w:r>
      <w:r w:rsidR="00436244">
        <w:rPr>
          <w:color w:val="171717" w:themeColor="background2" w:themeShade="1A"/>
        </w:rPr>
        <w:t>,</w:t>
      </w:r>
      <w:r w:rsidRPr="003225DD">
        <w:rPr>
          <w:color w:val="171717" w:themeColor="background2" w:themeShade="1A"/>
        </w:rPr>
        <w:t xml:space="preserve"> and 3) </w:t>
      </w:r>
      <w:r w:rsidR="00436244">
        <w:rPr>
          <w:color w:val="171717" w:themeColor="background2" w:themeShade="1A"/>
        </w:rPr>
        <w:t>or</w:t>
      </w:r>
      <w:r w:rsidRPr="003225DD">
        <w:rPr>
          <w:color w:val="171717" w:themeColor="background2" w:themeShade="1A"/>
        </w:rPr>
        <w:t xml:space="preserve"> executing studies </w:t>
      </w:r>
      <w:r w:rsidRPr="003225DD">
        <w:rPr>
          <w:rStyle w:val="Hyperlink"/>
          <w:noProof/>
          <w:color w:val="171717" w:themeColor="background2" w:themeShade="1A"/>
          <w:u w:val="none"/>
        </w:rPr>
        <w:t>with non-infectious virus-like particles to elucidate the worst-case conditions for virus retention during a stand-alone virus filtration validation study.</w:t>
      </w:r>
    </w:p>
    <w:p w14:paraId="03F44FC3" w14:textId="18B38D9F" w:rsidR="002B0E3D" w:rsidRPr="00DC108B" w:rsidRDefault="002B0E3D" w:rsidP="002B0E3D">
      <w:pPr>
        <w:spacing w:line="480" w:lineRule="auto"/>
        <w:rPr>
          <w:rStyle w:val="Hyperlink"/>
          <w:b/>
          <w:bCs/>
          <w:noProof/>
          <w:color w:val="171717" w:themeColor="background2" w:themeShade="1A"/>
        </w:rPr>
      </w:pPr>
      <w:r w:rsidRPr="00DC108B">
        <w:rPr>
          <w:rStyle w:val="Hyperlink"/>
          <w:b/>
          <w:bCs/>
          <w:noProof/>
          <w:color w:val="171717" w:themeColor="background2" w:themeShade="1A"/>
        </w:rPr>
        <w:t xml:space="preserve">Demonstration of performance </w:t>
      </w:r>
      <w:r w:rsidR="008C7CBB" w:rsidRPr="00DC108B">
        <w:rPr>
          <w:rStyle w:val="Hyperlink"/>
          <w:b/>
          <w:color w:val="171717" w:themeColor="background2" w:themeShade="1A"/>
        </w:rPr>
        <w:t>a</w:t>
      </w:r>
      <w:r w:rsidR="00F46123" w:rsidRPr="00DC108B">
        <w:rPr>
          <w:rStyle w:val="Hyperlink"/>
          <w:b/>
          <w:color w:val="171717" w:themeColor="background2" w:themeShade="1A"/>
        </w:rPr>
        <w:t>t</w:t>
      </w:r>
      <w:r w:rsidRPr="00DC108B">
        <w:rPr>
          <w:rStyle w:val="Hyperlink"/>
          <w:b/>
          <w:bCs/>
          <w:noProof/>
          <w:color w:val="171717" w:themeColor="background2" w:themeShade="1A"/>
        </w:rPr>
        <w:t>-scale</w:t>
      </w:r>
    </w:p>
    <w:p w14:paraId="06D03A1A" w14:textId="60D8F9B1" w:rsidR="005673CE" w:rsidRDefault="002B0E3D" w:rsidP="002B0E3D">
      <w:pPr>
        <w:spacing w:line="480" w:lineRule="auto"/>
        <w:rPr>
          <w:rStyle w:val="Hyperlink"/>
          <w:color w:val="171717" w:themeColor="background2" w:themeShade="1A"/>
          <w:u w:val="none"/>
        </w:rPr>
      </w:pPr>
      <w:r w:rsidRPr="00DC108B">
        <w:rPr>
          <w:rStyle w:val="Hyperlink"/>
          <w:noProof/>
          <w:color w:val="171717" w:themeColor="background2" w:themeShade="1A"/>
          <w:u w:val="none"/>
        </w:rPr>
        <w:t xml:space="preserve">Operation of the process at the proposed full scale may be considered as an integrated part of process development, as certain sensitivities are </w:t>
      </w:r>
      <w:r w:rsidR="00461237">
        <w:rPr>
          <w:rStyle w:val="Hyperlink"/>
          <w:noProof/>
          <w:color w:val="171717" w:themeColor="background2" w:themeShade="1A"/>
          <w:u w:val="none"/>
        </w:rPr>
        <w:t xml:space="preserve">more readily </w:t>
      </w:r>
      <w:r w:rsidRPr="00DC108B">
        <w:rPr>
          <w:rStyle w:val="Hyperlink"/>
          <w:noProof/>
          <w:color w:val="171717" w:themeColor="background2" w:themeShade="1A"/>
          <w:u w:val="none"/>
        </w:rPr>
        <w:t>observe</w:t>
      </w:r>
      <w:r w:rsidR="00461237">
        <w:rPr>
          <w:rStyle w:val="Hyperlink"/>
          <w:noProof/>
          <w:color w:val="171717" w:themeColor="background2" w:themeShade="1A"/>
          <w:u w:val="none"/>
        </w:rPr>
        <w:t>d</w:t>
      </w:r>
      <w:r w:rsidRPr="00DC108B">
        <w:rPr>
          <w:rStyle w:val="Hyperlink"/>
          <w:noProof/>
          <w:color w:val="171717" w:themeColor="background2" w:themeShade="1A"/>
          <w:u w:val="none"/>
        </w:rPr>
        <w:t xml:space="preserve"> at full scale. </w:t>
      </w:r>
      <w:r w:rsidRPr="008A4501">
        <w:rPr>
          <w:rStyle w:val="Hyperlink"/>
          <w:color w:val="171717" w:themeColor="background2" w:themeShade="1A"/>
          <w:u w:val="none"/>
        </w:rPr>
        <w:t>This approach would reduce the need for a fully integrated bench-scale model.</w:t>
      </w:r>
      <w:r w:rsidRPr="00DC108B">
        <w:rPr>
          <w:rStyle w:val="Hyperlink"/>
          <w:noProof/>
          <w:color w:val="171717" w:themeColor="background2" w:themeShade="1A"/>
          <w:u w:val="none"/>
        </w:rPr>
        <w:t xml:space="preserve"> In addition, </w:t>
      </w:r>
      <w:r w:rsidRPr="008A4501">
        <w:rPr>
          <w:rStyle w:val="Hyperlink"/>
          <w:noProof/>
          <w:color w:val="171717" w:themeColor="background2" w:themeShade="1A"/>
          <w:u w:val="none"/>
        </w:rPr>
        <w:t>initial</w:t>
      </w:r>
      <w:r w:rsidRPr="00DC108B">
        <w:rPr>
          <w:rStyle w:val="Hyperlink"/>
          <w:noProof/>
          <w:color w:val="171717" w:themeColor="background2" w:themeShade="1A"/>
          <w:u w:val="none"/>
        </w:rPr>
        <w:t xml:space="preserve"> runs at the intended manufacturing scale can provide important information about certain elements of process performance that are difficult to assess through the use of scale-down processes.  </w:t>
      </w:r>
      <w:r w:rsidR="00D61496">
        <w:rPr>
          <w:rStyle w:val="Hyperlink"/>
          <w:noProof/>
          <w:color w:val="171717" w:themeColor="background2" w:themeShade="1A"/>
          <w:u w:val="none"/>
        </w:rPr>
        <w:t>For example,</w:t>
      </w:r>
      <w:r w:rsidR="00795A4F">
        <w:rPr>
          <w:rStyle w:val="Hyperlink"/>
          <w:noProof/>
          <w:color w:val="171717" w:themeColor="background2" w:themeShade="1A"/>
          <w:u w:val="none"/>
        </w:rPr>
        <w:t xml:space="preserve"> </w:t>
      </w:r>
      <w:r w:rsidR="005673CE">
        <w:rPr>
          <w:rStyle w:val="Hyperlink"/>
          <w:noProof/>
          <w:color w:val="171717" w:themeColor="background2" w:themeShade="1A"/>
          <w:u w:val="none"/>
        </w:rPr>
        <w:t xml:space="preserve">an assessment can be done of </w:t>
      </w:r>
      <w:r w:rsidR="005673CE" w:rsidRPr="00B92B98">
        <w:rPr>
          <w:rStyle w:val="Hyperlink"/>
          <w:color w:val="171717" w:themeColor="background2" w:themeShade="1A"/>
          <w:u w:val="none"/>
        </w:rPr>
        <w:t xml:space="preserve">the performance of overall mass flow management of the continuous system </w:t>
      </w:r>
      <w:proofErr w:type="gramStart"/>
      <w:r w:rsidR="005673CE" w:rsidRPr="00B92B98">
        <w:rPr>
          <w:rStyle w:val="Hyperlink"/>
          <w:color w:val="171717" w:themeColor="background2" w:themeShade="1A"/>
          <w:u w:val="none"/>
        </w:rPr>
        <w:t>as a whole as</w:t>
      </w:r>
      <w:proofErr w:type="gramEnd"/>
      <w:r w:rsidR="005673CE" w:rsidRPr="00B92B98">
        <w:rPr>
          <w:rStyle w:val="Hyperlink"/>
          <w:color w:val="171717" w:themeColor="background2" w:themeShade="1A"/>
          <w:u w:val="none"/>
        </w:rPr>
        <w:t xml:space="preserve"> it relates to process flowrates, surge tank sizing, and potential </w:t>
      </w:r>
      <w:r w:rsidR="00E24106">
        <w:rPr>
          <w:rStyle w:val="Hyperlink"/>
          <w:color w:val="171717" w:themeColor="background2" w:themeShade="1A"/>
          <w:u w:val="none"/>
        </w:rPr>
        <w:t>unit operation variability</w:t>
      </w:r>
      <w:r w:rsidR="00905F04">
        <w:rPr>
          <w:rStyle w:val="Hyperlink"/>
          <w:color w:val="171717" w:themeColor="background2" w:themeShade="1A"/>
          <w:u w:val="none"/>
        </w:rPr>
        <w:t xml:space="preserve">, as well as </w:t>
      </w:r>
      <w:r w:rsidR="00B72B1F">
        <w:rPr>
          <w:rStyle w:val="Hyperlink"/>
          <w:color w:val="171717" w:themeColor="background2" w:themeShade="1A"/>
          <w:u w:val="none"/>
        </w:rPr>
        <w:t>experience with actual residence time</w:t>
      </w:r>
      <w:r w:rsidR="0059611D">
        <w:rPr>
          <w:rStyle w:val="Hyperlink"/>
          <w:color w:val="171717" w:themeColor="background2" w:themeShade="1A"/>
          <w:u w:val="none"/>
        </w:rPr>
        <w:t xml:space="preserve">.  </w:t>
      </w:r>
      <w:r w:rsidR="005A4D1C">
        <w:rPr>
          <w:rStyle w:val="Hyperlink"/>
          <w:color w:val="171717" w:themeColor="background2" w:themeShade="1A"/>
          <w:u w:val="none"/>
        </w:rPr>
        <w:t>Effective demonstration of integration</w:t>
      </w:r>
      <w:r w:rsidR="00C33638">
        <w:rPr>
          <w:rStyle w:val="Hyperlink"/>
          <w:color w:val="171717" w:themeColor="background2" w:themeShade="1A"/>
          <w:u w:val="none"/>
        </w:rPr>
        <w:t>,</w:t>
      </w:r>
      <w:r w:rsidR="005A4D1C">
        <w:rPr>
          <w:rStyle w:val="Hyperlink"/>
          <w:color w:val="171717" w:themeColor="background2" w:themeShade="1A"/>
          <w:u w:val="none"/>
        </w:rPr>
        <w:t xml:space="preserve"> </w:t>
      </w:r>
      <w:r w:rsidR="007D0073">
        <w:rPr>
          <w:rStyle w:val="Hyperlink"/>
          <w:color w:val="171717" w:themeColor="background2" w:themeShade="1A"/>
          <w:u w:val="none"/>
        </w:rPr>
        <w:t xml:space="preserve">including </w:t>
      </w:r>
      <w:r w:rsidR="002B4AF2">
        <w:rPr>
          <w:rStyle w:val="Hyperlink"/>
          <w:color w:val="171717" w:themeColor="background2" w:themeShade="1A"/>
          <w:u w:val="none"/>
        </w:rPr>
        <w:t>process analytical technology control elements</w:t>
      </w:r>
      <w:r w:rsidR="006E3FEC">
        <w:rPr>
          <w:rStyle w:val="Hyperlink"/>
          <w:color w:val="171717" w:themeColor="background2" w:themeShade="1A"/>
          <w:u w:val="none"/>
        </w:rPr>
        <w:t xml:space="preserve">, advanced automation, and respective responses to </w:t>
      </w:r>
      <w:r w:rsidR="00ED4118">
        <w:rPr>
          <w:rStyle w:val="Hyperlink"/>
          <w:color w:val="171717" w:themeColor="background2" w:themeShade="1A"/>
          <w:u w:val="none"/>
        </w:rPr>
        <w:t>disturbances</w:t>
      </w:r>
      <w:r w:rsidR="006E3FEC">
        <w:rPr>
          <w:rStyle w:val="Hyperlink"/>
          <w:color w:val="171717" w:themeColor="background2" w:themeShade="1A"/>
          <w:u w:val="none"/>
        </w:rPr>
        <w:t xml:space="preserve"> </w:t>
      </w:r>
      <w:r w:rsidR="007D5577">
        <w:rPr>
          <w:rStyle w:val="Hyperlink"/>
          <w:color w:val="171717" w:themeColor="background2" w:themeShade="1A"/>
          <w:u w:val="none"/>
        </w:rPr>
        <w:t xml:space="preserve">can be </w:t>
      </w:r>
      <w:r w:rsidR="00ED4118">
        <w:rPr>
          <w:rStyle w:val="Hyperlink"/>
          <w:color w:val="171717" w:themeColor="background2" w:themeShade="1A"/>
          <w:u w:val="none"/>
        </w:rPr>
        <w:t>obtained</w:t>
      </w:r>
      <w:r w:rsidR="007D5577">
        <w:rPr>
          <w:rStyle w:val="Hyperlink"/>
          <w:color w:val="171717" w:themeColor="background2" w:themeShade="1A"/>
          <w:u w:val="none"/>
        </w:rPr>
        <w:t xml:space="preserve">.   Additionally, </w:t>
      </w:r>
      <w:r w:rsidR="00A00F1E">
        <w:rPr>
          <w:rStyle w:val="Hyperlink"/>
          <w:color w:val="171717" w:themeColor="background2" w:themeShade="1A"/>
          <w:u w:val="none"/>
        </w:rPr>
        <w:t xml:space="preserve">valuable </w:t>
      </w:r>
      <w:r w:rsidR="00E179A3">
        <w:rPr>
          <w:rStyle w:val="Hyperlink"/>
          <w:color w:val="171717" w:themeColor="background2" w:themeShade="1A"/>
          <w:u w:val="none"/>
        </w:rPr>
        <w:t xml:space="preserve">experience with </w:t>
      </w:r>
      <w:r w:rsidR="001C1818">
        <w:rPr>
          <w:rStyle w:val="Hyperlink"/>
          <w:color w:val="171717" w:themeColor="background2" w:themeShade="1A"/>
          <w:u w:val="none"/>
        </w:rPr>
        <w:t xml:space="preserve">batch start-up and </w:t>
      </w:r>
      <w:r w:rsidR="00861BAD">
        <w:rPr>
          <w:rStyle w:val="Hyperlink"/>
          <w:color w:val="171717" w:themeColor="background2" w:themeShade="1A"/>
          <w:u w:val="none"/>
        </w:rPr>
        <w:t>transient changes</w:t>
      </w:r>
      <w:r w:rsidR="001C1818">
        <w:rPr>
          <w:rStyle w:val="Hyperlink"/>
          <w:color w:val="171717" w:themeColor="background2" w:themeShade="1A"/>
          <w:u w:val="none"/>
        </w:rPr>
        <w:t xml:space="preserve"> can be </w:t>
      </w:r>
      <w:r w:rsidR="00A00F1E">
        <w:rPr>
          <w:rStyle w:val="Hyperlink"/>
          <w:color w:val="171717" w:themeColor="background2" w:themeShade="1A"/>
          <w:u w:val="none"/>
        </w:rPr>
        <w:t>gained</w:t>
      </w:r>
      <w:r w:rsidR="00F4060B">
        <w:rPr>
          <w:rStyle w:val="Hyperlink"/>
          <w:color w:val="171717" w:themeColor="background2" w:themeShade="1A"/>
          <w:u w:val="none"/>
        </w:rPr>
        <w:t xml:space="preserve">. </w:t>
      </w:r>
    </w:p>
    <w:p w14:paraId="06EE0CA5" w14:textId="0B5056AC" w:rsidR="002B0E3D" w:rsidRPr="00DC108B" w:rsidRDefault="002B0E3D" w:rsidP="006A5EAC">
      <w:pPr>
        <w:spacing w:line="480" w:lineRule="auto"/>
        <w:rPr>
          <w:rStyle w:val="Hyperlink"/>
          <w:noProof/>
          <w:color w:val="171717" w:themeColor="background2" w:themeShade="1A"/>
          <w:u w:val="none"/>
        </w:rPr>
      </w:pPr>
      <w:r w:rsidRPr="00B92B98">
        <w:rPr>
          <w:rStyle w:val="Hyperlink"/>
          <w:noProof/>
          <w:color w:val="171717" w:themeColor="background2" w:themeShade="1A"/>
          <w:u w:val="none"/>
        </w:rPr>
        <w:t>Another potential advantage of assessing process peformance at scale could be a reduction in the number of process performance qualification (PPQ) runs required.  This experience could be obtained through full-scale campaigns in either clinical GMP or non-GMP (pilot) settings</w:t>
      </w:r>
      <w:r>
        <w:rPr>
          <w:rStyle w:val="Hyperlink"/>
          <w:noProof/>
          <w:color w:val="171717" w:themeColor="background2" w:themeShade="1A"/>
        </w:rPr>
        <w:t>.</w:t>
      </w:r>
      <w:r w:rsidRPr="00B92B98">
        <w:rPr>
          <w:rStyle w:val="Hyperlink"/>
          <w:noProof/>
          <w:color w:val="171717" w:themeColor="background2" w:themeShade="1A"/>
          <w:u w:val="none"/>
        </w:rPr>
        <w:t> </w:t>
      </w:r>
      <w:r>
        <w:rPr>
          <w:rStyle w:val="Hyperlink"/>
          <w:noProof/>
          <w:color w:val="171717" w:themeColor="background2" w:themeShade="1A"/>
        </w:rPr>
        <w:t xml:space="preserve"> </w:t>
      </w:r>
      <w:r w:rsidRPr="00DC108B">
        <w:rPr>
          <w:rStyle w:val="Hyperlink"/>
          <w:noProof/>
          <w:color w:val="171717" w:themeColor="background2" w:themeShade="1A"/>
          <w:u w:val="none"/>
        </w:rPr>
        <w:t xml:space="preserve">When evaluating the process at scale, it is important to collect sufficient data around the various unit operations over time to ensure the performance predicted from SDM studies has been realized, as well as to establish a reasonable set of acceptance criteria for Stage 2 PV or PPQ. It is also important to collect additional data to support microbial control by the process, especially for systems with complex automation or valving.  Note that in </w:t>
      </w:r>
      <w:r w:rsidR="00955F1D">
        <w:rPr>
          <w:rStyle w:val="Hyperlink"/>
          <w:noProof/>
          <w:color w:val="171717" w:themeColor="background2" w:themeShade="1A"/>
          <w:u w:val="none"/>
        </w:rPr>
        <w:t xml:space="preserve">the prototype sampling plan shown in </w:t>
      </w:r>
      <w:r w:rsidR="005B3175" w:rsidRPr="00263A9B">
        <w:rPr>
          <w:rStyle w:val="Hyperlink"/>
          <w:noProof/>
          <w:color w:val="171717" w:themeColor="background2" w:themeShade="1A"/>
          <w:u w:val="none"/>
        </w:rPr>
        <w:t xml:space="preserve">Figure </w:t>
      </w:r>
      <w:r w:rsidR="007524C2">
        <w:rPr>
          <w:rStyle w:val="Hyperlink"/>
          <w:noProof/>
          <w:color w:val="171717" w:themeColor="background2" w:themeShade="1A"/>
          <w:u w:val="none"/>
        </w:rPr>
        <w:t>6</w:t>
      </w:r>
      <w:r w:rsidR="005B3175">
        <w:rPr>
          <w:rStyle w:val="Hyperlink"/>
          <w:noProof/>
          <w:color w:val="171717" w:themeColor="background2" w:themeShade="1A"/>
          <w:u w:val="none"/>
        </w:rPr>
        <w:t xml:space="preserve"> </w:t>
      </w:r>
      <w:r w:rsidRPr="00DC108B">
        <w:rPr>
          <w:rStyle w:val="Hyperlink"/>
          <w:noProof/>
          <w:color w:val="171717" w:themeColor="background2" w:themeShade="1A"/>
          <w:u w:val="none"/>
        </w:rPr>
        <w:t xml:space="preserve">the color of the sample points reflects either an in-line measurement (orange) or a sample point for offline testing of either process performance or </w:t>
      </w:r>
      <w:r w:rsidRPr="00DC108B">
        <w:rPr>
          <w:rStyle w:val="Hyperlink"/>
          <w:noProof/>
          <w:color w:val="171717" w:themeColor="background2" w:themeShade="1A"/>
          <w:u w:val="none"/>
        </w:rPr>
        <w:lastRenderedPageBreak/>
        <w:t xml:space="preserve">quality attributes (teal). </w:t>
      </w:r>
      <w:r w:rsidR="00E74CF4">
        <w:rPr>
          <w:rStyle w:val="Hyperlink"/>
          <w:noProof/>
          <w:color w:val="171717" w:themeColor="background2" w:themeShade="1A"/>
          <w:u w:val="none"/>
        </w:rPr>
        <w:t>The development of an overall integrated control strategy is addressed in detail in the full N-mAb case study</w:t>
      </w:r>
      <w:r w:rsidRPr="00DC108B">
        <w:rPr>
          <w:rStyle w:val="Hyperlink"/>
          <w:noProof/>
          <w:color w:val="171717" w:themeColor="background2" w:themeShade="1A"/>
          <w:u w:val="none"/>
        </w:rPr>
        <w:t>.</w:t>
      </w:r>
    </w:p>
    <w:p w14:paraId="56BFD1A4" w14:textId="20059EE2" w:rsidR="00101FB8" w:rsidRPr="005B3175" w:rsidRDefault="00101FB8">
      <w:pPr>
        <w:rPr>
          <w:rStyle w:val="Hyperlink"/>
          <w:b/>
          <w:bCs/>
          <w:noProof/>
          <w:color w:val="auto"/>
          <w:u w:val="none"/>
        </w:rPr>
      </w:pPr>
      <w:r w:rsidRPr="005B3175">
        <w:rPr>
          <w:rStyle w:val="Hyperlink"/>
          <w:b/>
          <w:bCs/>
          <w:noProof/>
          <w:color w:val="auto"/>
          <w:u w:val="none"/>
        </w:rPr>
        <w:t xml:space="preserve">Conclusion </w:t>
      </w:r>
    </w:p>
    <w:p w14:paraId="1419CB90" w14:textId="4D762A5B" w:rsidR="001739CC" w:rsidRDefault="004A3CE9" w:rsidP="005B3E36">
      <w:pPr>
        <w:spacing w:line="480" w:lineRule="auto"/>
        <w:rPr>
          <w:rStyle w:val="Hyperlink"/>
          <w:noProof/>
          <w:color w:val="7030A0"/>
        </w:rPr>
      </w:pPr>
      <w:r w:rsidRPr="005B3175">
        <w:rPr>
          <w:rStyle w:val="Hyperlink"/>
          <w:noProof/>
          <w:color w:val="auto"/>
          <w:u w:val="none"/>
        </w:rPr>
        <w:t>The N-Mab case study represent</w:t>
      </w:r>
      <w:r w:rsidR="00B140E8" w:rsidRPr="005B3175">
        <w:rPr>
          <w:rStyle w:val="Hyperlink"/>
          <w:noProof/>
          <w:color w:val="auto"/>
          <w:u w:val="none"/>
        </w:rPr>
        <w:t xml:space="preserve">s an opportunity to discuss and describe industry </w:t>
      </w:r>
      <w:r w:rsidR="004D422C" w:rsidRPr="005B3175">
        <w:rPr>
          <w:rStyle w:val="Hyperlink"/>
          <w:noProof/>
          <w:color w:val="auto"/>
          <w:u w:val="none"/>
        </w:rPr>
        <w:t>perspectives</w:t>
      </w:r>
      <w:r w:rsidR="00B140E8" w:rsidRPr="005B3175">
        <w:rPr>
          <w:rStyle w:val="Hyperlink"/>
          <w:noProof/>
          <w:color w:val="auto"/>
          <w:u w:val="none"/>
        </w:rPr>
        <w:t xml:space="preserve"> related to the design, development, and characterization of an integrated continuous bioprocess. </w:t>
      </w:r>
      <w:r w:rsidR="00E33A07" w:rsidRPr="005B3175">
        <w:rPr>
          <w:rStyle w:val="Hyperlink"/>
          <w:noProof/>
          <w:color w:val="auto"/>
          <w:u w:val="none"/>
        </w:rPr>
        <w:t xml:space="preserve">As was true for the A-Mab case study, </w:t>
      </w:r>
      <w:r w:rsidR="00101FB8" w:rsidRPr="005B3175">
        <w:rPr>
          <w:rStyle w:val="Hyperlink"/>
          <w:noProof/>
          <w:color w:val="auto"/>
          <w:u w:val="none"/>
        </w:rPr>
        <w:t xml:space="preserve">N-Mab </w:t>
      </w:r>
      <w:r w:rsidR="00891AF2" w:rsidRPr="005B3175">
        <w:rPr>
          <w:rStyle w:val="Hyperlink"/>
          <w:noProof/>
          <w:color w:val="auto"/>
          <w:u w:val="none"/>
        </w:rPr>
        <w:t>represents a single point in time for a continually evolving industry</w:t>
      </w:r>
      <w:r w:rsidR="00AF69B5" w:rsidRPr="005B3175">
        <w:rPr>
          <w:rStyle w:val="Hyperlink"/>
          <w:noProof/>
          <w:color w:val="auto"/>
          <w:u w:val="none"/>
        </w:rPr>
        <w:t>. N-Mab has</w:t>
      </w:r>
      <w:r w:rsidR="005B3E36" w:rsidRPr="005B3175">
        <w:rPr>
          <w:rStyle w:val="Hyperlink"/>
          <w:noProof/>
          <w:color w:val="auto"/>
          <w:u w:val="none"/>
        </w:rPr>
        <w:t xml:space="preserve"> potential to serve as teaching document for established and emerging biotechnology practitioners alike</w:t>
      </w:r>
      <w:r w:rsidR="00891AF2" w:rsidRPr="005B3175">
        <w:rPr>
          <w:rStyle w:val="Hyperlink"/>
          <w:noProof/>
          <w:color w:val="auto"/>
          <w:u w:val="none"/>
        </w:rPr>
        <w:t xml:space="preserve">. Accordingly, we welcome readers to engage with this </w:t>
      </w:r>
      <w:r w:rsidR="005B3E36" w:rsidRPr="005B3175">
        <w:rPr>
          <w:rStyle w:val="Hyperlink"/>
          <w:noProof/>
          <w:color w:val="auto"/>
          <w:u w:val="none"/>
        </w:rPr>
        <w:t xml:space="preserve">manuscript and, especially, </w:t>
      </w:r>
      <w:r w:rsidR="00891AF2" w:rsidRPr="005B3175">
        <w:rPr>
          <w:rStyle w:val="Hyperlink"/>
          <w:noProof/>
          <w:color w:val="auto"/>
          <w:u w:val="none"/>
        </w:rPr>
        <w:t xml:space="preserve">the full N-Mab Case Study, which includes additional detail on </w:t>
      </w:r>
      <w:r w:rsidR="005B3E36" w:rsidRPr="005B3175">
        <w:rPr>
          <w:rStyle w:val="Hyperlink"/>
          <w:noProof/>
          <w:color w:val="auto"/>
          <w:u w:val="none"/>
        </w:rPr>
        <w:t>the topic</w:t>
      </w:r>
      <w:r w:rsidR="0043214A" w:rsidRPr="005B3175">
        <w:rPr>
          <w:rStyle w:val="Hyperlink"/>
          <w:noProof/>
          <w:color w:val="auto"/>
          <w:u w:val="none"/>
        </w:rPr>
        <w:t>s</w:t>
      </w:r>
      <w:r w:rsidR="005B3E36" w:rsidRPr="005B3175">
        <w:rPr>
          <w:rStyle w:val="Hyperlink"/>
          <w:noProof/>
          <w:color w:val="auto"/>
          <w:u w:val="none"/>
        </w:rPr>
        <w:t xml:space="preserve"> discussed herein</w:t>
      </w:r>
      <w:r w:rsidR="00891AF2" w:rsidRPr="005B3175">
        <w:rPr>
          <w:rStyle w:val="Hyperlink"/>
          <w:noProof/>
          <w:color w:val="auto"/>
          <w:u w:val="none"/>
        </w:rPr>
        <w:t xml:space="preserve"> as well as chapters </w:t>
      </w:r>
      <w:r w:rsidR="00F46424" w:rsidRPr="005B3175">
        <w:rPr>
          <w:rStyle w:val="Hyperlink"/>
          <w:noProof/>
          <w:color w:val="auto"/>
          <w:u w:val="none"/>
        </w:rPr>
        <w:t>on</w:t>
      </w:r>
      <w:r w:rsidR="005B3E36" w:rsidRPr="005B3175">
        <w:rPr>
          <w:rStyle w:val="Hyperlink"/>
          <w:noProof/>
          <w:color w:val="auto"/>
          <w:u w:val="none"/>
        </w:rPr>
        <w:t xml:space="preserve"> </w:t>
      </w:r>
      <w:r w:rsidR="00891AF2" w:rsidRPr="005B3175">
        <w:rPr>
          <w:rStyle w:val="Hyperlink"/>
          <w:noProof/>
          <w:color w:val="auto"/>
          <w:u w:val="none"/>
        </w:rPr>
        <w:t>Validation, Quality, and Control Strategy aspects related to continuous biomanufacturing</w:t>
      </w:r>
      <w:r w:rsidR="00891AF2">
        <w:rPr>
          <w:rStyle w:val="Hyperlink"/>
          <w:noProof/>
          <w:color w:val="7030A0"/>
        </w:rPr>
        <w:t xml:space="preserve">. </w:t>
      </w:r>
    </w:p>
    <w:p w14:paraId="16A41812" w14:textId="77777777" w:rsidR="001739CC" w:rsidRDefault="001739CC" w:rsidP="005B3E36">
      <w:pPr>
        <w:spacing w:line="480" w:lineRule="auto"/>
        <w:rPr>
          <w:rStyle w:val="Hyperlink"/>
          <w:noProof/>
          <w:color w:val="7030A0"/>
        </w:rPr>
      </w:pPr>
    </w:p>
    <w:p w14:paraId="0D32FDDB" w14:textId="77777777" w:rsidR="001739CC" w:rsidRDefault="001739CC" w:rsidP="005B3E36">
      <w:pPr>
        <w:spacing w:line="480" w:lineRule="auto"/>
        <w:rPr>
          <w:rStyle w:val="Hyperlink"/>
          <w:noProof/>
          <w:color w:val="7030A0"/>
        </w:rPr>
      </w:pPr>
    </w:p>
    <w:p w14:paraId="381F07B0" w14:textId="77777777" w:rsidR="001739CC" w:rsidRDefault="001739CC" w:rsidP="005B3E36">
      <w:pPr>
        <w:pBdr>
          <w:bottom w:val="single" w:sz="6" w:space="1" w:color="auto"/>
        </w:pBdr>
        <w:spacing w:line="480" w:lineRule="auto"/>
        <w:rPr>
          <w:rStyle w:val="Hyperlink"/>
          <w:noProof/>
          <w:color w:val="7030A0"/>
        </w:rPr>
      </w:pPr>
    </w:p>
    <w:p w14:paraId="460C1AA0" w14:textId="07BE7D69" w:rsidR="008018F9" w:rsidRPr="005B3175" w:rsidRDefault="008D2308" w:rsidP="005B3175">
      <w:pPr>
        <w:pStyle w:val="ListParagraph"/>
        <w:numPr>
          <w:ilvl w:val="0"/>
          <w:numId w:val="5"/>
        </w:numPr>
        <w:spacing w:line="480" w:lineRule="auto"/>
        <w:rPr>
          <w:rStyle w:val="Hyperlink"/>
          <w:color w:val="171717" w:themeColor="background2" w:themeShade="1A"/>
          <w:u w:val="none"/>
        </w:rPr>
      </w:pPr>
      <w:r>
        <w:rPr>
          <w:rStyle w:val="Hyperlink"/>
          <w:noProof/>
          <w:color w:val="7030A0"/>
        </w:rPr>
        <w:br w:type="page"/>
      </w:r>
    </w:p>
    <w:p w14:paraId="3E64FB3F" w14:textId="5715525E" w:rsidR="00B9631A" w:rsidRDefault="00B9631A" w:rsidP="00FC2A4E">
      <w:pPr>
        <w:spacing w:line="480" w:lineRule="auto"/>
        <w:rPr>
          <w:rStyle w:val="Hyperlink"/>
          <w:noProof/>
          <w:color w:val="7030A0"/>
        </w:rPr>
      </w:pPr>
      <w:r>
        <w:rPr>
          <w:rStyle w:val="Hyperlink"/>
          <w:noProof/>
          <w:color w:val="7030A0"/>
        </w:rPr>
        <w:lastRenderedPageBreak/>
        <w:t>References</w:t>
      </w:r>
    </w:p>
    <w:p w14:paraId="5069AC38" w14:textId="2B70CB9D" w:rsidR="00E46904" w:rsidRPr="00E46904" w:rsidRDefault="008018F9" w:rsidP="00E46904">
      <w:pPr>
        <w:pStyle w:val="EndNoteBibliography"/>
        <w:spacing w:after="0"/>
        <w:ind w:left="720" w:hanging="720"/>
      </w:pPr>
      <w:r>
        <w:rPr>
          <w:rFonts w:eastAsia="Calibri"/>
        </w:rPr>
        <w:fldChar w:fldCharType="begin"/>
      </w:r>
      <w:r>
        <w:rPr>
          <w:rFonts w:eastAsia="Calibri"/>
        </w:rPr>
        <w:instrText xml:space="preserve"> ADDIN EN.REFLIST </w:instrText>
      </w:r>
      <w:r>
        <w:rPr>
          <w:rFonts w:eastAsia="Calibri"/>
        </w:rPr>
        <w:fldChar w:fldCharType="separate"/>
      </w:r>
      <w:r w:rsidR="00E46904" w:rsidRPr="00E46904">
        <w:t>1.</w:t>
      </w:r>
      <w:r w:rsidR="00E46904" w:rsidRPr="00E46904">
        <w:tab/>
        <w:t xml:space="preserve">NIIMBL, </w:t>
      </w:r>
      <w:r w:rsidR="00E46904" w:rsidRPr="00E46904">
        <w:rPr>
          <w:i/>
        </w:rPr>
        <w:t>N-mAb: A case study to support development and adoption of integrated continuous bioprocesses for monoclonal antibodies Version 1</w:t>
      </w:r>
      <w:r w:rsidR="00E46904" w:rsidRPr="00E46904">
        <w:t xml:space="preserve">, N.I.f.I.i.M. Biopharmaceuticals, Editor. 2022: </w:t>
      </w:r>
      <w:hyperlink r:id="rId17" w:history="1">
        <w:r w:rsidR="00E46904" w:rsidRPr="00E46904">
          <w:rPr>
            <w:rStyle w:val="Hyperlink"/>
          </w:rPr>
          <w:t>www.N-mab.org</w:t>
        </w:r>
      </w:hyperlink>
      <w:r w:rsidR="00E46904" w:rsidRPr="00E46904">
        <w:t>.</w:t>
      </w:r>
    </w:p>
    <w:p w14:paraId="3B5D6B36" w14:textId="77777777" w:rsidR="00E46904" w:rsidRPr="00E46904" w:rsidRDefault="00E46904" w:rsidP="00E46904">
      <w:pPr>
        <w:pStyle w:val="EndNoteBibliography"/>
        <w:spacing w:after="0"/>
        <w:ind w:left="720" w:hanging="720"/>
      </w:pPr>
      <w:r w:rsidRPr="00E46904">
        <w:t>2.</w:t>
      </w:r>
      <w:r w:rsidRPr="00E46904">
        <w:tab/>
        <w:t xml:space="preserve">CMC Biotech Working Group  Emeryville, C.C., 2009, </w:t>
      </w:r>
      <w:r w:rsidRPr="00E46904">
        <w:rPr>
          <w:i/>
        </w:rPr>
        <w:t>A-Mab Version 2.1: A Case Study in Bioprocess Development</w:t>
      </w:r>
      <w:r w:rsidRPr="00E46904">
        <w:t>. 2009: Emeryville, CA.</w:t>
      </w:r>
    </w:p>
    <w:p w14:paraId="76D0BA89" w14:textId="77777777" w:rsidR="00E46904" w:rsidRPr="00E46904" w:rsidRDefault="00E46904" w:rsidP="00E46904">
      <w:pPr>
        <w:pStyle w:val="EndNoteBibliography"/>
        <w:spacing w:after="0"/>
        <w:ind w:left="720" w:hanging="720"/>
      </w:pPr>
      <w:r w:rsidRPr="00E46904">
        <w:t>3.</w:t>
      </w:r>
      <w:r w:rsidRPr="00E46904">
        <w:tab/>
        <w:t xml:space="preserve">Mastrangeli, R., et al., </w:t>
      </w:r>
      <w:r w:rsidRPr="00E46904">
        <w:rPr>
          <w:i/>
        </w:rPr>
        <w:t>The Formidable Challenge of Controlling High Mannose-Type N-Glycans in Therapeutic mAbs.</w:t>
      </w:r>
      <w:r w:rsidRPr="00E46904">
        <w:t xml:space="preserve"> Trends in Biotechnology, 2020.</w:t>
      </w:r>
    </w:p>
    <w:p w14:paraId="05DA7EC5" w14:textId="77777777" w:rsidR="00E46904" w:rsidRPr="00E46904" w:rsidRDefault="00E46904" w:rsidP="00E46904">
      <w:pPr>
        <w:pStyle w:val="EndNoteBibliography"/>
        <w:spacing w:after="0"/>
        <w:ind w:left="720" w:hanging="720"/>
      </w:pPr>
      <w:r w:rsidRPr="00E46904">
        <w:t>4.</w:t>
      </w:r>
      <w:r w:rsidRPr="00E46904">
        <w:tab/>
        <w:t xml:space="preserve">Godawat, R., et al., </w:t>
      </w:r>
      <w:r w:rsidRPr="00E46904">
        <w:rPr>
          <w:i/>
        </w:rPr>
        <w:t>End-to-end integrated fully continuous production of recombinant monoclonal antibodies.</w:t>
      </w:r>
      <w:r w:rsidRPr="00E46904">
        <w:t xml:space="preserve"> Journal of Biotechnology, 2015. </w:t>
      </w:r>
      <w:r w:rsidRPr="00E46904">
        <w:rPr>
          <w:b/>
        </w:rPr>
        <w:t>213</w:t>
      </w:r>
      <w:r w:rsidRPr="00E46904">
        <w:t>: p. 13-19.</w:t>
      </w:r>
    </w:p>
    <w:p w14:paraId="24376925" w14:textId="77777777" w:rsidR="00E46904" w:rsidRPr="00E46904" w:rsidRDefault="00E46904" w:rsidP="00E46904">
      <w:pPr>
        <w:pStyle w:val="EndNoteBibliography"/>
        <w:spacing w:after="0"/>
        <w:ind w:left="720" w:hanging="720"/>
      </w:pPr>
      <w:r w:rsidRPr="00E46904">
        <w:t>5.</w:t>
      </w:r>
      <w:r w:rsidRPr="00E46904">
        <w:tab/>
        <w:t xml:space="preserve">Vogg, S., T. Müller-Späth, and M. Morbidelli, </w:t>
      </w:r>
      <w:r w:rsidRPr="00E46904">
        <w:rPr>
          <w:i/>
        </w:rPr>
        <w:t>Current status and future challenges in continuous biochromatography.</w:t>
      </w:r>
      <w:r w:rsidRPr="00E46904">
        <w:t xml:space="preserve"> Current Opinion in Chemical Engineering, 2018. </w:t>
      </w:r>
      <w:r w:rsidRPr="00E46904">
        <w:rPr>
          <w:b/>
        </w:rPr>
        <w:t>22</w:t>
      </w:r>
      <w:r w:rsidRPr="00E46904">
        <w:t>: p. 138-144.</w:t>
      </w:r>
    </w:p>
    <w:p w14:paraId="56FC49AB" w14:textId="77777777" w:rsidR="00E46904" w:rsidRPr="00E46904" w:rsidRDefault="00E46904" w:rsidP="00E46904">
      <w:pPr>
        <w:pStyle w:val="EndNoteBibliography"/>
        <w:spacing w:after="0"/>
        <w:ind w:left="720" w:hanging="720"/>
      </w:pPr>
      <w:r w:rsidRPr="00E46904">
        <w:t>6.</w:t>
      </w:r>
      <w:r w:rsidRPr="00E46904">
        <w:tab/>
        <w:t xml:space="preserve">Gillette, K., M. Bisschops, and M. Schofield, </w:t>
      </w:r>
      <w:r w:rsidRPr="00E46904">
        <w:rPr>
          <w:i/>
        </w:rPr>
        <w:t>Development and optimization of multicolumn chromatography for mAb perfusion processes.</w:t>
      </w:r>
      <w:r w:rsidRPr="00E46904">
        <w:t xml:space="preserve"> Journal of Chemical Technology &amp; Biotechnology, 2021.</w:t>
      </w:r>
    </w:p>
    <w:p w14:paraId="6BCA6347" w14:textId="77777777" w:rsidR="00E46904" w:rsidRPr="00E46904" w:rsidRDefault="00E46904" w:rsidP="00E46904">
      <w:pPr>
        <w:pStyle w:val="EndNoteBibliography"/>
        <w:spacing w:after="0"/>
        <w:ind w:left="720" w:hanging="720"/>
      </w:pPr>
      <w:r w:rsidRPr="00E46904">
        <w:t>7.</w:t>
      </w:r>
      <w:r w:rsidRPr="00E46904">
        <w:tab/>
        <w:t xml:space="preserve">Baur, D., et al., </w:t>
      </w:r>
      <w:r w:rsidRPr="00E46904">
        <w:rPr>
          <w:i/>
        </w:rPr>
        <w:t>Comparison of batch and continuous multi-column protein A capture processes by optimal design.</w:t>
      </w:r>
      <w:r w:rsidRPr="00E46904">
        <w:t xml:space="preserve"> Biotechnology Journal, 2016. </w:t>
      </w:r>
      <w:r w:rsidRPr="00E46904">
        <w:rPr>
          <w:b/>
        </w:rPr>
        <w:t>11</w:t>
      </w:r>
      <w:r w:rsidRPr="00E46904">
        <w:t>(7): p. 920-931.</w:t>
      </w:r>
    </w:p>
    <w:p w14:paraId="56C90349" w14:textId="77777777" w:rsidR="00E46904" w:rsidRPr="00E46904" w:rsidRDefault="00E46904" w:rsidP="00E46904">
      <w:pPr>
        <w:pStyle w:val="EndNoteBibliography"/>
        <w:spacing w:after="0"/>
        <w:ind w:left="720" w:hanging="720"/>
      </w:pPr>
      <w:r w:rsidRPr="00E46904">
        <w:t>8.</w:t>
      </w:r>
      <w:r w:rsidRPr="00E46904">
        <w:tab/>
        <w:t xml:space="preserve">Chmielowski, R.A., et al., </w:t>
      </w:r>
      <w:r w:rsidRPr="00E46904">
        <w:rPr>
          <w:i/>
        </w:rPr>
        <w:t>Definition and dynamic control of a continuous chromatography process independent of cell culture titer and impurities.</w:t>
      </w:r>
      <w:r w:rsidRPr="00E46904">
        <w:t xml:space="preserve"> Journal of Chromatography A, 2017. </w:t>
      </w:r>
      <w:r w:rsidRPr="00E46904">
        <w:rPr>
          <w:b/>
        </w:rPr>
        <w:t>1526</w:t>
      </w:r>
      <w:r w:rsidRPr="00E46904">
        <w:t>: p. 58-69.</w:t>
      </w:r>
    </w:p>
    <w:p w14:paraId="1BAD6316" w14:textId="77777777" w:rsidR="00E46904" w:rsidRPr="00E46904" w:rsidRDefault="00E46904" w:rsidP="00E46904">
      <w:pPr>
        <w:pStyle w:val="EndNoteBibliography"/>
        <w:spacing w:after="0"/>
        <w:ind w:left="720" w:hanging="720"/>
      </w:pPr>
      <w:r w:rsidRPr="00E46904">
        <w:t>9.</w:t>
      </w:r>
      <w:r w:rsidRPr="00E46904">
        <w:tab/>
        <w:t xml:space="preserve">Thakur, G., V. Hebbi, and A.S. Rathore, </w:t>
      </w:r>
      <w:r w:rsidRPr="00E46904">
        <w:rPr>
          <w:i/>
        </w:rPr>
        <w:t>An NIR-based PAT approach for real-time control of loading in Protein A chromatography in continuous manufacturing of monoclonal antibodies.</w:t>
      </w:r>
      <w:r w:rsidRPr="00E46904">
        <w:t xml:space="preserve"> 2020. </w:t>
      </w:r>
      <w:r w:rsidRPr="00E46904">
        <w:rPr>
          <w:b/>
        </w:rPr>
        <w:t>117</w:t>
      </w:r>
      <w:r w:rsidRPr="00E46904">
        <w:t>(3): p. 673-686.</w:t>
      </w:r>
    </w:p>
    <w:p w14:paraId="6218A0E5" w14:textId="77777777" w:rsidR="00E46904" w:rsidRPr="00E46904" w:rsidRDefault="00E46904" w:rsidP="00E46904">
      <w:pPr>
        <w:pStyle w:val="EndNoteBibliography"/>
        <w:spacing w:after="0"/>
        <w:ind w:left="720" w:hanging="720"/>
      </w:pPr>
      <w:r w:rsidRPr="00E46904">
        <w:t>10.</w:t>
      </w:r>
      <w:r w:rsidRPr="00E46904">
        <w:tab/>
        <w:t xml:space="preserve">Vogg, S., T. Müller-Späth, and M. Morbidelli, </w:t>
      </w:r>
      <w:r w:rsidRPr="00E46904">
        <w:rPr>
          <w:i/>
        </w:rPr>
        <w:t>Design space and robustness analysis of batch and counter-current frontal chromatography processes for the removal of antibody aggregates.</w:t>
      </w:r>
      <w:r w:rsidRPr="00E46904">
        <w:t xml:space="preserve"> Journal of Chromatography A, 2020. </w:t>
      </w:r>
      <w:r w:rsidRPr="00E46904">
        <w:rPr>
          <w:b/>
        </w:rPr>
        <w:t>1619</w:t>
      </w:r>
      <w:r w:rsidRPr="00E46904">
        <w:t>: p. 460943.</w:t>
      </w:r>
    </w:p>
    <w:p w14:paraId="32CD501B" w14:textId="77777777" w:rsidR="00E46904" w:rsidRPr="00E46904" w:rsidRDefault="00E46904" w:rsidP="00E46904">
      <w:pPr>
        <w:pStyle w:val="EndNoteBibliography"/>
        <w:spacing w:after="0"/>
        <w:ind w:left="720" w:hanging="720"/>
      </w:pPr>
      <w:r w:rsidRPr="00E46904">
        <w:t>11.</w:t>
      </w:r>
      <w:r w:rsidRPr="00E46904">
        <w:tab/>
        <w:t xml:space="preserve">Thakur, G., P. Ghumade, and A.S. Rathore, </w:t>
      </w:r>
      <w:r w:rsidRPr="00E46904">
        <w:rPr>
          <w:i/>
        </w:rPr>
        <w:t>Process analytical technology in continuous processing: Model-based real time control of pH between capture chromatography and viral inactivation for monoclonal antibody production.</w:t>
      </w:r>
      <w:r w:rsidRPr="00E46904">
        <w:t xml:space="preserve"> Journal of Chromatography A, 2021. </w:t>
      </w:r>
      <w:r w:rsidRPr="00E46904">
        <w:rPr>
          <w:b/>
        </w:rPr>
        <w:t>1658</w:t>
      </w:r>
      <w:r w:rsidRPr="00E46904">
        <w:t>: p. 462614.</w:t>
      </w:r>
    </w:p>
    <w:p w14:paraId="1A178CA4" w14:textId="77777777" w:rsidR="00E46904" w:rsidRPr="00E46904" w:rsidRDefault="00E46904" w:rsidP="00E46904">
      <w:pPr>
        <w:pStyle w:val="EndNoteBibliography"/>
        <w:spacing w:after="0"/>
        <w:ind w:left="720" w:hanging="720"/>
      </w:pPr>
      <w:r w:rsidRPr="00E46904">
        <w:t>12.</w:t>
      </w:r>
      <w:r w:rsidRPr="00E46904">
        <w:tab/>
        <w:t xml:space="preserve">Bohonak, D.M., et al., </w:t>
      </w:r>
      <w:r w:rsidRPr="00E46904">
        <w:rPr>
          <w:i/>
        </w:rPr>
        <w:t>Adapting virus filtration to enable intensified and continuous monoclonal antibody processing.</w:t>
      </w:r>
      <w:r w:rsidRPr="00E46904">
        <w:t xml:space="preserve"> Biotechnology Progress, 2021. </w:t>
      </w:r>
      <w:r w:rsidRPr="00E46904">
        <w:rPr>
          <w:b/>
        </w:rPr>
        <w:t>37</w:t>
      </w:r>
      <w:r w:rsidRPr="00E46904">
        <w:t>(2).</w:t>
      </w:r>
    </w:p>
    <w:p w14:paraId="10E1DE4E" w14:textId="77777777" w:rsidR="00E46904" w:rsidRPr="00E46904" w:rsidRDefault="00E46904" w:rsidP="00E46904">
      <w:pPr>
        <w:pStyle w:val="EndNoteBibliography"/>
        <w:spacing w:after="0"/>
        <w:ind w:left="720" w:hanging="720"/>
      </w:pPr>
      <w:r w:rsidRPr="00E46904">
        <w:t>13.</w:t>
      </w:r>
      <w:r w:rsidRPr="00E46904">
        <w:tab/>
        <w:t xml:space="preserve">Johnson, S.A., et al., </w:t>
      </w:r>
      <w:r w:rsidRPr="00E46904">
        <w:rPr>
          <w:i/>
        </w:rPr>
        <w:t>Virus filtration: A review of current and future practices in bioprocessing.</w:t>
      </w:r>
      <w:r w:rsidRPr="00E46904">
        <w:t xml:space="preserve"> Biotechnology and Bioengineering, 2022. </w:t>
      </w:r>
      <w:r w:rsidRPr="00E46904">
        <w:rPr>
          <w:b/>
        </w:rPr>
        <w:t>119</w:t>
      </w:r>
      <w:r w:rsidRPr="00E46904">
        <w:t>(3): p. 743-761.</w:t>
      </w:r>
    </w:p>
    <w:p w14:paraId="0ED0A742" w14:textId="77777777" w:rsidR="00E46904" w:rsidRPr="00E46904" w:rsidRDefault="00E46904" w:rsidP="00E46904">
      <w:pPr>
        <w:pStyle w:val="EndNoteBibliography"/>
        <w:spacing w:after="0"/>
        <w:ind w:left="720" w:hanging="720"/>
      </w:pPr>
      <w:r w:rsidRPr="00E46904">
        <w:t>14.</w:t>
      </w:r>
      <w:r w:rsidRPr="00E46904">
        <w:tab/>
        <w:t xml:space="preserve">Coolbaugh, M.J., et al., </w:t>
      </w:r>
      <w:r w:rsidRPr="00E46904">
        <w:rPr>
          <w:i/>
        </w:rPr>
        <w:t>Pilot-scale demonstration of an end-to-end integrated and continuous biomanufacturing process.</w:t>
      </w:r>
      <w:r w:rsidRPr="00E46904">
        <w:t xml:space="preserve"> 2021. </w:t>
      </w:r>
      <w:r w:rsidRPr="00E46904">
        <w:rPr>
          <w:b/>
        </w:rPr>
        <w:t>n/a</w:t>
      </w:r>
      <w:r w:rsidRPr="00E46904">
        <w:t>(n/a).</w:t>
      </w:r>
    </w:p>
    <w:p w14:paraId="1492FA07" w14:textId="77777777" w:rsidR="00E46904" w:rsidRPr="00E46904" w:rsidRDefault="00E46904" w:rsidP="00E46904">
      <w:pPr>
        <w:pStyle w:val="EndNoteBibliography"/>
        <w:spacing w:after="0"/>
        <w:ind w:left="720" w:hanging="720"/>
      </w:pPr>
      <w:r w:rsidRPr="00E46904">
        <w:t>15.</w:t>
      </w:r>
      <w:r w:rsidRPr="00E46904">
        <w:tab/>
        <w:t xml:space="preserve">Zydney, A.L., </w:t>
      </w:r>
      <w:r w:rsidRPr="00E46904">
        <w:rPr>
          <w:i/>
        </w:rPr>
        <w:t>Perspectives on integrated continuous bioprocessing—opportunities and challenges.</w:t>
      </w:r>
      <w:r w:rsidRPr="00E46904">
        <w:t xml:space="preserve"> Current Opinion in Chemical Engineering, 2015. </w:t>
      </w:r>
      <w:r w:rsidRPr="00E46904">
        <w:rPr>
          <w:b/>
        </w:rPr>
        <w:t>10</w:t>
      </w:r>
      <w:r w:rsidRPr="00E46904">
        <w:t>: p. 8-13.</w:t>
      </w:r>
    </w:p>
    <w:p w14:paraId="356B5CC0" w14:textId="77777777" w:rsidR="00E46904" w:rsidRPr="00E46904" w:rsidRDefault="00E46904" w:rsidP="00E46904">
      <w:pPr>
        <w:pStyle w:val="EndNoteBibliography"/>
        <w:spacing w:after="0"/>
        <w:ind w:left="720" w:hanging="720"/>
      </w:pPr>
      <w:r w:rsidRPr="00E46904">
        <w:t>16.</w:t>
      </w:r>
      <w:r w:rsidRPr="00E46904">
        <w:tab/>
        <w:t xml:space="preserve">Angelo, J., et al., </w:t>
      </w:r>
      <w:r w:rsidRPr="00E46904">
        <w:rPr>
          <w:i/>
        </w:rPr>
        <w:t>Virus clearance validation across continuous capture chromatography.</w:t>
      </w:r>
      <w:r w:rsidRPr="00E46904">
        <w:t xml:space="preserve"> Biotechnology and Bioengineering, 2019. </w:t>
      </w:r>
      <w:r w:rsidRPr="00E46904">
        <w:rPr>
          <w:b/>
        </w:rPr>
        <w:t>116</w:t>
      </w:r>
      <w:r w:rsidRPr="00E46904">
        <w:t>(9): p. 2275-2284.</w:t>
      </w:r>
    </w:p>
    <w:p w14:paraId="6B6D0923" w14:textId="77777777" w:rsidR="00E46904" w:rsidRPr="00E46904" w:rsidRDefault="00E46904" w:rsidP="00E46904">
      <w:pPr>
        <w:pStyle w:val="EndNoteBibliography"/>
        <w:spacing w:after="0"/>
        <w:ind w:left="720" w:hanging="720"/>
      </w:pPr>
      <w:r w:rsidRPr="00E46904">
        <w:t>17.</w:t>
      </w:r>
      <w:r w:rsidRPr="00E46904">
        <w:tab/>
        <w:t xml:space="preserve">Chiang, M.J., et al., </w:t>
      </w:r>
      <w:r w:rsidRPr="00E46904">
        <w:rPr>
          <w:i/>
        </w:rPr>
        <w:t>Validation and optimization of viral clearance in a downstream continuous chromatography setting.</w:t>
      </w:r>
      <w:r w:rsidRPr="00E46904">
        <w:t xml:space="preserve"> Biotechnology and Bioengineering, 2019. </w:t>
      </w:r>
      <w:r w:rsidRPr="00E46904">
        <w:rPr>
          <w:b/>
        </w:rPr>
        <w:t>116</w:t>
      </w:r>
      <w:r w:rsidRPr="00E46904">
        <w:t>(9): p. 2292-2302.</w:t>
      </w:r>
    </w:p>
    <w:p w14:paraId="30DED2D1" w14:textId="77777777" w:rsidR="00E46904" w:rsidRPr="00E46904" w:rsidRDefault="00E46904" w:rsidP="00E46904">
      <w:pPr>
        <w:pStyle w:val="EndNoteBibliography"/>
        <w:spacing w:after="0"/>
        <w:ind w:left="720" w:hanging="720"/>
      </w:pPr>
      <w:r w:rsidRPr="00E46904">
        <w:t>18.</w:t>
      </w:r>
      <w:r w:rsidRPr="00E46904">
        <w:tab/>
        <w:t xml:space="preserve">Lute, S., et al., </w:t>
      </w:r>
      <w:r w:rsidRPr="00E46904">
        <w:rPr>
          <w:i/>
        </w:rPr>
        <w:t>Development of small-scale models to understand the impact of continuous downstream bioprocessing on integrated virus filtration.</w:t>
      </w:r>
      <w:r w:rsidRPr="00E46904">
        <w:t xml:space="preserve"> Biotechnol Prog, 2020. </w:t>
      </w:r>
      <w:r w:rsidRPr="00E46904">
        <w:rPr>
          <w:b/>
        </w:rPr>
        <w:t>36</w:t>
      </w:r>
      <w:r w:rsidRPr="00E46904">
        <w:t>(3): p. e2962.</w:t>
      </w:r>
    </w:p>
    <w:p w14:paraId="6DFA162F" w14:textId="77777777" w:rsidR="00E46904" w:rsidRPr="00E46904" w:rsidRDefault="00E46904" w:rsidP="00E46904">
      <w:pPr>
        <w:pStyle w:val="EndNoteBibliography"/>
        <w:ind w:left="720" w:hanging="720"/>
      </w:pPr>
      <w:r w:rsidRPr="00E46904">
        <w:t>19.</w:t>
      </w:r>
      <w:r w:rsidRPr="00E46904">
        <w:tab/>
        <w:t xml:space="preserve">Gefroh, E., et al., </w:t>
      </w:r>
      <w:r w:rsidRPr="00E46904">
        <w:rPr>
          <w:i/>
        </w:rPr>
        <w:t>Use of MMV as a Single Worst-Case Model Virus in Viral Filter Validation Studies.</w:t>
      </w:r>
      <w:r w:rsidRPr="00E46904">
        <w:t xml:space="preserve"> PDA Journal of Pharmaceutical Science and Technology, 2014. </w:t>
      </w:r>
      <w:r w:rsidRPr="00E46904">
        <w:rPr>
          <w:b/>
        </w:rPr>
        <w:t>68</w:t>
      </w:r>
      <w:r w:rsidRPr="00E46904">
        <w:t>(3): p. 297-311.</w:t>
      </w:r>
    </w:p>
    <w:p w14:paraId="1A81FDAF" w14:textId="46F9A725" w:rsidR="00D216A5" w:rsidRPr="009338A7" w:rsidRDefault="008018F9" w:rsidP="00D216A5">
      <w:pPr>
        <w:rPr>
          <w:rFonts w:ascii="Open Sans" w:eastAsia="Calibri" w:hAnsi="Open Sans" w:cs="Open Sans"/>
          <w:b/>
          <w:bCs/>
          <w:sz w:val="28"/>
          <w:szCs w:val="28"/>
        </w:rPr>
      </w:pPr>
      <w:r>
        <w:rPr>
          <w:rFonts w:ascii="Calibri" w:eastAsia="Calibri" w:hAnsi="Calibri" w:cs="Calibri"/>
        </w:rPr>
        <w:lastRenderedPageBreak/>
        <w:fldChar w:fldCharType="end"/>
      </w:r>
      <w:r w:rsidR="00121E81" w:rsidRPr="009338A7">
        <w:rPr>
          <w:rFonts w:ascii="Open Sans" w:eastAsia="Calibri" w:hAnsi="Open Sans" w:cs="Open Sans"/>
          <w:b/>
          <w:bCs/>
          <w:sz w:val="28"/>
          <w:szCs w:val="28"/>
        </w:rPr>
        <w:t>Tables and Figures</w:t>
      </w:r>
    </w:p>
    <w:p w14:paraId="4D69FEF8" w14:textId="77777777" w:rsidR="00121E81" w:rsidRDefault="00121E81" w:rsidP="00D216A5">
      <w:pPr>
        <w:rPr>
          <w:rFonts w:ascii="Calibri" w:eastAsia="Calibri" w:hAnsi="Calibri" w:cs="Calibri"/>
        </w:rPr>
      </w:pPr>
    </w:p>
    <w:p w14:paraId="72EB2EBC" w14:textId="436CE2CD" w:rsidR="00121E81" w:rsidRDefault="00121E81">
      <w:pPr>
        <w:rPr>
          <w:rFonts w:ascii="Calibri" w:eastAsia="Calibri" w:hAnsi="Calibri" w:cs="Calibri"/>
        </w:rPr>
      </w:pPr>
      <w:r>
        <w:rPr>
          <w:rFonts w:ascii="Calibri" w:eastAsia="Calibri" w:hAnsi="Calibri" w:cs="Calibri"/>
        </w:rPr>
        <w:br w:type="page"/>
      </w:r>
    </w:p>
    <w:p w14:paraId="5ADDE08D" w14:textId="0536257B" w:rsidR="00DA22FD" w:rsidRPr="00EA1367" w:rsidRDefault="00121E81" w:rsidP="00D216A5">
      <w:pPr>
        <w:rPr>
          <w:rFonts w:ascii="Open Sans" w:eastAsia="Calibri" w:hAnsi="Open Sans" w:cs="Open Sans"/>
          <w:sz w:val="24"/>
          <w:szCs w:val="24"/>
        </w:rPr>
      </w:pPr>
      <w:r w:rsidRPr="00EA1367">
        <w:rPr>
          <w:rFonts w:ascii="Open Sans" w:eastAsia="Calibri" w:hAnsi="Open Sans" w:cs="Open Sans"/>
          <w:sz w:val="24"/>
          <w:szCs w:val="24"/>
        </w:rPr>
        <w:lastRenderedPageBreak/>
        <w:t xml:space="preserve">Table 1 </w:t>
      </w:r>
      <w:r w:rsidR="00EA1367" w:rsidRPr="00EA1367">
        <w:rPr>
          <w:rFonts w:ascii="Open Sans" w:hAnsi="Open Sans" w:cs="Open Sans"/>
          <w:color w:val="000000" w:themeColor="text1"/>
          <w:sz w:val="24"/>
          <w:szCs w:val="24"/>
        </w:rPr>
        <w:t xml:space="preserve">Summary of major and minor process options discussed </w:t>
      </w:r>
      <w:r w:rsidR="00661A3F">
        <w:rPr>
          <w:rFonts w:ascii="Open Sans" w:hAnsi="Open Sans" w:cs="Open Sans"/>
          <w:color w:val="000000" w:themeColor="text1"/>
          <w:sz w:val="24"/>
          <w:szCs w:val="24"/>
        </w:rPr>
        <w:t>in</w:t>
      </w:r>
      <w:r w:rsidR="00EA1367" w:rsidRPr="00EA1367">
        <w:rPr>
          <w:rFonts w:ascii="Open Sans" w:hAnsi="Open Sans" w:cs="Open Sans"/>
          <w:color w:val="000000" w:themeColor="text1"/>
          <w:sz w:val="24"/>
          <w:szCs w:val="24"/>
        </w:rPr>
        <w:t xml:space="preserve"> N-</w:t>
      </w:r>
      <w:proofErr w:type="spellStart"/>
      <w:r w:rsidR="00EA1367" w:rsidRPr="00EA1367">
        <w:rPr>
          <w:rFonts w:ascii="Open Sans" w:hAnsi="Open Sans" w:cs="Open Sans"/>
          <w:color w:val="000000" w:themeColor="text1"/>
          <w:sz w:val="24"/>
          <w:szCs w:val="24"/>
        </w:rPr>
        <w:t>mAb</w:t>
      </w:r>
      <w:proofErr w:type="spellEnd"/>
      <w:r w:rsidR="00EA1367" w:rsidRPr="00EA1367">
        <w:rPr>
          <w:rFonts w:ascii="Open Sans" w:hAnsi="Open Sans" w:cs="Open Sans"/>
          <w:color w:val="000000" w:themeColor="text1"/>
          <w:sz w:val="24"/>
          <w:szCs w:val="24"/>
        </w:rPr>
        <w:t>.</w:t>
      </w:r>
    </w:p>
    <w:tbl>
      <w:tblPr>
        <w:tblStyle w:val="PlainTable4"/>
        <w:tblpPr w:leftFromText="180" w:rightFromText="180" w:vertAnchor="text" w:horzAnchor="page" w:tblpX="857" w:tblpY="215"/>
        <w:tblW w:w="10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20" w:firstRow="1" w:lastRow="0" w:firstColumn="0" w:lastColumn="0" w:noHBand="0" w:noVBand="0"/>
      </w:tblPr>
      <w:tblGrid>
        <w:gridCol w:w="1885"/>
        <w:gridCol w:w="2070"/>
        <w:gridCol w:w="2160"/>
        <w:gridCol w:w="1800"/>
        <w:gridCol w:w="2610"/>
      </w:tblGrid>
      <w:tr w:rsidR="00DA22FD" w:rsidRPr="009E4052" w14:paraId="34D6C34E" w14:textId="77777777" w:rsidTr="00125CB6">
        <w:trPr>
          <w:cnfStyle w:val="100000000000" w:firstRow="1" w:lastRow="0" w:firstColumn="0" w:lastColumn="0" w:oddVBand="0" w:evenVBand="0" w:oddHBand="0" w:evenHBand="0" w:firstRowFirstColumn="0" w:firstRowLastColumn="0" w:lastRowFirstColumn="0" w:lastRowLastColumn="0"/>
          <w:cantSplit/>
          <w:trHeight w:val="584"/>
          <w:tblHeader/>
        </w:trPr>
        <w:tc>
          <w:tcPr>
            <w:cnfStyle w:val="000010000000" w:firstRow="0" w:lastRow="0" w:firstColumn="0" w:lastColumn="0" w:oddVBand="1" w:evenVBand="0" w:oddHBand="0" w:evenHBand="0" w:firstRowFirstColumn="0" w:firstRowLastColumn="0" w:lastRowFirstColumn="0" w:lastRowLastColumn="0"/>
            <w:tcW w:w="1885" w:type="dxa"/>
            <w:shd w:val="clear" w:color="auto" w:fill="004F52"/>
            <w:vAlign w:val="bottom"/>
            <w:hideMark/>
          </w:tcPr>
          <w:p w14:paraId="3F63D0C8" w14:textId="77777777" w:rsidR="00DA22FD" w:rsidRPr="00741BA2" w:rsidRDefault="00DA22FD">
            <w:pPr>
              <w:textAlignment w:val="center"/>
              <w:rPr>
                <w:rFonts w:ascii="Open Sans" w:eastAsia="Times New Roman" w:hAnsi="Open Sans" w:cs="Open Sans"/>
                <w:sz w:val="16"/>
                <w:szCs w:val="16"/>
              </w:rPr>
            </w:pPr>
            <w:r w:rsidRPr="00741BA2">
              <w:rPr>
                <w:rFonts w:ascii="Open Sans" w:eastAsia="Times New Roman" w:hAnsi="Open Sans" w:cs="Open Sans"/>
                <w:sz w:val="16"/>
                <w:szCs w:val="16"/>
              </w:rPr>
              <w:t>Process Stage</w:t>
            </w:r>
          </w:p>
        </w:tc>
        <w:tc>
          <w:tcPr>
            <w:tcW w:w="2070" w:type="dxa"/>
            <w:shd w:val="clear" w:color="auto" w:fill="004F52"/>
            <w:vAlign w:val="bottom"/>
            <w:hideMark/>
          </w:tcPr>
          <w:p w14:paraId="734D711A" w14:textId="77777777" w:rsidR="00DA22FD" w:rsidRPr="00741BA2" w:rsidRDefault="00DA22FD">
            <w:pPr>
              <w:jc w:val="center"/>
              <w:textAlignment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sz w:val="16"/>
                <w:szCs w:val="16"/>
              </w:rPr>
            </w:pPr>
            <w:r w:rsidRPr="00741BA2">
              <w:rPr>
                <w:rFonts w:ascii="Open Sans" w:eastAsia="Times New Roman" w:hAnsi="Open Sans" w:cs="Open Sans"/>
                <w:sz w:val="16"/>
                <w:szCs w:val="16"/>
              </w:rPr>
              <w:t>Option 1</w:t>
            </w:r>
          </w:p>
          <w:p w14:paraId="7CF8FA96" w14:textId="77777777" w:rsidR="00DA22FD" w:rsidRPr="00741BA2" w:rsidRDefault="00DA22FD">
            <w:pPr>
              <w:jc w:val="center"/>
              <w:textAlignment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sz w:val="16"/>
                <w:szCs w:val="16"/>
              </w:rPr>
            </w:pPr>
            <w:r w:rsidRPr="00741BA2">
              <w:rPr>
                <w:rFonts w:ascii="Open Sans" w:eastAsia="Times New Roman" w:hAnsi="Open Sans" w:cs="Open Sans"/>
                <w:b w:val="0"/>
                <w:sz w:val="16"/>
                <w:szCs w:val="16"/>
              </w:rPr>
              <w:t>ICB: Stages 1-7</w:t>
            </w:r>
          </w:p>
          <w:p w14:paraId="76B24E57" w14:textId="77777777" w:rsidR="00DA22FD" w:rsidRPr="00741BA2" w:rsidRDefault="00DA22FD">
            <w:pPr>
              <w:jc w:val="center"/>
              <w:textAlignment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sz w:val="16"/>
                <w:szCs w:val="16"/>
              </w:rPr>
            </w:pPr>
            <w:r w:rsidRPr="00741BA2">
              <w:rPr>
                <w:rFonts w:ascii="Open Sans" w:eastAsia="Times New Roman" w:hAnsi="Open Sans" w:cs="Open Sans"/>
                <w:b w:val="0"/>
                <w:sz w:val="16"/>
                <w:szCs w:val="16"/>
              </w:rPr>
              <w:t>Cycled Batch: Stage 8</w:t>
            </w:r>
          </w:p>
        </w:tc>
        <w:tc>
          <w:tcPr>
            <w:cnfStyle w:val="000010000000" w:firstRow="0" w:lastRow="0" w:firstColumn="0" w:lastColumn="0" w:oddVBand="1" w:evenVBand="0" w:oddHBand="0" w:evenHBand="0" w:firstRowFirstColumn="0" w:firstRowLastColumn="0" w:lastRowFirstColumn="0" w:lastRowLastColumn="0"/>
            <w:tcW w:w="2160" w:type="dxa"/>
            <w:shd w:val="clear" w:color="auto" w:fill="004F52"/>
            <w:vAlign w:val="bottom"/>
          </w:tcPr>
          <w:p w14:paraId="31745791" w14:textId="77777777" w:rsidR="00DA22FD" w:rsidRPr="00741BA2" w:rsidRDefault="00DA22FD">
            <w:pPr>
              <w:jc w:val="center"/>
              <w:textAlignment w:val="center"/>
              <w:rPr>
                <w:rFonts w:ascii="Open Sans" w:eastAsia="Times New Roman" w:hAnsi="Open Sans" w:cs="Open Sans"/>
                <w:sz w:val="16"/>
                <w:szCs w:val="16"/>
              </w:rPr>
            </w:pPr>
            <w:r w:rsidRPr="00741BA2">
              <w:rPr>
                <w:rFonts w:ascii="Open Sans" w:eastAsia="Times New Roman" w:hAnsi="Open Sans" w:cs="Open Sans"/>
                <w:sz w:val="16"/>
                <w:szCs w:val="16"/>
              </w:rPr>
              <w:t>Option 2</w:t>
            </w:r>
          </w:p>
          <w:p w14:paraId="5750282C" w14:textId="77777777" w:rsidR="00DA22FD" w:rsidRPr="00741BA2" w:rsidRDefault="00DA22FD">
            <w:pPr>
              <w:jc w:val="center"/>
              <w:textAlignment w:val="center"/>
              <w:rPr>
                <w:rFonts w:ascii="Open Sans" w:eastAsia="Times New Roman" w:hAnsi="Open Sans" w:cs="Open Sans"/>
                <w:b w:val="0"/>
                <w:sz w:val="16"/>
                <w:szCs w:val="16"/>
              </w:rPr>
            </w:pPr>
            <w:r w:rsidRPr="00741BA2">
              <w:rPr>
                <w:rFonts w:ascii="Open Sans" w:eastAsia="Times New Roman" w:hAnsi="Open Sans" w:cs="Open Sans"/>
                <w:b w:val="0"/>
                <w:sz w:val="16"/>
                <w:szCs w:val="16"/>
              </w:rPr>
              <w:t>ICB: Stages 1-4</w:t>
            </w:r>
          </w:p>
          <w:p w14:paraId="3921F94D" w14:textId="77777777" w:rsidR="00DA22FD" w:rsidRPr="00741BA2" w:rsidRDefault="00DA22FD">
            <w:pPr>
              <w:jc w:val="center"/>
              <w:textAlignment w:val="center"/>
              <w:rPr>
                <w:rFonts w:ascii="Open Sans" w:eastAsia="Times New Roman" w:hAnsi="Open Sans" w:cs="Open Sans"/>
                <w:sz w:val="16"/>
                <w:szCs w:val="16"/>
              </w:rPr>
            </w:pPr>
            <w:r w:rsidRPr="00741BA2">
              <w:rPr>
                <w:rFonts w:ascii="Open Sans" w:eastAsia="Times New Roman" w:hAnsi="Open Sans" w:cs="Open Sans"/>
                <w:b w:val="0"/>
                <w:sz w:val="16"/>
                <w:szCs w:val="16"/>
              </w:rPr>
              <w:t>Periodic Batch: Stages 5-8</w:t>
            </w:r>
          </w:p>
        </w:tc>
        <w:tc>
          <w:tcPr>
            <w:tcW w:w="1800" w:type="dxa"/>
            <w:shd w:val="clear" w:color="auto" w:fill="004F52"/>
            <w:vAlign w:val="bottom"/>
          </w:tcPr>
          <w:p w14:paraId="6765C63A" w14:textId="77777777" w:rsidR="00DA22FD" w:rsidRPr="00741BA2" w:rsidRDefault="00DA22FD">
            <w:pPr>
              <w:jc w:val="center"/>
              <w:textAlignment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sz w:val="16"/>
                <w:szCs w:val="16"/>
              </w:rPr>
            </w:pPr>
            <w:r w:rsidRPr="00741BA2">
              <w:rPr>
                <w:rFonts w:ascii="Open Sans" w:eastAsia="Times New Roman" w:hAnsi="Open Sans" w:cs="Open Sans"/>
                <w:sz w:val="16"/>
                <w:szCs w:val="16"/>
              </w:rPr>
              <w:t>Other Options Discussed</w:t>
            </w:r>
          </w:p>
        </w:tc>
        <w:tc>
          <w:tcPr>
            <w:cnfStyle w:val="000010000000" w:firstRow="0" w:lastRow="0" w:firstColumn="0" w:lastColumn="0" w:oddVBand="1" w:evenVBand="0" w:oddHBand="0" w:evenHBand="0" w:firstRowFirstColumn="0" w:firstRowLastColumn="0" w:lastRowFirstColumn="0" w:lastRowLastColumn="0"/>
            <w:tcW w:w="2610" w:type="dxa"/>
            <w:shd w:val="clear" w:color="auto" w:fill="004F52"/>
            <w:vAlign w:val="bottom"/>
            <w:hideMark/>
          </w:tcPr>
          <w:p w14:paraId="4672954F" w14:textId="77777777" w:rsidR="00DA22FD" w:rsidRPr="00741BA2" w:rsidRDefault="00DA22FD">
            <w:pPr>
              <w:jc w:val="center"/>
              <w:textAlignment w:val="center"/>
              <w:rPr>
                <w:rFonts w:ascii="Open Sans" w:eastAsia="Times New Roman" w:hAnsi="Open Sans" w:cs="Open Sans"/>
                <w:sz w:val="16"/>
                <w:szCs w:val="16"/>
              </w:rPr>
            </w:pPr>
            <w:r w:rsidRPr="00741BA2">
              <w:rPr>
                <w:rFonts w:ascii="Open Sans" w:eastAsia="Times New Roman" w:hAnsi="Open Sans" w:cs="Open Sans"/>
                <w:sz w:val="16"/>
                <w:szCs w:val="16"/>
              </w:rPr>
              <w:t>Differences from Batch Operation and Other Comments</w:t>
            </w:r>
          </w:p>
        </w:tc>
      </w:tr>
      <w:tr w:rsidR="00DA22FD" w:rsidRPr="009E4052" w14:paraId="5A5BE13F" w14:textId="77777777" w:rsidTr="00125CB6">
        <w:trPr>
          <w:cnfStyle w:val="000000100000" w:firstRow="0" w:lastRow="0" w:firstColumn="0" w:lastColumn="0" w:oddVBand="0" w:evenVBand="0" w:oddHBand="1" w:evenHBand="0" w:firstRowFirstColumn="0" w:firstRowLastColumn="0" w:lastRowFirstColumn="0" w:lastRowLastColumn="0"/>
          <w:cantSplit/>
          <w:trHeight w:val="432"/>
        </w:trPr>
        <w:tc>
          <w:tcPr>
            <w:cnfStyle w:val="000010000000" w:firstRow="0" w:lastRow="0" w:firstColumn="0" w:lastColumn="0" w:oddVBand="1" w:evenVBand="0" w:oddHBand="0" w:evenHBand="0" w:firstRowFirstColumn="0" w:firstRowLastColumn="0" w:lastRowFirstColumn="0" w:lastRowLastColumn="0"/>
            <w:tcW w:w="1885" w:type="dxa"/>
            <w:shd w:val="clear" w:color="auto" w:fill="FFFFFF"/>
            <w:vAlign w:val="center"/>
          </w:tcPr>
          <w:p w14:paraId="2E0F4561" w14:textId="77777777" w:rsidR="00DA22FD" w:rsidRPr="00741BA2" w:rsidRDefault="00DA22FD">
            <w:pPr>
              <w:textAlignment w:val="center"/>
              <w:rPr>
                <w:rFonts w:ascii="Open Sans" w:eastAsia="Times New Roman" w:hAnsi="Open Sans" w:cs="Open Sans"/>
                <w:b/>
                <w:sz w:val="16"/>
                <w:szCs w:val="16"/>
              </w:rPr>
            </w:pPr>
            <w:r w:rsidRPr="00741BA2">
              <w:rPr>
                <w:rFonts w:ascii="Open Sans" w:eastAsia="Times New Roman" w:hAnsi="Open Sans" w:cs="Open Sans"/>
                <w:b/>
                <w:sz w:val="16"/>
                <w:szCs w:val="16"/>
              </w:rPr>
              <w:t>Stage 1</w:t>
            </w:r>
          </w:p>
          <w:p w14:paraId="1AE55D01" w14:textId="77777777" w:rsidR="00DA22FD" w:rsidRPr="00741BA2" w:rsidRDefault="00DA22FD">
            <w:pPr>
              <w:textAlignment w:val="center"/>
              <w:rPr>
                <w:rFonts w:ascii="Open Sans" w:eastAsia="Times New Roman" w:hAnsi="Open Sans" w:cs="Open Sans"/>
                <w:sz w:val="16"/>
                <w:szCs w:val="16"/>
              </w:rPr>
            </w:pPr>
            <w:r w:rsidRPr="00741BA2">
              <w:rPr>
                <w:rFonts w:ascii="Open Sans" w:eastAsia="Times New Roman" w:hAnsi="Open Sans" w:cs="Open Sans"/>
                <w:sz w:val="16"/>
                <w:szCs w:val="16"/>
              </w:rPr>
              <w:t xml:space="preserve">Preculture </w:t>
            </w:r>
          </w:p>
        </w:tc>
        <w:tc>
          <w:tcPr>
            <w:tcW w:w="4230" w:type="dxa"/>
            <w:gridSpan w:val="2"/>
            <w:shd w:val="clear" w:color="auto" w:fill="FFFFFF"/>
            <w:vAlign w:val="center"/>
          </w:tcPr>
          <w:p w14:paraId="6C2D9CC4" w14:textId="77777777" w:rsidR="00DA22FD" w:rsidRPr="00741BA2" w:rsidRDefault="00DA22FD">
            <w:pPr>
              <w:jc w:val="center"/>
              <w:textAlignment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sz w:val="16"/>
                <w:szCs w:val="16"/>
              </w:rPr>
            </w:pPr>
            <w:r w:rsidRPr="00741BA2">
              <w:rPr>
                <w:rFonts w:ascii="Open Sans" w:eastAsia="Times New Roman" w:hAnsi="Open Sans" w:cs="Open Sans"/>
                <w:sz w:val="16"/>
                <w:szCs w:val="16"/>
              </w:rPr>
              <w:t>N-1 batch or perfused N-1</w:t>
            </w:r>
          </w:p>
        </w:tc>
        <w:tc>
          <w:tcPr>
            <w:cnfStyle w:val="000010000000" w:firstRow="0" w:lastRow="0" w:firstColumn="0" w:lastColumn="0" w:oddVBand="1" w:evenVBand="0" w:oddHBand="0" w:evenHBand="0" w:firstRowFirstColumn="0" w:firstRowLastColumn="0" w:lastRowFirstColumn="0" w:lastRowLastColumn="0"/>
            <w:tcW w:w="1800" w:type="dxa"/>
            <w:shd w:val="clear" w:color="auto" w:fill="FFFFFF"/>
            <w:vAlign w:val="center"/>
          </w:tcPr>
          <w:p w14:paraId="2CE40E41" w14:textId="77777777" w:rsidR="00DA22FD" w:rsidRPr="00741BA2" w:rsidRDefault="00DA22FD">
            <w:pPr>
              <w:textAlignment w:val="center"/>
              <w:rPr>
                <w:rFonts w:ascii="Open Sans" w:eastAsia="Times New Roman" w:hAnsi="Open Sans" w:cs="Open Sans"/>
                <w:sz w:val="16"/>
                <w:szCs w:val="16"/>
              </w:rPr>
            </w:pPr>
          </w:p>
        </w:tc>
        <w:tc>
          <w:tcPr>
            <w:tcW w:w="2610" w:type="dxa"/>
            <w:shd w:val="clear" w:color="auto" w:fill="FFFFFF"/>
            <w:vAlign w:val="center"/>
          </w:tcPr>
          <w:p w14:paraId="4403A19D" w14:textId="77777777" w:rsidR="00DA22FD" w:rsidRPr="00741BA2" w:rsidRDefault="00DA22FD">
            <w:pPr>
              <w:textAlignment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sz w:val="16"/>
                <w:szCs w:val="16"/>
              </w:rPr>
            </w:pPr>
          </w:p>
        </w:tc>
      </w:tr>
      <w:tr w:rsidR="00DA22FD" w:rsidRPr="009E4052" w14:paraId="0B177A13" w14:textId="77777777" w:rsidTr="00125CB6">
        <w:trPr>
          <w:cantSplit/>
          <w:trHeight w:val="432"/>
        </w:trPr>
        <w:tc>
          <w:tcPr>
            <w:cnfStyle w:val="000010000000" w:firstRow="0" w:lastRow="0" w:firstColumn="0" w:lastColumn="0" w:oddVBand="1" w:evenVBand="0" w:oddHBand="0" w:evenHBand="0" w:firstRowFirstColumn="0" w:firstRowLastColumn="0" w:lastRowFirstColumn="0" w:lastRowLastColumn="0"/>
            <w:tcW w:w="1885" w:type="dxa"/>
            <w:vAlign w:val="center"/>
            <w:hideMark/>
          </w:tcPr>
          <w:p w14:paraId="11DD063B" w14:textId="77777777" w:rsidR="00DA22FD" w:rsidRPr="00741BA2" w:rsidRDefault="00DA22FD">
            <w:pPr>
              <w:textAlignment w:val="center"/>
              <w:rPr>
                <w:rFonts w:ascii="Open Sans" w:eastAsia="Times New Roman" w:hAnsi="Open Sans" w:cs="Open Sans"/>
                <w:sz w:val="16"/>
                <w:szCs w:val="16"/>
              </w:rPr>
            </w:pPr>
            <w:r w:rsidRPr="00741BA2">
              <w:rPr>
                <w:rFonts w:ascii="Open Sans" w:eastAsia="Times New Roman" w:hAnsi="Open Sans" w:cs="Open Sans"/>
                <w:b/>
                <w:sz w:val="16"/>
                <w:szCs w:val="16"/>
              </w:rPr>
              <w:t>Stage 2a</w:t>
            </w:r>
            <w:r w:rsidRPr="00741BA2">
              <w:rPr>
                <w:rFonts w:ascii="Open Sans" w:eastAsia="Times New Roman" w:hAnsi="Open Sans" w:cs="Open Sans"/>
                <w:sz w:val="16"/>
                <w:szCs w:val="16"/>
              </w:rPr>
              <w:br/>
              <w:t>Production Bioreactor</w:t>
            </w:r>
          </w:p>
        </w:tc>
        <w:tc>
          <w:tcPr>
            <w:tcW w:w="4230" w:type="dxa"/>
            <w:gridSpan w:val="2"/>
            <w:shd w:val="clear" w:color="auto" w:fill="F2F2F2" w:themeFill="background1" w:themeFillShade="F2"/>
            <w:vAlign w:val="center"/>
            <w:hideMark/>
          </w:tcPr>
          <w:p w14:paraId="6744BED4" w14:textId="77777777" w:rsidR="00DA22FD" w:rsidRPr="00741BA2" w:rsidRDefault="00DA22FD">
            <w:pPr>
              <w:jc w:val="center"/>
              <w:textAlignment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sz w:val="16"/>
                <w:szCs w:val="16"/>
              </w:rPr>
            </w:pPr>
            <w:r w:rsidRPr="00741BA2">
              <w:rPr>
                <w:rFonts w:ascii="Open Sans" w:eastAsia="Times New Roman" w:hAnsi="Open Sans" w:cs="Open Sans"/>
                <w:sz w:val="16"/>
                <w:szCs w:val="16"/>
              </w:rPr>
              <w:t>Steady-state perfusion or</w:t>
            </w:r>
          </w:p>
          <w:p w14:paraId="5359AA19" w14:textId="77777777" w:rsidR="00DA22FD" w:rsidRPr="00741BA2" w:rsidRDefault="00DA22FD">
            <w:pPr>
              <w:jc w:val="center"/>
              <w:textAlignment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sz w:val="16"/>
                <w:szCs w:val="16"/>
              </w:rPr>
            </w:pPr>
            <w:r w:rsidRPr="00741BA2">
              <w:rPr>
                <w:rFonts w:ascii="Open Sans" w:eastAsia="Times New Roman" w:hAnsi="Open Sans" w:cs="Open Sans"/>
                <w:sz w:val="16"/>
                <w:szCs w:val="16"/>
              </w:rPr>
              <w:t>dynamic perfusion</w:t>
            </w:r>
          </w:p>
        </w:tc>
        <w:tc>
          <w:tcPr>
            <w:cnfStyle w:val="000010000000" w:firstRow="0" w:lastRow="0" w:firstColumn="0" w:lastColumn="0" w:oddVBand="1" w:evenVBand="0" w:oddHBand="0" w:evenHBand="0" w:firstRowFirstColumn="0" w:firstRowLastColumn="0" w:lastRowFirstColumn="0" w:lastRowLastColumn="0"/>
            <w:tcW w:w="1800" w:type="dxa"/>
            <w:vAlign w:val="center"/>
          </w:tcPr>
          <w:p w14:paraId="31DF6E2E" w14:textId="77777777" w:rsidR="00DA22FD" w:rsidRPr="00741BA2" w:rsidRDefault="00DA22FD">
            <w:pPr>
              <w:textAlignment w:val="center"/>
              <w:rPr>
                <w:rFonts w:ascii="Open Sans" w:eastAsia="Times New Roman" w:hAnsi="Open Sans" w:cs="Open Sans"/>
                <w:sz w:val="16"/>
                <w:szCs w:val="16"/>
              </w:rPr>
            </w:pPr>
          </w:p>
        </w:tc>
        <w:tc>
          <w:tcPr>
            <w:tcW w:w="2610" w:type="dxa"/>
            <w:shd w:val="clear" w:color="auto" w:fill="F2F2F2" w:themeFill="background1" w:themeFillShade="F2"/>
            <w:vAlign w:val="center"/>
            <w:hideMark/>
          </w:tcPr>
          <w:p w14:paraId="6392A02B" w14:textId="77777777" w:rsidR="00DA22FD" w:rsidRPr="00741BA2" w:rsidRDefault="00DA22FD">
            <w:pPr>
              <w:textAlignment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sz w:val="16"/>
                <w:szCs w:val="16"/>
              </w:rPr>
            </w:pPr>
            <w:r w:rsidRPr="00741BA2">
              <w:rPr>
                <w:rFonts w:ascii="Open Sans" w:eastAsia="Times New Roman" w:hAnsi="Open Sans" w:cs="Open Sans"/>
                <w:sz w:val="16"/>
                <w:szCs w:val="16"/>
              </w:rPr>
              <w:t>Potential for variations in product quality and titer, especially for dynamic perfusion</w:t>
            </w:r>
          </w:p>
        </w:tc>
      </w:tr>
      <w:tr w:rsidR="00DA22FD" w:rsidRPr="009E4052" w14:paraId="658E84A1" w14:textId="77777777" w:rsidTr="00125CB6">
        <w:trPr>
          <w:cnfStyle w:val="000000100000" w:firstRow="0" w:lastRow="0" w:firstColumn="0" w:lastColumn="0" w:oddVBand="0" w:evenVBand="0" w:oddHBand="1" w:evenHBand="0" w:firstRowFirstColumn="0" w:firstRowLastColumn="0" w:lastRowFirstColumn="0" w:lastRowLastColumn="0"/>
          <w:cantSplit/>
          <w:trHeight w:val="432"/>
        </w:trPr>
        <w:tc>
          <w:tcPr>
            <w:cnfStyle w:val="000010000000" w:firstRow="0" w:lastRow="0" w:firstColumn="0" w:lastColumn="0" w:oddVBand="1" w:evenVBand="0" w:oddHBand="0" w:evenHBand="0" w:firstRowFirstColumn="0" w:firstRowLastColumn="0" w:lastRowFirstColumn="0" w:lastRowLastColumn="0"/>
            <w:tcW w:w="1885" w:type="dxa"/>
            <w:shd w:val="clear" w:color="auto" w:fill="FFFFFF"/>
            <w:vAlign w:val="center"/>
            <w:hideMark/>
          </w:tcPr>
          <w:p w14:paraId="1EB2E653" w14:textId="77777777" w:rsidR="00DA22FD" w:rsidRPr="00741BA2" w:rsidRDefault="00DA22FD">
            <w:pPr>
              <w:textAlignment w:val="center"/>
              <w:rPr>
                <w:rFonts w:ascii="Open Sans" w:eastAsia="Times New Roman" w:hAnsi="Open Sans" w:cs="Open Sans"/>
                <w:sz w:val="16"/>
                <w:szCs w:val="16"/>
              </w:rPr>
            </w:pPr>
            <w:r w:rsidRPr="00741BA2">
              <w:rPr>
                <w:rFonts w:ascii="Open Sans" w:eastAsia="Times New Roman" w:hAnsi="Open Sans" w:cs="Open Sans"/>
                <w:b/>
                <w:sz w:val="16"/>
                <w:szCs w:val="16"/>
              </w:rPr>
              <w:t>Stage 2b</w:t>
            </w:r>
            <w:r w:rsidRPr="00741BA2">
              <w:rPr>
                <w:rFonts w:ascii="Open Sans" w:eastAsia="Times New Roman" w:hAnsi="Open Sans" w:cs="Open Sans"/>
                <w:sz w:val="16"/>
                <w:szCs w:val="16"/>
              </w:rPr>
              <w:br/>
              <w:t>Cell Removal</w:t>
            </w:r>
          </w:p>
        </w:tc>
        <w:tc>
          <w:tcPr>
            <w:tcW w:w="4230" w:type="dxa"/>
            <w:gridSpan w:val="2"/>
            <w:shd w:val="clear" w:color="auto" w:fill="FFFFFF"/>
            <w:vAlign w:val="center"/>
            <w:hideMark/>
          </w:tcPr>
          <w:p w14:paraId="503AB333" w14:textId="77777777" w:rsidR="00DA22FD" w:rsidRPr="00741BA2" w:rsidRDefault="00DA22FD">
            <w:pPr>
              <w:jc w:val="center"/>
              <w:textAlignment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sz w:val="16"/>
                <w:szCs w:val="16"/>
              </w:rPr>
            </w:pPr>
            <w:r w:rsidRPr="00741BA2">
              <w:rPr>
                <w:rFonts w:ascii="Open Sans" w:eastAsia="Times New Roman" w:hAnsi="Open Sans" w:cs="Open Sans"/>
                <w:sz w:val="16"/>
                <w:szCs w:val="16"/>
              </w:rPr>
              <w:t>TFF or ATF</w:t>
            </w:r>
          </w:p>
          <w:p w14:paraId="76F99C71" w14:textId="77777777" w:rsidR="00DA22FD" w:rsidRPr="00741BA2" w:rsidRDefault="00DA22FD">
            <w:pPr>
              <w:jc w:val="center"/>
              <w:textAlignment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sz w:val="16"/>
                <w:szCs w:val="16"/>
              </w:rPr>
            </w:pPr>
          </w:p>
        </w:tc>
        <w:tc>
          <w:tcPr>
            <w:cnfStyle w:val="000010000000" w:firstRow="0" w:lastRow="0" w:firstColumn="0" w:lastColumn="0" w:oddVBand="1" w:evenVBand="0" w:oddHBand="0" w:evenHBand="0" w:firstRowFirstColumn="0" w:firstRowLastColumn="0" w:lastRowFirstColumn="0" w:lastRowLastColumn="0"/>
            <w:tcW w:w="1800" w:type="dxa"/>
            <w:shd w:val="clear" w:color="auto" w:fill="FFFFFF"/>
            <w:vAlign w:val="center"/>
          </w:tcPr>
          <w:p w14:paraId="60F390FC" w14:textId="77777777" w:rsidR="00DA22FD" w:rsidRPr="00741BA2" w:rsidRDefault="00DA22FD">
            <w:pPr>
              <w:textAlignment w:val="center"/>
              <w:rPr>
                <w:rFonts w:ascii="Open Sans" w:eastAsia="Times New Roman" w:hAnsi="Open Sans" w:cs="Open Sans"/>
                <w:sz w:val="16"/>
                <w:szCs w:val="16"/>
              </w:rPr>
            </w:pPr>
          </w:p>
        </w:tc>
        <w:tc>
          <w:tcPr>
            <w:tcW w:w="2610" w:type="dxa"/>
            <w:shd w:val="clear" w:color="auto" w:fill="FFFFFF"/>
            <w:vAlign w:val="center"/>
            <w:hideMark/>
          </w:tcPr>
          <w:p w14:paraId="7B0E1026" w14:textId="77777777" w:rsidR="00DA22FD" w:rsidRPr="00741BA2" w:rsidRDefault="00DA22FD">
            <w:pPr>
              <w:textAlignment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sz w:val="16"/>
                <w:szCs w:val="16"/>
              </w:rPr>
            </w:pPr>
            <w:r w:rsidRPr="00741BA2">
              <w:rPr>
                <w:rFonts w:ascii="Open Sans" w:eastAsia="Times New Roman" w:hAnsi="Open Sans" w:cs="Open Sans"/>
                <w:sz w:val="16"/>
                <w:szCs w:val="16"/>
              </w:rPr>
              <w:t>Potential for product retention and fouling</w:t>
            </w:r>
          </w:p>
        </w:tc>
      </w:tr>
      <w:tr w:rsidR="00DA22FD" w:rsidRPr="009E4052" w14:paraId="5C5C9D51" w14:textId="77777777" w:rsidTr="00125CB6">
        <w:trPr>
          <w:cantSplit/>
          <w:trHeight w:val="288"/>
        </w:trPr>
        <w:tc>
          <w:tcPr>
            <w:cnfStyle w:val="000010000000" w:firstRow="0" w:lastRow="0" w:firstColumn="0" w:lastColumn="0" w:oddVBand="1" w:evenVBand="0" w:oddHBand="0" w:evenHBand="0" w:firstRowFirstColumn="0" w:firstRowLastColumn="0" w:lastRowFirstColumn="0" w:lastRowLastColumn="0"/>
            <w:tcW w:w="1885" w:type="dxa"/>
            <w:shd w:val="clear" w:color="auto" w:fill="FFFFFF"/>
            <w:vAlign w:val="center"/>
            <w:hideMark/>
          </w:tcPr>
          <w:p w14:paraId="2782F406" w14:textId="77777777" w:rsidR="00DA22FD" w:rsidRPr="00741BA2" w:rsidRDefault="00DA22FD">
            <w:pPr>
              <w:textAlignment w:val="center"/>
              <w:rPr>
                <w:rFonts w:ascii="Open Sans" w:eastAsia="Times New Roman" w:hAnsi="Open Sans" w:cs="Open Sans"/>
                <w:sz w:val="16"/>
                <w:szCs w:val="16"/>
              </w:rPr>
            </w:pPr>
            <w:r w:rsidRPr="00741BA2">
              <w:rPr>
                <w:rFonts w:ascii="Open Sans" w:eastAsia="Times New Roman" w:hAnsi="Open Sans" w:cs="Open Sans"/>
                <w:sz w:val="16"/>
                <w:szCs w:val="16"/>
              </w:rPr>
              <w:t>Unit Op Connection</w:t>
            </w:r>
          </w:p>
        </w:tc>
        <w:tc>
          <w:tcPr>
            <w:tcW w:w="4230" w:type="dxa"/>
            <w:gridSpan w:val="2"/>
            <w:shd w:val="clear" w:color="auto" w:fill="FFFFFF"/>
            <w:vAlign w:val="center"/>
            <w:hideMark/>
          </w:tcPr>
          <w:p w14:paraId="65D8545B" w14:textId="77777777" w:rsidR="00DA22FD" w:rsidRPr="00741BA2" w:rsidRDefault="00DA22FD">
            <w:pPr>
              <w:jc w:val="center"/>
              <w:textAlignment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sz w:val="16"/>
                <w:szCs w:val="16"/>
              </w:rPr>
            </w:pPr>
            <w:r w:rsidRPr="00741BA2">
              <w:rPr>
                <w:rFonts w:ascii="Open Sans" w:eastAsia="Times New Roman" w:hAnsi="Open Sans" w:cs="Open Sans"/>
                <w:sz w:val="16"/>
                <w:szCs w:val="16"/>
              </w:rPr>
              <w:t>Surge tank</w:t>
            </w:r>
          </w:p>
        </w:tc>
        <w:tc>
          <w:tcPr>
            <w:cnfStyle w:val="000010000000" w:firstRow="0" w:lastRow="0" w:firstColumn="0" w:lastColumn="0" w:oddVBand="1" w:evenVBand="0" w:oddHBand="0" w:evenHBand="0" w:firstRowFirstColumn="0" w:firstRowLastColumn="0" w:lastRowFirstColumn="0" w:lastRowLastColumn="0"/>
            <w:tcW w:w="1800" w:type="dxa"/>
            <w:shd w:val="clear" w:color="auto" w:fill="FFFFFF"/>
            <w:vAlign w:val="center"/>
          </w:tcPr>
          <w:p w14:paraId="37292085" w14:textId="77777777" w:rsidR="00DA22FD" w:rsidRPr="00741BA2" w:rsidRDefault="00DA22FD">
            <w:pPr>
              <w:textAlignment w:val="center"/>
              <w:rPr>
                <w:rFonts w:ascii="Open Sans" w:eastAsia="Times New Roman" w:hAnsi="Open Sans" w:cs="Open Sans"/>
                <w:sz w:val="16"/>
                <w:szCs w:val="16"/>
              </w:rPr>
            </w:pPr>
          </w:p>
        </w:tc>
        <w:tc>
          <w:tcPr>
            <w:tcW w:w="2610" w:type="dxa"/>
            <w:shd w:val="clear" w:color="auto" w:fill="FFFFFF"/>
            <w:vAlign w:val="center"/>
          </w:tcPr>
          <w:p w14:paraId="3FD152A7" w14:textId="77777777" w:rsidR="00DA22FD" w:rsidRPr="00741BA2" w:rsidRDefault="00DA22FD">
            <w:pPr>
              <w:textAlignment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sz w:val="16"/>
                <w:szCs w:val="16"/>
              </w:rPr>
            </w:pPr>
          </w:p>
        </w:tc>
      </w:tr>
      <w:tr w:rsidR="00DA22FD" w:rsidRPr="009E4052" w14:paraId="0AAF33C3" w14:textId="77777777" w:rsidTr="00125CB6">
        <w:trPr>
          <w:cnfStyle w:val="000000100000" w:firstRow="0" w:lastRow="0" w:firstColumn="0" w:lastColumn="0" w:oddVBand="0" w:evenVBand="0" w:oddHBand="1" w:evenHBand="0" w:firstRowFirstColumn="0" w:firstRowLastColumn="0" w:lastRowFirstColumn="0" w:lastRowLastColumn="0"/>
          <w:cantSplit/>
          <w:trHeight w:val="576"/>
        </w:trPr>
        <w:tc>
          <w:tcPr>
            <w:cnfStyle w:val="000010000000" w:firstRow="0" w:lastRow="0" w:firstColumn="0" w:lastColumn="0" w:oddVBand="1" w:evenVBand="0" w:oddHBand="0" w:evenHBand="0" w:firstRowFirstColumn="0" w:firstRowLastColumn="0" w:lastRowFirstColumn="0" w:lastRowLastColumn="0"/>
            <w:tcW w:w="1885" w:type="dxa"/>
            <w:vAlign w:val="center"/>
            <w:hideMark/>
          </w:tcPr>
          <w:p w14:paraId="680C25A8" w14:textId="77777777" w:rsidR="00DA22FD" w:rsidRPr="00741BA2" w:rsidRDefault="00DA22FD">
            <w:pPr>
              <w:textAlignment w:val="center"/>
              <w:rPr>
                <w:rFonts w:ascii="Open Sans" w:eastAsia="Times New Roman" w:hAnsi="Open Sans" w:cs="Open Sans"/>
                <w:b/>
                <w:sz w:val="16"/>
                <w:szCs w:val="16"/>
              </w:rPr>
            </w:pPr>
            <w:r w:rsidRPr="00741BA2">
              <w:rPr>
                <w:rFonts w:ascii="Open Sans" w:eastAsia="Times New Roman" w:hAnsi="Open Sans" w:cs="Open Sans"/>
                <w:b/>
                <w:sz w:val="16"/>
                <w:szCs w:val="16"/>
              </w:rPr>
              <w:t>Stage 3</w:t>
            </w:r>
          </w:p>
          <w:p w14:paraId="350D9A30" w14:textId="77777777" w:rsidR="00DA22FD" w:rsidRPr="00741BA2" w:rsidRDefault="00DA22FD">
            <w:pPr>
              <w:textAlignment w:val="center"/>
              <w:rPr>
                <w:rFonts w:ascii="Open Sans" w:eastAsia="Times New Roman" w:hAnsi="Open Sans" w:cs="Open Sans"/>
                <w:sz w:val="16"/>
                <w:szCs w:val="16"/>
              </w:rPr>
            </w:pPr>
            <w:r w:rsidRPr="00741BA2">
              <w:rPr>
                <w:rFonts w:ascii="Open Sans" w:eastAsia="Times New Roman" w:hAnsi="Open Sans" w:cs="Open Sans"/>
                <w:sz w:val="16"/>
                <w:szCs w:val="16"/>
              </w:rPr>
              <w:t>Capture Chromatography</w:t>
            </w:r>
          </w:p>
        </w:tc>
        <w:tc>
          <w:tcPr>
            <w:tcW w:w="4230" w:type="dxa"/>
            <w:gridSpan w:val="2"/>
            <w:vAlign w:val="center"/>
          </w:tcPr>
          <w:p w14:paraId="65E0FC73" w14:textId="77777777" w:rsidR="00DA22FD" w:rsidRPr="00741BA2" w:rsidRDefault="00DA22FD">
            <w:pPr>
              <w:jc w:val="center"/>
              <w:textAlignment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sz w:val="16"/>
                <w:szCs w:val="16"/>
              </w:rPr>
            </w:pPr>
            <w:r w:rsidRPr="00741BA2">
              <w:rPr>
                <w:rFonts w:ascii="Open Sans" w:eastAsia="Times New Roman" w:hAnsi="Open Sans" w:cs="Open Sans"/>
                <w:sz w:val="16"/>
                <w:szCs w:val="16"/>
              </w:rPr>
              <w:t>Continuous multi-column chromatography (MCC): one column always being fed</w:t>
            </w:r>
          </w:p>
        </w:tc>
        <w:tc>
          <w:tcPr>
            <w:cnfStyle w:val="000010000000" w:firstRow="0" w:lastRow="0" w:firstColumn="0" w:lastColumn="0" w:oddVBand="1" w:evenVBand="0" w:oddHBand="0" w:evenHBand="0" w:firstRowFirstColumn="0" w:firstRowLastColumn="0" w:lastRowFirstColumn="0" w:lastRowLastColumn="0"/>
            <w:tcW w:w="1800" w:type="dxa"/>
            <w:vAlign w:val="center"/>
          </w:tcPr>
          <w:p w14:paraId="0341BFE4" w14:textId="77777777" w:rsidR="00DA22FD" w:rsidRPr="00741BA2" w:rsidRDefault="00DA22FD">
            <w:pPr>
              <w:jc w:val="center"/>
              <w:textAlignment w:val="center"/>
              <w:rPr>
                <w:rFonts w:ascii="Open Sans" w:eastAsia="Times New Roman" w:hAnsi="Open Sans" w:cs="Open Sans"/>
                <w:sz w:val="16"/>
                <w:szCs w:val="16"/>
              </w:rPr>
            </w:pPr>
            <w:proofErr w:type="gramStart"/>
            <w:r w:rsidRPr="00741BA2">
              <w:rPr>
                <w:rFonts w:ascii="Open Sans" w:eastAsia="Times New Roman" w:hAnsi="Open Sans" w:cs="Open Sans"/>
                <w:sz w:val="16"/>
                <w:szCs w:val="16"/>
              </w:rPr>
              <w:t>Dual-column</w:t>
            </w:r>
            <w:proofErr w:type="gramEnd"/>
            <w:r w:rsidRPr="00741BA2">
              <w:rPr>
                <w:rFonts w:ascii="Open Sans" w:eastAsia="Times New Roman" w:hAnsi="Open Sans" w:cs="Open Sans"/>
                <w:sz w:val="16"/>
                <w:szCs w:val="16"/>
              </w:rPr>
              <w:t>: alternating loading of columns</w:t>
            </w:r>
          </w:p>
        </w:tc>
        <w:tc>
          <w:tcPr>
            <w:tcW w:w="2610" w:type="dxa"/>
            <w:vAlign w:val="center"/>
            <w:hideMark/>
          </w:tcPr>
          <w:p w14:paraId="0C6B47D3" w14:textId="77777777" w:rsidR="00DA22FD" w:rsidRPr="00741BA2" w:rsidRDefault="00DA22FD">
            <w:pPr>
              <w:textAlignment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sz w:val="16"/>
                <w:szCs w:val="16"/>
              </w:rPr>
            </w:pPr>
            <w:r w:rsidRPr="00741BA2">
              <w:rPr>
                <w:rFonts w:ascii="Open Sans" w:eastAsia="Times New Roman" w:hAnsi="Open Sans" w:cs="Open Sans"/>
                <w:sz w:val="16"/>
                <w:szCs w:val="16"/>
              </w:rPr>
              <w:t>Varying load material in terms of titer but still controlled within PAR/NOR limits.  Feed may be paused between column loads for dual column</w:t>
            </w:r>
          </w:p>
        </w:tc>
      </w:tr>
      <w:tr w:rsidR="00DA22FD" w:rsidRPr="009E4052" w14:paraId="0ACBF705" w14:textId="77777777" w:rsidTr="00125CB6">
        <w:trPr>
          <w:cantSplit/>
          <w:trHeight w:val="288"/>
        </w:trPr>
        <w:tc>
          <w:tcPr>
            <w:cnfStyle w:val="000010000000" w:firstRow="0" w:lastRow="0" w:firstColumn="0" w:lastColumn="0" w:oddVBand="1" w:evenVBand="0" w:oddHBand="0" w:evenHBand="0" w:firstRowFirstColumn="0" w:firstRowLastColumn="0" w:lastRowFirstColumn="0" w:lastRowLastColumn="0"/>
            <w:tcW w:w="1885" w:type="dxa"/>
            <w:vAlign w:val="center"/>
            <w:hideMark/>
          </w:tcPr>
          <w:p w14:paraId="7E617C98" w14:textId="77777777" w:rsidR="00DA22FD" w:rsidRPr="00741BA2" w:rsidRDefault="00DA22FD">
            <w:pPr>
              <w:textAlignment w:val="center"/>
              <w:rPr>
                <w:rFonts w:ascii="Open Sans" w:eastAsia="Times New Roman" w:hAnsi="Open Sans" w:cs="Open Sans"/>
                <w:sz w:val="16"/>
                <w:szCs w:val="16"/>
              </w:rPr>
            </w:pPr>
            <w:r w:rsidRPr="00741BA2">
              <w:rPr>
                <w:rFonts w:ascii="Open Sans" w:eastAsia="Times New Roman" w:hAnsi="Open Sans" w:cs="Open Sans"/>
                <w:sz w:val="16"/>
                <w:szCs w:val="16"/>
              </w:rPr>
              <w:t>Unit Op Connection</w:t>
            </w:r>
          </w:p>
        </w:tc>
        <w:tc>
          <w:tcPr>
            <w:tcW w:w="4230" w:type="dxa"/>
            <w:gridSpan w:val="2"/>
            <w:shd w:val="clear" w:color="auto" w:fill="F2F2F2" w:themeFill="background1" w:themeFillShade="F2"/>
            <w:vAlign w:val="center"/>
            <w:hideMark/>
          </w:tcPr>
          <w:p w14:paraId="7CF5D013" w14:textId="77777777" w:rsidR="00DA22FD" w:rsidRPr="00741BA2" w:rsidRDefault="00DA22FD">
            <w:pPr>
              <w:jc w:val="center"/>
              <w:textAlignment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sz w:val="16"/>
                <w:szCs w:val="16"/>
              </w:rPr>
            </w:pPr>
            <w:r w:rsidRPr="00741BA2">
              <w:rPr>
                <w:rFonts w:ascii="Open Sans" w:eastAsia="Times New Roman" w:hAnsi="Open Sans" w:cs="Open Sans"/>
                <w:sz w:val="16"/>
                <w:szCs w:val="16"/>
              </w:rPr>
              <w:t>Cycle surge tank</w:t>
            </w:r>
          </w:p>
          <w:p w14:paraId="7D3C61C2" w14:textId="77777777" w:rsidR="00DA22FD" w:rsidRPr="00741BA2" w:rsidRDefault="00DA22FD">
            <w:pPr>
              <w:jc w:val="center"/>
              <w:textAlignment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sz w:val="16"/>
                <w:szCs w:val="16"/>
              </w:rPr>
            </w:pPr>
          </w:p>
        </w:tc>
        <w:tc>
          <w:tcPr>
            <w:cnfStyle w:val="000010000000" w:firstRow="0" w:lastRow="0" w:firstColumn="0" w:lastColumn="0" w:oddVBand="1" w:evenVBand="0" w:oddHBand="0" w:evenHBand="0" w:firstRowFirstColumn="0" w:firstRowLastColumn="0" w:lastRowFirstColumn="0" w:lastRowLastColumn="0"/>
            <w:tcW w:w="1800" w:type="dxa"/>
            <w:vAlign w:val="center"/>
          </w:tcPr>
          <w:p w14:paraId="107F4F3C" w14:textId="77777777" w:rsidR="00DA22FD" w:rsidRPr="00741BA2" w:rsidRDefault="00DA22FD">
            <w:pPr>
              <w:jc w:val="center"/>
              <w:textAlignment w:val="center"/>
              <w:rPr>
                <w:rFonts w:ascii="Open Sans" w:eastAsia="Times New Roman" w:hAnsi="Open Sans" w:cs="Open Sans"/>
                <w:sz w:val="16"/>
                <w:szCs w:val="16"/>
              </w:rPr>
            </w:pPr>
          </w:p>
        </w:tc>
        <w:tc>
          <w:tcPr>
            <w:tcW w:w="2610" w:type="dxa"/>
            <w:shd w:val="clear" w:color="auto" w:fill="F2F2F2" w:themeFill="background1" w:themeFillShade="F2"/>
            <w:vAlign w:val="center"/>
          </w:tcPr>
          <w:p w14:paraId="7F0F58BB" w14:textId="77777777" w:rsidR="00DA22FD" w:rsidRPr="00741BA2" w:rsidRDefault="00DA22FD">
            <w:pPr>
              <w:textAlignment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sz w:val="16"/>
                <w:szCs w:val="16"/>
              </w:rPr>
            </w:pPr>
          </w:p>
        </w:tc>
      </w:tr>
      <w:tr w:rsidR="00DA22FD" w:rsidRPr="009E4052" w14:paraId="37B6FAFE" w14:textId="77777777" w:rsidTr="00125CB6">
        <w:trPr>
          <w:cnfStyle w:val="000000100000" w:firstRow="0" w:lastRow="0" w:firstColumn="0" w:lastColumn="0" w:oddVBand="0" w:evenVBand="0" w:oddHBand="1" w:evenHBand="0" w:firstRowFirstColumn="0" w:firstRowLastColumn="0" w:lastRowFirstColumn="0" w:lastRowLastColumn="0"/>
          <w:cantSplit/>
          <w:trHeight w:val="432"/>
        </w:trPr>
        <w:tc>
          <w:tcPr>
            <w:cnfStyle w:val="000010000000" w:firstRow="0" w:lastRow="0" w:firstColumn="0" w:lastColumn="0" w:oddVBand="1" w:evenVBand="0" w:oddHBand="0" w:evenHBand="0" w:firstRowFirstColumn="0" w:firstRowLastColumn="0" w:lastRowFirstColumn="0" w:lastRowLastColumn="0"/>
            <w:tcW w:w="1885" w:type="dxa"/>
            <w:shd w:val="clear" w:color="auto" w:fill="FFFFFF"/>
            <w:vAlign w:val="center"/>
            <w:hideMark/>
          </w:tcPr>
          <w:p w14:paraId="4DD042AC" w14:textId="77777777" w:rsidR="00DA22FD" w:rsidRPr="00741BA2" w:rsidRDefault="00DA22FD">
            <w:pPr>
              <w:textAlignment w:val="center"/>
              <w:rPr>
                <w:rFonts w:ascii="Open Sans" w:eastAsia="Times New Roman" w:hAnsi="Open Sans" w:cs="Open Sans"/>
                <w:b/>
                <w:sz w:val="16"/>
                <w:szCs w:val="16"/>
              </w:rPr>
            </w:pPr>
            <w:r w:rsidRPr="00741BA2">
              <w:rPr>
                <w:rFonts w:ascii="Open Sans" w:eastAsia="Times New Roman" w:hAnsi="Open Sans" w:cs="Open Sans"/>
                <w:b/>
                <w:sz w:val="16"/>
                <w:szCs w:val="16"/>
              </w:rPr>
              <w:t>Stage 4</w:t>
            </w:r>
          </w:p>
          <w:p w14:paraId="499AA1BE" w14:textId="77777777" w:rsidR="00DA22FD" w:rsidRPr="00741BA2" w:rsidRDefault="00DA22FD">
            <w:pPr>
              <w:textAlignment w:val="center"/>
              <w:rPr>
                <w:rFonts w:ascii="Open Sans" w:eastAsia="Times New Roman" w:hAnsi="Open Sans" w:cs="Open Sans"/>
                <w:sz w:val="16"/>
                <w:szCs w:val="16"/>
              </w:rPr>
            </w:pPr>
            <w:r w:rsidRPr="00741BA2">
              <w:rPr>
                <w:rFonts w:ascii="Open Sans" w:eastAsia="Times New Roman" w:hAnsi="Open Sans" w:cs="Open Sans"/>
                <w:sz w:val="16"/>
                <w:szCs w:val="16"/>
              </w:rPr>
              <w:t>Virus Inactivation</w:t>
            </w:r>
          </w:p>
        </w:tc>
        <w:tc>
          <w:tcPr>
            <w:tcW w:w="4230" w:type="dxa"/>
            <w:gridSpan w:val="2"/>
            <w:shd w:val="clear" w:color="auto" w:fill="FFFFFF"/>
            <w:vAlign w:val="center"/>
            <w:hideMark/>
          </w:tcPr>
          <w:p w14:paraId="4C3BC705" w14:textId="77777777" w:rsidR="00DA22FD" w:rsidRPr="00741BA2" w:rsidRDefault="00DA22FD">
            <w:pPr>
              <w:jc w:val="center"/>
              <w:textAlignment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sz w:val="16"/>
                <w:szCs w:val="16"/>
              </w:rPr>
            </w:pPr>
            <w:r w:rsidRPr="00741BA2">
              <w:rPr>
                <w:rFonts w:ascii="Open Sans" w:eastAsia="Times New Roman" w:hAnsi="Open Sans" w:cs="Open Sans"/>
                <w:sz w:val="16"/>
                <w:szCs w:val="16"/>
              </w:rPr>
              <w:t>In-line viral inactivation in a continuous plug flow reactor</w:t>
            </w:r>
          </w:p>
        </w:tc>
        <w:tc>
          <w:tcPr>
            <w:cnfStyle w:val="000010000000" w:firstRow="0" w:lastRow="0" w:firstColumn="0" w:lastColumn="0" w:oddVBand="1" w:evenVBand="0" w:oddHBand="0" w:evenHBand="0" w:firstRowFirstColumn="0" w:firstRowLastColumn="0" w:lastRowFirstColumn="0" w:lastRowLastColumn="0"/>
            <w:tcW w:w="1800" w:type="dxa"/>
            <w:shd w:val="clear" w:color="auto" w:fill="FFFFFF"/>
            <w:vAlign w:val="center"/>
          </w:tcPr>
          <w:p w14:paraId="2C4EF238" w14:textId="77777777" w:rsidR="00DA22FD" w:rsidRPr="00741BA2" w:rsidRDefault="00DA22FD">
            <w:pPr>
              <w:jc w:val="center"/>
              <w:textAlignment w:val="center"/>
              <w:rPr>
                <w:rFonts w:ascii="Open Sans" w:eastAsia="Times New Roman" w:hAnsi="Open Sans" w:cs="Open Sans"/>
                <w:sz w:val="16"/>
                <w:szCs w:val="16"/>
              </w:rPr>
            </w:pPr>
            <w:r w:rsidRPr="00741BA2">
              <w:rPr>
                <w:rFonts w:ascii="Open Sans" w:eastAsia="Times New Roman" w:hAnsi="Open Sans" w:cs="Open Sans"/>
                <w:sz w:val="16"/>
                <w:szCs w:val="16"/>
              </w:rPr>
              <w:t>Alternating batch tank pH incubation</w:t>
            </w:r>
          </w:p>
        </w:tc>
        <w:tc>
          <w:tcPr>
            <w:tcW w:w="2610" w:type="dxa"/>
            <w:shd w:val="clear" w:color="auto" w:fill="FFFFFF"/>
            <w:vAlign w:val="center"/>
            <w:hideMark/>
          </w:tcPr>
          <w:p w14:paraId="6BAF1B4B" w14:textId="77777777" w:rsidR="00DA22FD" w:rsidRPr="00741BA2" w:rsidRDefault="00DA22FD">
            <w:pPr>
              <w:textAlignment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sz w:val="16"/>
                <w:szCs w:val="16"/>
              </w:rPr>
            </w:pPr>
            <w:r w:rsidRPr="00741BA2">
              <w:rPr>
                <w:rFonts w:ascii="Open Sans" w:eastAsia="Times New Roman" w:hAnsi="Open Sans" w:cs="Open Sans"/>
                <w:sz w:val="16"/>
                <w:szCs w:val="16"/>
              </w:rPr>
              <w:t>Continuous operation with occasional variations in protein concentration</w:t>
            </w:r>
          </w:p>
        </w:tc>
      </w:tr>
      <w:tr w:rsidR="00DA22FD" w:rsidRPr="009E4052" w14:paraId="3BED2D9B" w14:textId="77777777" w:rsidTr="00125CB6">
        <w:trPr>
          <w:cantSplit/>
          <w:trHeight w:val="288"/>
        </w:trPr>
        <w:tc>
          <w:tcPr>
            <w:cnfStyle w:val="000010000000" w:firstRow="0" w:lastRow="0" w:firstColumn="0" w:lastColumn="0" w:oddVBand="1" w:evenVBand="0" w:oddHBand="0" w:evenHBand="0" w:firstRowFirstColumn="0" w:firstRowLastColumn="0" w:lastRowFirstColumn="0" w:lastRowLastColumn="0"/>
            <w:tcW w:w="1885" w:type="dxa"/>
            <w:shd w:val="clear" w:color="auto" w:fill="FFFFFF"/>
            <w:vAlign w:val="center"/>
            <w:hideMark/>
          </w:tcPr>
          <w:p w14:paraId="01C7A7BC" w14:textId="77777777" w:rsidR="00DA22FD" w:rsidRPr="00741BA2" w:rsidRDefault="00DA22FD">
            <w:pPr>
              <w:textAlignment w:val="center"/>
              <w:rPr>
                <w:rFonts w:ascii="Open Sans" w:eastAsia="Times New Roman" w:hAnsi="Open Sans" w:cs="Open Sans"/>
                <w:sz w:val="16"/>
                <w:szCs w:val="16"/>
              </w:rPr>
            </w:pPr>
            <w:r w:rsidRPr="00741BA2">
              <w:rPr>
                <w:rFonts w:ascii="Open Sans" w:eastAsia="Times New Roman" w:hAnsi="Open Sans" w:cs="Open Sans"/>
                <w:sz w:val="16"/>
                <w:szCs w:val="16"/>
              </w:rPr>
              <w:t>Unit Op Connection</w:t>
            </w:r>
          </w:p>
        </w:tc>
        <w:tc>
          <w:tcPr>
            <w:tcW w:w="2070" w:type="dxa"/>
            <w:shd w:val="clear" w:color="auto" w:fill="FFFFFF"/>
            <w:vAlign w:val="center"/>
            <w:hideMark/>
          </w:tcPr>
          <w:p w14:paraId="637A9962" w14:textId="77777777" w:rsidR="00DA22FD" w:rsidRPr="00741BA2" w:rsidRDefault="00DA22FD">
            <w:pPr>
              <w:jc w:val="center"/>
              <w:textAlignment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sz w:val="16"/>
                <w:szCs w:val="16"/>
              </w:rPr>
            </w:pPr>
            <w:r w:rsidRPr="00741BA2">
              <w:rPr>
                <w:rFonts w:ascii="Open Sans" w:eastAsia="Times New Roman" w:hAnsi="Open Sans" w:cs="Open Sans"/>
                <w:sz w:val="16"/>
                <w:szCs w:val="16"/>
              </w:rPr>
              <w:t>Surge tank</w:t>
            </w:r>
          </w:p>
        </w:tc>
        <w:tc>
          <w:tcPr>
            <w:cnfStyle w:val="000010000000" w:firstRow="0" w:lastRow="0" w:firstColumn="0" w:lastColumn="0" w:oddVBand="1" w:evenVBand="0" w:oddHBand="0" w:evenHBand="0" w:firstRowFirstColumn="0" w:firstRowLastColumn="0" w:lastRowFirstColumn="0" w:lastRowLastColumn="0"/>
            <w:tcW w:w="2160" w:type="dxa"/>
            <w:shd w:val="clear" w:color="auto" w:fill="FFFFFF"/>
            <w:vAlign w:val="center"/>
          </w:tcPr>
          <w:p w14:paraId="715B2662" w14:textId="77777777" w:rsidR="00DA22FD" w:rsidRPr="00741BA2" w:rsidRDefault="00DA22FD">
            <w:pPr>
              <w:jc w:val="center"/>
              <w:textAlignment w:val="center"/>
              <w:rPr>
                <w:rFonts w:ascii="Open Sans" w:eastAsia="Times New Roman" w:hAnsi="Open Sans" w:cs="Open Sans"/>
                <w:bCs/>
                <w:sz w:val="16"/>
                <w:szCs w:val="16"/>
              </w:rPr>
            </w:pPr>
            <w:r w:rsidRPr="00741BA2">
              <w:rPr>
                <w:rFonts w:ascii="Open Sans" w:eastAsia="Times New Roman" w:hAnsi="Open Sans" w:cs="Open Sans"/>
                <w:bCs/>
                <w:color w:val="000000" w:themeColor="text1"/>
                <w:sz w:val="16"/>
                <w:szCs w:val="16"/>
              </w:rPr>
              <w:t>Batch pool tank</w:t>
            </w:r>
          </w:p>
        </w:tc>
        <w:tc>
          <w:tcPr>
            <w:tcW w:w="1800" w:type="dxa"/>
            <w:shd w:val="clear" w:color="auto" w:fill="FFFFFF"/>
            <w:vAlign w:val="center"/>
          </w:tcPr>
          <w:p w14:paraId="50DC7004" w14:textId="77777777" w:rsidR="00DA22FD" w:rsidRPr="00741BA2" w:rsidRDefault="00DA22FD">
            <w:pPr>
              <w:jc w:val="center"/>
              <w:textAlignment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sz w:val="16"/>
                <w:szCs w:val="16"/>
              </w:rPr>
            </w:pPr>
          </w:p>
        </w:tc>
        <w:tc>
          <w:tcPr>
            <w:cnfStyle w:val="000010000000" w:firstRow="0" w:lastRow="0" w:firstColumn="0" w:lastColumn="0" w:oddVBand="1" w:evenVBand="0" w:oddHBand="0" w:evenHBand="0" w:firstRowFirstColumn="0" w:firstRowLastColumn="0" w:lastRowFirstColumn="0" w:lastRowLastColumn="0"/>
            <w:tcW w:w="2610" w:type="dxa"/>
            <w:shd w:val="clear" w:color="auto" w:fill="FFFFFF"/>
            <w:vAlign w:val="center"/>
            <w:hideMark/>
          </w:tcPr>
          <w:p w14:paraId="33C23161" w14:textId="77777777" w:rsidR="00DA22FD" w:rsidRPr="00741BA2" w:rsidRDefault="00DA22FD">
            <w:pPr>
              <w:textAlignment w:val="center"/>
              <w:rPr>
                <w:rFonts w:ascii="Open Sans" w:eastAsia="Times New Roman" w:hAnsi="Open Sans" w:cs="Open Sans"/>
                <w:sz w:val="16"/>
                <w:szCs w:val="16"/>
              </w:rPr>
            </w:pPr>
            <w:r w:rsidRPr="00741BA2">
              <w:rPr>
                <w:rFonts w:ascii="Open Sans" w:eastAsia="Times New Roman" w:hAnsi="Open Sans" w:cs="Open Sans"/>
                <w:sz w:val="16"/>
                <w:szCs w:val="16"/>
              </w:rPr>
              <w:t>Option 2 batch pool tank represents batch attributes</w:t>
            </w:r>
          </w:p>
        </w:tc>
      </w:tr>
      <w:tr w:rsidR="00DA22FD" w:rsidRPr="009E4052" w14:paraId="63C2D483" w14:textId="77777777" w:rsidTr="00125CB6">
        <w:trPr>
          <w:cnfStyle w:val="000000100000" w:firstRow="0" w:lastRow="0" w:firstColumn="0" w:lastColumn="0" w:oddVBand="0" w:evenVBand="0" w:oddHBand="1" w:evenHBand="0" w:firstRowFirstColumn="0" w:firstRowLastColumn="0" w:lastRowFirstColumn="0" w:lastRowLastColumn="0"/>
          <w:cantSplit/>
          <w:trHeight w:val="576"/>
        </w:trPr>
        <w:tc>
          <w:tcPr>
            <w:cnfStyle w:val="000010000000" w:firstRow="0" w:lastRow="0" w:firstColumn="0" w:lastColumn="0" w:oddVBand="1" w:evenVBand="0" w:oddHBand="0" w:evenHBand="0" w:firstRowFirstColumn="0" w:firstRowLastColumn="0" w:lastRowFirstColumn="0" w:lastRowLastColumn="0"/>
            <w:tcW w:w="1885" w:type="dxa"/>
            <w:vAlign w:val="center"/>
          </w:tcPr>
          <w:p w14:paraId="14FB6535" w14:textId="77777777" w:rsidR="00DA22FD" w:rsidRPr="00741BA2" w:rsidRDefault="00DA22FD">
            <w:pPr>
              <w:textAlignment w:val="center"/>
              <w:rPr>
                <w:rFonts w:ascii="Open Sans" w:eastAsia="Times New Roman" w:hAnsi="Open Sans" w:cs="Open Sans"/>
                <w:b/>
                <w:sz w:val="16"/>
                <w:szCs w:val="16"/>
              </w:rPr>
            </w:pPr>
            <w:r w:rsidRPr="00741BA2">
              <w:rPr>
                <w:rFonts w:ascii="Open Sans" w:eastAsia="Times New Roman" w:hAnsi="Open Sans" w:cs="Open Sans"/>
                <w:b/>
                <w:sz w:val="16"/>
                <w:szCs w:val="16"/>
              </w:rPr>
              <w:t>Stage 5</w:t>
            </w:r>
          </w:p>
          <w:p w14:paraId="0B666A30" w14:textId="77777777" w:rsidR="00DA22FD" w:rsidRPr="00741BA2" w:rsidRDefault="00DA22FD">
            <w:pPr>
              <w:textAlignment w:val="center"/>
              <w:rPr>
                <w:rFonts w:ascii="Open Sans" w:eastAsia="Times New Roman" w:hAnsi="Open Sans" w:cs="Open Sans"/>
                <w:sz w:val="16"/>
                <w:szCs w:val="16"/>
              </w:rPr>
            </w:pPr>
            <w:r w:rsidRPr="00741BA2">
              <w:rPr>
                <w:rFonts w:ascii="Open Sans" w:eastAsia="Times New Roman" w:hAnsi="Open Sans" w:cs="Open Sans"/>
                <w:sz w:val="16"/>
                <w:szCs w:val="16"/>
              </w:rPr>
              <w:t>F/T Polishing Chromatography</w:t>
            </w:r>
          </w:p>
        </w:tc>
        <w:tc>
          <w:tcPr>
            <w:tcW w:w="4230" w:type="dxa"/>
            <w:gridSpan w:val="2"/>
            <w:vAlign w:val="center"/>
          </w:tcPr>
          <w:p w14:paraId="7304754C" w14:textId="77777777" w:rsidR="00DA22FD" w:rsidRPr="00741BA2" w:rsidRDefault="00DA22FD">
            <w:pPr>
              <w:jc w:val="center"/>
              <w:textAlignment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sz w:val="16"/>
                <w:szCs w:val="16"/>
              </w:rPr>
            </w:pPr>
            <w:r w:rsidRPr="00741BA2">
              <w:rPr>
                <w:rFonts w:ascii="Open Sans" w:eastAsia="Times New Roman" w:hAnsi="Open Sans" w:cs="Open Sans"/>
                <w:sz w:val="16"/>
                <w:szCs w:val="16"/>
              </w:rPr>
              <w:t>Dual-column alternating loading of columns Note that this is essentially the same as continuous MCC: one column always being fed since load duration &gt;&gt; all other step durations</w:t>
            </w:r>
          </w:p>
        </w:tc>
        <w:tc>
          <w:tcPr>
            <w:cnfStyle w:val="000010000000" w:firstRow="0" w:lastRow="0" w:firstColumn="0" w:lastColumn="0" w:oddVBand="1" w:evenVBand="0" w:oddHBand="0" w:evenHBand="0" w:firstRowFirstColumn="0" w:firstRowLastColumn="0" w:lastRowFirstColumn="0" w:lastRowLastColumn="0"/>
            <w:tcW w:w="1800" w:type="dxa"/>
            <w:vAlign w:val="center"/>
          </w:tcPr>
          <w:p w14:paraId="0D14D7DA" w14:textId="77777777" w:rsidR="00DA22FD" w:rsidRPr="00741BA2" w:rsidRDefault="00DA22FD">
            <w:pPr>
              <w:jc w:val="center"/>
              <w:textAlignment w:val="center"/>
              <w:rPr>
                <w:rFonts w:ascii="Open Sans" w:eastAsia="Times New Roman" w:hAnsi="Open Sans" w:cs="Open Sans"/>
                <w:sz w:val="16"/>
                <w:szCs w:val="16"/>
              </w:rPr>
            </w:pPr>
          </w:p>
        </w:tc>
        <w:tc>
          <w:tcPr>
            <w:tcW w:w="2610" w:type="dxa"/>
            <w:vAlign w:val="center"/>
          </w:tcPr>
          <w:p w14:paraId="73A987C1" w14:textId="77777777" w:rsidR="00DA22FD" w:rsidRPr="00741BA2" w:rsidRDefault="00DA22FD">
            <w:pPr>
              <w:textAlignment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sz w:val="16"/>
                <w:szCs w:val="16"/>
              </w:rPr>
            </w:pPr>
            <w:r w:rsidRPr="00741BA2">
              <w:rPr>
                <w:rFonts w:ascii="Open Sans" w:eastAsia="Times New Roman" w:hAnsi="Open Sans" w:cs="Open Sans"/>
                <w:sz w:val="16"/>
                <w:szCs w:val="16"/>
              </w:rPr>
              <w:t>Varying load material but controlled within PAR/NOR limits</w:t>
            </w:r>
          </w:p>
          <w:p w14:paraId="49C9F4D8" w14:textId="77777777" w:rsidR="00DA22FD" w:rsidRPr="00741BA2" w:rsidRDefault="00DA22FD">
            <w:pPr>
              <w:textAlignment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sz w:val="16"/>
                <w:szCs w:val="16"/>
              </w:rPr>
            </w:pPr>
            <w:r w:rsidRPr="00741BA2">
              <w:rPr>
                <w:rFonts w:ascii="Open Sans" w:eastAsia="Times New Roman" w:hAnsi="Open Sans" w:cs="Open Sans"/>
                <w:sz w:val="16"/>
                <w:szCs w:val="16"/>
              </w:rPr>
              <w:t>Feed may be paused between column loads for dual column</w:t>
            </w:r>
          </w:p>
        </w:tc>
      </w:tr>
      <w:tr w:rsidR="00DA22FD" w:rsidRPr="009E4052" w14:paraId="257A8BC5" w14:textId="77777777" w:rsidTr="00125CB6">
        <w:trPr>
          <w:cantSplit/>
          <w:trHeight w:val="288"/>
        </w:trPr>
        <w:tc>
          <w:tcPr>
            <w:cnfStyle w:val="000010000000" w:firstRow="0" w:lastRow="0" w:firstColumn="0" w:lastColumn="0" w:oddVBand="1" w:evenVBand="0" w:oddHBand="0" w:evenHBand="0" w:firstRowFirstColumn="0" w:firstRowLastColumn="0" w:lastRowFirstColumn="0" w:lastRowLastColumn="0"/>
            <w:tcW w:w="1885" w:type="dxa"/>
            <w:vAlign w:val="center"/>
          </w:tcPr>
          <w:p w14:paraId="445FA1D2" w14:textId="77777777" w:rsidR="00DA22FD" w:rsidRPr="00741BA2" w:rsidRDefault="00DA22FD">
            <w:pPr>
              <w:textAlignment w:val="center"/>
              <w:rPr>
                <w:rFonts w:ascii="Open Sans" w:eastAsia="Times New Roman" w:hAnsi="Open Sans" w:cs="Open Sans"/>
                <w:sz w:val="16"/>
                <w:szCs w:val="16"/>
              </w:rPr>
            </w:pPr>
            <w:r w:rsidRPr="00741BA2">
              <w:rPr>
                <w:rFonts w:ascii="Open Sans" w:eastAsia="Times New Roman" w:hAnsi="Open Sans" w:cs="Open Sans"/>
                <w:sz w:val="16"/>
                <w:szCs w:val="16"/>
              </w:rPr>
              <w:t>Unit Op Connection</w:t>
            </w:r>
          </w:p>
        </w:tc>
        <w:tc>
          <w:tcPr>
            <w:tcW w:w="2070" w:type="dxa"/>
            <w:shd w:val="clear" w:color="auto" w:fill="F2F2F2" w:themeFill="background1" w:themeFillShade="F2"/>
            <w:vAlign w:val="center"/>
          </w:tcPr>
          <w:p w14:paraId="23CFD546" w14:textId="77777777" w:rsidR="00DA22FD" w:rsidRPr="00741BA2" w:rsidRDefault="00DA22FD">
            <w:pPr>
              <w:jc w:val="center"/>
              <w:textAlignment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sz w:val="16"/>
                <w:szCs w:val="16"/>
              </w:rPr>
            </w:pPr>
            <w:r w:rsidRPr="00741BA2">
              <w:rPr>
                <w:rFonts w:ascii="Open Sans" w:eastAsia="Times New Roman" w:hAnsi="Open Sans" w:cs="Open Sans"/>
                <w:sz w:val="16"/>
                <w:szCs w:val="16"/>
              </w:rPr>
              <w:t>Surge tank</w:t>
            </w:r>
          </w:p>
        </w:tc>
        <w:tc>
          <w:tcPr>
            <w:cnfStyle w:val="000010000000" w:firstRow="0" w:lastRow="0" w:firstColumn="0" w:lastColumn="0" w:oddVBand="1" w:evenVBand="0" w:oddHBand="0" w:evenHBand="0" w:firstRowFirstColumn="0" w:firstRowLastColumn="0" w:lastRowFirstColumn="0" w:lastRowLastColumn="0"/>
            <w:tcW w:w="2160" w:type="dxa"/>
            <w:vAlign w:val="center"/>
          </w:tcPr>
          <w:p w14:paraId="7735AC0D" w14:textId="77777777" w:rsidR="00DA22FD" w:rsidRPr="00741BA2" w:rsidRDefault="00DA22FD">
            <w:pPr>
              <w:jc w:val="center"/>
              <w:textAlignment w:val="center"/>
              <w:rPr>
                <w:rFonts w:ascii="Open Sans" w:eastAsia="Times New Roman" w:hAnsi="Open Sans" w:cs="Open Sans"/>
                <w:sz w:val="16"/>
                <w:szCs w:val="16"/>
              </w:rPr>
            </w:pPr>
            <w:r w:rsidRPr="00741BA2">
              <w:rPr>
                <w:rFonts w:ascii="Open Sans" w:eastAsia="Times New Roman" w:hAnsi="Open Sans" w:cs="Open Sans"/>
                <w:sz w:val="16"/>
                <w:szCs w:val="16"/>
              </w:rPr>
              <w:t>Cycle Surge Tank</w:t>
            </w:r>
          </w:p>
        </w:tc>
        <w:tc>
          <w:tcPr>
            <w:tcW w:w="1800" w:type="dxa"/>
            <w:vAlign w:val="center"/>
          </w:tcPr>
          <w:p w14:paraId="611675D1" w14:textId="77777777" w:rsidR="00DA22FD" w:rsidRPr="00741BA2" w:rsidRDefault="00DA22FD">
            <w:pPr>
              <w:jc w:val="center"/>
              <w:textAlignment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sz w:val="16"/>
                <w:szCs w:val="16"/>
              </w:rPr>
            </w:pPr>
            <w:r w:rsidRPr="00741BA2">
              <w:rPr>
                <w:rFonts w:ascii="Open Sans" w:eastAsia="Times New Roman" w:hAnsi="Open Sans" w:cs="Open Sans"/>
                <w:sz w:val="16"/>
                <w:szCs w:val="16"/>
              </w:rPr>
              <w:t>Size of surge tank</w:t>
            </w:r>
          </w:p>
        </w:tc>
        <w:tc>
          <w:tcPr>
            <w:cnfStyle w:val="000010000000" w:firstRow="0" w:lastRow="0" w:firstColumn="0" w:lastColumn="0" w:oddVBand="1" w:evenVBand="0" w:oddHBand="0" w:evenHBand="0" w:firstRowFirstColumn="0" w:firstRowLastColumn="0" w:lastRowFirstColumn="0" w:lastRowLastColumn="0"/>
            <w:tcW w:w="2610" w:type="dxa"/>
            <w:vAlign w:val="center"/>
          </w:tcPr>
          <w:p w14:paraId="35B2BFF3" w14:textId="77777777" w:rsidR="00DA22FD" w:rsidRPr="00741BA2" w:rsidRDefault="00DA22FD">
            <w:pPr>
              <w:textAlignment w:val="center"/>
              <w:rPr>
                <w:rFonts w:ascii="Open Sans" w:eastAsia="Times New Roman" w:hAnsi="Open Sans" w:cs="Open Sans"/>
                <w:sz w:val="16"/>
                <w:szCs w:val="16"/>
              </w:rPr>
            </w:pPr>
          </w:p>
        </w:tc>
      </w:tr>
      <w:tr w:rsidR="00DA22FD" w:rsidRPr="009E4052" w14:paraId="7C298A15" w14:textId="77777777" w:rsidTr="00125CB6">
        <w:trPr>
          <w:cnfStyle w:val="000000100000" w:firstRow="0" w:lastRow="0" w:firstColumn="0" w:lastColumn="0" w:oddVBand="0" w:evenVBand="0" w:oddHBand="1" w:evenHBand="0" w:firstRowFirstColumn="0" w:firstRowLastColumn="0" w:lastRowFirstColumn="0" w:lastRowLastColumn="0"/>
          <w:cantSplit/>
          <w:trHeight w:val="576"/>
        </w:trPr>
        <w:tc>
          <w:tcPr>
            <w:cnfStyle w:val="000010000000" w:firstRow="0" w:lastRow="0" w:firstColumn="0" w:lastColumn="0" w:oddVBand="1" w:evenVBand="0" w:oddHBand="0" w:evenHBand="0" w:firstRowFirstColumn="0" w:firstRowLastColumn="0" w:lastRowFirstColumn="0" w:lastRowLastColumn="0"/>
            <w:tcW w:w="1885" w:type="dxa"/>
            <w:shd w:val="clear" w:color="auto" w:fill="FFFFFF"/>
            <w:vAlign w:val="center"/>
          </w:tcPr>
          <w:p w14:paraId="6950CAC6" w14:textId="77777777" w:rsidR="00DA22FD" w:rsidRPr="00741BA2" w:rsidRDefault="00DA22FD">
            <w:pPr>
              <w:textAlignment w:val="center"/>
              <w:rPr>
                <w:rFonts w:ascii="Open Sans" w:eastAsia="Times New Roman" w:hAnsi="Open Sans" w:cs="Open Sans"/>
                <w:b/>
                <w:sz w:val="16"/>
                <w:szCs w:val="16"/>
              </w:rPr>
            </w:pPr>
            <w:r w:rsidRPr="00741BA2">
              <w:rPr>
                <w:rFonts w:ascii="Open Sans" w:eastAsia="Times New Roman" w:hAnsi="Open Sans" w:cs="Open Sans"/>
                <w:b/>
                <w:sz w:val="16"/>
                <w:szCs w:val="16"/>
              </w:rPr>
              <w:t>Stage 6</w:t>
            </w:r>
          </w:p>
          <w:p w14:paraId="5B7FEF56" w14:textId="77777777" w:rsidR="00DA22FD" w:rsidRPr="00741BA2" w:rsidRDefault="00DA22FD">
            <w:pPr>
              <w:textAlignment w:val="center"/>
              <w:rPr>
                <w:rFonts w:ascii="Open Sans" w:eastAsia="Times New Roman" w:hAnsi="Open Sans" w:cs="Open Sans"/>
                <w:sz w:val="16"/>
                <w:szCs w:val="16"/>
              </w:rPr>
            </w:pPr>
            <w:r w:rsidRPr="00741BA2">
              <w:rPr>
                <w:rFonts w:ascii="Open Sans" w:eastAsia="Times New Roman" w:hAnsi="Open Sans" w:cs="Open Sans"/>
                <w:sz w:val="16"/>
                <w:szCs w:val="16"/>
              </w:rPr>
              <w:t>B/E Polishing Chromatography</w:t>
            </w:r>
          </w:p>
        </w:tc>
        <w:tc>
          <w:tcPr>
            <w:tcW w:w="2070" w:type="dxa"/>
            <w:shd w:val="clear" w:color="auto" w:fill="FFFFFF"/>
            <w:vAlign w:val="center"/>
          </w:tcPr>
          <w:p w14:paraId="560D952D" w14:textId="77777777" w:rsidR="00DA22FD" w:rsidRPr="00741BA2" w:rsidRDefault="00DA22FD">
            <w:pPr>
              <w:jc w:val="center"/>
              <w:textAlignment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sz w:val="16"/>
                <w:szCs w:val="16"/>
              </w:rPr>
            </w:pPr>
            <w:r w:rsidRPr="00741BA2">
              <w:rPr>
                <w:rFonts w:ascii="Open Sans" w:eastAsia="Times New Roman" w:hAnsi="Open Sans" w:cs="Open Sans"/>
                <w:sz w:val="16"/>
                <w:szCs w:val="16"/>
              </w:rPr>
              <w:t>Continuous MCC: one column always being fed</w:t>
            </w:r>
          </w:p>
        </w:tc>
        <w:tc>
          <w:tcPr>
            <w:cnfStyle w:val="000010000000" w:firstRow="0" w:lastRow="0" w:firstColumn="0" w:lastColumn="0" w:oddVBand="1" w:evenVBand="0" w:oddHBand="0" w:evenHBand="0" w:firstRowFirstColumn="0" w:firstRowLastColumn="0" w:lastRowFirstColumn="0" w:lastRowLastColumn="0"/>
            <w:tcW w:w="2160" w:type="dxa"/>
            <w:shd w:val="clear" w:color="auto" w:fill="FFFFFF"/>
            <w:vAlign w:val="center"/>
          </w:tcPr>
          <w:p w14:paraId="6220BE81" w14:textId="77777777" w:rsidR="00DA22FD" w:rsidRPr="00741BA2" w:rsidRDefault="00DA22FD">
            <w:pPr>
              <w:jc w:val="center"/>
              <w:textAlignment w:val="center"/>
              <w:rPr>
                <w:rFonts w:ascii="Open Sans" w:eastAsia="Times New Roman" w:hAnsi="Open Sans" w:cs="Open Sans"/>
                <w:sz w:val="16"/>
                <w:szCs w:val="16"/>
              </w:rPr>
            </w:pPr>
            <w:r w:rsidRPr="00741BA2">
              <w:rPr>
                <w:rFonts w:ascii="Open Sans" w:eastAsia="Times New Roman" w:hAnsi="Open Sans" w:cs="Open Sans"/>
                <w:sz w:val="16"/>
                <w:szCs w:val="16"/>
              </w:rPr>
              <w:t>Dual-column alternating loading of columns</w:t>
            </w:r>
          </w:p>
        </w:tc>
        <w:tc>
          <w:tcPr>
            <w:tcW w:w="1800" w:type="dxa"/>
            <w:shd w:val="clear" w:color="auto" w:fill="FFFFFF"/>
            <w:vAlign w:val="center"/>
          </w:tcPr>
          <w:p w14:paraId="1D394EEE" w14:textId="77777777" w:rsidR="00DA22FD" w:rsidRPr="00741BA2" w:rsidRDefault="00DA22FD">
            <w:pPr>
              <w:jc w:val="center"/>
              <w:textAlignment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sz w:val="16"/>
                <w:szCs w:val="16"/>
              </w:rPr>
            </w:pPr>
          </w:p>
        </w:tc>
        <w:tc>
          <w:tcPr>
            <w:cnfStyle w:val="000010000000" w:firstRow="0" w:lastRow="0" w:firstColumn="0" w:lastColumn="0" w:oddVBand="1" w:evenVBand="0" w:oddHBand="0" w:evenHBand="0" w:firstRowFirstColumn="0" w:firstRowLastColumn="0" w:lastRowFirstColumn="0" w:lastRowLastColumn="0"/>
            <w:tcW w:w="2610" w:type="dxa"/>
            <w:shd w:val="clear" w:color="auto" w:fill="FFFFFF"/>
            <w:vAlign w:val="center"/>
          </w:tcPr>
          <w:p w14:paraId="3A95C1CD" w14:textId="77777777" w:rsidR="00DA22FD" w:rsidRPr="00741BA2" w:rsidRDefault="00DA22FD">
            <w:pPr>
              <w:textAlignment w:val="center"/>
              <w:rPr>
                <w:rFonts w:ascii="Open Sans" w:eastAsia="Times New Roman" w:hAnsi="Open Sans" w:cs="Open Sans"/>
                <w:sz w:val="16"/>
                <w:szCs w:val="16"/>
              </w:rPr>
            </w:pPr>
            <w:r w:rsidRPr="00741BA2">
              <w:rPr>
                <w:rFonts w:ascii="Open Sans" w:eastAsia="Times New Roman" w:hAnsi="Open Sans" w:cs="Open Sans"/>
                <w:sz w:val="16"/>
                <w:szCs w:val="16"/>
              </w:rPr>
              <w:t>Varying load material but controlled within PAR/MOR limits</w:t>
            </w:r>
          </w:p>
          <w:p w14:paraId="1E3897F0" w14:textId="77777777" w:rsidR="00DA22FD" w:rsidRPr="00741BA2" w:rsidRDefault="00DA22FD">
            <w:pPr>
              <w:textAlignment w:val="center"/>
              <w:rPr>
                <w:rFonts w:ascii="Open Sans" w:eastAsia="Times New Roman" w:hAnsi="Open Sans" w:cs="Open Sans"/>
                <w:sz w:val="16"/>
                <w:szCs w:val="16"/>
              </w:rPr>
            </w:pPr>
            <w:r w:rsidRPr="00741BA2">
              <w:rPr>
                <w:rFonts w:ascii="Open Sans" w:eastAsia="Times New Roman" w:hAnsi="Open Sans" w:cs="Open Sans"/>
                <w:sz w:val="16"/>
                <w:szCs w:val="16"/>
              </w:rPr>
              <w:t>Feed may be paused between column loads for dual column</w:t>
            </w:r>
          </w:p>
        </w:tc>
      </w:tr>
      <w:tr w:rsidR="00DA22FD" w:rsidRPr="009E4052" w14:paraId="56365654" w14:textId="77777777" w:rsidTr="00125CB6">
        <w:trPr>
          <w:cantSplit/>
          <w:trHeight w:val="144"/>
        </w:trPr>
        <w:tc>
          <w:tcPr>
            <w:cnfStyle w:val="000010000000" w:firstRow="0" w:lastRow="0" w:firstColumn="0" w:lastColumn="0" w:oddVBand="1" w:evenVBand="0" w:oddHBand="0" w:evenHBand="0" w:firstRowFirstColumn="0" w:firstRowLastColumn="0" w:lastRowFirstColumn="0" w:lastRowLastColumn="0"/>
            <w:tcW w:w="1885" w:type="dxa"/>
            <w:shd w:val="clear" w:color="auto" w:fill="FFFFFF"/>
            <w:vAlign w:val="center"/>
          </w:tcPr>
          <w:p w14:paraId="60A334CC" w14:textId="77777777" w:rsidR="00DA22FD" w:rsidRPr="00741BA2" w:rsidRDefault="00DA22FD">
            <w:pPr>
              <w:textAlignment w:val="center"/>
              <w:rPr>
                <w:rFonts w:ascii="Open Sans" w:eastAsia="Times New Roman" w:hAnsi="Open Sans" w:cs="Open Sans"/>
                <w:sz w:val="16"/>
                <w:szCs w:val="16"/>
              </w:rPr>
            </w:pPr>
            <w:r w:rsidRPr="00741BA2">
              <w:rPr>
                <w:rFonts w:ascii="Open Sans" w:eastAsia="Times New Roman" w:hAnsi="Open Sans" w:cs="Open Sans"/>
                <w:sz w:val="16"/>
                <w:szCs w:val="16"/>
              </w:rPr>
              <w:t>Unit Op Connection</w:t>
            </w:r>
          </w:p>
        </w:tc>
        <w:tc>
          <w:tcPr>
            <w:tcW w:w="2070" w:type="dxa"/>
            <w:shd w:val="clear" w:color="auto" w:fill="FFFFFF"/>
            <w:vAlign w:val="center"/>
          </w:tcPr>
          <w:p w14:paraId="702D68F9" w14:textId="77777777" w:rsidR="00DA22FD" w:rsidRPr="00741BA2" w:rsidRDefault="00DA22FD">
            <w:pPr>
              <w:jc w:val="center"/>
              <w:textAlignment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sz w:val="16"/>
                <w:szCs w:val="16"/>
              </w:rPr>
            </w:pPr>
            <w:r w:rsidRPr="00741BA2">
              <w:rPr>
                <w:rFonts w:ascii="Open Sans" w:eastAsia="Times New Roman" w:hAnsi="Open Sans" w:cs="Open Sans"/>
                <w:sz w:val="16"/>
                <w:szCs w:val="16"/>
              </w:rPr>
              <w:t>Surge tank</w:t>
            </w:r>
          </w:p>
        </w:tc>
        <w:tc>
          <w:tcPr>
            <w:cnfStyle w:val="000010000000" w:firstRow="0" w:lastRow="0" w:firstColumn="0" w:lastColumn="0" w:oddVBand="1" w:evenVBand="0" w:oddHBand="0" w:evenHBand="0" w:firstRowFirstColumn="0" w:firstRowLastColumn="0" w:lastRowFirstColumn="0" w:lastRowLastColumn="0"/>
            <w:tcW w:w="2160" w:type="dxa"/>
            <w:shd w:val="clear" w:color="auto" w:fill="FFFFFF"/>
            <w:vAlign w:val="center"/>
          </w:tcPr>
          <w:p w14:paraId="192103C2" w14:textId="77777777" w:rsidR="00DA22FD" w:rsidRPr="00741BA2" w:rsidRDefault="00DA22FD">
            <w:pPr>
              <w:jc w:val="center"/>
              <w:textAlignment w:val="center"/>
              <w:rPr>
                <w:rFonts w:ascii="Open Sans" w:eastAsia="Times New Roman" w:hAnsi="Open Sans" w:cs="Open Sans"/>
                <w:sz w:val="16"/>
                <w:szCs w:val="16"/>
              </w:rPr>
            </w:pPr>
            <w:r w:rsidRPr="00741BA2">
              <w:rPr>
                <w:rFonts w:ascii="Open Sans" w:eastAsia="Times New Roman" w:hAnsi="Open Sans" w:cs="Open Sans"/>
                <w:sz w:val="16"/>
                <w:szCs w:val="16"/>
              </w:rPr>
              <w:t>Cycle Surge Tank</w:t>
            </w:r>
          </w:p>
        </w:tc>
        <w:tc>
          <w:tcPr>
            <w:tcW w:w="1800" w:type="dxa"/>
            <w:shd w:val="clear" w:color="auto" w:fill="FFFFFF"/>
            <w:vAlign w:val="center"/>
          </w:tcPr>
          <w:p w14:paraId="2299E127" w14:textId="77777777" w:rsidR="00DA22FD" w:rsidRPr="00741BA2" w:rsidRDefault="00DA22FD">
            <w:pPr>
              <w:jc w:val="center"/>
              <w:textAlignment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sz w:val="16"/>
                <w:szCs w:val="16"/>
              </w:rPr>
            </w:pPr>
            <w:r w:rsidRPr="00741BA2">
              <w:rPr>
                <w:rFonts w:ascii="Open Sans" w:eastAsia="Times New Roman" w:hAnsi="Open Sans" w:cs="Open Sans"/>
                <w:sz w:val="16"/>
                <w:szCs w:val="16"/>
              </w:rPr>
              <w:t>Size of surge tank</w:t>
            </w:r>
          </w:p>
        </w:tc>
        <w:tc>
          <w:tcPr>
            <w:cnfStyle w:val="000010000000" w:firstRow="0" w:lastRow="0" w:firstColumn="0" w:lastColumn="0" w:oddVBand="1" w:evenVBand="0" w:oddHBand="0" w:evenHBand="0" w:firstRowFirstColumn="0" w:firstRowLastColumn="0" w:lastRowFirstColumn="0" w:lastRowLastColumn="0"/>
            <w:tcW w:w="2610" w:type="dxa"/>
            <w:shd w:val="clear" w:color="auto" w:fill="FFFFFF"/>
            <w:vAlign w:val="center"/>
          </w:tcPr>
          <w:p w14:paraId="045F4713" w14:textId="77777777" w:rsidR="00DA22FD" w:rsidRPr="00741BA2" w:rsidRDefault="00DA22FD">
            <w:pPr>
              <w:textAlignment w:val="center"/>
              <w:rPr>
                <w:rFonts w:ascii="Open Sans" w:eastAsia="Times New Roman" w:hAnsi="Open Sans" w:cs="Open Sans"/>
                <w:sz w:val="16"/>
                <w:szCs w:val="16"/>
              </w:rPr>
            </w:pPr>
          </w:p>
        </w:tc>
      </w:tr>
      <w:tr w:rsidR="00DA22FD" w:rsidRPr="009E4052" w14:paraId="37AF2EC2" w14:textId="77777777" w:rsidTr="00125CB6">
        <w:trPr>
          <w:cnfStyle w:val="000000100000" w:firstRow="0" w:lastRow="0" w:firstColumn="0" w:lastColumn="0" w:oddVBand="0" w:evenVBand="0" w:oddHBand="1" w:evenHBand="0" w:firstRowFirstColumn="0" w:firstRowLastColumn="0" w:lastRowFirstColumn="0" w:lastRowLastColumn="0"/>
          <w:cantSplit/>
          <w:trHeight w:val="432"/>
        </w:trPr>
        <w:tc>
          <w:tcPr>
            <w:cnfStyle w:val="000010000000" w:firstRow="0" w:lastRow="0" w:firstColumn="0" w:lastColumn="0" w:oddVBand="1" w:evenVBand="0" w:oddHBand="0" w:evenHBand="0" w:firstRowFirstColumn="0" w:firstRowLastColumn="0" w:lastRowFirstColumn="0" w:lastRowLastColumn="0"/>
            <w:tcW w:w="1885" w:type="dxa"/>
            <w:vAlign w:val="center"/>
          </w:tcPr>
          <w:p w14:paraId="7D9AB7B8" w14:textId="77777777" w:rsidR="00DA22FD" w:rsidRPr="00741BA2" w:rsidRDefault="00DA22FD">
            <w:pPr>
              <w:textAlignment w:val="center"/>
              <w:rPr>
                <w:rFonts w:ascii="Open Sans" w:eastAsia="Times New Roman" w:hAnsi="Open Sans" w:cs="Open Sans"/>
                <w:b/>
                <w:sz w:val="16"/>
                <w:szCs w:val="16"/>
              </w:rPr>
            </w:pPr>
            <w:r w:rsidRPr="00741BA2">
              <w:rPr>
                <w:rFonts w:ascii="Open Sans" w:eastAsia="Times New Roman" w:hAnsi="Open Sans" w:cs="Open Sans"/>
                <w:b/>
                <w:sz w:val="16"/>
                <w:szCs w:val="16"/>
              </w:rPr>
              <w:t>Stage 7</w:t>
            </w:r>
          </w:p>
          <w:p w14:paraId="3386FA91" w14:textId="77777777" w:rsidR="00DA22FD" w:rsidRPr="00741BA2" w:rsidRDefault="00DA22FD">
            <w:pPr>
              <w:textAlignment w:val="center"/>
              <w:rPr>
                <w:rFonts w:ascii="Open Sans" w:eastAsia="Times New Roman" w:hAnsi="Open Sans" w:cs="Open Sans"/>
                <w:sz w:val="16"/>
                <w:szCs w:val="16"/>
              </w:rPr>
            </w:pPr>
            <w:r w:rsidRPr="00741BA2">
              <w:rPr>
                <w:rFonts w:ascii="Open Sans" w:eastAsia="Times New Roman" w:hAnsi="Open Sans" w:cs="Open Sans"/>
                <w:sz w:val="16"/>
                <w:szCs w:val="16"/>
              </w:rPr>
              <w:t>Virus Filtration</w:t>
            </w:r>
          </w:p>
        </w:tc>
        <w:tc>
          <w:tcPr>
            <w:tcW w:w="4230" w:type="dxa"/>
            <w:gridSpan w:val="2"/>
            <w:vAlign w:val="center"/>
          </w:tcPr>
          <w:p w14:paraId="5C4755BB" w14:textId="77777777" w:rsidR="00DA22FD" w:rsidRPr="00741BA2" w:rsidRDefault="00DA22FD">
            <w:pPr>
              <w:jc w:val="center"/>
              <w:textAlignment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sz w:val="16"/>
                <w:szCs w:val="16"/>
              </w:rPr>
            </w:pPr>
            <w:r w:rsidRPr="00741BA2">
              <w:rPr>
                <w:rFonts w:ascii="Open Sans" w:eastAsia="Times New Roman" w:hAnsi="Open Sans" w:cs="Open Sans"/>
                <w:sz w:val="16"/>
                <w:szCs w:val="16"/>
              </w:rPr>
              <w:t>Alternating batch set-up, pre- and post-integrity test</w:t>
            </w:r>
          </w:p>
        </w:tc>
        <w:tc>
          <w:tcPr>
            <w:cnfStyle w:val="000010000000" w:firstRow="0" w:lastRow="0" w:firstColumn="0" w:lastColumn="0" w:oddVBand="1" w:evenVBand="0" w:oddHBand="0" w:evenHBand="0" w:firstRowFirstColumn="0" w:firstRowLastColumn="0" w:lastRowFirstColumn="0" w:lastRowLastColumn="0"/>
            <w:tcW w:w="1800" w:type="dxa"/>
            <w:vAlign w:val="center"/>
          </w:tcPr>
          <w:p w14:paraId="37B0C498" w14:textId="77777777" w:rsidR="00DA22FD" w:rsidRPr="00741BA2" w:rsidRDefault="00DA22FD">
            <w:pPr>
              <w:jc w:val="center"/>
              <w:textAlignment w:val="center"/>
              <w:rPr>
                <w:rFonts w:ascii="Open Sans" w:eastAsia="Times New Roman" w:hAnsi="Open Sans" w:cs="Open Sans"/>
                <w:sz w:val="16"/>
                <w:szCs w:val="16"/>
              </w:rPr>
            </w:pPr>
            <w:r w:rsidRPr="00741BA2">
              <w:rPr>
                <w:rFonts w:ascii="Open Sans" w:eastAsia="Times New Roman" w:hAnsi="Open Sans" w:cs="Open Sans"/>
                <w:sz w:val="16"/>
                <w:szCs w:val="16"/>
              </w:rPr>
              <w:t>Continuous operation</w:t>
            </w:r>
          </w:p>
        </w:tc>
        <w:tc>
          <w:tcPr>
            <w:tcW w:w="2610" w:type="dxa"/>
            <w:vAlign w:val="center"/>
          </w:tcPr>
          <w:p w14:paraId="1372D702" w14:textId="77777777" w:rsidR="00DA22FD" w:rsidRPr="00741BA2" w:rsidRDefault="00DA22FD">
            <w:pPr>
              <w:textAlignment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sz w:val="16"/>
                <w:szCs w:val="16"/>
              </w:rPr>
            </w:pPr>
            <w:r w:rsidRPr="00741BA2">
              <w:rPr>
                <w:rFonts w:ascii="Open Sans" w:eastAsia="Times New Roman" w:hAnsi="Open Sans" w:cs="Open Sans"/>
                <w:sz w:val="16"/>
                <w:szCs w:val="16"/>
              </w:rPr>
              <w:t>Varying protein concentration in load material</w:t>
            </w:r>
          </w:p>
        </w:tc>
      </w:tr>
      <w:tr w:rsidR="00DA22FD" w:rsidRPr="009E4052" w14:paraId="7032D8A2" w14:textId="77777777" w:rsidTr="00125CB6">
        <w:trPr>
          <w:cantSplit/>
          <w:trHeight w:val="288"/>
        </w:trPr>
        <w:tc>
          <w:tcPr>
            <w:cnfStyle w:val="000010000000" w:firstRow="0" w:lastRow="0" w:firstColumn="0" w:lastColumn="0" w:oddVBand="1" w:evenVBand="0" w:oddHBand="0" w:evenHBand="0" w:firstRowFirstColumn="0" w:firstRowLastColumn="0" w:lastRowFirstColumn="0" w:lastRowLastColumn="0"/>
            <w:tcW w:w="1885" w:type="dxa"/>
            <w:vAlign w:val="center"/>
          </w:tcPr>
          <w:p w14:paraId="56A1A9CF" w14:textId="77777777" w:rsidR="00DA22FD" w:rsidRPr="00741BA2" w:rsidRDefault="00DA22FD">
            <w:pPr>
              <w:textAlignment w:val="center"/>
              <w:rPr>
                <w:rFonts w:ascii="Open Sans" w:eastAsia="Times New Roman" w:hAnsi="Open Sans" w:cs="Open Sans"/>
                <w:sz w:val="16"/>
                <w:szCs w:val="16"/>
              </w:rPr>
            </w:pPr>
            <w:r w:rsidRPr="00741BA2">
              <w:rPr>
                <w:rFonts w:ascii="Open Sans" w:eastAsia="Times New Roman" w:hAnsi="Open Sans" w:cs="Open Sans"/>
                <w:sz w:val="16"/>
                <w:szCs w:val="16"/>
              </w:rPr>
              <w:t>Unit Op Connection</w:t>
            </w:r>
          </w:p>
        </w:tc>
        <w:tc>
          <w:tcPr>
            <w:tcW w:w="2070" w:type="dxa"/>
            <w:shd w:val="clear" w:color="auto" w:fill="F2F2F2" w:themeFill="background1" w:themeFillShade="F2"/>
            <w:vAlign w:val="center"/>
          </w:tcPr>
          <w:p w14:paraId="12FC422B" w14:textId="77777777" w:rsidR="00DA22FD" w:rsidRPr="00741BA2" w:rsidRDefault="00DA22FD">
            <w:pPr>
              <w:jc w:val="center"/>
              <w:textAlignment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sz w:val="16"/>
                <w:szCs w:val="16"/>
              </w:rPr>
            </w:pPr>
            <w:r w:rsidRPr="00741BA2">
              <w:rPr>
                <w:rFonts w:ascii="Open Sans" w:eastAsia="Times New Roman" w:hAnsi="Open Sans" w:cs="Open Sans"/>
                <w:sz w:val="16"/>
                <w:szCs w:val="16"/>
              </w:rPr>
              <w:t>Surge tank in UF/DF</w:t>
            </w:r>
          </w:p>
        </w:tc>
        <w:tc>
          <w:tcPr>
            <w:cnfStyle w:val="000010000000" w:firstRow="0" w:lastRow="0" w:firstColumn="0" w:lastColumn="0" w:oddVBand="1" w:evenVBand="0" w:oddHBand="0" w:evenHBand="0" w:firstRowFirstColumn="0" w:firstRowLastColumn="0" w:lastRowFirstColumn="0" w:lastRowLastColumn="0"/>
            <w:tcW w:w="2160" w:type="dxa"/>
            <w:vAlign w:val="center"/>
          </w:tcPr>
          <w:p w14:paraId="72832889" w14:textId="77777777" w:rsidR="00DA22FD" w:rsidRPr="00741BA2" w:rsidRDefault="00DA22FD">
            <w:pPr>
              <w:jc w:val="center"/>
              <w:textAlignment w:val="center"/>
              <w:rPr>
                <w:rFonts w:ascii="Open Sans" w:eastAsia="Times New Roman" w:hAnsi="Open Sans" w:cs="Open Sans"/>
                <w:sz w:val="16"/>
                <w:szCs w:val="16"/>
              </w:rPr>
            </w:pPr>
            <w:r w:rsidRPr="00741BA2">
              <w:rPr>
                <w:rFonts w:ascii="Open Sans" w:eastAsia="Times New Roman" w:hAnsi="Open Sans" w:cs="Open Sans"/>
                <w:sz w:val="16"/>
                <w:szCs w:val="16"/>
              </w:rPr>
              <w:t>Surge tank</w:t>
            </w:r>
          </w:p>
        </w:tc>
        <w:tc>
          <w:tcPr>
            <w:tcW w:w="1800" w:type="dxa"/>
            <w:shd w:val="clear" w:color="auto" w:fill="F2F2F2" w:themeFill="background1" w:themeFillShade="F2"/>
            <w:vAlign w:val="center"/>
          </w:tcPr>
          <w:p w14:paraId="2CB70376" w14:textId="77777777" w:rsidR="00DA22FD" w:rsidRPr="00741BA2" w:rsidRDefault="00DA22FD">
            <w:pPr>
              <w:jc w:val="center"/>
              <w:textAlignment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sz w:val="16"/>
                <w:szCs w:val="16"/>
              </w:rPr>
            </w:pPr>
          </w:p>
        </w:tc>
        <w:tc>
          <w:tcPr>
            <w:cnfStyle w:val="000010000000" w:firstRow="0" w:lastRow="0" w:firstColumn="0" w:lastColumn="0" w:oddVBand="1" w:evenVBand="0" w:oddHBand="0" w:evenHBand="0" w:firstRowFirstColumn="0" w:firstRowLastColumn="0" w:lastRowFirstColumn="0" w:lastRowLastColumn="0"/>
            <w:tcW w:w="2610" w:type="dxa"/>
            <w:vAlign w:val="center"/>
          </w:tcPr>
          <w:p w14:paraId="040C8ABB" w14:textId="77777777" w:rsidR="00DA22FD" w:rsidRPr="00741BA2" w:rsidRDefault="00DA22FD">
            <w:pPr>
              <w:textAlignment w:val="center"/>
              <w:rPr>
                <w:rFonts w:ascii="Open Sans" w:eastAsia="Times New Roman" w:hAnsi="Open Sans" w:cs="Open Sans"/>
                <w:sz w:val="16"/>
                <w:szCs w:val="16"/>
              </w:rPr>
            </w:pPr>
          </w:p>
        </w:tc>
      </w:tr>
      <w:tr w:rsidR="00DA22FD" w:rsidRPr="009E4052" w14:paraId="5B52C2F7" w14:textId="77777777" w:rsidTr="00125CB6">
        <w:trPr>
          <w:cnfStyle w:val="000000100000" w:firstRow="0" w:lastRow="0" w:firstColumn="0" w:lastColumn="0" w:oddVBand="0" w:evenVBand="0" w:oddHBand="1" w:evenHBand="0" w:firstRowFirstColumn="0" w:firstRowLastColumn="0" w:lastRowFirstColumn="0" w:lastRowLastColumn="0"/>
          <w:cantSplit/>
          <w:trHeight w:val="432"/>
        </w:trPr>
        <w:tc>
          <w:tcPr>
            <w:cnfStyle w:val="000010000000" w:firstRow="0" w:lastRow="0" w:firstColumn="0" w:lastColumn="0" w:oddVBand="1" w:evenVBand="0" w:oddHBand="0" w:evenHBand="0" w:firstRowFirstColumn="0" w:firstRowLastColumn="0" w:lastRowFirstColumn="0" w:lastRowLastColumn="0"/>
            <w:tcW w:w="1885" w:type="dxa"/>
            <w:shd w:val="clear" w:color="auto" w:fill="FFFFFF"/>
            <w:vAlign w:val="center"/>
          </w:tcPr>
          <w:p w14:paraId="69ADC199" w14:textId="77777777" w:rsidR="00DA22FD" w:rsidRPr="00741BA2" w:rsidRDefault="00DA22FD">
            <w:pPr>
              <w:textAlignment w:val="center"/>
              <w:rPr>
                <w:rFonts w:ascii="Open Sans" w:eastAsia="Times New Roman" w:hAnsi="Open Sans" w:cs="Open Sans"/>
                <w:b/>
                <w:sz w:val="16"/>
                <w:szCs w:val="16"/>
              </w:rPr>
            </w:pPr>
            <w:r w:rsidRPr="00741BA2">
              <w:rPr>
                <w:rFonts w:ascii="Open Sans" w:eastAsia="Times New Roman" w:hAnsi="Open Sans" w:cs="Open Sans"/>
                <w:b/>
                <w:sz w:val="16"/>
                <w:szCs w:val="16"/>
              </w:rPr>
              <w:t>Stage 8</w:t>
            </w:r>
          </w:p>
          <w:p w14:paraId="49E9096F" w14:textId="77777777" w:rsidR="00DA22FD" w:rsidRPr="00741BA2" w:rsidRDefault="00DA22FD">
            <w:pPr>
              <w:textAlignment w:val="center"/>
              <w:rPr>
                <w:rFonts w:ascii="Open Sans" w:eastAsia="Times New Roman" w:hAnsi="Open Sans" w:cs="Open Sans"/>
                <w:sz w:val="16"/>
                <w:szCs w:val="16"/>
              </w:rPr>
            </w:pPr>
            <w:r w:rsidRPr="00741BA2">
              <w:rPr>
                <w:rFonts w:ascii="Open Sans" w:eastAsia="Times New Roman" w:hAnsi="Open Sans" w:cs="Open Sans"/>
                <w:sz w:val="16"/>
                <w:szCs w:val="16"/>
              </w:rPr>
              <w:t>Concentration &amp; Diafiltration into Formulation Buffer</w:t>
            </w:r>
          </w:p>
        </w:tc>
        <w:tc>
          <w:tcPr>
            <w:tcW w:w="4230" w:type="dxa"/>
            <w:gridSpan w:val="2"/>
            <w:shd w:val="clear" w:color="auto" w:fill="FFFFFF"/>
            <w:vAlign w:val="center"/>
          </w:tcPr>
          <w:p w14:paraId="0C1BD506" w14:textId="77777777" w:rsidR="00DA22FD" w:rsidRPr="00741BA2" w:rsidRDefault="00DA22FD">
            <w:pPr>
              <w:jc w:val="center"/>
              <w:textAlignment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sz w:val="16"/>
                <w:szCs w:val="16"/>
              </w:rPr>
            </w:pPr>
            <w:r w:rsidRPr="00741BA2">
              <w:rPr>
                <w:rFonts w:ascii="Open Sans" w:eastAsia="Times New Roman" w:hAnsi="Open Sans" w:cs="Open Sans"/>
                <w:sz w:val="16"/>
                <w:szCs w:val="16"/>
              </w:rPr>
              <w:t>Two-tank batch UF/DF: alternating use of tanks as surge &amp; TFF recycle</w:t>
            </w:r>
          </w:p>
        </w:tc>
        <w:tc>
          <w:tcPr>
            <w:cnfStyle w:val="000010000000" w:firstRow="0" w:lastRow="0" w:firstColumn="0" w:lastColumn="0" w:oddVBand="1" w:evenVBand="0" w:oddHBand="0" w:evenHBand="0" w:firstRowFirstColumn="0" w:firstRowLastColumn="0" w:lastRowFirstColumn="0" w:lastRowLastColumn="0"/>
            <w:tcW w:w="1800" w:type="dxa"/>
            <w:shd w:val="clear" w:color="auto" w:fill="FFFFFF"/>
            <w:vAlign w:val="center"/>
          </w:tcPr>
          <w:p w14:paraId="22C7F7A9" w14:textId="77777777" w:rsidR="00DA22FD" w:rsidRPr="00741BA2" w:rsidRDefault="00DA22FD">
            <w:pPr>
              <w:jc w:val="center"/>
              <w:textAlignment w:val="center"/>
              <w:rPr>
                <w:rFonts w:ascii="Open Sans" w:eastAsia="Times New Roman" w:hAnsi="Open Sans" w:cs="Open Sans"/>
                <w:sz w:val="16"/>
                <w:szCs w:val="16"/>
              </w:rPr>
            </w:pPr>
            <w:r w:rsidRPr="00741BA2">
              <w:rPr>
                <w:rFonts w:ascii="Open Sans" w:eastAsia="Times New Roman" w:hAnsi="Open Sans" w:cs="Open Sans"/>
                <w:sz w:val="16"/>
                <w:szCs w:val="16"/>
              </w:rPr>
              <w:t>Continuous SP-UF1 w/countercurrent DF &amp; SP-UF2</w:t>
            </w:r>
          </w:p>
          <w:p w14:paraId="6C74D5E0" w14:textId="77777777" w:rsidR="00DA22FD" w:rsidRPr="00741BA2" w:rsidRDefault="00DA22FD">
            <w:pPr>
              <w:jc w:val="center"/>
              <w:textAlignment w:val="center"/>
              <w:rPr>
                <w:rFonts w:ascii="Open Sans" w:eastAsia="Times New Roman" w:hAnsi="Open Sans" w:cs="Open Sans"/>
                <w:sz w:val="16"/>
                <w:szCs w:val="16"/>
              </w:rPr>
            </w:pPr>
            <w:r w:rsidRPr="00741BA2">
              <w:rPr>
                <w:rFonts w:ascii="Open Sans" w:eastAsia="Times New Roman" w:hAnsi="Open Sans" w:cs="Open Sans"/>
                <w:sz w:val="16"/>
                <w:szCs w:val="16"/>
              </w:rPr>
              <w:t>Two parallel batch UF/DF systems operated in an alternating mode</w:t>
            </w:r>
          </w:p>
        </w:tc>
        <w:tc>
          <w:tcPr>
            <w:tcW w:w="2610" w:type="dxa"/>
            <w:shd w:val="clear" w:color="auto" w:fill="FFFFFF"/>
            <w:vAlign w:val="center"/>
          </w:tcPr>
          <w:p w14:paraId="593DD727" w14:textId="77777777" w:rsidR="00DA22FD" w:rsidRPr="00741BA2" w:rsidRDefault="00DA22FD">
            <w:pPr>
              <w:textAlignment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sz w:val="16"/>
                <w:szCs w:val="16"/>
              </w:rPr>
            </w:pPr>
            <w:r w:rsidRPr="00741BA2">
              <w:rPr>
                <w:rFonts w:ascii="Open Sans" w:eastAsia="Times New Roman" w:hAnsi="Open Sans" w:cs="Open Sans"/>
                <w:sz w:val="16"/>
                <w:szCs w:val="16"/>
              </w:rPr>
              <w:t xml:space="preserve">Continuous operation, varying protein concentration </w:t>
            </w:r>
          </w:p>
          <w:p w14:paraId="3473D8D9" w14:textId="77777777" w:rsidR="00DA22FD" w:rsidRPr="00741BA2" w:rsidRDefault="00DA22FD">
            <w:pPr>
              <w:textAlignment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sz w:val="16"/>
                <w:szCs w:val="16"/>
              </w:rPr>
            </w:pPr>
            <w:r w:rsidRPr="00741BA2">
              <w:rPr>
                <w:rFonts w:ascii="Open Sans" w:eastAsia="Times New Roman" w:hAnsi="Open Sans" w:cs="Open Sans"/>
                <w:sz w:val="16"/>
                <w:szCs w:val="16"/>
              </w:rPr>
              <w:t>Decisions around need for a surge tank vs use of two tanks integrated into the UF/DF skid will depend on unique volumes involved in a particular process design</w:t>
            </w:r>
          </w:p>
        </w:tc>
      </w:tr>
      <w:tr w:rsidR="00DA22FD" w:rsidRPr="009E4052" w14:paraId="728F25CA" w14:textId="77777777" w:rsidTr="00125CB6">
        <w:trPr>
          <w:cantSplit/>
          <w:trHeight w:val="288"/>
        </w:trPr>
        <w:tc>
          <w:tcPr>
            <w:cnfStyle w:val="000010000000" w:firstRow="0" w:lastRow="0" w:firstColumn="0" w:lastColumn="0" w:oddVBand="1" w:evenVBand="0" w:oddHBand="0" w:evenHBand="0" w:firstRowFirstColumn="0" w:firstRowLastColumn="0" w:lastRowFirstColumn="0" w:lastRowLastColumn="0"/>
            <w:tcW w:w="1885" w:type="dxa"/>
            <w:shd w:val="clear" w:color="auto" w:fill="FFFFFF"/>
            <w:vAlign w:val="center"/>
          </w:tcPr>
          <w:p w14:paraId="110E582C" w14:textId="77777777" w:rsidR="00DA22FD" w:rsidRPr="00741BA2" w:rsidRDefault="00DA22FD">
            <w:pPr>
              <w:textAlignment w:val="center"/>
              <w:rPr>
                <w:rFonts w:ascii="Open Sans" w:eastAsia="Times New Roman" w:hAnsi="Open Sans" w:cs="Open Sans"/>
                <w:sz w:val="16"/>
                <w:szCs w:val="16"/>
              </w:rPr>
            </w:pPr>
            <w:r w:rsidRPr="00741BA2">
              <w:rPr>
                <w:rFonts w:ascii="Open Sans" w:eastAsia="Times New Roman" w:hAnsi="Open Sans" w:cs="Open Sans"/>
                <w:sz w:val="16"/>
                <w:szCs w:val="16"/>
              </w:rPr>
              <w:t>Unit Op Connection</w:t>
            </w:r>
          </w:p>
        </w:tc>
        <w:tc>
          <w:tcPr>
            <w:tcW w:w="4230" w:type="dxa"/>
            <w:gridSpan w:val="2"/>
            <w:shd w:val="clear" w:color="auto" w:fill="FFFFFF"/>
            <w:vAlign w:val="center"/>
          </w:tcPr>
          <w:p w14:paraId="6E594CAC" w14:textId="77777777" w:rsidR="00DA22FD" w:rsidRPr="00741BA2" w:rsidRDefault="00DA22FD">
            <w:pPr>
              <w:jc w:val="center"/>
              <w:textAlignment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bCs/>
                <w:color w:val="FF0000"/>
                <w:sz w:val="16"/>
                <w:szCs w:val="16"/>
              </w:rPr>
            </w:pPr>
            <w:r w:rsidRPr="00741BA2">
              <w:rPr>
                <w:rFonts w:ascii="Open Sans" w:eastAsia="Times New Roman" w:hAnsi="Open Sans" w:cs="Open Sans"/>
                <w:bCs/>
                <w:color w:val="000000" w:themeColor="text1"/>
                <w:sz w:val="16"/>
                <w:szCs w:val="16"/>
              </w:rPr>
              <w:t>Batch pool tank or multiple bags</w:t>
            </w:r>
          </w:p>
        </w:tc>
        <w:tc>
          <w:tcPr>
            <w:cnfStyle w:val="000010000000" w:firstRow="0" w:lastRow="0" w:firstColumn="0" w:lastColumn="0" w:oddVBand="1" w:evenVBand="0" w:oddHBand="0" w:evenHBand="0" w:firstRowFirstColumn="0" w:firstRowLastColumn="0" w:lastRowFirstColumn="0" w:lastRowLastColumn="0"/>
            <w:tcW w:w="1800" w:type="dxa"/>
            <w:shd w:val="clear" w:color="auto" w:fill="FFFFFF"/>
            <w:vAlign w:val="center"/>
          </w:tcPr>
          <w:p w14:paraId="72DF67A1" w14:textId="77777777" w:rsidR="00DA22FD" w:rsidRPr="00741BA2" w:rsidRDefault="00DA22FD">
            <w:pPr>
              <w:jc w:val="center"/>
              <w:textAlignment w:val="center"/>
              <w:rPr>
                <w:rFonts w:ascii="Open Sans" w:eastAsia="Times New Roman" w:hAnsi="Open Sans" w:cs="Open Sans"/>
                <w:sz w:val="16"/>
                <w:szCs w:val="16"/>
              </w:rPr>
            </w:pPr>
            <w:r w:rsidRPr="00741BA2">
              <w:rPr>
                <w:rFonts w:ascii="Open Sans" w:eastAsia="Times New Roman" w:hAnsi="Open Sans" w:cs="Open Sans"/>
                <w:sz w:val="16"/>
                <w:szCs w:val="16"/>
              </w:rPr>
              <w:t>Surge tank or individual bags to be pooled later</w:t>
            </w:r>
          </w:p>
        </w:tc>
        <w:tc>
          <w:tcPr>
            <w:tcW w:w="2610" w:type="dxa"/>
            <w:shd w:val="clear" w:color="auto" w:fill="FFFFFF"/>
            <w:vAlign w:val="center"/>
          </w:tcPr>
          <w:p w14:paraId="7F978325" w14:textId="77777777" w:rsidR="00DA22FD" w:rsidRPr="00741BA2" w:rsidRDefault="00DA22FD">
            <w:pPr>
              <w:textAlignment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sz w:val="16"/>
                <w:szCs w:val="16"/>
              </w:rPr>
            </w:pPr>
            <w:r w:rsidRPr="00741BA2">
              <w:rPr>
                <w:rFonts w:ascii="Open Sans" w:eastAsia="Times New Roman" w:hAnsi="Open Sans" w:cs="Open Sans"/>
                <w:sz w:val="16"/>
                <w:szCs w:val="16"/>
              </w:rPr>
              <w:t>Batch pool tank represents batch attributes; batch consolidation could occur immediately after UF/DF or as part of formulation step to create DS</w:t>
            </w:r>
          </w:p>
        </w:tc>
      </w:tr>
    </w:tbl>
    <w:p w14:paraId="49077D6E" w14:textId="77777777" w:rsidR="00DA22FD" w:rsidRDefault="00DA22FD" w:rsidP="00D216A5">
      <w:pPr>
        <w:rPr>
          <w:rFonts w:ascii="Calibri" w:eastAsia="Calibri" w:hAnsi="Calibri" w:cs="Calibri"/>
        </w:rPr>
      </w:pPr>
    </w:p>
    <w:p w14:paraId="49BDE7F5" w14:textId="77777777" w:rsidR="00D216A5" w:rsidRDefault="00D216A5">
      <w:pPr>
        <w:rPr>
          <w:rFonts w:ascii="Calibri" w:eastAsia="Calibri" w:hAnsi="Calibri" w:cs="Calibri"/>
        </w:rPr>
      </w:pPr>
      <w:r>
        <w:rPr>
          <w:rFonts w:ascii="Calibri" w:eastAsia="Calibri" w:hAnsi="Calibri" w:cs="Calibri"/>
        </w:rPr>
        <w:br w:type="page"/>
      </w:r>
    </w:p>
    <w:p w14:paraId="79482C28" w14:textId="07EDD2D5" w:rsidR="00D216A5" w:rsidRDefault="00D216A5" w:rsidP="00D216A5">
      <w:pPr>
        <w:rPr>
          <w:rFonts w:ascii="Open Sans" w:hAnsi="Open Sans" w:cs="Open Sans"/>
          <w:sz w:val="24"/>
          <w:szCs w:val="24"/>
        </w:rPr>
      </w:pPr>
      <w:r w:rsidRPr="00D216A5">
        <w:rPr>
          <w:rFonts w:ascii="Open Sans" w:hAnsi="Open Sans" w:cs="Open Sans"/>
          <w:sz w:val="24"/>
          <w:szCs w:val="24"/>
        </w:rPr>
        <w:lastRenderedPageBreak/>
        <w:t xml:space="preserve"> </w:t>
      </w:r>
    </w:p>
    <w:p w14:paraId="0DD92C84" w14:textId="60E31974" w:rsidR="00D216A5" w:rsidRPr="003A26E3" w:rsidRDefault="001E2986" w:rsidP="00D216A5">
      <w:pPr>
        <w:rPr>
          <w:rFonts w:ascii="Open Sans" w:hAnsi="Open Sans" w:cs="Open Sans"/>
          <w:sz w:val="24"/>
          <w:szCs w:val="24"/>
        </w:rPr>
      </w:pPr>
      <w:r w:rsidRPr="001E2986">
        <w:rPr>
          <w:rFonts w:ascii="Open Sans Condensed" w:hAnsi="Open Sans Condensed" w:cs="Open Sans Condensed"/>
          <w:b/>
          <w:noProof/>
          <w:color w:val="FFFFFF" w:themeColor="background1"/>
          <w:sz w:val="20"/>
          <w:szCs w:val="20"/>
        </w:rPr>
        <mc:AlternateContent>
          <mc:Choice Requires="wps">
            <w:drawing>
              <wp:anchor distT="0" distB="0" distL="114300" distR="114300" simplePos="0" relativeHeight="251658240" behindDoc="0" locked="0" layoutInCell="1" allowOverlap="1" wp14:anchorId="69F7DDE0" wp14:editId="176936D5">
                <wp:simplePos x="0" y="0"/>
                <wp:positionH relativeFrom="column">
                  <wp:posOffset>0</wp:posOffset>
                </wp:positionH>
                <wp:positionV relativeFrom="paragraph">
                  <wp:posOffset>721418</wp:posOffset>
                </wp:positionV>
                <wp:extent cx="5762105" cy="311727"/>
                <wp:effectExtent l="0" t="0" r="0" b="0"/>
                <wp:wrapNone/>
                <wp:docPr id="1600140507" name="Right Triangle 1600140507"/>
                <wp:cNvGraphicFramePr/>
                <a:graphic xmlns:a="http://schemas.openxmlformats.org/drawingml/2006/main">
                  <a:graphicData uri="http://schemas.microsoft.com/office/word/2010/wordprocessingShape">
                    <wps:wsp>
                      <wps:cNvSpPr/>
                      <wps:spPr>
                        <a:xfrm flipH="1">
                          <a:off x="0" y="0"/>
                          <a:ext cx="5762105" cy="311727"/>
                        </a:xfrm>
                        <a:prstGeom prst="rtTriangle">
                          <a:avLst/>
                        </a:prstGeom>
                        <a:gradFill>
                          <a:gsLst>
                            <a:gs pos="0">
                              <a:schemeClr val="bg1">
                                <a:alpha val="40000"/>
                              </a:schemeClr>
                            </a:gs>
                            <a:gs pos="100000">
                              <a:schemeClr val="bg1">
                                <a:alpha val="20000"/>
                              </a:schemeClr>
                            </a:gs>
                          </a:gsLst>
                          <a:lin ang="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98DE66" id="_x0000_t6" coordsize="21600,21600" o:spt="6" path="m,l,21600r21600,xe">
                <v:stroke joinstyle="miter"/>
                <v:path gradientshapeok="t" o:connecttype="custom" o:connectlocs="0,0;0,10800;0,21600;10800,21600;21600,21600;10800,10800" textboxrect="1800,12600,12600,19800"/>
              </v:shapetype>
              <v:shape id="Right Triangle 1600140507" o:spid="_x0000_s1026" type="#_x0000_t6" style="position:absolute;margin-left:0;margin-top:56.8pt;width:453.7pt;height:24.55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" fillcolor="white [3212]" stroked="f" strokeweight="1pt">
                <v:fill opacity="26214f" color2="white [3212]" o:opacity2="13107f" angle="90" focus="100%" type="gradient">
                  <o:fill v:ext="view" type="gradientUnscaled"/>
                </v:fill>
              </v:shape>
            </w:pict>
          </mc:Fallback>
        </mc:AlternateContent>
      </w:r>
      <w:r w:rsidR="00D216A5" w:rsidRPr="003A26E3">
        <w:rPr>
          <w:rFonts w:ascii="Open Sans" w:hAnsi="Open Sans" w:cs="Open Sans"/>
          <w:sz w:val="24"/>
          <w:szCs w:val="24"/>
        </w:rPr>
        <w:t>Table 2. Definitions of Surge, Cycle Surge, and Batch Pool Tanks</w:t>
      </w:r>
    </w:p>
    <w:tbl>
      <w:tblPr>
        <w:tblStyle w:val="TableGrid1"/>
        <w:tblW w:w="9085" w:type="dxa"/>
        <w:tblLook w:val="04A0" w:firstRow="1" w:lastRow="0" w:firstColumn="1" w:lastColumn="0" w:noHBand="0" w:noVBand="1"/>
      </w:tblPr>
      <w:tblGrid>
        <w:gridCol w:w="2875"/>
        <w:gridCol w:w="3240"/>
        <w:gridCol w:w="2970"/>
      </w:tblGrid>
      <w:tr w:rsidR="00D216A5" w:rsidRPr="00B75414" w14:paraId="1796BD7D" w14:textId="77777777" w:rsidTr="004613A9">
        <w:trPr>
          <w:cantSplit/>
          <w:trHeight w:val="576"/>
          <w:tblHeader/>
        </w:trPr>
        <w:tc>
          <w:tcPr>
            <w:tcW w:w="2875" w:type="dxa"/>
            <w:shd w:val="clear" w:color="auto" w:fill="004F52"/>
            <w:vAlign w:val="center"/>
          </w:tcPr>
          <w:p w14:paraId="5F8D704F" w14:textId="77777777" w:rsidR="00D216A5" w:rsidRPr="001E2986" w:rsidRDefault="00D216A5">
            <w:pPr>
              <w:jc w:val="center"/>
              <w:rPr>
                <w:rFonts w:ascii="Open Sans Condensed" w:hAnsi="Open Sans Condensed" w:cs="Open Sans Condensed"/>
                <w:b/>
                <w:sz w:val="28"/>
                <w:szCs w:val="28"/>
              </w:rPr>
            </w:pPr>
            <w:r w:rsidRPr="001E2986">
              <w:rPr>
                <w:rFonts w:ascii="Open Sans Condensed" w:hAnsi="Open Sans Condensed" w:cs="Open Sans Condensed"/>
                <w:b/>
                <w:sz w:val="28"/>
                <w:szCs w:val="28"/>
              </w:rPr>
              <w:t>Surge Tank</w:t>
            </w:r>
          </w:p>
        </w:tc>
        <w:tc>
          <w:tcPr>
            <w:tcW w:w="3240" w:type="dxa"/>
            <w:shd w:val="clear" w:color="auto" w:fill="004F52"/>
            <w:vAlign w:val="center"/>
          </w:tcPr>
          <w:p w14:paraId="501A74EB" w14:textId="77777777" w:rsidR="00D216A5" w:rsidRPr="001E2986" w:rsidRDefault="00D216A5">
            <w:pPr>
              <w:jc w:val="center"/>
              <w:rPr>
                <w:rFonts w:ascii="Open Sans Condensed" w:hAnsi="Open Sans Condensed" w:cs="Open Sans Condensed"/>
                <w:b/>
                <w:sz w:val="28"/>
                <w:szCs w:val="28"/>
              </w:rPr>
            </w:pPr>
            <w:r w:rsidRPr="001E2986">
              <w:rPr>
                <w:rFonts w:ascii="Open Sans Condensed" w:hAnsi="Open Sans Condensed" w:cs="Open Sans Condensed"/>
                <w:b/>
                <w:sz w:val="28"/>
                <w:szCs w:val="28"/>
              </w:rPr>
              <w:t>Cycle Surge Tank</w:t>
            </w:r>
          </w:p>
        </w:tc>
        <w:tc>
          <w:tcPr>
            <w:tcW w:w="2970" w:type="dxa"/>
            <w:shd w:val="clear" w:color="auto" w:fill="004F52"/>
            <w:vAlign w:val="center"/>
          </w:tcPr>
          <w:p w14:paraId="22043CA1" w14:textId="77777777" w:rsidR="00D216A5" w:rsidRPr="001E2986" w:rsidRDefault="00D216A5">
            <w:pPr>
              <w:jc w:val="center"/>
              <w:rPr>
                <w:rFonts w:ascii="Open Sans Condensed" w:hAnsi="Open Sans Condensed" w:cs="Open Sans Condensed"/>
                <w:b/>
                <w:sz w:val="28"/>
                <w:szCs w:val="28"/>
              </w:rPr>
            </w:pPr>
            <w:r w:rsidRPr="001E2986">
              <w:rPr>
                <w:rFonts w:ascii="Open Sans Condensed" w:hAnsi="Open Sans Condensed" w:cs="Open Sans Condensed"/>
                <w:b/>
                <w:sz w:val="28"/>
                <w:szCs w:val="28"/>
              </w:rPr>
              <w:t>Batch Hold Tank</w:t>
            </w:r>
          </w:p>
        </w:tc>
      </w:tr>
      <w:tr w:rsidR="00D216A5" w:rsidRPr="00B75414" w14:paraId="73D979BA" w14:textId="77777777" w:rsidTr="00711791">
        <w:trPr>
          <w:cantSplit/>
          <w:trHeight w:val="440"/>
          <w:tblHeader/>
        </w:trPr>
        <w:tc>
          <w:tcPr>
            <w:tcW w:w="9085" w:type="dxa"/>
            <w:gridSpan w:val="3"/>
            <w:shd w:val="clear" w:color="auto" w:fill="009C9C"/>
            <w:vAlign w:val="center"/>
          </w:tcPr>
          <w:p w14:paraId="0CF02574" w14:textId="770581EB" w:rsidR="00251029" w:rsidRPr="00254AA0" w:rsidRDefault="00D216A5" w:rsidP="00254AA0">
            <w:pPr>
              <w:spacing w:before="120" w:after="120"/>
              <w:jc w:val="center"/>
              <w:rPr>
                <w:rFonts w:ascii="Open Sans" w:hAnsi="Open Sans" w:cs="Open Sans"/>
                <w:b/>
                <w:color w:val="FFFFFF" w:themeColor="background1"/>
                <w:sz w:val="20"/>
                <w:szCs w:val="20"/>
              </w:rPr>
            </w:pPr>
            <w:r w:rsidRPr="00254AA0">
              <w:rPr>
                <w:rFonts w:ascii="Open Sans" w:hAnsi="Open Sans" w:cs="Open Sans"/>
                <w:b/>
                <w:color w:val="FFFFFF" w:themeColor="background1"/>
                <w:sz w:val="20"/>
                <w:szCs w:val="20"/>
              </w:rPr>
              <w:t>Increasing Hold Time/Volume</w:t>
            </w:r>
            <w:r w:rsidR="00254AA0" w:rsidRPr="00254AA0">
              <w:rPr>
                <w:rFonts w:ascii="Open Sans" w:hAnsi="Open Sans" w:cs="Open Sans"/>
                <w:b/>
                <w:color w:val="FFFFFF" w:themeColor="background1"/>
                <w:sz w:val="20"/>
                <w:szCs w:val="20"/>
              </w:rPr>
              <w:t xml:space="preserve"> </w:t>
            </w:r>
            <w:r w:rsidR="00254AA0" w:rsidRPr="00254AA0">
              <w:rPr>
                <w:rFonts w:ascii="Open Sans" w:hAnsi="Open Sans" w:cs="Open Sans"/>
                <w:b/>
                <w:color w:val="FFFFFF" w:themeColor="background1"/>
                <w:sz w:val="20"/>
                <w:szCs w:val="20"/>
              </w:rPr>
              <w:sym w:font="Wingdings" w:char="F0E0"/>
            </w:r>
          </w:p>
        </w:tc>
      </w:tr>
      <w:tr w:rsidR="00F86F98" w:rsidRPr="00B75414" w14:paraId="320A1424" w14:textId="77777777" w:rsidTr="004A30F9">
        <w:trPr>
          <w:cantSplit/>
          <w:trHeight w:val="288"/>
          <w:tblHeader/>
        </w:trPr>
        <w:tc>
          <w:tcPr>
            <w:tcW w:w="9085" w:type="dxa"/>
            <w:gridSpan w:val="3"/>
            <w:shd w:val="clear" w:color="auto" w:fill="F2F2F2" w:themeFill="background1" w:themeFillShade="F2"/>
            <w:vAlign w:val="center"/>
          </w:tcPr>
          <w:p w14:paraId="77AC8F80" w14:textId="273FBA67" w:rsidR="00F86F98" w:rsidRPr="00254AA0" w:rsidRDefault="00F86F98" w:rsidP="004A30F9">
            <w:pPr>
              <w:jc w:val="center"/>
              <w:rPr>
                <w:rFonts w:ascii="Open Sans" w:hAnsi="Open Sans" w:cs="Open Sans"/>
                <w:b/>
                <w:color w:val="FFFFFF" w:themeColor="background1"/>
                <w:sz w:val="20"/>
                <w:szCs w:val="20"/>
              </w:rPr>
            </w:pPr>
            <w:r w:rsidRPr="004A30F9">
              <w:rPr>
                <w:rFonts w:ascii="Open Sans" w:hAnsi="Open Sans" w:cs="Open Sans"/>
                <w:b/>
                <w:sz w:val="20"/>
                <w:szCs w:val="20"/>
              </w:rPr>
              <w:t>PURPOSE</w:t>
            </w:r>
          </w:p>
        </w:tc>
      </w:tr>
      <w:tr w:rsidR="00D216A5" w:rsidRPr="00555D2E" w14:paraId="10C9171D" w14:textId="77777777" w:rsidTr="004613A9">
        <w:trPr>
          <w:cantSplit/>
          <w:trHeight w:val="818"/>
        </w:trPr>
        <w:tc>
          <w:tcPr>
            <w:tcW w:w="2875" w:type="dxa"/>
          </w:tcPr>
          <w:p w14:paraId="5294BFE2" w14:textId="77777777" w:rsidR="00D216A5" w:rsidRPr="001E2986" w:rsidRDefault="00D216A5" w:rsidP="004613A9">
            <w:pPr>
              <w:pStyle w:val="ListParagraph"/>
              <w:numPr>
                <w:ilvl w:val="0"/>
                <w:numId w:val="10"/>
              </w:numPr>
              <w:ind w:left="240" w:hanging="270"/>
              <w:rPr>
                <w:rFonts w:ascii="Open Sans" w:hAnsi="Open Sans" w:cs="Open Sans"/>
                <w:bCs/>
                <w:sz w:val="20"/>
                <w:szCs w:val="20"/>
              </w:rPr>
            </w:pPr>
            <w:r w:rsidRPr="001E2986">
              <w:rPr>
                <w:rFonts w:ascii="Open Sans" w:hAnsi="Open Sans" w:cs="Open Sans"/>
                <w:bCs/>
                <w:sz w:val="20"/>
                <w:szCs w:val="20"/>
              </w:rPr>
              <w:t>Serve as break tank</w:t>
            </w:r>
          </w:p>
          <w:p w14:paraId="2F9229A1" w14:textId="77777777" w:rsidR="00D216A5" w:rsidRPr="001E2986" w:rsidRDefault="00D216A5" w:rsidP="004613A9">
            <w:pPr>
              <w:pStyle w:val="ListParagraph"/>
              <w:numPr>
                <w:ilvl w:val="0"/>
                <w:numId w:val="10"/>
              </w:numPr>
              <w:ind w:left="240" w:hanging="270"/>
              <w:rPr>
                <w:rFonts w:ascii="Open Sans" w:hAnsi="Open Sans" w:cs="Open Sans"/>
                <w:bCs/>
                <w:sz w:val="20"/>
                <w:szCs w:val="20"/>
              </w:rPr>
            </w:pPr>
            <w:r w:rsidRPr="001E2986">
              <w:rPr>
                <w:rFonts w:ascii="Open Sans" w:hAnsi="Open Sans" w:cs="Open Sans"/>
                <w:bCs/>
                <w:sz w:val="20"/>
                <w:szCs w:val="20"/>
              </w:rPr>
              <w:t>Accommodate small fluctuations in flow between unit operations</w:t>
            </w:r>
          </w:p>
          <w:p w14:paraId="1553C7E1" w14:textId="77777777" w:rsidR="00D216A5" w:rsidRPr="001E2986" w:rsidRDefault="00D216A5" w:rsidP="004613A9">
            <w:pPr>
              <w:pStyle w:val="ListParagraph"/>
              <w:numPr>
                <w:ilvl w:val="0"/>
                <w:numId w:val="10"/>
              </w:numPr>
              <w:ind w:left="240" w:hanging="270"/>
              <w:rPr>
                <w:rFonts w:ascii="Open Sans" w:hAnsi="Open Sans" w:cs="Open Sans"/>
                <w:bCs/>
                <w:sz w:val="20"/>
                <w:szCs w:val="20"/>
              </w:rPr>
            </w:pPr>
            <w:r w:rsidRPr="001E2986">
              <w:rPr>
                <w:rFonts w:ascii="Open Sans" w:hAnsi="Open Sans" w:cs="Open Sans"/>
                <w:bCs/>
                <w:sz w:val="20"/>
                <w:szCs w:val="20"/>
              </w:rPr>
              <w:t>Manage pressure differences</w:t>
            </w:r>
          </w:p>
          <w:p w14:paraId="4A27B3AB" w14:textId="77777777" w:rsidR="00D216A5" w:rsidRPr="001E2986" w:rsidRDefault="00D216A5">
            <w:pPr>
              <w:rPr>
                <w:rFonts w:ascii="Open Sans" w:hAnsi="Open Sans" w:cs="Open Sans"/>
                <w:b/>
                <w:sz w:val="20"/>
                <w:szCs w:val="20"/>
              </w:rPr>
            </w:pPr>
          </w:p>
        </w:tc>
        <w:tc>
          <w:tcPr>
            <w:tcW w:w="3240" w:type="dxa"/>
          </w:tcPr>
          <w:p w14:paraId="413828C6" w14:textId="77777777" w:rsidR="00D216A5" w:rsidRPr="001E2986" w:rsidRDefault="00D216A5" w:rsidP="004613A9">
            <w:pPr>
              <w:pStyle w:val="ListParagraph"/>
              <w:numPr>
                <w:ilvl w:val="0"/>
                <w:numId w:val="11"/>
              </w:numPr>
              <w:ind w:left="258" w:hanging="270"/>
              <w:rPr>
                <w:rFonts w:ascii="Open Sans" w:hAnsi="Open Sans" w:cs="Open Sans"/>
                <w:sz w:val="20"/>
                <w:szCs w:val="20"/>
              </w:rPr>
            </w:pPr>
            <w:r w:rsidRPr="001E2986">
              <w:rPr>
                <w:rFonts w:ascii="Open Sans" w:hAnsi="Open Sans" w:cs="Open Sans"/>
                <w:sz w:val="20"/>
                <w:szCs w:val="20"/>
              </w:rPr>
              <w:t xml:space="preserve">Accumulate one (or a few) sub-cycles exiting a unit operation. </w:t>
            </w:r>
          </w:p>
          <w:p w14:paraId="22811BDB" w14:textId="77777777" w:rsidR="00D216A5" w:rsidRPr="001E2986" w:rsidRDefault="00D216A5" w:rsidP="004613A9">
            <w:pPr>
              <w:pStyle w:val="ListParagraph"/>
              <w:numPr>
                <w:ilvl w:val="0"/>
                <w:numId w:val="11"/>
              </w:numPr>
              <w:ind w:left="258" w:hanging="270"/>
              <w:rPr>
                <w:rFonts w:ascii="Open Sans" w:hAnsi="Open Sans" w:cs="Open Sans"/>
                <w:sz w:val="20"/>
                <w:szCs w:val="20"/>
              </w:rPr>
            </w:pPr>
            <w:r w:rsidRPr="001E2986">
              <w:rPr>
                <w:rFonts w:ascii="Open Sans" w:hAnsi="Open Sans" w:cs="Open Sans"/>
                <w:sz w:val="20"/>
                <w:szCs w:val="20"/>
              </w:rPr>
              <w:t xml:space="preserve">Useful for unit op with highly variable output, e.g., bind and elute </w:t>
            </w:r>
          </w:p>
          <w:p w14:paraId="4E1677ED" w14:textId="77777777" w:rsidR="00D216A5" w:rsidRPr="001E2986" w:rsidRDefault="00D216A5" w:rsidP="004613A9">
            <w:pPr>
              <w:pStyle w:val="ListParagraph"/>
              <w:numPr>
                <w:ilvl w:val="0"/>
                <w:numId w:val="11"/>
              </w:numPr>
              <w:ind w:left="258" w:hanging="270"/>
              <w:rPr>
                <w:rFonts w:ascii="Open Sans" w:hAnsi="Open Sans" w:cs="Open Sans"/>
                <w:sz w:val="20"/>
                <w:szCs w:val="20"/>
              </w:rPr>
            </w:pPr>
            <w:r w:rsidRPr="001E2986">
              <w:rPr>
                <w:rFonts w:ascii="Open Sans" w:hAnsi="Open Sans" w:cs="Open Sans"/>
                <w:sz w:val="20"/>
                <w:szCs w:val="20"/>
              </w:rPr>
              <w:t>Allows for homogenization before passing to next unit operation</w:t>
            </w:r>
          </w:p>
          <w:p w14:paraId="4F0390FE" w14:textId="38F45914" w:rsidR="004613A9" w:rsidRPr="004613A9" w:rsidRDefault="00D216A5" w:rsidP="004613A9">
            <w:pPr>
              <w:pStyle w:val="ListParagraph"/>
              <w:numPr>
                <w:ilvl w:val="0"/>
                <w:numId w:val="11"/>
              </w:numPr>
              <w:ind w:left="258" w:hanging="270"/>
              <w:rPr>
                <w:rFonts w:ascii="Open Sans" w:hAnsi="Open Sans" w:cs="Open Sans"/>
                <w:sz w:val="20"/>
                <w:szCs w:val="20"/>
              </w:rPr>
            </w:pPr>
            <w:r w:rsidRPr="001E2986">
              <w:rPr>
                <w:rFonts w:ascii="Open Sans" w:hAnsi="Open Sans" w:cs="Open Sans"/>
                <w:sz w:val="20"/>
                <w:szCs w:val="20"/>
              </w:rPr>
              <w:t xml:space="preserve">Designed for cyclic output volume from a unit operation </w:t>
            </w:r>
          </w:p>
        </w:tc>
        <w:tc>
          <w:tcPr>
            <w:tcW w:w="2970" w:type="dxa"/>
          </w:tcPr>
          <w:p w14:paraId="2978F8E7" w14:textId="77777777" w:rsidR="00D216A5" w:rsidRPr="001E2986" w:rsidRDefault="00D216A5" w:rsidP="000C0E0A">
            <w:pPr>
              <w:pStyle w:val="ListParagraph"/>
              <w:numPr>
                <w:ilvl w:val="0"/>
                <w:numId w:val="12"/>
              </w:numPr>
              <w:ind w:left="254" w:hanging="288"/>
              <w:rPr>
                <w:rFonts w:ascii="Open Sans" w:hAnsi="Open Sans" w:cs="Open Sans"/>
                <w:sz w:val="20"/>
                <w:szCs w:val="20"/>
              </w:rPr>
            </w:pPr>
            <w:r w:rsidRPr="001E2986">
              <w:rPr>
                <w:rFonts w:ascii="Open Sans" w:hAnsi="Open Sans" w:cs="Open Sans"/>
                <w:sz w:val="20"/>
                <w:szCs w:val="20"/>
              </w:rPr>
              <w:t xml:space="preserve">Accumulate material equivalent to the mass of a single drug substance lot </w:t>
            </w:r>
          </w:p>
          <w:p w14:paraId="20F182CC" w14:textId="77777777" w:rsidR="00D216A5" w:rsidRPr="001E2986" w:rsidRDefault="00D216A5" w:rsidP="000C0E0A">
            <w:pPr>
              <w:pStyle w:val="ListParagraph"/>
              <w:numPr>
                <w:ilvl w:val="0"/>
                <w:numId w:val="12"/>
              </w:numPr>
              <w:ind w:left="254" w:hanging="288"/>
              <w:rPr>
                <w:rFonts w:ascii="Open Sans" w:hAnsi="Open Sans" w:cs="Open Sans"/>
                <w:sz w:val="20"/>
                <w:szCs w:val="20"/>
              </w:rPr>
            </w:pPr>
            <w:r w:rsidRPr="001E2986">
              <w:rPr>
                <w:rFonts w:ascii="Open Sans" w:hAnsi="Open Sans" w:cs="Open Sans"/>
                <w:sz w:val="20"/>
                <w:szCs w:val="20"/>
              </w:rPr>
              <w:t xml:space="preserve">Allows for collection and homogenization </w:t>
            </w:r>
          </w:p>
          <w:p w14:paraId="6C338D85" w14:textId="77777777" w:rsidR="00D216A5" w:rsidRPr="001E2986" w:rsidRDefault="00D216A5" w:rsidP="000C0E0A">
            <w:pPr>
              <w:pStyle w:val="ListParagraph"/>
              <w:numPr>
                <w:ilvl w:val="0"/>
                <w:numId w:val="12"/>
              </w:numPr>
              <w:ind w:left="254" w:hanging="288"/>
              <w:rPr>
                <w:rFonts w:ascii="Open Sans" w:hAnsi="Open Sans" w:cs="Open Sans"/>
                <w:sz w:val="20"/>
                <w:szCs w:val="20"/>
              </w:rPr>
            </w:pPr>
            <w:r w:rsidRPr="001E2986">
              <w:rPr>
                <w:rFonts w:ascii="Open Sans" w:hAnsi="Open Sans" w:cs="Open Sans"/>
                <w:sz w:val="20"/>
                <w:szCs w:val="20"/>
              </w:rPr>
              <w:t>Minimize impact of upstream product quality variability</w:t>
            </w:r>
          </w:p>
        </w:tc>
      </w:tr>
      <w:tr w:rsidR="004A30F9" w:rsidRPr="00555D2E" w14:paraId="1EDF8717" w14:textId="77777777" w:rsidTr="004A30F9">
        <w:trPr>
          <w:cantSplit/>
          <w:trHeight w:val="288"/>
        </w:trPr>
        <w:tc>
          <w:tcPr>
            <w:tcW w:w="9085" w:type="dxa"/>
            <w:gridSpan w:val="3"/>
            <w:shd w:val="clear" w:color="auto" w:fill="F2F2F2" w:themeFill="background1" w:themeFillShade="F2"/>
          </w:tcPr>
          <w:p w14:paraId="6E9D2D4B" w14:textId="52823991" w:rsidR="004A30F9" w:rsidRPr="004A30F9" w:rsidRDefault="004A30F9" w:rsidP="004A30F9">
            <w:pPr>
              <w:jc w:val="center"/>
              <w:rPr>
                <w:rFonts w:ascii="Open Sans" w:hAnsi="Open Sans" w:cs="Open Sans"/>
                <w:b/>
                <w:sz w:val="20"/>
                <w:szCs w:val="20"/>
              </w:rPr>
            </w:pPr>
            <w:r w:rsidRPr="004A30F9">
              <w:rPr>
                <w:rFonts w:ascii="Open Sans" w:hAnsi="Open Sans" w:cs="Open Sans"/>
                <w:b/>
                <w:sz w:val="20"/>
                <w:szCs w:val="20"/>
              </w:rPr>
              <w:t>RESIDENCE TIME</w:t>
            </w:r>
          </w:p>
        </w:tc>
      </w:tr>
      <w:tr w:rsidR="00D216A5" w:rsidRPr="00555D2E" w14:paraId="1EF904EF" w14:textId="77777777" w:rsidTr="004613A9">
        <w:trPr>
          <w:cantSplit/>
          <w:trHeight w:val="548"/>
        </w:trPr>
        <w:tc>
          <w:tcPr>
            <w:tcW w:w="2875" w:type="dxa"/>
            <w:vAlign w:val="center"/>
          </w:tcPr>
          <w:p w14:paraId="4D514CCB" w14:textId="24CE2367" w:rsidR="00D216A5" w:rsidRPr="004A30F9" w:rsidRDefault="00D216A5" w:rsidP="004613A9">
            <w:pPr>
              <w:rPr>
                <w:rFonts w:ascii="Open Sans" w:hAnsi="Open Sans" w:cs="Open Sans"/>
                <w:bCs/>
                <w:sz w:val="20"/>
                <w:szCs w:val="20"/>
              </w:rPr>
            </w:pPr>
            <w:r w:rsidRPr="001E2986">
              <w:rPr>
                <w:rFonts w:ascii="Open Sans" w:hAnsi="Open Sans" w:cs="Open Sans"/>
                <w:bCs/>
                <w:sz w:val="20"/>
                <w:szCs w:val="20"/>
              </w:rPr>
              <w:t>Minutes to tens of minutes</w:t>
            </w:r>
          </w:p>
        </w:tc>
        <w:tc>
          <w:tcPr>
            <w:tcW w:w="3240" w:type="dxa"/>
            <w:vAlign w:val="center"/>
          </w:tcPr>
          <w:p w14:paraId="78EC9268" w14:textId="2D970588" w:rsidR="00D216A5" w:rsidRPr="001E2986" w:rsidRDefault="00D216A5" w:rsidP="004613A9">
            <w:pPr>
              <w:rPr>
                <w:rFonts w:ascii="Open Sans" w:hAnsi="Open Sans" w:cs="Open Sans"/>
                <w:sz w:val="20"/>
                <w:szCs w:val="20"/>
              </w:rPr>
            </w:pPr>
            <w:r w:rsidRPr="001E2986">
              <w:rPr>
                <w:rFonts w:ascii="Open Sans" w:hAnsi="Open Sans" w:cs="Open Sans"/>
                <w:sz w:val="20"/>
                <w:szCs w:val="20"/>
              </w:rPr>
              <w:t>Hours</w:t>
            </w:r>
          </w:p>
        </w:tc>
        <w:tc>
          <w:tcPr>
            <w:tcW w:w="2970" w:type="dxa"/>
            <w:vAlign w:val="center"/>
          </w:tcPr>
          <w:p w14:paraId="163F8C60" w14:textId="6FF40508" w:rsidR="00D216A5" w:rsidRPr="004A30F9" w:rsidRDefault="00D216A5" w:rsidP="004613A9">
            <w:pPr>
              <w:rPr>
                <w:rFonts w:ascii="Open Sans" w:hAnsi="Open Sans" w:cs="Open Sans"/>
                <w:sz w:val="20"/>
                <w:szCs w:val="20"/>
              </w:rPr>
            </w:pPr>
            <w:r w:rsidRPr="001E2986">
              <w:rPr>
                <w:rFonts w:ascii="Open Sans" w:hAnsi="Open Sans" w:cs="Open Sans"/>
                <w:sz w:val="20"/>
                <w:szCs w:val="20"/>
              </w:rPr>
              <w:t>24 hours or more</w:t>
            </w:r>
          </w:p>
        </w:tc>
      </w:tr>
      <w:tr w:rsidR="004A30F9" w:rsidRPr="00555D2E" w14:paraId="65114BE2" w14:textId="77777777" w:rsidTr="004A30F9">
        <w:trPr>
          <w:cantSplit/>
          <w:trHeight w:val="288"/>
        </w:trPr>
        <w:tc>
          <w:tcPr>
            <w:tcW w:w="9085" w:type="dxa"/>
            <w:gridSpan w:val="3"/>
            <w:shd w:val="clear" w:color="auto" w:fill="F2F2F2" w:themeFill="background1" w:themeFillShade="F2"/>
          </w:tcPr>
          <w:p w14:paraId="126919D9" w14:textId="4A385BDD" w:rsidR="004A30F9" w:rsidRPr="004A30F9" w:rsidRDefault="004A30F9" w:rsidP="004A30F9">
            <w:pPr>
              <w:jc w:val="center"/>
              <w:rPr>
                <w:rFonts w:ascii="Open Sans" w:hAnsi="Open Sans" w:cs="Open Sans"/>
                <w:b/>
                <w:sz w:val="20"/>
                <w:szCs w:val="20"/>
              </w:rPr>
            </w:pPr>
            <w:r w:rsidRPr="004A30F9">
              <w:rPr>
                <w:rFonts w:ascii="Open Sans" w:hAnsi="Open Sans" w:cs="Open Sans"/>
                <w:b/>
                <w:sz w:val="20"/>
                <w:szCs w:val="20"/>
              </w:rPr>
              <w:t>KEY CONSIDERATIONS</w:t>
            </w:r>
          </w:p>
        </w:tc>
      </w:tr>
      <w:tr w:rsidR="00D216A5" w:rsidRPr="00555D2E" w14:paraId="365FBCE3" w14:textId="77777777" w:rsidTr="004613A9">
        <w:trPr>
          <w:cantSplit/>
          <w:trHeight w:val="566"/>
        </w:trPr>
        <w:tc>
          <w:tcPr>
            <w:tcW w:w="2875" w:type="dxa"/>
          </w:tcPr>
          <w:p w14:paraId="5993DC6C" w14:textId="77777777" w:rsidR="00D216A5" w:rsidRPr="001E2986" w:rsidRDefault="00D216A5" w:rsidP="000C0E0A">
            <w:pPr>
              <w:pStyle w:val="ListParagraph"/>
              <w:numPr>
                <w:ilvl w:val="0"/>
                <w:numId w:val="9"/>
              </w:numPr>
              <w:ind w:left="240" w:hanging="240"/>
              <w:rPr>
                <w:rFonts w:ascii="Open Sans" w:hAnsi="Open Sans" w:cs="Open Sans"/>
                <w:bCs/>
                <w:i/>
                <w:iCs/>
                <w:sz w:val="20"/>
                <w:szCs w:val="20"/>
              </w:rPr>
            </w:pPr>
            <w:r w:rsidRPr="001E2986">
              <w:rPr>
                <w:rFonts w:ascii="Open Sans" w:hAnsi="Open Sans" w:cs="Open Sans"/>
                <w:bCs/>
                <w:sz w:val="20"/>
                <w:szCs w:val="20"/>
              </w:rPr>
              <w:t>May lead to material loss in case of significant disruption at unit op interface</w:t>
            </w:r>
          </w:p>
        </w:tc>
        <w:tc>
          <w:tcPr>
            <w:tcW w:w="3240" w:type="dxa"/>
          </w:tcPr>
          <w:p w14:paraId="672503AF" w14:textId="77777777" w:rsidR="00D216A5" w:rsidRPr="001E2986" w:rsidRDefault="00D216A5" w:rsidP="000C0E0A">
            <w:pPr>
              <w:pStyle w:val="ListParagraph"/>
              <w:numPr>
                <w:ilvl w:val="0"/>
                <w:numId w:val="8"/>
              </w:numPr>
              <w:ind w:left="240" w:hanging="240"/>
              <w:rPr>
                <w:rFonts w:ascii="Open Sans" w:hAnsi="Open Sans" w:cs="Open Sans"/>
                <w:sz w:val="20"/>
                <w:szCs w:val="20"/>
              </w:rPr>
            </w:pPr>
            <w:r w:rsidRPr="001E2986">
              <w:rPr>
                <w:rFonts w:ascii="Open Sans" w:hAnsi="Open Sans" w:cs="Open Sans"/>
                <w:sz w:val="20"/>
                <w:szCs w:val="20"/>
              </w:rPr>
              <w:t xml:space="preserve">May impact residence time broadening, traceability </w:t>
            </w:r>
          </w:p>
        </w:tc>
        <w:tc>
          <w:tcPr>
            <w:tcW w:w="2970" w:type="dxa"/>
          </w:tcPr>
          <w:p w14:paraId="53E7F957" w14:textId="77777777" w:rsidR="00D216A5" w:rsidRPr="001E2986" w:rsidRDefault="00D216A5" w:rsidP="000C0E0A">
            <w:pPr>
              <w:pStyle w:val="ListParagraph"/>
              <w:numPr>
                <w:ilvl w:val="0"/>
                <w:numId w:val="8"/>
              </w:numPr>
              <w:ind w:left="240" w:hanging="240"/>
              <w:rPr>
                <w:rFonts w:ascii="Open Sans" w:hAnsi="Open Sans" w:cs="Open Sans"/>
                <w:sz w:val="20"/>
                <w:szCs w:val="20"/>
              </w:rPr>
            </w:pPr>
            <w:r w:rsidRPr="001E2986">
              <w:rPr>
                <w:rFonts w:ascii="Open Sans" w:hAnsi="Open Sans" w:cs="Open Sans"/>
                <w:sz w:val="20"/>
                <w:szCs w:val="20"/>
              </w:rPr>
              <w:t>Typical locations include post-Capture or after UF/DF</w:t>
            </w:r>
          </w:p>
          <w:p w14:paraId="055559B9" w14:textId="77777777" w:rsidR="00D216A5" w:rsidRPr="001E2986" w:rsidRDefault="00D216A5" w:rsidP="000C0E0A">
            <w:pPr>
              <w:pStyle w:val="ListParagraph"/>
              <w:numPr>
                <w:ilvl w:val="0"/>
                <w:numId w:val="8"/>
              </w:numPr>
              <w:ind w:left="240" w:hanging="240"/>
              <w:rPr>
                <w:rFonts w:ascii="Open Sans" w:hAnsi="Open Sans" w:cs="Open Sans"/>
                <w:sz w:val="20"/>
                <w:szCs w:val="20"/>
              </w:rPr>
            </w:pPr>
            <w:r w:rsidRPr="001E2986">
              <w:rPr>
                <w:rFonts w:ascii="Open Sans" w:hAnsi="Open Sans" w:cs="Open Sans"/>
                <w:sz w:val="20"/>
                <w:szCs w:val="20"/>
              </w:rPr>
              <w:t>May require a large vessel and demonstration of product stability</w:t>
            </w:r>
          </w:p>
        </w:tc>
      </w:tr>
    </w:tbl>
    <w:p w14:paraId="11DE3087" w14:textId="77777777" w:rsidR="00D216A5" w:rsidRDefault="00D216A5" w:rsidP="00D216A5">
      <w:r>
        <w:br w:type="page"/>
      </w:r>
    </w:p>
    <w:p w14:paraId="097F3574" w14:textId="77777777" w:rsidR="00814BE9" w:rsidRDefault="00814BE9" w:rsidP="00D216A5">
      <w:pPr>
        <w:rPr>
          <w:rFonts w:ascii="Open Sans" w:hAnsi="Open Sans" w:cs="Open Sans"/>
          <w:sz w:val="24"/>
          <w:szCs w:val="24"/>
        </w:rPr>
      </w:pPr>
      <w:r w:rsidRPr="00814BE9">
        <w:rPr>
          <w:rFonts w:ascii="Open Sans" w:hAnsi="Open Sans" w:cs="Open Sans"/>
          <w:sz w:val="24"/>
          <w:szCs w:val="24"/>
        </w:rPr>
        <w:lastRenderedPageBreak/>
        <w:t>Table 3 Summary of downstream controlled parameters and results of process characterization. </w:t>
      </w:r>
    </w:p>
    <w:tbl>
      <w:tblPr>
        <w:tblStyle w:val="TableGrid2"/>
        <w:tblW w:w="9350" w:type="dxa"/>
        <w:tblLayout w:type="fixed"/>
        <w:tblLook w:val="04A0" w:firstRow="1" w:lastRow="0" w:firstColumn="1" w:lastColumn="0" w:noHBand="0" w:noVBand="1"/>
      </w:tblPr>
      <w:tblGrid>
        <w:gridCol w:w="1615"/>
        <w:gridCol w:w="1260"/>
        <w:gridCol w:w="630"/>
        <w:gridCol w:w="990"/>
        <w:gridCol w:w="1080"/>
        <w:gridCol w:w="1530"/>
        <w:gridCol w:w="2245"/>
      </w:tblGrid>
      <w:tr w:rsidR="0061050A" w:rsidRPr="0061050A" w14:paraId="54E68F55" w14:textId="77777777">
        <w:trPr>
          <w:tblHeader/>
        </w:trPr>
        <w:tc>
          <w:tcPr>
            <w:tcW w:w="1615" w:type="dxa"/>
            <w:shd w:val="clear" w:color="auto" w:fill="004F52"/>
            <w:vAlign w:val="bottom"/>
          </w:tcPr>
          <w:p w14:paraId="19802EFA" w14:textId="77777777" w:rsidR="0061050A" w:rsidRPr="0061050A" w:rsidRDefault="0061050A" w:rsidP="0061050A">
            <w:pPr>
              <w:keepNext/>
              <w:rPr>
                <w:rFonts w:ascii="Open Sans Condensed" w:eastAsia="Times New Roman" w:hAnsi="Open Sans Condensed" w:cs="Open Sans Condensed"/>
                <w:b/>
                <w:sz w:val="20"/>
                <w:szCs w:val="20"/>
              </w:rPr>
            </w:pPr>
            <w:r w:rsidRPr="0061050A">
              <w:rPr>
                <w:rFonts w:ascii="Open Sans Condensed" w:eastAsia="Times New Roman" w:hAnsi="Open Sans Condensed" w:cs="Open Sans Condensed"/>
                <w:b/>
                <w:sz w:val="20"/>
                <w:szCs w:val="20"/>
              </w:rPr>
              <w:lastRenderedPageBreak/>
              <w:t>Unit Ops</w:t>
            </w:r>
          </w:p>
        </w:tc>
        <w:tc>
          <w:tcPr>
            <w:tcW w:w="1260" w:type="dxa"/>
            <w:shd w:val="clear" w:color="auto" w:fill="004F52"/>
            <w:vAlign w:val="bottom"/>
          </w:tcPr>
          <w:p w14:paraId="6596EFA8" w14:textId="77777777" w:rsidR="0061050A" w:rsidRPr="0061050A" w:rsidRDefault="0061050A" w:rsidP="0061050A">
            <w:pPr>
              <w:keepNext/>
              <w:rPr>
                <w:rFonts w:ascii="Open Sans Condensed" w:eastAsia="Times New Roman" w:hAnsi="Open Sans Condensed" w:cs="Open Sans Condensed"/>
                <w:b/>
                <w:sz w:val="20"/>
                <w:szCs w:val="20"/>
              </w:rPr>
            </w:pPr>
            <w:r w:rsidRPr="0061050A">
              <w:rPr>
                <w:rFonts w:ascii="Open Sans Condensed" w:eastAsia="Times New Roman" w:hAnsi="Open Sans Condensed" w:cs="Open Sans Condensed"/>
                <w:b/>
                <w:sz w:val="20"/>
                <w:szCs w:val="20"/>
              </w:rPr>
              <w:t>Downstream Controlled Parameters</w:t>
            </w:r>
          </w:p>
        </w:tc>
        <w:tc>
          <w:tcPr>
            <w:tcW w:w="630" w:type="dxa"/>
            <w:shd w:val="clear" w:color="auto" w:fill="004F52"/>
            <w:vAlign w:val="bottom"/>
          </w:tcPr>
          <w:p w14:paraId="6A74DAC4" w14:textId="77777777" w:rsidR="0061050A" w:rsidRPr="0061050A" w:rsidRDefault="0061050A" w:rsidP="0061050A">
            <w:pPr>
              <w:keepNext/>
              <w:rPr>
                <w:rFonts w:ascii="Open Sans Condensed" w:eastAsia="Times New Roman" w:hAnsi="Open Sans Condensed" w:cs="Open Sans Condensed"/>
                <w:b/>
                <w:sz w:val="20"/>
                <w:szCs w:val="20"/>
              </w:rPr>
            </w:pPr>
            <w:r w:rsidRPr="0061050A">
              <w:rPr>
                <w:rFonts w:ascii="Open Sans Condensed" w:eastAsia="Times New Roman" w:hAnsi="Open Sans Condensed" w:cs="Open Sans Condensed"/>
                <w:b/>
                <w:sz w:val="20"/>
                <w:szCs w:val="20"/>
              </w:rPr>
              <w:t>Unit</w:t>
            </w:r>
          </w:p>
        </w:tc>
        <w:tc>
          <w:tcPr>
            <w:tcW w:w="990" w:type="dxa"/>
            <w:shd w:val="clear" w:color="auto" w:fill="004F52"/>
            <w:vAlign w:val="bottom"/>
          </w:tcPr>
          <w:p w14:paraId="1FF99022" w14:textId="77777777" w:rsidR="0061050A" w:rsidRPr="0061050A" w:rsidRDefault="0061050A" w:rsidP="0061050A">
            <w:pPr>
              <w:keepNext/>
              <w:rPr>
                <w:rFonts w:ascii="Open Sans Condensed" w:eastAsia="Times New Roman" w:hAnsi="Open Sans Condensed" w:cs="Open Sans Condensed"/>
                <w:b/>
                <w:sz w:val="20"/>
                <w:szCs w:val="20"/>
              </w:rPr>
            </w:pPr>
            <w:r w:rsidRPr="0061050A">
              <w:rPr>
                <w:rFonts w:ascii="Open Sans Condensed" w:eastAsia="Times New Roman" w:hAnsi="Open Sans Condensed" w:cs="Open Sans Condensed"/>
                <w:b/>
                <w:sz w:val="20"/>
                <w:szCs w:val="20"/>
              </w:rPr>
              <w:t>Set Point</w:t>
            </w:r>
          </w:p>
        </w:tc>
        <w:tc>
          <w:tcPr>
            <w:tcW w:w="1080" w:type="dxa"/>
            <w:shd w:val="clear" w:color="auto" w:fill="004F52"/>
            <w:vAlign w:val="bottom"/>
          </w:tcPr>
          <w:p w14:paraId="441B36A7" w14:textId="77777777" w:rsidR="0061050A" w:rsidRPr="0061050A" w:rsidRDefault="0061050A" w:rsidP="0061050A">
            <w:pPr>
              <w:keepNext/>
              <w:rPr>
                <w:rFonts w:ascii="Open Sans Condensed" w:eastAsia="Times New Roman" w:hAnsi="Open Sans Condensed" w:cs="Open Sans Condensed"/>
                <w:b/>
                <w:sz w:val="20"/>
                <w:szCs w:val="20"/>
              </w:rPr>
            </w:pPr>
            <w:r w:rsidRPr="0061050A">
              <w:rPr>
                <w:rFonts w:ascii="Open Sans Condensed" w:eastAsia="Times New Roman" w:hAnsi="Open Sans Condensed" w:cs="Open Sans Condensed"/>
                <w:b/>
                <w:sz w:val="20"/>
                <w:szCs w:val="20"/>
              </w:rPr>
              <w:t>Operating Range</w:t>
            </w:r>
          </w:p>
        </w:tc>
        <w:tc>
          <w:tcPr>
            <w:tcW w:w="1530" w:type="dxa"/>
            <w:shd w:val="clear" w:color="auto" w:fill="004F52"/>
            <w:vAlign w:val="bottom"/>
          </w:tcPr>
          <w:p w14:paraId="630C7763" w14:textId="77777777" w:rsidR="0061050A" w:rsidRPr="0061050A" w:rsidRDefault="0061050A" w:rsidP="0061050A">
            <w:pPr>
              <w:keepNext/>
              <w:rPr>
                <w:rFonts w:ascii="Open Sans Condensed" w:eastAsia="Times New Roman" w:hAnsi="Open Sans Condensed" w:cs="Open Sans Condensed"/>
                <w:b/>
                <w:sz w:val="20"/>
                <w:szCs w:val="20"/>
              </w:rPr>
            </w:pPr>
            <w:r w:rsidRPr="0061050A">
              <w:rPr>
                <w:rFonts w:ascii="Open Sans Condensed" w:eastAsia="Times New Roman" w:hAnsi="Open Sans Condensed" w:cs="Open Sans Condensed"/>
                <w:b/>
                <w:sz w:val="20"/>
                <w:szCs w:val="20"/>
              </w:rPr>
              <w:t>Characterization Range</w:t>
            </w:r>
          </w:p>
        </w:tc>
        <w:tc>
          <w:tcPr>
            <w:tcW w:w="2245" w:type="dxa"/>
            <w:shd w:val="clear" w:color="auto" w:fill="004F52"/>
            <w:vAlign w:val="bottom"/>
          </w:tcPr>
          <w:p w14:paraId="704CFF2F" w14:textId="77777777" w:rsidR="0061050A" w:rsidRPr="0061050A" w:rsidRDefault="0061050A" w:rsidP="0061050A">
            <w:pPr>
              <w:keepNext/>
              <w:rPr>
                <w:rFonts w:ascii="Open Sans Condensed" w:eastAsia="Times New Roman" w:hAnsi="Open Sans Condensed" w:cs="Open Sans Condensed"/>
                <w:b/>
                <w:sz w:val="20"/>
                <w:szCs w:val="20"/>
              </w:rPr>
            </w:pPr>
            <w:r w:rsidRPr="0061050A">
              <w:rPr>
                <w:rFonts w:ascii="Open Sans Condensed" w:eastAsia="Times New Roman" w:hAnsi="Open Sans Condensed" w:cs="Open Sans Condensed"/>
                <w:b/>
                <w:bCs/>
                <w:color w:val="FFFFFF"/>
                <w:kern w:val="24"/>
                <w:sz w:val="20"/>
                <w:szCs w:val="20"/>
              </w:rPr>
              <w:t>Screening Outcome or Characterization Study Recommendation</w:t>
            </w:r>
          </w:p>
        </w:tc>
      </w:tr>
      <w:tr w:rsidR="0061050A" w:rsidRPr="0061050A" w14:paraId="6E19E66B" w14:textId="77777777">
        <w:trPr>
          <w:trHeight w:val="288"/>
        </w:trPr>
        <w:tc>
          <w:tcPr>
            <w:tcW w:w="1615" w:type="dxa"/>
            <w:vMerge w:val="restart"/>
            <w:shd w:val="clear" w:color="auto" w:fill="F2F2F2" w:themeFill="background1" w:themeFillShade="F2"/>
          </w:tcPr>
          <w:p w14:paraId="2C158107" w14:textId="77777777" w:rsidR="0061050A" w:rsidRPr="0061050A" w:rsidRDefault="0061050A" w:rsidP="0061050A">
            <w:pPr>
              <w:keepNext/>
              <w:rPr>
                <w:rFonts w:ascii="Open Sans Condensed" w:hAnsi="Open Sans Condensed" w:cs="Open Sans Condensed"/>
                <w:b/>
                <w:sz w:val="20"/>
                <w:szCs w:val="20"/>
              </w:rPr>
            </w:pPr>
            <w:r w:rsidRPr="0061050A">
              <w:rPr>
                <w:rFonts w:ascii="Open Sans Condensed" w:hAnsi="Open Sans Condensed" w:cs="Open Sans Condensed"/>
                <w:b/>
                <w:sz w:val="20"/>
                <w:szCs w:val="20"/>
              </w:rPr>
              <w:t>Capture (</w:t>
            </w:r>
            <w:proofErr w:type="spellStart"/>
            <w:r w:rsidRPr="0061050A">
              <w:rPr>
                <w:rFonts w:ascii="Open Sans Condensed" w:hAnsi="Open Sans Condensed" w:cs="Open Sans Condensed"/>
                <w:b/>
                <w:sz w:val="20"/>
                <w:szCs w:val="20"/>
              </w:rPr>
              <w:t>ProA</w:t>
            </w:r>
            <w:proofErr w:type="spellEnd"/>
            <w:r w:rsidRPr="0061050A">
              <w:rPr>
                <w:rFonts w:ascii="Open Sans Condensed" w:hAnsi="Open Sans Condensed" w:cs="Open Sans Condensed"/>
                <w:b/>
                <w:sz w:val="20"/>
                <w:szCs w:val="20"/>
              </w:rPr>
              <w:t xml:space="preserve">) Chromatography </w:t>
            </w:r>
          </w:p>
        </w:tc>
        <w:tc>
          <w:tcPr>
            <w:tcW w:w="1260" w:type="dxa"/>
            <w:shd w:val="clear" w:color="auto" w:fill="F2F2F2" w:themeFill="background1" w:themeFillShade="F2"/>
            <w:vAlign w:val="center"/>
          </w:tcPr>
          <w:p w14:paraId="5003B884" w14:textId="77777777" w:rsidR="0061050A" w:rsidRPr="0061050A" w:rsidRDefault="0061050A" w:rsidP="0061050A">
            <w:pPr>
              <w:keepNext/>
              <w:rPr>
                <w:rFonts w:ascii="Open Sans Condensed" w:hAnsi="Open Sans Condensed" w:cs="Open Sans Condensed"/>
                <w:sz w:val="20"/>
                <w:szCs w:val="20"/>
              </w:rPr>
            </w:pPr>
            <w:r w:rsidRPr="0061050A">
              <w:rPr>
                <w:rFonts w:ascii="Open Sans Condensed" w:hAnsi="Open Sans Condensed" w:cs="Open Sans Condensed"/>
                <w:sz w:val="20"/>
                <w:szCs w:val="20"/>
              </w:rPr>
              <w:t>Temperature</w:t>
            </w:r>
          </w:p>
        </w:tc>
        <w:tc>
          <w:tcPr>
            <w:tcW w:w="630" w:type="dxa"/>
            <w:shd w:val="clear" w:color="auto" w:fill="F2F2F2" w:themeFill="background1" w:themeFillShade="F2"/>
            <w:vAlign w:val="center"/>
          </w:tcPr>
          <w:p w14:paraId="39CA8B07" w14:textId="77777777" w:rsidR="0061050A" w:rsidRPr="0061050A" w:rsidRDefault="0061050A" w:rsidP="005D5261">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°C</w:t>
            </w:r>
          </w:p>
        </w:tc>
        <w:tc>
          <w:tcPr>
            <w:tcW w:w="990" w:type="dxa"/>
            <w:shd w:val="clear" w:color="auto" w:fill="F2F2F2" w:themeFill="background1" w:themeFillShade="F2"/>
            <w:vAlign w:val="center"/>
          </w:tcPr>
          <w:p w14:paraId="2A4454AD" w14:textId="77777777" w:rsidR="0061050A" w:rsidRPr="0061050A" w:rsidRDefault="0061050A" w:rsidP="005D5261">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20</w:t>
            </w:r>
          </w:p>
        </w:tc>
        <w:tc>
          <w:tcPr>
            <w:tcW w:w="1080" w:type="dxa"/>
            <w:shd w:val="clear" w:color="auto" w:fill="F2F2F2" w:themeFill="background1" w:themeFillShade="F2"/>
            <w:vAlign w:val="center"/>
          </w:tcPr>
          <w:p w14:paraId="1A712F1E" w14:textId="77777777" w:rsidR="0061050A" w:rsidRPr="0061050A" w:rsidRDefault="0061050A" w:rsidP="005D5261">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15</w:t>
            </w:r>
            <w:r w:rsidRPr="0061050A">
              <w:rPr>
                <w:rFonts w:ascii="Open Sans Condensed" w:eastAsia="Times New Roman" w:hAnsi="Open Sans Condensed" w:cs="Open Sans Condensed"/>
                <w:sz w:val="20"/>
                <w:szCs w:val="20"/>
              </w:rPr>
              <w:t>–</w:t>
            </w:r>
            <w:r w:rsidRPr="0061050A">
              <w:rPr>
                <w:rFonts w:ascii="Open Sans Condensed" w:hAnsi="Open Sans Condensed" w:cs="Open Sans Condensed"/>
                <w:sz w:val="20"/>
                <w:szCs w:val="20"/>
              </w:rPr>
              <w:t>25</w:t>
            </w:r>
          </w:p>
        </w:tc>
        <w:tc>
          <w:tcPr>
            <w:tcW w:w="1530" w:type="dxa"/>
            <w:shd w:val="clear" w:color="auto" w:fill="F2F2F2" w:themeFill="background1" w:themeFillShade="F2"/>
            <w:vAlign w:val="center"/>
          </w:tcPr>
          <w:p w14:paraId="03294335" w14:textId="77777777" w:rsidR="0061050A" w:rsidRPr="0061050A" w:rsidRDefault="0061050A" w:rsidP="005D5261">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15</w:t>
            </w:r>
            <w:r w:rsidRPr="0061050A">
              <w:rPr>
                <w:rFonts w:ascii="Open Sans Condensed" w:eastAsia="Times New Roman" w:hAnsi="Open Sans Condensed" w:cs="Open Sans Condensed"/>
                <w:sz w:val="20"/>
                <w:szCs w:val="20"/>
              </w:rPr>
              <w:t>–</w:t>
            </w:r>
            <w:r w:rsidRPr="0061050A">
              <w:rPr>
                <w:rFonts w:ascii="Open Sans Condensed" w:hAnsi="Open Sans Condensed" w:cs="Open Sans Condensed"/>
                <w:sz w:val="20"/>
                <w:szCs w:val="20"/>
              </w:rPr>
              <w:t>25</w:t>
            </w:r>
          </w:p>
        </w:tc>
        <w:tc>
          <w:tcPr>
            <w:tcW w:w="2245" w:type="dxa"/>
            <w:shd w:val="clear" w:color="auto" w:fill="F2F2F2" w:themeFill="background1" w:themeFillShade="F2"/>
            <w:vAlign w:val="center"/>
          </w:tcPr>
          <w:p w14:paraId="6103E94C" w14:textId="77777777" w:rsidR="0061050A" w:rsidRPr="0061050A" w:rsidRDefault="0061050A" w:rsidP="0061050A">
            <w:pPr>
              <w:keepNext/>
              <w:rPr>
                <w:rFonts w:ascii="Open Sans Condensed" w:hAnsi="Open Sans Condensed" w:cs="Open Sans Condensed"/>
                <w:sz w:val="20"/>
                <w:szCs w:val="20"/>
              </w:rPr>
            </w:pPr>
            <w:r w:rsidRPr="0061050A">
              <w:rPr>
                <w:rFonts w:ascii="Open Sans Condensed" w:hAnsi="Open Sans Condensed" w:cs="Open Sans Condensed"/>
                <w:sz w:val="20"/>
                <w:szCs w:val="20"/>
              </w:rPr>
              <w:t xml:space="preserve">Screening OFAT – no impact on product quality observed </w:t>
            </w:r>
          </w:p>
        </w:tc>
      </w:tr>
      <w:tr w:rsidR="0061050A" w:rsidRPr="0061050A" w14:paraId="5B2397CA" w14:textId="77777777">
        <w:trPr>
          <w:trHeight w:val="288"/>
        </w:trPr>
        <w:tc>
          <w:tcPr>
            <w:tcW w:w="1615" w:type="dxa"/>
            <w:vMerge/>
            <w:vAlign w:val="center"/>
          </w:tcPr>
          <w:p w14:paraId="72A99798" w14:textId="77777777" w:rsidR="0061050A" w:rsidRPr="0061050A" w:rsidRDefault="0061050A" w:rsidP="0061050A">
            <w:pPr>
              <w:keepNext/>
              <w:rPr>
                <w:rFonts w:ascii="Open Sans Condensed" w:hAnsi="Open Sans Condensed" w:cs="Open Sans Condensed"/>
                <w:b/>
                <w:sz w:val="20"/>
                <w:szCs w:val="20"/>
              </w:rPr>
            </w:pPr>
          </w:p>
        </w:tc>
        <w:tc>
          <w:tcPr>
            <w:tcW w:w="1260" w:type="dxa"/>
            <w:shd w:val="clear" w:color="auto" w:fill="FFFFFF" w:themeFill="background1"/>
            <w:vAlign w:val="center"/>
          </w:tcPr>
          <w:p w14:paraId="6F29A4D1" w14:textId="77777777" w:rsidR="0061050A" w:rsidRPr="0061050A" w:rsidRDefault="0061050A" w:rsidP="0061050A">
            <w:pPr>
              <w:keepNext/>
              <w:rPr>
                <w:rFonts w:ascii="Open Sans Condensed" w:hAnsi="Open Sans Condensed" w:cs="Open Sans Condensed"/>
                <w:sz w:val="20"/>
                <w:szCs w:val="20"/>
              </w:rPr>
            </w:pPr>
            <w:r w:rsidRPr="0061050A">
              <w:rPr>
                <w:rFonts w:ascii="Open Sans Condensed" w:hAnsi="Open Sans Condensed" w:cs="Open Sans Condensed"/>
                <w:sz w:val="20"/>
                <w:szCs w:val="20"/>
              </w:rPr>
              <w:t>Loading/Wash Residence Time</w:t>
            </w:r>
          </w:p>
        </w:tc>
        <w:tc>
          <w:tcPr>
            <w:tcW w:w="630" w:type="dxa"/>
            <w:shd w:val="clear" w:color="auto" w:fill="FFFFFF" w:themeFill="background1"/>
            <w:vAlign w:val="center"/>
          </w:tcPr>
          <w:p w14:paraId="2BA4D6D8" w14:textId="77777777" w:rsidR="0061050A" w:rsidRPr="0061050A" w:rsidRDefault="0061050A" w:rsidP="005D5261">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min</w:t>
            </w:r>
          </w:p>
        </w:tc>
        <w:tc>
          <w:tcPr>
            <w:tcW w:w="990" w:type="dxa"/>
            <w:shd w:val="clear" w:color="auto" w:fill="FFFFFF" w:themeFill="background1"/>
            <w:vAlign w:val="center"/>
          </w:tcPr>
          <w:p w14:paraId="6DD2EC1D" w14:textId="77777777" w:rsidR="0061050A" w:rsidRPr="0061050A" w:rsidRDefault="0061050A" w:rsidP="005D5261">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6</w:t>
            </w:r>
          </w:p>
        </w:tc>
        <w:tc>
          <w:tcPr>
            <w:tcW w:w="1080" w:type="dxa"/>
            <w:shd w:val="clear" w:color="auto" w:fill="FFFFFF" w:themeFill="background1"/>
            <w:vAlign w:val="center"/>
          </w:tcPr>
          <w:p w14:paraId="4FB917F5" w14:textId="77777777" w:rsidR="0061050A" w:rsidRPr="0061050A" w:rsidRDefault="0061050A" w:rsidP="005D5261">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5</w:t>
            </w:r>
            <w:r w:rsidRPr="0061050A">
              <w:rPr>
                <w:rFonts w:ascii="Open Sans Condensed" w:eastAsia="Times New Roman" w:hAnsi="Open Sans Condensed" w:cs="Open Sans Condensed"/>
                <w:sz w:val="20"/>
                <w:szCs w:val="20"/>
              </w:rPr>
              <w:t>–</w:t>
            </w:r>
            <w:r w:rsidRPr="0061050A">
              <w:rPr>
                <w:rFonts w:ascii="Open Sans Condensed" w:hAnsi="Open Sans Condensed" w:cs="Open Sans Condensed"/>
                <w:sz w:val="20"/>
                <w:szCs w:val="20"/>
              </w:rPr>
              <w:t>7</w:t>
            </w:r>
          </w:p>
        </w:tc>
        <w:tc>
          <w:tcPr>
            <w:tcW w:w="1530" w:type="dxa"/>
            <w:shd w:val="clear" w:color="auto" w:fill="FFFFFF" w:themeFill="background1"/>
            <w:vAlign w:val="center"/>
          </w:tcPr>
          <w:p w14:paraId="0AD902ED" w14:textId="77777777" w:rsidR="0061050A" w:rsidRPr="0061050A" w:rsidRDefault="0061050A" w:rsidP="005D5261">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4</w:t>
            </w:r>
            <w:r w:rsidRPr="0061050A">
              <w:rPr>
                <w:rFonts w:ascii="Open Sans Condensed" w:eastAsia="Times New Roman" w:hAnsi="Open Sans Condensed" w:cs="Open Sans Condensed"/>
                <w:sz w:val="20"/>
                <w:szCs w:val="20"/>
              </w:rPr>
              <w:t>–</w:t>
            </w:r>
            <w:r w:rsidRPr="0061050A">
              <w:rPr>
                <w:rFonts w:ascii="Open Sans Condensed" w:hAnsi="Open Sans Condensed" w:cs="Open Sans Condensed"/>
                <w:sz w:val="20"/>
                <w:szCs w:val="20"/>
              </w:rPr>
              <w:t>8</w:t>
            </w:r>
          </w:p>
        </w:tc>
        <w:tc>
          <w:tcPr>
            <w:tcW w:w="2245" w:type="dxa"/>
            <w:shd w:val="clear" w:color="auto" w:fill="FFFFFF" w:themeFill="background1"/>
            <w:vAlign w:val="center"/>
          </w:tcPr>
          <w:p w14:paraId="4251E74F" w14:textId="77777777" w:rsidR="0061050A" w:rsidRPr="0061050A" w:rsidRDefault="0061050A" w:rsidP="0061050A">
            <w:pPr>
              <w:keepNext/>
              <w:rPr>
                <w:rFonts w:ascii="Open Sans Condensed" w:hAnsi="Open Sans Condensed" w:cs="Open Sans Condensed"/>
                <w:sz w:val="20"/>
                <w:szCs w:val="20"/>
              </w:rPr>
            </w:pPr>
            <w:r w:rsidRPr="0061050A">
              <w:rPr>
                <w:rFonts w:ascii="Open Sans Condensed" w:hAnsi="Open Sans Condensed" w:cs="Open Sans Condensed"/>
                <w:sz w:val="20"/>
                <w:szCs w:val="20"/>
              </w:rPr>
              <w:t xml:space="preserve">Process Characterization - DOE RSM  </w:t>
            </w:r>
          </w:p>
        </w:tc>
      </w:tr>
      <w:tr w:rsidR="0061050A" w:rsidRPr="0061050A" w14:paraId="2085C761" w14:textId="77777777">
        <w:trPr>
          <w:trHeight w:val="288"/>
        </w:trPr>
        <w:tc>
          <w:tcPr>
            <w:tcW w:w="1615" w:type="dxa"/>
            <w:vMerge/>
            <w:vAlign w:val="center"/>
          </w:tcPr>
          <w:p w14:paraId="7F831544" w14:textId="77777777" w:rsidR="0061050A" w:rsidRPr="0061050A" w:rsidRDefault="0061050A" w:rsidP="0061050A">
            <w:pPr>
              <w:keepNext/>
              <w:rPr>
                <w:rFonts w:ascii="Open Sans Condensed" w:hAnsi="Open Sans Condensed" w:cs="Open Sans Condensed"/>
                <w:b/>
                <w:sz w:val="20"/>
                <w:szCs w:val="20"/>
              </w:rPr>
            </w:pPr>
          </w:p>
        </w:tc>
        <w:tc>
          <w:tcPr>
            <w:tcW w:w="1260" w:type="dxa"/>
            <w:shd w:val="clear" w:color="auto" w:fill="F2F2F2" w:themeFill="background1" w:themeFillShade="F2"/>
            <w:vAlign w:val="center"/>
          </w:tcPr>
          <w:p w14:paraId="62D3DFB1" w14:textId="77777777" w:rsidR="0061050A" w:rsidRPr="0061050A" w:rsidRDefault="0061050A" w:rsidP="0061050A">
            <w:pPr>
              <w:keepNext/>
              <w:rPr>
                <w:rFonts w:ascii="Open Sans Condensed" w:hAnsi="Open Sans Condensed" w:cs="Open Sans Condensed"/>
                <w:sz w:val="20"/>
                <w:szCs w:val="20"/>
              </w:rPr>
            </w:pPr>
            <w:r w:rsidRPr="0061050A">
              <w:rPr>
                <w:rFonts w:ascii="Open Sans Condensed" w:hAnsi="Open Sans Condensed" w:cs="Open Sans Condensed"/>
                <w:sz w:val="20"/>
                <w:szCs w:val="20"/>
              </w:rPr>
              <w:t>Loading (from Dynamic Perfusion)</w:t>
            </w:r>
          </w:p>
        </w:tc>
        <w:tc>
          <w:tcPr>
            <w:tcW w:w="630" w:type="dxa"/>
            <w:shd w:val="clear" w:color="auto" w:fill="F2F2F2" w:themeFill="background1" w:themeFillShade="F2"/>
            <w:vAlign w:val="center"/>
          </w:tcPr>
          <w:p w14:paraId="75396B3B" w14:textId="77777777" w:rsidR="0061050A" w:rsidRPr="0061050A" w:rsidRDefault="0061050A" w:rsidP="005D5261">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g/L</w:t>
            </w:r>
          </w:p>
        </w:tc>
        <w:tc>
          <w:tcPr>
            <w:tcW w:w="990" w:type="dxa"/>
            <w:shd w:val="clear" w:color="auto" w:fill="F2F2F2" w:themeFill="background1" w:themeFillShade="F2"/>
            <w:vAlign w:val="center"/>
          </w:tcPr>
          <w:p w14:paraId="36D39FC9" w14:textId="77777777" w:rsidR="0061050A" w:rsidRPr="0061050A" w:rsidRDefault="0061050A" w:rsidP="005D5261">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50</w:t>
            </w:r>
          </w:p>
        </w:tc>
        <w:tc>
          <w:tcPr>
            <w:tcW w:w="1080" w:type="dxa"/>
            <w:shd w:val="clear" w:color="auto" w:fill="F2F2F2" w:themeFill="background1" w:themeFillShade="F2"/>
            <w:vAlign w:val="center"/>
          </w:tcPr>
          <w:p w14:paraId="6FA5A47A" w14:textId="77777777" w:rsidR="0061050A" w:rsidRPr="0061050A" w:rsidRDefault="0061050A" w:rsidP="005D5261">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10</w:t>
            </w:r>
            <w:r w:rsidRPr="0061050A">
              <w:rPr>
                <w:rFonts w:ascii="Open Sans Condensed" w:eastAsia="Times New Roman" w:hAnsi="Open Sans Condensed" w:cs="Open Sans Condensed"/>
                <w:sz w:val="20"/>
                <w:szCs w:val="20"/>
              </w:rPr>
              <w:t>–</w:t>
            </w:r>
            <w:r w:rsidRPr="0061050A">
              <w:rPr>
                <w:rFonts w:ascii="Open Sans Condensed" w:hAnsi="Open Sans Condensed" w:cs="Open Sans Condensed"/>
                <w:sz w:val="20"/>
                <w:szCs w:val="20"/>
              </w:rPr>
              <w:t>55</w:t>
            </w:r>
          </w:p>
        </w:tc>
        <w:tc>
          <w:tcPr>
            <w:tcW w:w="1530" w:type="dxa"/>
            <w:shd w:val="clear" w:color="auto" w:fill="F2F2F2" w:themeFill="background1" w:themeFillShade="F2"/>
            <w:vAlign w:val="center"/>
          </w:tcPr>
          <w:p w14:paraId="40A3E0F2" w14:textId="77777777" w:rsidR="0061050A" w:rsidRPr="0061050A" w:rsidRDefault="0061050A" w:rsidP="005D5261">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5</w:t>
            </w:r>
            <w:r w:rsidRPr="0061050A">
              <w:rPr>
                <w:rFonts w:ascii="Open Sans Condensed" w:eastAsia="Times New Roman" w:hAnsi="Open Sans Condensed" w:cs="Open Sans Condensed"/>
                <w:sz w:val="20"/>
                <w:szCs w:val="20"/>
              </w:rPr>
              <w:t>–</w:t>
            </w:r>
            <w:r w:rsidRPr="0061050A">
              <w:rPr>
                <w:rFonts w:ascii="Open Sans Condensed" w:hAnsi="Open Sans Condensed" w:cs="Open Sans Condensed"/>
                <w:sz w:val="20"/>
                <w:szCs w:val="20"/>
              </w:rPr>
              <w:t>60</w:t>
            </w:r>
          </w:p>
        </w:tc>
        <w:tc>
          <w:tcPr>
            <w:tcW w:w="2245" w:type="dxa"/>
            <w:shd w:val="clear" w:color="auto" w:fill="F2F2F2" w:themeFill="background1" w:themeFillShade="F2"/>
            <w:vAlign w:val="center"/>
          </w:tcPr>
          <w:p w14:paraId="69F96ADE" w14:textId="77777777" w:rsidR="0061050A" w:rsidRPr="0061050A" w:rsidRDefault="0061050A" w:rsidP="0061050A">
            <w:pPr>
              <w:keepNext/>
              <w:rPr>
                <w:rFonts w:ascii="Open Sans Condensed" w:hAnsi="Open Sans Condensed" w:cs="Open Sans Condensed"/>
                <w:sz w:val="20"/>
                <w:szCs w:val="20"/>
              </w:rPr>
            </w:pPr>
            <w:r w:rsidRPr="0061050A">
              <w:rPr>
                <w:rFonts w:ascii="Open Sans Condensed" w:hAnsi="Open Sans Condensed" w:cs="Open Sans Condensed"/>
                <w:sz w:val="20"/>
                <w:szCs w:val="20"/>
              </w:rPr>
              <w:t xml:space="preserve">no significant impact on quality or performance – no linkage study needed </w:t>
            </w:r>
          </w:p>
        </w:tc>
      </w:tr>
      <w:tr w:rsidR="0061050A" w:rsidRPr="0061050A" w14:paraId="74490C2F" w14:textId="77777777">
        <w:trPr>
          <w:trHeight w:val="288"/>
        </w:trPr>
        <w:tc>
          <w:tcPr>
            <w:tcW w:w="1615" w:type="dxa"/>
            <w:vMerge/>
            <w:vAlign w:val="center"/>
          </w:tcPr>
          <w:p w14:paraId="473E89F6" w14:textId="77777777" w:rsidR="0061050A" w:rsidRPr="0061050A" w:rsidRDefault="0061050A" w:rsidP="0061050A">
            <w:pPr>
              <w:keepNext/>
              <w:rPr>
                <w:rFonts w:ascii="Open Sans Condensed" w:hAnsi="Open Sans Condensed" w:cs="Open Sans Condensed"/>
                <w:b/>
                <w:sz w:val="20"/>
                <w:szCs w:val="20"/>
              </w:rPr>
            </w:pPr>
          </w:p>
        </w:tc>
        <w:tc>
          <w:tcPr>
            <w:tcW w:w="1260" w:type="dxa"/>
            <w:shd w:val="clear" w:color="auto" w:fill="FFFFFF" w:themeFill="background1"/>
            <w:vAlign w:val="center"/>
          </w:tcPr>
          <w:p w14:paraId="453F8546" w14:textId="77777777" w:rsidR="0061050A" w:rsidRPr="0061050A" w:rsidRDefault="0061050A" w:rsidP="0061050A">
            <w:pPr>
              <w:keepNext/>
              <w:rPr>
                <w:rFonts w:ascii="Open Sans Condensed" w:hAnsi="Open Sans Condensed" w:cs="Open Sans Condensed"/>
                <w:sz w:val="20"/>
                <w:szCs w:val="20"/>
              </w:rPr>
            </w:pPr>
            <w:r w:rsidRPr="0061050A">
              <w:rPr>
                <w:rFonts w:ascii="Open Sans Condensed" w:hAnsi="Open Sans Condensed" w:cs="Open Sans Condensed"/>
                <w:sz w:val="20"/>
                <w:szCs w:val="20"/>
              </w:rPr>
              <w:t>Elution pH</w:t>
            </w:r>
          </w:p>
        </w:tc>
        <w:tc>
          <w:tcPr>
            <w:tcW w:w="630" w:type="dxa"/>
            <w:shd w:val="clear" w:color="auto" w:fill="FFFFFF" w:themeFill="background1"/>
            <w:vAlign w:val="center"/>
          </w:tcPr>
          <w:p w14:paraId="30E89F47" w14:textId="77777777" w:rsidR="0061050A" w:rsidRPr="0061050A" w:rsidRDefault="0061050A" w:rsidP="005D5261">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units</w:t>
            </w:r>
          </w:p>
        </w:tc>
        <w:tc>
          <w:tcPr>
            <w:tcW w:w="990" w:type="dxa"/>
            <w:shd w:val="clear" w:color="auto" w:fill="FFFFFF" w:themeFill="background1"/>
            <w:vAlign w:val="center"/>
          </w:tcPr>
          <w:p w14:paraId="67334041" w14:textId="77777777" w:rsidR="0061050A" w:rsidRPr="0061050A" w:rsidRDefault="0061050A" w:rsidP="005D5261">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3.5</w:t>
            </w:r>
          </w:p>
        </w:tc>
        <w:tc>
          <w:tcPr>
            <w:tcW w:w="1080" w:type="dxa"/>
            <w:shd w:val="clear" w:color="auto" w:fill="FFFFFF" w:themeFill="background1"/>
            <w:vAlign w:val="center"/>
          </w:tcPr>
          <w:p w14:paraId="3434F92C" w14:textId="77777777" w:rsidR="0061050A" w:rsidRPr="0061050A" w:rsidRDefault="0061050A" w:rsidP="005D5261">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3.4</w:t>
            </w:r>
            <w:r w:rsidRPr="0061050A">
              <w:rPr>
                <w:rFonts w:ascii="Open Sans Condensed" w:eastAsia="Times New Roman" w:hAnsi="Open Sans Condensed" w:cs="Open Sans Condensed"/>
                <w:sz w:val="20"/>
                <w:szCs w:val="20"/>
              </w:rPr>
              <w:t>–</w:t>
            </w:r>
            <w:r w:rsidRPr="0061050A">
              <w:rPr>
                <w:rFonts w:ascii="Open Sans Condensed" w:hAnsi="Open Sans Condensed" w:cs="Open Sans Condensed"/>
                <w:sz w:val="20"/>
                <w:szCs w:val="20"/>
              </w:rPr>
              <w:t>3.6</w:t>
            </w:r>
          </w:p>
        </w:tc>
        <w:tc>
          <w:tcPr>
            <w:tcW w:w="1530" w:type="dxa"/>
            <w:shd w:val="clear" w:color="auto" w:fill="FFFFFF" w:themeFill="background1"/>
            <w:vAlign w:val="center"/>
          </w:tcPr>
          <w:p w14:paraId="6F47D49D" w14:textId="77777777" w:rsidR="0061050A" w:rsidRPr="0061050A" w:rsidRDefault="0061050A" w:rsidP="005D5261">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3.3–3.7</w:t>
            </w:r>
          </w:p>
        </w:tc>
        <w:tc>
          <w:tcPr>
            <w:tcW w:w="2245" w:type="dxa"/>
            <w:shd w:val="clear" w:color="auto" w:fill="FFFFFF" w:themeFill="background1"/>
            <w:vAlign w:val="center"/>
          </w:tcPr>
          <w:p w14:paraId="31B47DC0" w14:textId="77777777" w:rsidR="0061050A" w:rsidRPr="0061050A" w:rsidRDefault="0061050A" w:rsidP="0061050A">
            <w:pPr>
              <w:keepNext/>
              <w:rPr>
                <w:rFonts w:ascii="Open Sans Condensed" w:hAnsi="Open Sans Condensed" w:cs="Open Sans Condensed"/>
                <w:sz w:val="20"/>
                <w:szCs w:val="20"/>
              </w:rPr>
            </w:pPr>
            <w:r w:rsidRPr="0061050A">
              <w:rPr>
                <w:rFonts w:ascii="Open Sans Condensed" w:hAnsi="Open Sans Condensed" w:cs="Open Sans Condensed"/>
                <w:sz w:val="20"/>
                <w:szCs w:val="20"/>
              </w:rPr>
              <w:t>Process Characterization - DOE RSM</w:t>
            </w:r>
          </w:p>
        </w:tc>
      </w:tr>
      <w:tr w:rsidR="0061050A" w:rsidRPr="0061050A" w14:paraId="7F987A31" w14:textId="77777777">
        <w:trPr>
          <w:trHeight w:val="288"/>
        </w:trPr>
        <w:tc>
          <w:tcPr>
            <w:tcW w:w="1615" w:type="dxa"/>
            <w:vMerge/>
            <w:vAlign w:val="center"/>
          </w:tcPr>
          <w:p w14:paraId="31655452" w14:textId="77777777" w:rsidR="0061050A" w:rsidRPr="0061050A" w:rsidRDefault="0061050A" w:rsidP="0061050A">
            <w:pPr>
              <w:keepNext/>
              <w:rPr>
                <w:rFonts w:ascii="Open Sans Condensed" w:hAnsi="Open Sans Condensed" w:cs="Open Sans Condensed"/>
                <w:b/>
                <w:sz w:val="20"/>
                <w:szCs w:val="20"/>
              </w:rPr>
            </w:pPr>
          </w:p>
        </w:tc>
        <w:tc>
          <w:tcPr>
            <w:tcW w:w="1260" w:type="dxa"/>
            <w:shd w:val="clear" w:color="auto" w:fill="F2F2F2" w:themeFill="background1" w:themeFillShade="F2"/>
            <w:vAlign w:val="center"/>
          </w:tcPr>
          <w:p w14:paraId="1760A156" w14:textId="77777777" w:rsidR="0061050A" w:rsidRPr="0061050A" w:rsidRDefault="0061050A" w:rsidP="0061050A">
            <w:pPr>
              <w:keepNext/>
              <w:rPr>
                <w:rFonts w:ascii="Open Sans Condensed" w:hAnsi="Open Sans Condensed" w:cs="Open Sans Condensed"/>
                <w:sz w:val="20"/>
                <w:szCs w:val="20"/>
              </w:rPr>
            </w:pPr>
            <w:r w:rsidRPr="0061050A">
              <w:rPr>
                <w:rFonts w:ascii="Open Sans Condensed" w:hAnsi="Open Sans Condensed" w:cs="Open Sans Condensed"/>
                <w:sz w:val="20"/>
                <w:szCs w:val="20"/>
              </w:rPr>
              <w:t>Elution conductivity</w:t>
            </w:r>
          </w:p>
        </w:tc>
        <w:tc>
          <w:tcPr>
            <w:tcW w:w="630" w:type="dxa"/>
            <w:shd w:val="clear" w:color="auto" w:fill="F2F2F2" w:themeFill="background1" w:themeFillShade="F2"/>
            <w:vAlign w:val="center"/>
          </w:tcPr>
          <w:p w14:paraId="711A2805" w14:textId="77777777" w:rsidR="0061050A" w:rsidRPr="0061050A" w:rsidRDefault="0061050A" w:rsidP="005D5261">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mS/cm</w:t>
            </w:r>
          </w:p>
        </w:tc>
        <w:tc>
          <w:tcPr>
            <w:tcW w:w="990" w:type="dxa"/>
            <w:shd w:val="clear" w:color="auto" w:fill="F2F2F2" w:themeFill="background1" w:themeFillShade="F2"/>
            <w:vAlign w:val="center"/>
          </w:tcPr>
          <w:p w14:paraId="137E4879" w14:textId="77777777" w:rsidR="0061050A" w:rsidRPr="0061050A" w:rsidRDefault="0061050A" w:rsidP="005D5261">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3.5</w:t>
            </w:r>
          </w:p>
        </w:tc>
        <w:tc>
          <w:tcPr>
            <w:tcW w:w="1080" w:type="dxa"/>
            <w:shd w:val="clear" w:color="auto" w:fill="F2F2F2" w:themeFill="background1" w:themeFillShade="F2"/>
            <w:vAlign w:val="center"/>
          </w:tcPr>
          <w:p w14:paraId="6EAEF8C9" w14:textId="77777777" w:rsidR="0061050A" w:rsidRPr="0061050A" w:rsidRDefault="0061050A" w:rsidP="005D5261">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3</w:t>
            </w:r>
            <w:r w:rsidRPr="0061050A">
              <w:rPr>
                <w:rFonts w:ascii="Open Sans Condensed" w:eastAsia="Times New Roman" w:hAnsi="Open Sans Condensed" w:cs="Open Sans Condensed"/>
                <w:sz w:val="20"/>
                <w:szCs w:val="20"/>
              </w:rPr>
              <w:t>–</w:t>
            </w:r>
            <w:r w:rsidRPr="0061050A">
              <w:rPr>
                <w:rFonts w:ascii="Open Sans Condensed" w:hAnsi="Open Sans Condensed" w:cs="Open Sans Condensed"/>
                <w:sz w:val="20"/>
                <w:szCs w:val="20"/>
              </w:rPr>
              <w:t>4</w:t>
            </w:r>
          </w:p>
        </w:tc>
        <w:tc>
          <w:tcPr>
            <w:tcW w:w="1530" w:type="dxa"/>
            <w:shd w:val="clear" w:color="auto" w:fill="F2F2F2" w:themeFill="background1" w:themeFillShade="F2"/>
            <w:vAlign w:val="center"/>
          </w:tcPr>
          <w:p w14:paraId="498B2504" w14:textId="77777777" w:rsidR="0061050A" w:rsidRPr="0061050A" w:rsidRDefault="0061050A" w:rsidP="005D5261">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2</w:t>
            </w:r>
            <w:r w:rsidRPr="0061050A">
              <w:rPr>
                <w:rFonts w:ascii="Open Sans Condensed" w:eastAsia="Times New Roman" w:hAnsi="Open Sans Condensed" w:cs="Open Sans Condensed"/>
                <w:sz w:val="20"/>
                <w:szCs w:val="20"/>
              </w:rPr>
              <w:t>–</w:t>
            </w:r>
            <w:r w:rsidRPr="0061050A">
              <w:rPr>
                <w:rFonts w:ascii="Open Sans Condensed" w:hAnsi="Open Sans Condensed" w:cs="Open Sans Condensed"/>
                <w:sz w:val="20"/>
                <w:szCs w:val="20"/>
              </w:rPr>
              <w:t>5</w:t>
            </w:r>
          </w:p>
        </w:tc>
        <w:tc>
          <w:tcPr>
            <w:tcW w:w="2245" w:type="dxa"/>
            <w:shd w:val="clear" w:color="auto" w:fill="F2F2F2" w:themeFill="background1" w:themeFillShade="F2"/>
            <w:vAlign w:val="center"/>
          </w:tcPr>
          <w:p w14:paraId="7A17D6CD" w14:textId="77777777" w:rsidR="0061050A" w:rsidRPr="0061050A" w:rsidRDefault="0061050A" w:rsidP="0061050A">
            <w:pPr>
              <w:keepNext/>
              <w:rPr>
                <w:rFonts w:ascii="Open Sans Condensed" w:hAnsi="Open Sans Condensed" w:cs="Open Sans Condensed"/>
                <w:sz w:val="20"/>
                <w:szCs w:val="20"/>
              </w:rPr>
            </w:pPr>
            <w:r w:rsidRPr="0061050A">
              <w:rPr>
                <w:rFonts w:ascii="Open Sans Condensed" w:hAnsi="Open Sans Condensed" w:cs="Open Sans Condensed"/>
                <w:sz w:val="20"/>
                <w:szCs w:val="20"/>
              </w:rPr>
              <w:t xml:space="preserve">followed by linkage study due to impacts on %HMWS, HCP and elution pH </w:t>
            </w:r>
          </w:p>
        </w:tc>
      </w:tr>
      <w:tr w:rsidR="0061050A" w:rsidRPr="0061050A" w14:paraId="1076A9BA" w14:textId="77777777">
        <w:trPr>
          <w:trHeight w:val="288"/>
        </w:trPr>
        <w:tc>
          <w:tcPr>
            <w:tcW w:w="1615" w:type="dxa"/>
            <w:vMerge/>
            <w:vAlign w:val="center"/>
          </w:tcPr>
          <w:p w14:paraId="1794B698" w14:textId="77777777" w:rsidR="0061050A" w:rsidRPr="0061050A" w:rsidRDefault="0061050A" w:rsidP="0061050A">
            <w:pPr>
              <w:keepNext/>
              <w:rPr>
                <w:rFonts w:ascii="Open Sans Condensed" w:hAnsi="Open Sans Condensed" w:cs="Open Sans Condensed"/>
                <w:b/>
                <w:sz w:val="20"/>
                <w:szCs w:val="20"/>
              </w:rPr>
            </w:pPr>
          </w:p>
        </w:tc>
        <w:tc>
          <w:tcPr>
            <w:tcW w:w="1260" w:type="dxa"/>
            <w:shd w:val="clear" w:color="auto" w:fill="FFFFFF" w:themeFill="background1"/>
            <w:vAlign w:val="center"/>
          </w:tcPr>
          <w:p w14:paraId="3F2DA462" w14:textId="77777777" w:rsidR="0061050A" w:rsidRPr="0061050A" w:rsidRDefault="0061050A" w:rsidP="0061050A">
            <w:pPr>
              <w:keepNext/>
              <w:rPr>
                <w:rFonts w:ascii="Open Sans Condensed" w:hAnsi="Open Sans Condensed" w:cs="Open Sans Condensed"/>
                <w:sz w:val="20"/>
                <w:szCs w:val="20"/>
              </w:rPr>
            </w:pPr>
            <w:r w:rsidRPr="0061050A">
              <w:rPr>
                <w:rFonts w:ascii="Open Sans Condensed" w:hAnsi="Open Sans Condensed" w:cs="Open Sans Condensed"/>
                <w:sz w:val="20"/>
                <w:szCs w:val="20"/>
              </w:rPr>
              <w:t xml:space="preserve">Technical Pause Duration </w:t>
            </w:r>
          </w:p>
        </w:tc>
        <w:tc>
          <w:tcPr>
            <w:tcW w:w="630" w:type="dxa"/>
            <w:shd w:val="clear" w:color="auto" w:fill="FFFFFF" w:themeFill="background1"/>
            <w:vAlign w:val="center"/>
          </w:tcPr>
          <w:p w14:paraId="55082229" w14:textId="0EC588BC" w:rsidR="0061050A" w:rsidRPr="0061050A" w:rsidRDefault="0061050A" w:rsidP="005D5261">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min</w:t>
            </w:r>
          </w:p>
        </w:tc>
        <w:tc>
          <w:tcPr>
            <w:tcW w:w="990" w:type="dxa"/>
            <w:shd w:val="clear" w:color="auto" w:fill="FFFFFF" w:themeFill="background1"/>
            <w:vAlign w:val="center"/>
          </w:tcPr>
          <w:p w14:paraId="34136193" w14:textId="4B1B4A3F" w:rsidR="0061050A" w:rsidRPr="0061050A" w:rsidRDefault="0061050A" w:rsidP="005D5261">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n/a</w:t>
            </w:r>
          </w:p>
        </w:tc>
        <w:tc>
          <w:tcPr>
            <w:tcW w:w="1080" w:type="dxa"/>
            <w:shd w:val="clear" w:color="auto" w:fill="FFFFFF" w:themeFill="background1"/>
            <w:vAlign w:val="center"/>
          </w:tcPr>
          <w:p w14:paraId="669326B5" w14:textId="70FC2455" w:rsidR="0061050A" w:rsidRPr="0061050A" w:rsidRDefault="0061050A" w:rsidP="005D5261">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n/a</w:t>
            </w:r>
          </w:p>
        </w:tc>
        <w:tc>
          <w:tcPr>
            <w:tcW w:w="1530" w:type="dxa"/>
            <w:shd w:val="clear" w:color="auto" w:fill="FFFFFF" w:themeFill="background1"/>
            <w:vAlign w:val="center"/>
          </w:tcPr>
          <w:p w14:paraId="3640D395" w14:textId="140ABBBB" w:rsidR="0061050A" w:rsidRPr="0061050A" w:rsidRDefault="0061050A" w:rsidP="005D5261">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Up to 30 min</w:t>
            </w:r>
          </w:p>
        </w:tc>
        <w:tc>
          <w:tcPr>
            <w:tcW w:w="2245" w:type="dxa"/>
            <w:shd w:val="clear" w:color="auto" w:fill="FFFFFF" w:themeFill="background1"/>
            <w:vAlign w:val="center"/>
          </w:tcPr>
          <w:p w14:paraId="7001CF32" w14:textId="77777777" w:rsidR="0061050A" w:rsidRPr="0061050A" w:rsidRDefault="0061050A" w:rsidP="0061050A">
            <w:pPr>
              <w:keepNext/>
              <w:rPr>
                <w:rFonts w:ascii="Open Sans Condensed" w:hAnsi="Open Sans Condensed" w:cs="Open Sans Condensed"/>
                <w:sz w:val="20"/>
                <w:szCs w:val="20"/>
              </w:rPr>
            </w:pPr>
            <w:r w:rsidRPr="0061050A">
              <w:rPr>
                <w:rFonts w:ascii="Open Sans Condensed" w:hAnsi="Open Sans Condensed" w:cs="Open Sans Condensed"/>
                <w:sz w:val="20"/>
                <w:szCs w:val="20"/>
              </w:rPr>
              <w:t xml:space="preserve">Screening OFAT – no impact on product quality observed </w:t>
            </w:r>
          </w:p>
        </w:tc>
      </w:tr>
      <w:tr w:rsidR="0061050A" w:rsidRPr="0061050A" w14:paraId="1011BE17" w14:textId="77777777">
        <w:trPr>
          <w:trHeight w:val="288"/>
        </w:trPr>
        <w:tc>
          <w:tcPr>
            <w:tcW w:w="1615" w:type="dxa"/>
            <w:vMerge/>
            <w:vAlign w:val="center"/>
          </w:tcPr>
          <w:p w14:paraId="335A0216" w14:textId="77777777" w:rsidR="0061050A" w:rsidRPr="0061050A" w:rsidRDefault="0061050A" w:rsidP="0061050A">
            <w:pPr>
              <w:keepNext/>
              <w:rPr>
                <w:rFonts w:ascii="Open Sans Condensed" w:hAnsi="Open Sans Condensed" w:cs="Open Sans Condensed"/>
                <w:b/>
                <w:sz w:val="20"/>
                <w:szCs w:val="20"/>
              </w:rPr>
            </w:pPr>
          </w:p>
        </w:tc>
        <w:tc>
          <w:tcPr>
            <w:tcW w:w="1260" w:type="dxa"/>
            <w:shd w:val="clear" w:color="auto" w:fill="F2F2F2" w:themeFill="background1" w:themeFillShade="F2"/>
            <w:vAlign w:val="center"/>
          </w:tcPr>
          <w:p w14:paraId="1F0EE4B4" w14:textId="77777777" w:rsidR="0061050A" w:rsidRPr="0061050A" w:rsidRDefault="0061050A" w:rsidP="0061050A">
            <w:pPr>
              <w:keepNext/>
              <w:rPr>
                <w:rFonts w:ascii="Open Sans Condensed" w:hAnsi="Open Sans Condensed" w:cs="Open Sans Condensed"/>
                <w:sz w:val="20"/>
                <w:szCs w:val="20"/>
              </w:rPr>
            </w:pPr>
            <w:r w:rsidRPr="0061050A">
              <w:rPr>
                <w:rFonts w:ascii="Open Sans Condensed" w:hAnsi="Open Sans Condensed" w:cs="Open Sans Condensed"/>
                <w:sz w:val="20"/>
                <w:szCs w:val="20"/>
              </w:rPr>
              <w:t xml:space="preserve">Age of HCCF </w:t>
            </w:r>
          </w:p>
        </w:tc>
        <w:tc>
          <w:tcPr>
            <w:tcW w:w="630" w:type="dxa"/>
            <w:shd w:val="clear" w:color="auto" w:fill="F2F2F2" w:themeFill="background1" w:themeFillShade="F2"/>
            <w:vAlign w:val="center"/>
          </w:tcPr>
          <w:p w14:paraId="196897A6" w14:textId="7AD0A94E" w:rsidR="0061050A" w:rsidRPr="0061050A" w:rsidRDefault="0061050A" w:rsidP="005D5261">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days</w:t>
            </w:r>
          </w:p>
        </w:tc>
        <w:tc>
          <w:tcPr>
            <w:tcW w:w="990" w:type="dxa"/>
            <w:shd w:val="clear" w:color="auto" w:fill="F2F2F2" w:themeFill="background1" w:themeFillShade="F2"/>
            <w:vAlign w:val="center"/>
          </w:tcPr>
          <w:p w14:paraId="5C8E6F01" w14:textId="31FC1444" w:rsidR="0061050A" w:rsidRPr="0061050A" w:rsidRDefault="0061050A" w:rsidP="005D5261">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n/a</w:t>
            </w:r>
          </w:p>
        </w:tc>
        <w:tc>
          <w:tcPr>
            <w:tcW w:w="1080" w:type="dxa"/>
            <w:shd w:val="clear" w:color="auto" w:fill="F2F2F2" w:themeFill="background1" w:themeFillShade="F2"/>
            <w:vAlign w:val="center"/>
          </w:tcPr>
          <w:p w14:paraId="5F455FF0" w14:textId="2EA24328" w:rsidR="0061050A" w:rsidRPr="0061050A" w:rsidRDefault="0061050A" w:rsidP="005D5261">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n/a</w:t>
            </w:r>
          </w:p>
        </w:tc>
        <w:tc>
          <w:tcPr>
            <w:tcW w:w="1530" w:type="dxa"/>
            <w:shd w:val="clear" w:color="auto" w:fill="F2F2F2" w:themeFill="background1" w:themeFillShade="F2"/>
            <w:vAlign w:val="center"/>
          </w:tcPr>
          <w:p w14:paraId="037E6D95" w14:textId="21F70FD4" w:rsidR="0061050A" w:rsidRPr="0061050A" w:rsidRDefault="0061050A" w:rsidP="005D5261">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Days 1, 8, and 10</w:t>
            </w:r>
          </w:p>
        </w:tc>
        <w:tc>
          <w:tcPr>
            <w:tcW w:w="2245" w:type="dxa"/>
            <w:shd w:val="clear" w:color="auto" w:fill="F2F2F2" w:themeFill="background1" w:themeFillShade="F2"/>
            <w:vAlign w:val="center"/>
          </w:tcPr>
          <w:p w14:paraId="243E961E" w14:textId="77777777" w:rsidR="0061050A" w:rsidRPr="0061050A" w:rsidRDefault="0061050A" w:rsidP="0061050A">
            <w:pPr>
              <w:keepNext/>
              <w:rPr>
                <w:rFonts w:ascii="Open Sans Condensed" w:hAnsi="Open Sans Condensed" w:cs="Open Sans Condensed"/>
                <w:sz w:val="20"/>
                <w:szCs w:val="20"/>
              </w:rPr>
            </w:pPr>
            <w:r w:rsidRPr="0061050A">
              <w:rPr>
                <w:rFonts w:ascii="Open Sans Condensed" w:hAnsi="Open Sans Condensed" w:cs="Open Sans Condensed"/>
                <w:sz w:val="20"/>
                <w:szCs w:val="20"/>
              </w:rPr>
              <w:t>Process Characterization – DOE RSM or special OFAT</w:t>
            </w:r>
          </w:p>
        </w:tc>
      </w:tr>
      <w:tr w:rsidR="0061050A" w:rsidRPr="0061050A" w14:paraId="51C3F5CD" w14:textId="77777777">
        <w:trPr>
          <w:trHeight w:val="288"/>
        </w:trPr>
        <w:tc>
          <w:tcPr>
            <w:tcW w:w="1615" w:type="dxa"/>
            <w:vMerge/>
            <w:vAlign w:val="center"/>
          </w:tcPr>
          <w:p w14:paraId="13B62CE2" w14:textId="77777777" w:rsidR="0061050A" w:rsidRPr="0061050A" w:rsidRDefault="0061050A" w:rsidP="0061050A">
            <w:pPr>
              <w:keepNext/>
              <w:rPr>
                <w:rFonts w:ascii="Open Sans Condensed" w:hAnsi="Open Sans Condensed" w:cs="Open Sans Condensed"/>
                <w:b/>
                <w:sz w:val="20"/>
                <w:szCs w:val="20"/>
              </w:rPr>
            </w:pPr>
          </w:p>
        </w:tc>
        <w:tc>
          <w:tcPr>
            <w:tcW w:w="1260" w:type="dxa"/>
            <w:shd w:val="clear" w:color="auto" w:fill="FFFFFF" w:themeFill="background1"/>
            <w:vAlign w:val="center"/>
          </w:tcPr>
          <w:p w14:paraId="4EE49A3D" w14:textId="77777777" w:rsidR="0061050A" w:rsidRPr="0061050A" w:rsidRDefault="0061050A" w:rsidP="0061050A">
            <w:pPr>
              <w:keepNext/>
              <w:rPr>
                <w:rFonts w:ascii="Open Sans Condensed" w:hAnsi="Open Sans Condensed" w:cs="Open Sans Condensed"/>
                <w:sz w:val="20"/>
                <w:szCs w:val="20"/>
              </w:rPr>
            </w:pPr>
            <w:r w:rsidRPr="0061050A">
              <w:rPr>
                <w:rFonts w:ascii="Open Sans Condensed" w:hAnsi="Open Sans Condensed" w:cs="Open Sans Condensed"/>
                <w:sz w:val="20"/>
                <w:szCs w:val="20"/>
              </w:rPr>
              <w:t xml:space="preserve">Loss of </w:t>
            </w:r>
            <w:proofErr w:type="spellStart"/>
            <w:r w:rsidRPr="0061050A">
              <w:rPr>
                <w:rFonts w:ascii="Open Sans Condensed" w:hAnsi="Open Sans Condensed" w:cs="Open Sans Condensed"/>
                <w:sz w:val="20"/>
                <w:szCs w:val="20"/>
              </w:rPr>
              <w:t>ProA</w:t>
            </w:r>
            <w:proofErr w:type="spellEnd"/>
            <w:r w:rsidRPr="0061050A">
              <w:rPr>
                <w:rFonts w:ascii="Open Sans Condensed" w:hAnsi="Open Sans Condensed" w:cs="Open Sans Condensed"/>
                <w:sz w:val="20"/>
                <w:szCs w:val="20"/>
              </w:rPr>
              <w:t xml:space="preserve"> cycles </w:t>
            </w:r>
          </w:p>
        </w:tc>
        <w:tc>
          <w:tcPr>
            <w:tcW w:w="630" w:type="dxa"/>
            <w:shd w:val="clear" w:color="auto" w:fill="FFFFFF" w:themeFill="background1"/>
            <w:vAlign w:val="center"/>
          </w:tcPr>
          <w:p w14:paraId="32FE0295" w14:textId="1E26F7A2" w:rsidR="0061050A" w:rsidRPr="0061050A" w:rsidRDefault="0061050A" w:rsidP="005D5261">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w:t>
            </w:r>
          </w:p>
        </w:tc>
        <w:tc>
          <w:tcPr>
            <w:tcW w:w="990" w:type="dxa"/>
            <w:shd w:val="clear" w:color="auto" w:fill="FFFFFF" w:themeFill="background1"/>
            <w:vAlign w:val="center"/>
          </w:tcPr>
          <w:p w14:paraId="55B5E199" w14:textId="57F6BD7E" w:rsidR="0061050A" w:rsidRPr="0061050A" w:rsidRDefault="0061050A" w:rsidP="005D5261">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n/a</w:t>
            </w:r>
          </w:p>
        </w:tc>
        <w:tc>
          <w:tcPr>
            <w:tcW w:w="1080" w:type="dxa"/>
            <w:shd w:val="clear" w:color="auto" w:fill="FFFFFF" w:themeFill="background1"/>
            <w:vAlign w:val="center"/>
          </w:tcPr>
          <w:p w14:paraId="3D9C91C2" w14:textId="2FD07B18" w:rsidR="0061050A" w:rsidRPr="0061050A" w:rsidRDefault="0061050A" w:rsidP="005D5261">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n/a</w:t>
            </w:r>
          </w:p>
        </w:tc>
        <w:tc>
          <w:tcPr>
            <w:tcW w:w="1530" w:type="dxa"/>
            <w:shd w:val="clear" w:color="auto" w:fill="FFFFFF" w:themeFill="background1"/>
            <w:vAlign w:val="center"/>
          </w:tcPr>
          <w:p w14:paraId="3A909DE3" w14:textId="6C0F05E8" w:rsidR="0061050A" w:rsidRPr="0061050A" w:rsidRDefault="0061050A" w:rsidP="005D5261">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20% at beginning, 20% at end, 20% evenly distributed</w:t>
            </w:r>
          </w:p>
        </w:tc>
        <w:tc>
          <w:tcPr>
            <w:tcW w:w="2245" w:type="dxa"/>
            <w:shd w:val="clear" w:color="auto" w:fill="FFFFFF" w:themeFill="background1"/>
            <w:vAlign w:val="center"/>
          </w:tcPr>
          <w:p w14:paraId="5905E235" w14:textId="77777777" w:rsidR="0061050A" w:rsidRPr="0061050A" w:rsidRDefault="0061050A" w:rsidP="0061050A">
            <w:pPr>
              <w:keepNext/>
              <w:rPr>
                <w:rFonts w:ascii="Open Sans Condensed" w:hAnsi="Open Sans Condensed" w:cs="Open Sans Condensed"/>
                <w:sz w:val="20"/>
                <w:szCs w:val="20"/>
              </w:rPr>
            </w:pPr>
            <w:r w:rsidRPr="0061050A">
              <w:rPr>
                <w:rFonts w:ascii="Open Sans Condensed" w:hAnsi="Open Sans Condensed" w:cs="Open Sans Condensed"/>
                <w:sz w:val="20"/>
                <w:szCs w:val="20"/>
              </w:rPr>
              <w:t xml:space="preserve">Process Characterization - Linkage study </w:t>
            </w:r>
          </w:p>
        </w:tc>
      </w:tr>
      <w:tr w:rsidR="0061050A" w:rsidRPr="0061050A" w14:paraId="69CE456E" w14:textId="77777777">
        <w:trPr>
          <w:trHeight w:val="288"/>
        </w:trPr>
        <w:tc>
          <w:tcPr>
            <w:tcW w:w="1615" w:type="dxa"/>
            <w:vMerge w:val="restart"/>
            <w:shd w:val="clear" w:color="auto" w:fill="D9D9D9" w:themeFill="background1" w:themeFillShade="D9"/>
          </w:tcPr>
          <w:p w14:paraId="65B99E8D" w14:textId="77777777" w:rsidR="0061050A" w:rsidRPr="0061050A" w:rsidRDefault="0061050A" w:rsidP="0061050A">
            <w:pPr>
              <w:keepNext/>
              <w:rPr>
                <w:rFonts w:ascii="Open Sans Condensed" w:hAnsi="Open Sans Condensed" w:cs="Open Sans Condensed"/>
                <w:b/>
                <w:sz w:val="20"/>
                <w:szCs w:val="20"/>
              </w:rPr>
            </w:pPr>
            <w:r w:rsidRPr="0061050A">
              <w:rPr>
                <w:rFonts w:ascii="Open Sans Condensed" w:hAnsi="Open Sans Condensed" w:cs="Open Sans Condensed"/>
                <w:b/>
                <w:sz w:val="20"/>
                <w:szCs w:val="20"/>
              </w:rPr>
              <w:t>Virus Inactivation</w:t>
            </w:r>
          </w:p>
        </w:tc>
        <w:tc>
          <w:tcPr>
            <w:tcW w:w="1260" w:type="dxa"/>
            <w:shd w:val="clear" w:color="auto" w:fill="D9D9D9" w:themeFill="background1" w:themeFillShade="D9"/>
            <w:vAlign w:val="center"/>
          </w:tcPr>
          <w:p w14:paraId="1D046257" w14:textId="77777777" w:rsidR="0061050A" w:rsidRPr="0061050A" w:rsidRDefault="0061050A" w:rsidP="0061050A">
            <w:pPr>
              <w:keepNext/>
              <w:rPr>
                <w:rFonts w:ascii="Open Sans Condensed" w:hAnsi="Open Sans Condensed" w:cs="Open Sans Condensed"/>
                <w:sz w:val="20"/>
                <w:szCs w:val="20"/>
              </w:rPr>
            </w:pPr>
            <w:r w:rsidRPr="0061050A">
              <w:rPr>
                <w:rFonts w:ascii="Open Sans Condensed" w:hAnsi="Open Sans Condensed" w:cs="Open Sans Condensed"/>
                <w:sz w:val="20"/>
                <w:szCs w:val="20"/>
              </w:rPr>
              <w:t>low pH Target</w:t>
            </w:r>
          </w:p>
        </w:tc>
        <w:tc>
          <w:tcPr>
            <w:tcW w:w="630" w:type="dxa"/>
            <w:shd w:val="clear" w:color="auto" w:fill="D9D9D9" w:themeFill="background1" w:themeFillShade="D9"/>
            <w:vAlign w:val="center"/>
          </w:tcPr>
          <w:p w14:paraId="4C3D5249" w14:textId="77777777" w:rsidR="0061050A" w:rsidRPr="0061050A" w:rsidRDefault="0061050A" w:rsidP="00623AAE">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units</w:t>
            </w:r>
          </w:p>
        </w:tc>
        <w:tc>
          <w:tcPr>
            <w:tcW w:w="990" w:type="dxa"/>
            <w:shd w:val="clear" w:color="auto" w:fill="D9D9D9" w:themeFill="background1" w:themeFillShade="D9"/>
            <w:vAlign w:val="center"/>
          </w:tcPr>
          <w:p w14:paraId="678A9A93" w14:textId="77777777" w:rsidR="0061050A" w:rsidRPr="0061050A" w:rsidRDefault="0061050A" w:rsidP="00623AAE">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3.5</w:t>
            </w:r>
          </w:p>
        </w:tc>
        <w:tc>
          <w:tcPr>
            <w:tcW w:w="1080" w:type="dxa"/>
            <w:shd w:val="clear" w:color="auto" w:fill="D9D9D9" w:themeFill="background1" w:themeFillShade="D9"/>
            <w:vAlign w:val="center"/>
          </w:tcPr>
          <w:p w14:paraId="4B58F45C" w14:textId="77777777" w:rsidR="0061050A" w:rsidRPr="0061050A" w:rsidRDefault="0061050A" w:rsidP="00623AAE">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3.4</w:t>
            </w:r>
            <w:r w:rsidRPr="0061050A">
              <w:rPr>
                <w:rFonts w:ascii="Open Sans Condensed" w:eastAsia="Times New Roman" w:hAnsi="Open Sans Condensed" w:cs="Open Sans Condensed"/>
                <w:sz w:val="20"/>
                <w:szCs w:val="20"/>
              </w:rPr>
              <w:t>–</w:t>
            </w:r>
            <w:r w:rsidRPr="0061050A">
              <w:rPr>
                <w:rFonts w:ascii="Open Sans Condensed" w:hAnsi="Open Sans Condensed" w:cs="Open Sans Condensed"/>
                <w:sz w:val="20"/>
                <w:szCs w:val="20"/>
              </w:rPr>
              <w:t>3.6</w:t>
            </w:r>
          </w:p>
        </w:tc>
        <w:tc>
          <w:tcPr>
            <w:tcW w:w="1530" w:type="dxa"/>
            <w:shd w:val="clear" w:color="auto" w:fill="D9D9D9" w:themeFill="background1" w:themeFillShade="D9"/>
            <w:vAlign w:val="center"/>
          </w:tcPr>
          <w:p w14:paraId="2EA34A09" w14:textId="77777777" w:rsidR="0061050A" w:rsidRPr="0061050A" w:rsidRDefault="0061050A" w:rsidP="00623AAE">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3.3</w:t>
            </w:r>
            <w:r w:rsidRPr="0061050A">
              <w:rPr>
                <w:rFonts w:ascii="Open Sans Condensed" w:eastAsia="Times New Roman" w:hAnsi="Open Sans Condensed" w:cs="Open Sans Condensed"/>
                <w:sz w:val="20"/>
                <w:szCs w:val="20"/>
              </w:rPr>
              <w:t>–</w:t>
            </w:r>
            <w:r w:rsidRPr="0061050A">
              <w:rPr>
                <w:rFonts w:ascii="Open Sans Condensed" w:hAnsi="Open Sans Condensed" w:cs="Open Sans Condensed"/>
                <w:sz w:val="20"/>
                <w:szCs w:val="20"/>
              </w:rPr>
              <w:t>3.7</w:t>
            </w:r>
          </w:p>
        </w:tc>
        <w:tc>
          <w:tcPr>
            <w:tcW w:w="2245" w:type="dxa"/>
            <w:shd w:val="clear" w:color="auto" w:fill="D9D9D9" w:themeFill="background1" w:themeFillShade="D9"/>
            <w:vAlign w:val="center"/>
          </w:tcPr>
          <w:p w14:paraId="495C023A" w14:textId="77777777" w:rsidR="0061050A" w:rsidRPr="0061050A" w:rsidRDefault="0061050A" w:rsidP="0061050A">
            <w:pPr>
              <w:keepNext/>
              <w:rPr>
                <w:rFonts w:ascii="Open Sans Condensed" w:hAnsi="Open Sans Condensed" w:cs="Open Sans Condensed"/>
                <w:sz w:val="20"/>
                <w:szCs w:val="20"/>
              </w:rPr>
            </w:pPr>
            <w:r w:rsidRPr="0061050A">
              <w:rPr>
                <w:rFonts w:ascii="Open Sans Condensed" w:hAnsi="Open Sans Condensed" w:cs="Open Sans Condensed"/>
                <w:sz w:val="20"/>
                <w:szCs w:val="20"/>
              </w:rPr>
              <w:t xml:space="preserve">Process Characterization - Worst Case </w:t>
            </w:r>
          </w:p>
        </w:tc>
      </w:tr>
      <w:tr w:rsidR="0061050A" w:rsidRPr="0061050A" w14:paraId="5973FB9E" w14:textId="77777777">
        <w:trPr>
          <w:trHeight w:val="288"/>
        </w:trPr>
        <w:tc>
          <w:tcPr>
            <w:tcW w:w="1615" w:type="dxa"/>
            <w:vMerge/>
            <w:vAlign w:val="center"/>
          </w:tcPr>
          <w:p w14:paraId="294A8F6A" w14:textId="77777777" w:rsidR="0061050A" w:rsidRPr="0061050A" w:rsidRDefault="0061050A" w:rsidP="0061050A">
            <w:pPr>
              <w:keepNext/>
              <w:rPr>
                <w:rFonts w:ascii="Open Sans Condensed" w:hAnsi="Open Sans Condensed" w:cs="Open Sans Condensed"/>
                <w:b/>
                <w:sz w:val="20"/>
                <w:szCs w:val="20"/>
              </w:rPr>
            </w:pPr>
          </w:p>
        </w:tc>
        <w:tc>
          <w:tcPr>
            <w:tcW w:w="1260" w:type="dxa"/>
            <w:vAlign w:val="center"/>
          </w:tcPr>
          <w:p w14:paraId="2C6C920D" w14:textId="77777777" w:rsidR="0061050A" w:rsidRPr="0061050A" w:rsidRDefault="0061050A" w:rsidP="0061050A">
            <w:pPr>
              <w:keepNext/>
              <w:rPr>
                <w:rFonts w:ascii="Open Sans Condensed" w:hAnsi="Open Sans Condensed" w:cs="Open Sans Condensed"/>
                <w:sz w:val="20"/>
                <w:szCs w:val="20"/>
                <w:vertAlign w:val="superscript"/>
              </w:rPr>
            </w:pPr>
            <w:r w:rsidRPr="0061050A">
              <w:rPr>
                <w:rFonts w:ascii="Open Sans Condensed" w:hAnsi="Open Sans Condensed" w:cs="Open Sans Condensed"/>
                <w:sz w:val="20"/>
                <w:szCs w:val="20"/>
              </w:rPr>
              <w:t>Incubation Duration</w:t>
            </w:r>
          </w:p>
        </w:tc>
        <w:tc>
          <w:tcPr>
            <w:tcW w:w="630" w:type="dxa"/>
            <w:vAlign w:val="center"/>
          </w:tcPr>
          <w:p w14:paraId="5C2BCD92" w14:textId="77777777" w:rsidR="0061050A" w:rsidRPr="0061050A" w:rsidRDefault="0061050A" w:rsidP="00623AAE">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min</w:t>
            </w:r>
          </w:p>
        </w:tc>
        <w:tc>
          <w:tcPr>
            <w:tcW w:w="990" w:type="dxa"/>
            <w:vAlign w:val="center"/>
          </w:tcPr>
          <w:p w14:paraId="177A3382" w14:textId="77777777" w:rsidR="0061050A" w:rsidRPr="0061050A" w:rsidRDefault="0061050A" w:rsidP="00623AAE">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65</w:t>
            </w:r>
          </w:p>
        </w:tc>
        <w:tc>
          <w:tcPr>
            <w:tcW w:w="1080" w:type="dxa"/>
            <w:vAlign w:val="center"/>
          </w:tcPr>
          <w:p w14:paraId="4616B10F" w14:textId="77777777" w:rsidR="0061050A" w:rsidRPr="0061050A" w:rsidRDefault="0061050A" w:rsidP="00623AAE">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60</w:t>
            </w:r>
            <w:r w:rsidRPr="0061050A">
              <w:rPr>
                <w:rFonts w:ascii="Open Sans Condensed" w:eastAsia="Times New Roman" w:hAnsi="Open Sans Condensed" w:cs="Open Sans Condensed"/>
                <w:sz w:val="20"/>
                <w:szCs w:val="20"/>
              </w:rPr>
              <w:t>–</w:t>
            </w:r>
            <w:r w:rsidRPr="0061050A">
              <w:rPr>
                <w:rFonts w:ascii="Open Sans Condensed" w:hAnsi="Open Sans Condensed" w:cs="Open Sans Condensed"/>
                <w:sz w:val="20"/>
                <w:szCs w:val="20"/>
              </w:rPr>
              <w:t>70</w:t>
            </w:r>
          </w:p>
        </w:tc>
        <w:tc>
          <w:tcPr>
            <w:tcW w:w="1530" w:type="dxa"/>
            <w:vAlign w:val="center"/>
          </w:tcPr>
          <w:p w14:paraId="6F935414" w14:textId="77777777" w:rsidR="0061050A" w:rsidRPr="0061050A" w:rsidRDefault="0061050A" w:rsidP="00623AAE">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55</w:t>
            </w:r>
            <w:r w:rsidRPr="0061050A">
              <w:rPr>
                <w:rFonts w:ascii="Open Sans Condensed" w:eastAsia="Times New Roman" w:hAnsi="Open Sans Condensed" w:cs="Open Sans Condensed"/>
                <w:sz w:val="20"/>
                <w:szCs w:val="20"/>
              </w:rPr>
              <w:t>–</w:t>
            </w:r>
            <w:r w:rsidRPr="0061050A">
              <w:rPr>
                <w:rFonts w:ascii="Open Sans Condensed" w:hAnsi="Open Sans Condensed" w:cs="Open Sans Condensed"/>
                <w:sz w:val="20"/>
                <w:szCs w:val="20"/>
              </w:rPr>
              <w:t>75</w:t>
            </w:r>
          </w:p>
        </w:tc>
        <w:tc>
          <w:tcPr>
            <w:tcW w:w="2245" w:type="dxa"/>
            <w:vAlign w:val="center"/>
          </w:tcPr>
          <w:p w14:paraId="020D75FC" w14:textId="77777777" w:rsidR="0061050A" w:rsidRPr="0061050A" w:rsidRDefault="0061050A" w:rsidP="0061050A">
            <w:pPr>
              <w:keepNext/>
              <w:rPr>
                <w:rFonts w:ascii="Open Sans Condensed" w:hAnsi="Open Sans Condensed" w:cs="Open Sans Condensed"/>
                <w:sz w:val="20"/>
                <w:szCs w:val="20"/>
              </w:rPr>
            </w:pPr>
            <w:r w:rsidRPr="0061050A">
              <w:rPr>
                <w:rFonts w:ascii="Open Sans Condensed" w:hAnsi="Open Sans Condensed" w:cs="Open Sans Condensed"/>
                <w:sz w:val="20"/>
                <w:szCs w:val="20"/>
              </w:rPr>
              <w:t xml:space="preserve">Process Characterization - Worst Case </w:t>
            </w:r>
          </w:p>
        </w:tc>
      </w:tr>
      <w:tr w:rsidR="0061050A" w:rsidRPr="0061050A" w14:paraId="28A255EA" w14:textId="77777777">
        <w:trPr>
          <w:trHeight w:val="288"/>
        </w:trPr>
        <w:tc>
          <w:tcPr>
            <w:tcW w:w="1615" w:type="dxa"/>
            <w:vMerge/>
            <w:vAlign w:val="center"/>
          </w:tcPr>
          <w:p w14:paraId="5188C9A5" w14:textId="77777777" w:rsidR="0061050A" w:rsidRPr="0061050A" w:rsidRDefault="0061050A" w:rsidP="0061050A">
            <w:pPr>
              <w:keepNext/>
              <w:rPr>
                <w:rFonts w:ascii="Open Sans Condensed" w:hAnsi="Open Sans Condensed" w:cs="Open Sans Condensed"/>
                <w:b/>
                <w:sz w:val="20"/>
                <w:szCs w:val="20"/>
              </w:rPr>
            </w:pPr>
          </w:p>
        </w:tc>
        <w:tc>
          <w:tcPr>
            <w:tcW w:w="1260" w:type="dxa"/>
            <w:shd w:val="clear" w:color="auto" w:fill="D9D9D9" w:themeFill="background1" w:themeFillShade="D9"/>
            <w:vAlign w:val="center"/>
          </w:tcPr>
          <w:p w14:paraId="07ACA958" w14:textId="77777777" w:rsidR="0061050A" w:rsidRPr="0061050A" w:rsidRDefault="0061050A" w:rsidP="0061050A">
            <w:pPr>
              <w:keepNext/>
              <w:rPr>
                <w:rFonts w:ascii="Open Sans Condensed" w:hAnsi="Open Sans Condensed" w:cs="Open Sans Condensed"/>
                <w:sz w:val="20"/>
                <w:szCs w:val="20"/>
              </w:rPr>
            </w:pPr>
            <w:r w:rsidRPr="0061050A">
              <w:rPr>
                <w:rFonts w:ascii="Open Sans Condensed" w:hAnsi="Open Sans Condensed" w:cs="Open Sans Condensed"/>
                <w:sz w:val="20"/>
                <w:szCs w:val="20"/>
              </w:rPr>
              <w:t xml:space="preserve">Protein Concentration (no BT load ctrl) </w:t>
            </w:r>
          </w:p>
        </w:tc>
        <w:tc>
          <w:tcPr>
            <w:tcW w:w="630" w:type="dxa"/>
            <w:shd w:val="clear" w:color="auto" w:fill="D9D9D9" w:themeFill="background1" w:themeFillShade="D9"/>
            <w:vAlign w:val="center"/>
          </w:tcPr>
          <w:p w14:paraId="05E945C0" w14:textId="77777777" w:rsidR="0061050A" w:rsidRPr="0061050A" w:rsidRDefault="0061050A" w:rsidP="00623AAE">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g/L</w:t>
            </w:r>
          </w:p>
        </w:tc>
        <w:tc>
          <w:tcPr>
            <w:tcW w:w="990" w:type="dxa"/>
            <w:shd w:val="clear" w:color="auto" w:fill="D9D9D9" w:themeFill="background1" w:themeFillShade="D9"/>
            <w:vAlign w:val="center"/>
          </w:tcPr>
          <w:p w14:paraId="612593BD" w14:textId="77777777" w:rsidR="0061050A" w:rsidRPr="0061050A" w:rsidRDefault="0061050A" w:rsidP="00623AAE">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N/A</w:t>
            </w:r>
          </w:p>
        </w:tc>
        <w:tc>
          <w:tcPr>
            <w:tcW w:w="1080" w:type="dxa"/>
            <w:shd w:val="clear" w:color="auto" w:fill="D9D9D9" w:themeFill="background1" w:themeFillShade="D9"/>
            <w:vAlign w:val="center"/>
          </w:tcPr>
          <w:p w14:paraId="79A1B451" w14:textId="77777777" w:rsidR="0061050A" w:rsidRPr="0061050A" w:rsidRDefault="0061050A" w:rsidP="00623AAE">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5</w:t>
            </w:r>
            <w:r w:rsidRPr="0061050A">
              <w:rPr>
                <w:rFonts w:ascii="Open Sans Condensed" w:eastAsia="Times New Roman" w:hAnsi="Open Sans Condensed" w:cs="Open Sans Condensed"/>
                <w:sz w:val="20"/>
                <w:szCs w:val="20"/>
              </w:rPr>
              <w:t>–</w:t>
            </w:r>
            <w:r w:rsidRPr="0061050A">
              <w:rPr>
                <w:rFonts w:ascii="Open Sans Condensed" w:hAnsi="Open Sans Condensed" w:cs="Open Sans Condensed"/>
                <w:sz w:val="20"/>
                <w:szCs w:val="20"/>
              </w:rPr>
              <w:t>18</w:t>
            </w:r>
          </w:p>
        </w:tc>
        <w:tc>
          <w:tcPr>
            <w:tcW w:w="1530" w:type="dxa"/>
            <w:shd w:val="clear" w:color="auto" w:fill="D9D9D9" w:themeFill="background1" w:themeFillShade="D9"/>
            <w:vAlign w:val="center"/>
          </w:tcPr>
          <w:p w14:paraId="4B8F6E87" w14:textId="77777777" w:rsidR="0061050A" w:rsidRPr="0061050A" w:rsidRDefault="0061050A" w:rsidP="00623AAE">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3</w:t>
            </w:r>
            <w:r w:rsidRPr="0061050A">
              <w:rPr>
                <w:rFonts w:ascii="Open Sans Condensed" w:eastAsia="Times New Roman" w:hAnsi="Open Sans Condensed" w:cs="Open Sans Condensed"/>
                <w:sz w:val="20"/>
                <w:szCs w:val="20"/>
              </w:rPr>
              <w:t>–</w:t>
            </w:r>
            <w:r w:rsidRPr="0061050A">
              <w:rPr>
                <w:rFonts w:ascii="Open Sans Condensed" w:hAnsi="Open Sans Condensed" w:cs="Open Sans Condensed"/>
                <w:sz w:val="20"/>
                <w:szCs w:val="20"/>
              </w:rPr>
              <w:t>20</w:t>
            </w:r>
          </w:p>
        </w:tc>
        <w:tc>
          <w:tcPr>
            <w:tcW w:w="2245" w:type="dxa"/>
            <w:shd w:val="clear" w:color="auto" w:fill="D9D9D9" w:themeFill="background1" w:themeFillShade="D9"/>
            <w:vAlign w:val="center"/>
          </w:tcPr>
          <w:p w14:paraId="5890087C" w14:textId="77777777" w:rsidR="0061050A" w:rsidRPr="0061050A" w:rsidRDefault="0061050A" w:rsidP="0061050A">
            <w:pPr>
              <w:keepNext/>
              <w:rPr>
                <w:rFonts w:ascii="Open Sans Condensed" w:hAnsi="Open Sans Condensed" w:cs="Open Sans Condensed"/>
                <w:sz w:val="20"/>
                <w:szCs w:val="20"/>
              </w:rPr>
            </w:pPr>
            <w:r w:rsidRPr="0061050A">
              <w:rPr>
                <w:rFonts w:ascii="Open Sans Condensed" w:hAnsi="Open Sans Condensed" w:cs="Open Sans Condensed"/>
                <w:sz w:val="20"/>
                <w:szCs w:val="20"/>
              </w:rPr>
              <w:t xml:space="preserve">Screening OFAT – no impact on product quality observed </w:t>
            </w:r>
          </w:p>
        </w:tc>
      </w:tr>
      <w:tr w:rsidR="0061050A" w:rsidRPr="0061050A" w14:paraId="6AA645D0" w14:textId="77777777">
        <w:trPr>
          <w:trHeight w:val="288"/>
        </w:trPr>
        <w:tc>
          <w:tcPr>
            <w:tcW w:w="1615" w:type="dxa"/>
            <w:vMerge/>
            <w:vAlign w:val="center"/>
          </w:tcPr>
          <w:p w14:paraId="76C6B5D1" w14:textId="77777777" w:rsidR="0061050A" w:rsidRPr="0061050A" w:rsidRDefault="0061050A" w:rsidP="0061050A">
            <w:pPr>
              <w:keepNext/>
              <w:rPr>
                <w:rFonts w:ascii="Open Sans Condensed" w:hAnsi="Open Sans Condensed" w:cs="Open Sans Condensed"/>
                <w:b/>
                <w:sz w:val="20"/>
                <w:szCs w:val="20"/>
              </w:rPr>
            </w:pPr>
          </w:p>
        </w:tc>
        <w:tc>
          <w:tcPr>
            <w:tcW w:w="1260" w:type="dxa"/>
            <w:vAlign w:val="center"/>
          </w:tcPr>
          <w:p w14:paraId="4039FB87" w14:textId="77777777" w:rsidR="0061050A" w:rsidRPr="0061050A" w:rsidRDefault="0061050A" w:rsidP="0061050A">
            <w:pPr>
              <w:keepNext/>
              <w:rPr>
                <w:rFonts w:ascii="Open Sans Condensed" w:hAnsi="Open Sans Condensed" w:cs="Open Sans Condensed"/>
                <w:sz w:val="20"/>
                <w:szCs w:val="20"/>
              </w:rPr>
            </w:pPr>
            <w:r w:rsidRPr="0061050A">
              <w:rPr>
                <w:rFonts w:ascii="Open Sans Condensed" w:hAnsi="Open Sans Condensed" w:cs="Open Sans Condensed"/>
                <w:sz w:val="20"/>
                <w:szCs w:val="20"/>
              </w:rPr>
              <w:t>Post-Incubation pH (no BT load ctrl)</w:t>
            </w:r>
          </w:p>
        </w:tc>
        <w:tc>
          <w:tcPr>
            <w:tcW w:w="630" w:type="dxa"/>
            <w:vAlign w:val="center"/>
          </w:tcPr>
          <w:p w14:paraId="0B733367" w14:textId="77777777" w:rsidR="0061050A" w:rsidRPr="0061050A" w:rsidRDefault="0061050A" w:rsidP="00623AAE">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units</w:t>
            </w:r>
          </w:p>
        </w:tc>
        <w:tc>
          <w:tcPr>
            <w:tcW w:w="990" w:type="dxa"/>
            <w:vAlign w:val="center"/>
          </w:tcPr>
          <w:p w14:paraId="5D87A339" w14:textId="77777777" w:rsidR="0061050A" w:rsidRPr="0061050A" w:rsidRDefault="0061050A" w:rsidP="00623AAE">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7.0</w:t>
            </w:r>
          </w:p>
        </w:tc>
        <w:tc>
          <w:tcPr>
            <w:tcW w:w="1080" w:type="dxa"/>
            <w:vAlign w:val="center"/>
          </w:tcPr>
          <w:p w14:paraId="378DB360" w14:textId="77777777" w:rsidR="0061050A" w:rsidRPr="0061050A" w:rsidRDefault="0061050A" w:rsidP="00623AAE">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6.8</w:t>
            </w:r>
            <w:r w:rsidRPr="0061050A">
              <w:rPr>
                <w:rFonts w:ascii="Open Sans Condensed" w:eastAsia="Times New Roman" w:hAnsi="Open Sans Condensed" w:cs="Open Sans Condensed"/>
                <w:sz w:val="20"/>
                <w:szCs w:val="20"/>
              </w:rPr>
              <w:t>–</w:t>
            </w:r>
            <w:r w:rsidRPr="0061050A">
              <w:rPr>
                <w:rFonts w:ascii="Open Sans Condensed" w:hAnsi="Open Sans Condensed" w:cs="Open Sans Condensed"/>
                <w:sz w:val="20"/>
                <w:szCs w:val="20"/>
              </w:rPr>
              <w:t>7.2</w:t>
            </w:r>
          </w:p>
        </w:tc>
        <w:tc>
          <w:tcPr>
            <w:tcW w:w="1530" w:type="dxa"/>
            <w:vAlign w:val="center"/>
          </w:tcPr>
          <w:p w14:paraId="52273268" w14:textId="77777777" w:rsidR="0061050A" w:rsidRPr="0061050A" w:rsidRDefault="0061050A" w:rsidP="00623AAE">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6.5</w:t>
            </w:r>
            <w:r w:rsidRPr="0061050A">
              <w:rPr>
                <w:rFonts w:ascii="Open Sans Condensed" w:eastAsia="Times New Roman" w:hAnsi="Open Sans Condensed" w:cs="Open Sans Condensed"/>
                <w:sz w:val="20"/>
                <w:szCs w:val="20"/>
              </w:rPr>
              <w:t>–</w:t>
            </w:r>
            <w:r w:rsidRPr="0061050A">
              <w:rPr>
                <w:rFonts w:ascii="Open Sans Condensed" w:hAnsi="Open Sans Condensed" w:cs="Open Sans Condensed"/>
                <w:sz w:val="20"/>
                <w:szCs w:val="20"/>
              </w:rPr>
              <w:t>7.5</w:t>
            </w:r>
          </w:p>
        </w:tc>
        <w:tc>
          <w:tcPr>
            <w:tcW w:w="2245" w:type="dxa"/>
            <w:vAlign w:val="center"/>
          </w:tcPr>
          <w:p w14:paraId="44C59307" w14:textId="77777777" w:rsidR="0061050A" w:rsidRPr="0061050A" w:rsidRDefault="0061050A" w:rsidP="0061050A">
            <w:pPr>
              <w:keepNext/>
              <w:rPr>
                <w:rFonts w:ascii="Open Sans Condensed" w:hAnsi="Open Sans Condensed" w:cs="Open Sans Condensed"/>
                <w:sz w:val="20"/>
                <w:szCs w:val="20"/>
              </w:rPr>
            </w:pPr>
            <w:r w:rsidRPr="0061050A">
              <w:rPr>
                <w:rFonts w:ascii="Open Sans Condensed" w:hAnsi="Open Sans Condensed" w:cs="Open Sans Condensed"/>
                <w:sz w:val="20"/>
                <w:szCs w:val="20"/>
              </w:rPr>
              <w:t xml:space="preserve">Screening OFAT – no impact on product quality observed </w:t>
            </w:r>
          </w:p>
        </w:tc>
      </w:tr>
      <w:tr w:rsidR="0061050A" w:rsidRPr="0061050A" w14:paraId="00F84CD9" w14:textId="77777777">
        <w:trPr>
          <w:trHeight w:val="288"/>
        </w:trPr>
        <w:tc>
          <w:tcPr>
            <w:tcW w:w="1615" w:type="dxa"/>
            <w:vMerge/>
            <w:vAlign w:val="center"/>
          </w:tcPr>
          <w:p w14:paraId="07D12757" w14:textId="77777777" w:rsidR="0061050A" w:rsidRPr="0061050A" w:rsidRDefault="0061050A" w:rsidP="0061050A">
            <w:pPr>
              <w:keepNext/>
              <w:rPr>
                <w:rFonts w:ascii="Open Sans Condensed" w:hAnsi="Open Sans Condensed" w:cs="Open Sans Condensed"/>
                <w:b/>
                <w:sz w:val="20"/>
                <w:szCs w:val="20"/>
              </w:rPr>
            </w:pPr>
          </w:p>
        </w:tc>
        <w:tc>
          <w:tcPr>
            <w:tcW w:w="1260" w:type="dxa"/>
            <w:shd w:val="clear" w:color="auto" w:fill="D9D9D9" w:themeFill="background1" w:themeFillShade="D9"/>
            <w:vAlign w:val="center"/>
          </w:tcPr>
          <w:p w14:paraId="7DDEE1DC" w14:textId="77777777" w:rsidR="0061050A" w:rsidRPr="0061050A" w:rsidRDefault="0061050A" w:rsidP="0061050A">
            <w:pPr>
              <w:keepNext/>
              <w:rPr>
                <w:rFonts w:ascii="Open Sans Condensed" w:hAnsi="Open Sans Condensed" w:cs="Open Sans Condensed"/>
                <w:sz w:val="20"/>
                <w:szCs w:val="20"/>
              </w:rPr>
            </w:pPr>
            <w:r w:rsidRPr="0061050A">
              <w:rPr>
                <w:rFonts w:ascii="Open Sans Condensed" w:hAnsi="Open Sans Condensed" w:cs="Open Sans Condensed"/>
                <w:sz w:val="20"/>
                <w:szCs w:val="20"/>
              </w:rPr>
              <w:t xml:space="preserve">Acidic titrant to product ratio </w:t>
            </w:r>
          </w:p>
        </w:tc>
        <w:tc>
          <w:tcPr>
            <w:tcW w:w="630" w:type="dxa"/>
            <w:shd w:val="clear" w:color="auto" w:fill="D9D9D9" w:themeFill="background1" w:themeFillShade="D9"/>
            <w:vAlign w:val="center"/>
          </w:tcPr>
          <w:p w14:paraId="6A8BAA08" w14:textId="6090E071" w:rsidR="0061050A" w:rsidRPr="0061050A" w:rsidRDefault="0061050A" w:rsidP="00623AAE">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w:t>
            </w:r>
          </w:p>
        </w:tc>
        <w:tc>
          <w:tcPr>
            <w:tcW w:w="990" w:type="dxa"/>
            <w:shd w:val="clear" w:color="auto" w:fill="D9D9D9" w:themeFill="background1" w:themeFillShade="D9"/>
            <w:vAlign w:val="center"/>
          </w:tcPr>
          <w:p w14:paraId="0B06F184" w14:textId="30FF382D" w:rsidR="0061050A" w:rsidRPr="0061050A" w:rsidRDefault="0061050A" w:rsidP="00623AAE">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process-dependent</w:t>
            </w:r>
          </w:p>
        </w:tc>
        <w:tc>
          <w:tcPr>
            <w:tcW w:w="1080" w:type="dxa"/>
            <w:shd w:val="clear" w:color="auto" w:fill="D9D9D9" w:themeFill="background1" w:themeFillShade="D9"/>
            <w:vAlign w:val="center"/>
          </w:tcPr>
          <w:p w14:paraId="246C0B0E" w14:textId="4A1AEA1E" w:rsidR="0061050A" w:rsidRPr="0061050A" w:rsidRDefault="0061050A" w:rsidP="00623AAE">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process-dependent</w:t>
            </w:r>
          </w:p>
        </w:tc>
        <w:tc>
          <w:tcPr>
            <w:tcW w:w="1530" w:type="dxa"/>
            <w:shd w:val="clear" w:color="auto" w:fill="D9D9D9" w:themeFill="background1" w:themeFillShade="D9"/>
            <w:vAlign w:val="center"/>
          </w:tcPr>
          <w:p w14:paraId="5FF0D11B" w14:textId="05945D97" w:rsidR="0061050A" w:rsidRPr="0061050A" w:rsidRDefault="0061050A" w:rsidP="00623AAE">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+/- 10%</w:t>
            </w:r>
          </w:p>
        </w:tc>
        <w:tc>
          <w:tcPr>
            <w:tcW w:w="2245" w:type="dxa"/>
            <w:shd w:val="clear" w:color="auto" w:fill="D9D9D9" w:themeFill="background1" w:themeFillShade="D9"/>
            <w:vAlign w:val="center"/>
          </w:tcPr>
          <w:p w14:paraId="3492DB6A" w14:textId="77777777" w:rsidR="0061050A" w:rsidRPr="0061050A" w:rsidRDefault="0061050A" w:rsidP="0061050A">
            <w:pPr>
              <w:keepNext/>
              <w:rPr>
                <w:rFonts w:ascii="Open Sans Condensed" w:hAnsi="Open Sans Condensed" w:cs="Open Sans Condensed"/>
                <w:sz w:val="20"/>
                <w:szCs w:val="20"/>
              </w:rPr>
            </w:pPr>
            <w:r w:rsidRPr="0061050A">
              <w:rPr>
                <w:rFonts w:ascii="Open Sans Condensed" w:hAnsi="Open Sans Condensed" w:cs="Open Sans Condensed"/>
                <w:sz w:val="20"/>
                <w:szCs w:val="20"/>
              </w:rPr>
              <w:t xml:space="preserve">Screening OFAT for pH as output of titration - well within characterization range </w:t>
            </w:r>
          </w:p>
        </w:tc>
      </w:tr>
      <w:tr w:rsidR="0061050A" w:rsidRPr="0061050A" w14:paraId="35B9E748" w14:textId="77777777">
        <w:trPr>
          <w:trHeight w:val="288"/>
        </w:trPr>
        <w:tc>
          <w:tcPr>
            <w:tcW w:w="1615" w:type="dxa"/>
            <w:vMerge/>
            <w:vAlign w:val="center"/>
          </w:tcPr>
          <w:p w14:paraId="50A8E46B" w14:textId="77777777" w:rsidR="0061050A" w:rsidRPr="0061050A" w:rsidRDefault="0061050A" w:rsidP="0061050A">
            <w:pPr>
              <w:keepNext/>
              <w:rPr>
                <w:rFonts w:ascii="Open Sans Condensed" w:hAnsi="Open Sans Condensed" w:cs="Open Sans Condensed"/>
                <w:b/>
                <w:sz w:val="20"/>
                <w:szCs w:val="20"/>
              </w:rPr>
            </w:pPr>
          </w:p>
        </w:tc>
        <w:tc>
          <w:tcPr>
            <w:tcW w:w="1260" w:type="dxa"/>
            <w:vAlign w:val="center"/>
          </w:tcPr>
          <w:p w14:paraId="7A4FB090" w14:textId="77777777" w:rsidR="0061050A" w:rsidRPr="0061050A" w:rsidRDefault="0061050A" w:rsidP="0061050A">
            <w:pPr>
              <w:keepNext/>
              <w:rPr>
                <w:rFonts w:ascii="Open Sans Condensed" w:hAnsi="Open Sans Condensed" w:cs="Open Sans Condensed"/>
                <w:sz w:val="20"/>
                <w:szCs w:val="20"/>
              </w:rPr>
            </w:pPr>
            <w:r w:rsidRPr="0061050A">
              <w:rPr>
                <w:rFonts w:ascii="Open Sans Condensed" w:hAnsi="Open Sans Condensed" w:cs="Open Sans Condensed"/>
                <w:sz w:val="20"/>
                <w:szCs w:val="20"/>
              </w:rPr>
              <w:t xml:space="preserve">Basic titrant to product ratio </w:t>
            </w:r>
          </w:p>
        </w:tc>
        <w:tc>
          <w:tcPr>
            <w:tcW w:w="630" w:type="dxa"/>
            <w:vAlign w:val="center"/>
          </w:tcPr>
          <w:p w14:paraId="5E358BDB" w14:textId="27D7116B" w:rsidR="0061050A" w:rsidRPr="0061050A" w:rsidRDefault="0061050A" w:rsidP="00623AAE">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w:t>
            </w:r>
          </w:p>
        </w:tc>
        <w:tc>
          <w:tcPr>
            <w:tcW w:w="990" w:type="dxa"/>
            <w:vAlign w:val="center"/>
          </w:tcPr>
          <w:p w14:paraId="47434107" w14:textId="00C40C1E" w:rsidR="0061050A" w:rsidRPr="0061050A" w:rsidRDefault="0061050A" w:rsidP="00623AAE">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process-dependent</w:t>
            </w:r>
          </w:p>
        </w:tc>
        <w:tc>
          <w:tcPr>
            <w:tcW w:w="1080" w:type="dxa"/>
            <w:vAlign w:val="center"/>
          </w:tcPr>
          <w:p w14:paraId="7A2275AB" w14:textId="7C1190FE" w:rsidR="0061050A" w:rsidRPr="0061050A" w:rsidRDefault="0061050A" w:rsidP="00623AAE">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process-dependent</w:t>
            </w:r>
          </w:p>
        </w:tc>
        <w:tc>
          <w:tcPr>
            <w:tcW w:w="1530" w:type="dxa"/>
            <w:vAlign w:val="center"/>
          </w:tcPr>
          <w:p w14:paraId="17090FF1" w14:textId="48F46605" w:rsidR="0061050A" w:rsidRPr="0061050A" w:rsidRDefault="0061050A" w:rsidP="00623AAE">
            <w:pPr>
              <w:keepNext/>
              <w:jc w:val="center"/>
              <w:rPr>
                <w:rFonts w:ascii="Open Sans Condensed" w:hAnsi="Open Sans Condensed" w:cs="Open Sans Condensed"/>
                <w:sz w:val="20"/>
                <w:szCs w:val="20"/>
              </w:rPr>
            </w:pPr>
            <w:r w:rsidRPr="0061050A">
              <w:rPr>
                <w:rFonts w:ascii="Open Sans Condensed" w:hAnsi="Open Sans Condensed" w:cs="Open Sans Condensed"/>
                <w:sz w:val="20"/>
                <w:szCs w:val="20"/>
              </w:rPr>
              <w:t>+/- 10%</w:t>
            </w:r>
          </w:p>
        </w:tc>
        <w:tc>
          <w:tcPr>
            <w:tcW w:w="2245" w:type="dxa"/>
            <w:vAlign w:val="center"/>
          </w:tcPr>
          <w:p w14:paraId="51B55CE7" w14:textId="77777777" w:rsidR="0061050A" w:rsidRPr="0061050A" w:rsidRDefault="0061050A" w:rsidP="0061050A">
            <w:pPr>
              <w:keepNext/>
              <w:rPr>
                <w:rFonts w:ascii="Open Sans Condensed" w:hAnsi="Open Sans Condensed" w:cs="Open Sans Condensed"/>
                <w:sz w:val="20"/>
                <w:szCs w:val="20"/>
              </w:rPr>
            </w:pPr>
            <w:r w:rsidRPr="0061050A">
              <w:rPr>
                <w:rFonts w:ascii="Open Sans Condensed" w:hAnsi="Open Sans Condensed" w:cs="Open Sans Condensed"/>
                <w:sz w:val="20"/>
                <w:szCs w:val="20"/>
              </w:rPr>
              <w:t xml:space="preserve">Screening OFAT for pH as output of titration - well within characterization range </w:t>
            </w:r>
          </w:p>
        </w:tc>
      </w:tr>
    </w:tbl>
    <w:p w14:paraId="58B5A01A" w14:textId="77777777" w:rsidR="00814BE9" w:rsidRDefault="00814BE9" w:rsidP="00D216A5">
      <w:pPr>
        <w:rPr>
          <w:rFonts w:ascii="Open Sans" w:hAnsi="Open Sans" w:cs="Open Sans"/>
          <w:sz w:val="24"/>
          <w:szCs w:val="24"/>
        </w:rPr>
      </w:pPr>
    </w:p>
    <w:p w14:paraId="13F85947" w14:textId="3F5BF4F2" w:rsidR="00D216A5" w:rsidRPr="00814BE9" w:rsidRDefault="00D216A5" w:rsidP="00D216A5">
      <w:pPr>
        <w:rPr>
          <w:rFonts w:ascii="Open Sans" w:hAnsi="Open Sans" w:cs="Open Sans"/>
          <w:sz w:val="24"/>
          <w:szCs w:val="24"/>
        </w:rPr>
      </w:pPr>
    </w:p>
    <w:p w14:paraId="3985AF0B" w14:textId="5FB7AA34" w:rsidR="00D216A5" w:rsidRPr="00CE30B6" w:rsidRDefault="00D216A5" w:rsidP="00D216A5">
      <w:pPr>
        <w:rPr>
          <w:rFonts w:cstheme="minorHAnsi"/>
          <w:color w:val="000000" w:themeColor="text1"/>
          <w:kern w:val="24"/>
        </w:rPr>
      </w:pPr>
      <w:r w:rsidRPr="005378DB">
        <w:rPr>
          <w:rFonts w:cstheme="minorHAnsi"/>
          <w:color w:val="000000" w:themeColor="text1"/>
          <w:kern w:val="24"/>
        </w:rPr>
        <w:t xml:space="preserve">Figure 1: Two major process options for continuous operation </w:t>
      </w:r>
      <w:r w:rsidR="00935F64" w:rsidRPr="005378DB">
        <w:rPr>
          <w:rFonts w:cstheme="minorHAnsi"/>
          <w:color w:val="000000" w:themeColor="text1"/>
          <w:kern w:val="24"/>
        </w:rPr>
        <w:t xml:space="preserve">of an integrated continuous bioprocess. </w:t>
      </w:r>
      <w:r w:rsidR="00935F64" w:rsidRPr="00CE30B6">
        <w:rPr>
          <w:rFonts w:cstheme="minorHAnsi"/>
          <w:color w:val="000000" w:themeColor="text1"/>
          <w:kern w:val="24"/>
        </w:rPr>
        <w:t xml:space="preserve">Option 1 </w:t>
      </w:r>
      <w:r w:rsidR="000207C6" w:rsidRPr="00CE30B6">
        <w:rPr>
          <w:rFonts w:cstheme="minorHAnsi"/>
          <w:color w:val="000000" w:themeColor="text1"/>
          <w:kern w:val="24"/>
        </w:rPr>
        <w:t xml:space="preserve">is a continuous process </w:t>
      </w:r>
      <w:r w:rsidR="00CE30B6" w:rsidRPr="00CE30B6">
        <w:rPr>
          <w:rFonts w:cstheme="minorHAnsi"/>
          <w:color w:val="000000" w:themeColor="text1"/>
          <w:kern w:val="24"/>
        </w:rPr>
        <w:t xml:space="preserve">until the surge or retentate tank before the SPTFF or UF/DF step where it becomes a cycled batch process. Option 2 is an integrated process through low pH hold and then switches to a periodic batch process through polishing chromatography and beyond. </w:t>
      </w:r>
    </w:p>
    <w:p w14:paraId="5898FFF4" w14:textId="751D70A1" w:rsidR="00D216A5" w:rsidRDefault="000207C6" w:rsidP="00D216A5">
      <w:r>
        <w:rPr>
          <w:noProof/>
        </w:rPr>
        <w:drawing>
          <wp:inline distT="0" distB="0" distL="0" distR="0" wp14:anchorId="0576D76E" wp14:editId="25F668B1">
            <wp:extent cx="5943600" cy="3242310"/>
            <wp:effectExtent l="0" t="0" r="0" b="0"/>
            <wp:docPr id="1010117438" name="Picture 1010117438" descr="A picture containing text, screenshot, diagram,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17438" name="Picture 2" descr="A picture containing text, screenshot, diagram, design&#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242310"/>
                    </a:xfrm>
                    <a:prstGeom prst="rect">
                      <a:avLst/>
                    </a:prstGeom>
                  </pic:spPr>
                </pic:pic>
              </a:graphicData>
            </a:graphic>
          </wp:inline>
        </w:drawing>
      </w:r>
    </w:p>
    <w:p w14:paraId="00A00E02" w14:textId="77777777" w:rsidR="00D216A5" w:rsidRDefault="00D216A5" w:rsidP="00D216A5"/>
    <w:p w14:paraId="17461874" w14:textId="0813486C" w:rsidR="00367732" w:rsidRDefault="00367732">
      <w:r>
        <w:br w:type="page"/>
      </w:r>
    </w:p>
    <w:p w14:paraId="66CE0FA7" w14:textId="099C575D" w:rsidR="00D216A5" w:rsidRDefault="00367732" w:rsidP="00D216A5">
      <w:r>
        <w:lastRenderedPageBreak/>
        <w:t xml:space="preserve">Figure 2. </w:t>
      </w:r>
      <w:r w:rsidR="00640D9E">
        <w:t>Time profiles of viable cell mass (A)</w:t>
      </w:r>
      <w:r w:rsidR="00D1290E">
        <w:t xml:space="preserve"> and </w:t>
      </w:r>
      <w:r w:rsidR="00803882">
        <w:t>harvest titer (B)</w:t>
      </w:r>
      <w:r w:rsidR="00D1290E">
        <w:t xml:space="preserve"> for steady state and dynamic perfusion operating modes</w:t>
      </w:r>
      <w:r w:rsidR="00F843AE">
        <w:t>. G</w:t>
      </w:r>
      <w:r w:rsidR="00803882">
        <w:t xml:space="preserve">lycosylation </w:t>
      </w:r>
      <w:r w:rsidR="009141DA">
        <w:t xml:space="preserve">variants </w:t>
      </w:r>
      <w:r w:rsidR="00F843AE">
        <w:t xml:space="preserve">as a function of normalized bioreactor day </w:t>
      </w:r>
      <w:r w:rsidR="00003D34">
        <w:t xml:space="preserve">for examples of steady and variable </w:t>
      </w:r>
      <w:r w:rsidR="00436879">
        <w:t xml:space="preserve">performance in the bioreactor </w:t>
      </w:r>
      <w:r w:rsidR="009141DA">
        <w:t>(C)</w:t>
      </w:r>
      <w:r w:rsidR="00436879">
        <w:t>.</w:t>
      </w:r>
      <w:r w:rsidR="009141DA">
        <w:t xml:space="preserve"> </w:t>
      </w:r>
    </w:p>
    <w:p w14:paraId="3B24DC74" w14:textId="75C1745A" w:rsidR="00326804" w:rsidRDefault="00C31548" w:rsidP="00D216A5">
      <w:r>
        <w:rPr>
          <w:noProof/>
        </w:rPr>
        <w:drawing>
          <wp:inline distT="0" distB="0" distL="0" distR="0" wp14:anchorId="1999A805" wp14:editId="104754CA">
            <wp:extent cx="5943600" cy="3868420"/>
            <wp:effectExtent l="0" t="0" r="0" b="0"/>
            <wp:docPr id="1231744549" name="Picture 1231744549" descr="A picture containing text, screensho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44549" name="Picture 1" descr="A picture containing text, screenshot, diagram, lin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868420"/>
                    </a:xfrm>
                    <a:prstGeom prst="rect">
                      <a:avLst/>
                    </a:prstGeom>
                  </pic:spPr>
                </pic:pic>
              </a:graphicData>
            </a:graphic>
          </wp:inline>
        </w:drawing>
      </w:r>
    </w:p>
    <w:p w14:paraId="397B1A51" w14:textId="77777777" w:rsidR="00326804" w:rsidRDefault="00326804">
      <w:r>
        <w:br w:type="page"/>
      </w:r>
    </w:p>
    <w:p w14:paraId="7724D6AE" w14:textId="479A500D" w:rsidR="00D216A5" w:rsidRDefault="00D216A5" w:rsidP="00D216A5">
      <w:r>
        <w:lastRenderedPageBreak/>
        <w:t>Figure 3</w:t>
      </w:r>
      <w:r w:rsidR="00326804">
        <w:t>. Comparison of simulated input variability and output control for pH for virus inactivation with (A) and without (B) cycle homogenization (titrating against the peak).</w:t>
      </w:r>
    </w:p>
    <w:p w14:paraId="762EE625" w14:textId="34A37205" w:rsidR="00C31548" w:rsidRDefault="00C31548" w:rsidP="00D216A5">
      <w:r>
        <w:rPr>
          <w:noProof/>
        </w:rPr>
        <w:drawing>
          <wp:inline distT="0" distB="0" distL="0" distR="0" wp14:anchorId="7D59F2F2" wp14:editId="7269D6D0">
            <wp:extent cx="5943600" cy="2777490"/>
            <wp:effectExtent l="0" t="0" r="0" b="3810"/>
            <wp:docPr id="1651685907" name="Picture 1651685907"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85907" name="Picture 2" descr="A screenshot of a video game&#10;&#10;Description automatically generated with medium confidenc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777490"/>
                    </a:xfrm>
                    <a:prstGeom prst="rect">
                      <a:avLst/>
                    </a:prstGeom>
                  </pic:spPr>
                </pic:pic>
              </a:graphicData>
            </a:graphic>
          </wp:inline>
        </w:drawing>
      </w:r>
    </w:p>
    <w:p w14:paraId="2444B031" w14:textId="17229411" w:rsidR="00B07495" w:rsidRDefault="00D216A5" w:rsidP="00202AC1">
      <w:pPr>
        <w:ind w:left="288"/>
      </w:pPr>
      <w:r>
        <w:br w:type="page"/>
      </w:r>
      <w:r w:rsidR="00C31548">
        <w:lastRenderedPageBreak/>
        <w:t xml:space="preserve">Figure </w:t>
      </w:r>
      <w:proofErr w:type="gramStart"/>
      <w:r w:rsidR="00C31548">
        <w:t>4</w:t>
      </w:r>
      <w:r w:rsidR="00436879">
        <w:t xml:space="preserve">  </w:t>
      </w:r>
      <w:r w:rsidR="00202AC1" w:rsidRPr="00202AC1">
        <w:t>Continuous</w:t>
      </w:r>
      <w:proofErr w:type="gramEnd"/>
      <w:r w:rsidR="00202AC1" w:rsidRPr="00202AC1">
        <w:t xml:space="preserve"> UF/DF using a cycling system: </w:t>
      </w:r>
      <w:proofErr w:type="spellStart"/>
      <w:r w:rsidR="007A48E1">
        <w:t>c</w:t>
      </w:r>
      <w:r w:rsidR="00202AC1" w:rsidRPr="00202AC1">
        <w:t>onfiuration</w:t>
      </w:r>
      <w:proofErr w:type="spellEnd"/>
      <w:r w:rsidR="00202AC1" w:rsidRPr="00202AC1">
        <w:t xml:space="preserve"> using one TFF system connected to two recycle vessels</w:t>
      </w:r>
      <w:r w:rsidR="00202AC1">
        <w:t xml:space="preserve"> (A)</w:t>
      </w:r>
      <w:r w:rsidR="00B45154">
        <w:t xml:space="preserve"> or </w:t>
      </w:r>
      <w:r w:rsidR="00204489" w:rsidRPr="00204489">
        <w:t>using two parallel TFF systems</w:t>
      </w:r>
      <w:r w:rsidR="007A48E1">
        <w:t xml:space="preserve"> (B). </w:t>
      </w:r>
      <w:r w:rsidR="00A46B5C" w:rsidRPr="00A46B5C">
        <w:t>Continuous UF/DF using a fully single-pass system</w:t>
      </w:r>
      <w:r w:rsidR="00A46B5C">
        <w:t xml:space="preserve"> run in either </w:t>
      </w:r>
      <w:r w:rsidR="00036B45">
        <w:t>a co-current (C)</w:t>
      </w:r>
      <w:r w:rsidR="007E4790">
        <w:t xml:space="preserve"> or counter</w:t>
      </w:r>
      <w:r w:rsidR="001264BC">
        <w:t>-</w:t>
      </w:r>
      <w:r w:rsidR="007E4790">
        <w:t>current (D) configuration</w:t>
      </w:r>
      <w:r w:rsidR="001264BC">
        <w:t>.</w:t>
      </w:r>
    </w:p>
    <w:p w14:paraId="35C8AA06" w14:textId="77777777" w:rsidR="00202AC1" w:rsidRDefault="00202AC1" w:rsidP="00202AC1">
      <w:pPr>
        <w:spacing w:after="0" w:line="240" w:lineRule="auto"/>
        <w:ind w:left="288"/>
      </w:pPr>
    </w:p>
    <w:p w14:paraId="2B44B6B6" w14:textId="4D1A4F31" w:rsidR="00C31548" w:rsidRDefault="00C31548" w:rsidP="00D216A5">
      <w:pPr>
        <w:spacing w:line="480" w:lineRule="auto"/>
        <w:ind w:left="288"/>
        <w:rPr>
          <w:rFonts w:ascii="Calibri" w:eastAsia="Calibri" w:hAnsi="Calibri" w:cs="Calibri"/>
        </w:rPr>
      </w:pPr>
      <w:r>
        <w:rPr>
          <w:rFonts w:ascii="Calibri" w:eastAsia="Calibri" w:hAnsi="Calibri" w:cs="Calibri"/>
          <w:noProof/>
        </w:rPr>
        <w:drawing>
          <wp:inline distT="0" distB="0" distL="0" distR="0" wp14:anchorId="677F64B4" wp14:editId="20E291C4">
            <wp:extent cx="5943600" cy="3234055"/>
            <wp:effectExtent l="0" t="0" r="0" b="4445"/>
            <wp:docPr id="1768610865" name="Picture 1768610865"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10865" name="Picture 3" descr="A screenshot of a video game&#10;&#10;Description automatically generated with medium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234055"/>
                    </a:xfrm>
                    <a:prstGeom prst="rect">
                      <a:avLst/>
                    </a:prstGeom>
                  </pic:spPr>
                </pic:pic>
              </a:graphicData>
            </a:graphic>
          </wp:inline>
        </w:drawing>
      </w:r>
    </w:p>
    <w:p w14:paraId="055CFA4D" w14:textId="77777777" w:rsidR="00C31548" w:rsidRDefault="00C31548">
      <w:pPr>
        <w:rPr>
          <w:rFonts w:ascii="Calibri" w:eastAsia="Calibri" w:hAnsi="Calibri" w:cs="Calibri"/>
        </w:rPr>
      </w:pPr>
      <w:r>
        <w:rPr>
          <w:rFonts w:ascii="Calibri" w:eastAsia="Calibri" w:hAnsi="Calibri" w:cs="Calibri"/>
        </w:rPr>
        <w:br w:type="page"/>
      </w:r>
    </w:p>
    <w:p w14:paraId="027E94AC" w14:textId="48BA848F" w:rsidR="00C31548" w:rsidRDefault="00C31548" w:rsidP="004778A0">
      <w:pPr>
        <w:ind w:left="288"/>
        <w:rPr>
          <w:rFonts w:ascii="Calibri" w:eastAsia="Calibri" w:hAnsi="Calibri" w:cs="Calibri"/>
        </w:rPr>
      </w:pPr>
      <w:r>
        <w:rPr>
          <w:rFonts w:ascii="Calibri" w:eastAsia="Calibri" w:hAnsi="Calibri" w:cs="Calibri"/>
        </w:rPr>
        <w:lastRenderedPageBreak/>
        <w:t xml:space="preserve">Figure </w:t>
      </w:r>
      <w:proofErr w:type="gramStart"/>
      <w:r>
        <w:rPr>
          <w:rFonts w:ascii="Calibri" w:eastAsia="Calibri" w:hAnsi="Calibri" w:cs="Calibri"/>
        </w:rPr>
        <w:t>5</w:t>
      </w:r>
      <w:r w:rsidR="004778A0">
        <w:rPr>
          <w:rFonts w:ascii="Calibri" w:eastAsia="Calibri" w:hAnsi="Calibri" w:cs="Calibri"/>
        </w:rPr>
        <w:t xml:space="preserve">  </w:t>
      </w:r>
      <w:r w:rsidR="004778A0" w:rsidRPr="004778A0">
        <w:rPr>
          <w:rFonts w:ascii="Calibri" w:eastAsia="Calibri" w:hAnsi="Calibri" w:cs="Calibri"/>
        </w:rPr>
        <w:t>High</w:t>
      </w:r>
      <w:proofErr w:type="gramEnd"/>
      <w:r w:rsidR="004778A0" w:rsidRPr="004778A0">
        <w:rPr>
          <w:rFonts w:ascii="Calibri" w:eastAsia="Calibri" w:hAnsi="Calibri" w:cs="Calibri"/>
        </w:rPr>
        <w:t xml:space="preserve"> mannose trajectory (</w:t>
      </w:r>
      <w:r w:rsidR="0092774F">
        <w:rPr>
          <w:rFonts w:ascii="Calibri" w:eastAsia="Calibri" w:hAnsi="Calibri" w:cs="Calibri"/>
        </w:rPr>
        <w:t>A-</w:t>
      </w:r>
      <w:r w:rsidR="004778A0" w:rsidRPr="004778A0">
        <w:rPr>
          <w:rFonts w:ascii="Calibri" w:eastAsia="Calibri" w:hAnsi="Calibri" w:cs="Calibri"/>
        </w:rPr>
        <w:t xml:space="preserve">left) and </w:t>
      </w:r>
      <w:r w:rsidR="00810935">
        <w:rPr>
          <w:rFonts w:ascii="Calibri" w:eastAsia="Calibri" w:hAnsi="Calibri" w:cs="Calibri"/>
        </w:rPr>
        <w:t xml:space="preserve">cell </w:t>
      </w:r>
      <w:r w:rsidR="004778A0" w:rsidRPr="004778A0">
        <w:rPr>
          <w:rFonts w:ascii="Calibri" w:eastAsia="Calibri" w:hAnsi="Calibri" w:cs="Calibri"/>
        </w:rPr>
        <w:t>viability (</w:t>
      </w:r>
      <w:r w:rsidR="0092774F">
        <w:rPr>
          <w:rFonts w:ascii="Calibri" w:eastAsia="Calibri" w:hAnsi="Calibri" w:cs="Calibri"/>
        </w:rPr>
        <w:t>A-</w:t>
      </w:r>
      <w:r w:rsidR="004778A0" w:rsidRPr="004778A0">
        <w:rPr>
          <w:rFonts w:ascii="Calibri" w:eastAsia="Calibri" w:hAnsi="Calibri" w:cs="Calibri"/>
        </w:rPr>
        <w:t xml:space="preserve">right) in the bioreactor for </w:t>
      </w:r>
      <w:r w:rsidR="00810935">
        <w:rPr>
          <w:rFonts w:ascii="Calibri" w:eastAsia="Calibri" w:hAnsi="Calibri" w:cs="Calibri"/>
        </w:rPr>
        <w:t xml:space="preserve">a </w:t>
      </w:r>
      <w:r w:rsidR="004778A0" w:rsidRPr="004778A0">
        <w:rPr>
          <w:rFonts w:ascii="Calibri" w:eastAsia="Calibri" w:hAnsi="Calibri" w:cs="Calibri"/>
        </w:rPr>
        <w:t>variable product qualit</w:t>
      </w:r>
      <w:r w:rsidR="00810935">
        <w:rPr>
          <w:rFonts w:ascii="Calibri" w:eastAsia="Calibri" w:hAnsi="Calibri" w:cs="Calibri"/>
        </w:rPr>
        <w:t>y scenario</w:t>
      </w:r>
      <w:r w:rsidR="0092774F">
        <w:rPr>
          <w:rFonts w:ascii="Calibri" w:eastAsia="Calibri" w:hAnsi="Calibri" w:cs="Calibri"/>
        </w:rPr>
        <w:t>.</w:t>
      </w:r>
      <w:r w:rsidR="00DC79BF">
        <w:rPr>
          <w:rFonts w:ascii="Calibri" w:eastAsia="Calibri" w:hAnsi="Calibri" w:cs="Calibri"/>
        </w:rPr>
        <w:t xml:space="preserve"> </w:t>
      </w:r>
      <w:r w:rsidR="00080B84">
        <w:rPr>
          <w:rFonts w:ascii="Calibri" w:eastAsia="Calibri" w:hAnsi="Calibri" w:cs="Calibri"/>
        </w:rPr>
        <w:t>Application of the Bayesian model to develop a control strategy</w:t>
      </w:r>
      <w:r w:rsidR="00D40491">
        <w:rPr>
          <w:rFonts w:ascii="Calibri" w:eastAsia="Calibri" w:hAnsi="Calibri" w:cs="Calibri"/>
        </w:rPr>
        <w:t xml:space="preserve"> such that </w:t>
      </w:r>
      <w:r w:rsidR="005F426E" w:rsidRPr="005F426E">
        <w:rPr>
          <w:rFonts w:ascii="Calibri" w:eastAsia="Calibri" w:hAnsi="Calibri" w:cs="Calibri"/>
        </w:rPr>
        <w:t xml:space="preserve">with </w:t>
      </w:r>
      <w:r w:rsidR="000979FD">
        <w:rPr>
          <w:rFonts w:ascii="Calibri" w:eastAsia="Calibri" w:hAnsi="Calibri" w:cs="Calibri"/>
        </w:rPr>
        <w:t xml:space="preserve">a </w:t>
      </w:r>
      <w:r w:rsidR="005F426E" w:rsidRPr="005F426E">
        <w:rPr>
          <w:rFonts w:ascii="Calibri" w:eastAsia="Calibri" w:hAnsi="Calibri" w:cs="Calibri"/>
        </w:rPr>
        <w:t>95% probability</w:t>
      </w:r>
      <w:r w:rsidR="000979FD">
        <w:rPr>
          <w:rFonts w:ascii="Calibri" w:eastAsia="Calibri" w:hAnsi="Calibri" w:cs="Calibri"/>
        </w:rPr>
        <w:t xml:space="preserve">, </w:t>
      </w:r>
      <w:r w:rsidR="003042A4">
        <w:rPr>
          <w:rFonts w:ascii="Calibri" w:eastAsia="Calibri" w:hAnsi="Calibri" w:cs="Calibri"/>
        </w:rPr>
        <w:t xml:space="preserve">what </w:t>
      </w:r>
      <w:r w:rsidR="005F426E" w:rsidRPr="005F426E">
        <w:rPr>
          <w:rFonts w:ascii="Calibri" w:eastAsia="Calibri" w:hAnsi="Calibri" w:cs="Calibri"/>
        </w:rPr>
        <w:t xml:space="preserve">percentage change in the target perfusion rate is required to ensure that the high mannose on Culture Day 14 is no more than </w:t>
      </w:r>
      <w:r w:rsidR="003042A4">
        <w:rPr>
          <w:rFonts w:ascii="Calibri" w:eastAsia="Calibri" w:hAnsi="Calibri" w:cs="Calibri"/>
        </w:rPr>
        <w:t xml:space="preserve">a limit of </w:t>
      </w:r>
      <w:r w:rsidR="005F426E" w:rsidRPr="005F426E">
        <w:rPr>
          <w:rFonts w:ascii="Calibri" w:eastAsia="Calibri" w:hAnsi="Calibri" w:cs="Calibri"/>
        </w:rPr>
        <w:t>16%</w:t>
      </w:r>
      <w:r w:rsidR="0092340D">
        <w:rPr>
          <w:rFonts w:ascii="Calibri" w:eastAsia="Calibri" w:hAnsi="Calibri" w:cs="Calibri"/>
        </w:rPr>
        <w:t xml:space="preserve"> </w:t>
      </w:r>
      <w:r w:rsidR="00551DD1">
        <w:rPr>
          <w:rFonts w:ascii="Calibri" w:eastAsia="Calibri" w:hAnsi="Calibri" w:cs="Calibri"/>
        </w:rPr>
        <w:t>as well as the full probability density plot (B)</w:t>
      </w:r>
      <w:r w:rsidR="005F426E" w:rsidRPr="005F426E">
        <w:rPr>
          <w:rFonts w:ascii="Calibri" w:eastAsia="Calibri" w:hAnsi="Calibri" w:cs="Calibri"/>
        </w:rPr>
        <w:t xml:space="preserve">.  </w:t>
      </w:r>
      <w:r w:rsidR="00BA55B6">
        <w:rPr>
          <w:rFonts w:ascii="Calibri" w:eastAsia="Calibri" w:hAnsi="Calibri" w:cs="Calibri"/>
        </w:rPr>
        <w:t xml:space="preserve">Using </w:t>
      </w:r>
      <w:r w:rsidR="00DC79BF" w:rsidRPr="00DC79BF">
        <w:rPr>
          <w:rFonts w:ascii="Calibri" w:eastAsia="Calibri" w:hAnsi="Calibri" w:cs="Calibri"/>
        </w:rPr>
        <w:t>the posterior distributions of the model parameters, the posterior predictive distribution of the % High Mannose can be generated at different levels of percent change of target perfusion rate and as a function of culture day</w:t>
      </w:r>
      <w:r w:rsidR="0065730B">
        <w:rPr>
          <w:rFonts w:ascii="Calibri" w:eastAsia="Calibri" w:hAnsi="Calibri" w:cs="Calibri"/>
        </w:rPr>
        <w:t xml:space="preserve"> (C)</w:t>
      </w:r>
      <w:r w:rsidR="00DC79BF" w:rsidRPr="00DC79BF">
        <w:rPr>
          <w:rFonts w:ascii="Calibri" w:eastAsia="Calibri" w:hAnsi="Calibri" w:cs="Calibri"/>
        </w:rPr>
        <w:t xml:space="preserve">.  </w:t>
      </w:r>
    </w:p>
    <w:p w14:paraId="061FA791" w14:textId="5404BE7D" w:rsidR="00C31548" w:rsidRDefault="00C31548" w:rsidP="00D216A5">
      <w:pPr>
        <w:spacing w:line="480" w:lineRule="auto"/>
        <w:ind w:left="288"/>
        <w:rPr>
          <w:rFonts w:ascii="Calibri" w:eastAsia="Calibri" w:hAnsi="Calibri" w:cs="Calibri"/>
        </w:rPr>
      </w:pPr>
      <w:r>
        <w:rPr>
          <w:rFonts w:ascii="Calibri" w:eastAsia="Calibri" w:hAnsi="Calibri" w:cs="Calibri"/>
          <w:noProof/>
        </w:rPr>
        <w:drawing>
          <wp:inline distT="0" distB="0" distL="0" distR="0" wp14:anchorId="5B8E93F4" wp14:editId="054B5421">
            <wp:extent cx="5943600" cy="2929255"/>
            <wp:effectExtent l="0" t="0" r="0" b="4445"/>
            <wp:docPr id="752393461" name="Picture 752393461" descr="A picture containing text, diagram, plo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93461" name="Picture 4" descr="A picture containing text, diagram, plot, screenshot&#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929255"/>
                    </a:xfrm>
                    <a:prstGeom prst="rect">
                      <a:avLst/>
                    </a:prstGeom>
                  </pic:spPr>
                </pic:pic>
              </a:graphicData>
            </a:graphic>
          </wp:inline>
        </w:drawing>
      </w:r>
    </w:p>
    <w:p w14:paraId="550CA4FD" w14:textId="77777777" w:rsidR="00C31548" w:rsidRDefault="00C31548">
      <w:pPr>
        <w:rPr>
          <w:rFonts w:ascii="Calibri" w:eastAsia="Calibri" w:hAnsi="Calibri" w:cs="Calibri"/>
        </w:rPr>
      </w:pPr>
      <w:r>
        <w:rPr>
          <w:rFonts w:ascii="Calibri" w:eastAsia="Calibri" w:hAnsi="Calibri" w:cs="Calibri"/>
        </w:rPr>
        <w:br w:type="page"/>
      </w:r>
    </w:p>
    <w:p w14:paraId="4ACFAE1A" w14:textId="5955AA15" w:rsidR="00C31548" w:rsidRDefault="00C31548" w:rsidP="005378DB">
      <w:pPr>
        <w:ind w:left="288"/>
        <w:rPr>
          <w:rFonts w:ascii="Calibri" w:eastAsia="Calibri" w:hAnsi="Calibri" w:cs="Calibri"/>
        </w:rPr>
      </w:pPr>
      <w:r>
        <w:rPr>
          <w:rFonts w:ascii="Calibri" w:eastAsia="Calibri" w:hAnsi="Calibri" w:cs="Calibri"/>
        </w:rPr>
        <w:lastRenderedPageBreak/>
        <w:t xml:space="preserve">Figure </w:t>
      </w:r>
      <w:proofErr w:type="gramStart"/>
      <w:r>
        <w:rPr>
          <w:rFonts w:ascii="Calibri" w:eastAsia="Calibri" w:hAnsi="Calibri" w:cs="Calibri"/>
        </w:rPr>
        <w:t>6</w:t>
      </w:r>
      <w:r w:rsidR="005378DB">
        <w:rPr>
          <w:rFonts w:ascii="Calibri" w:eastAsia="Calibri" w:hAnsi="Calibri" w:cs="Calibri"/>
        </w:rPr>
        <w:t xml:space="preserve">  Prototype</w:t>
      </w:r>
      <w:proofErr w:type="gramEnd"/>
      <w:r w:rsidR="005378DB">
        <w:rPr>
          <w:rFonts w:ascii="Calibri" w:eastAsia="Calibri" w:hAnsi="Calibri" w:cs="Calibri"/>
        </w:rPr>
        <w:t xml:space="preserve"> a</w:t>
      </w:r>
      <w:r w:rsidR="005378DB" w:rsidRPr="005378DB">
        <w:rPr>
          <w:rFonts w:ascii="Calibri" w:eastAsia="Calibri" w:hAnsi="Calibri" w:cs="Calibri"/>
        </w:rPr>
        <w:t>nalytical sampling and testing plan for initial clinical runs through P</w:t>
      </w:r>
      <w:r w:rsidR="005378DB">
        <w:rPr>
          <w:rFonts w:ascii="Calibri" w:eastAsia="Calibri" w:hAnsi="Calibri" w:cs="Calibri"/>
        </w:rPr>
        <w:t xml:space="preserve">rocess </w:t>
      </w:r>
      <w:r w:rsidR="005378DB" w:rsidRPr="005378DB">
        <w:rPr>
          <w:rFonts w:ascii="Calibri" w:eastAsia="Calibri" w:hAnsi="Calibri" w:cs="Calibri"/>
        </w:rPr>
        <w:t>P</w:t>
      </w:r>
      <w:r w:rsidR="005378DB">
        <w:rPr>
          <w:rFonts w:ascii="Calibri" w:eastAsia="Calibri" w:hAnsi="Calibri" w:cs="Calibri"/>
        </w:rPr>
        <w:t xml:space="preserve">erformance </w:t>
      </w:r>
      <w:r w:rsidR="005378DB" w:rsidRPr="005378DB">
        <w:rPr>
          <w:rFonts w:ascii="Calibri" w:eastAsia="Calibri" w:hAnsi="Calibri" w:cs="Calibri"/>
        </w:rPr>
        <w:t>Q</w:t>
      </w:r>
      <w:r w:rsidR="005378DB">
        <w:rPr>
          <w:rFonts w:ascii="Calibri" w:eastAsia="Calibri" w:hAnsi="Calibri" w:cs="Calibri"/>
        </w:rPr>
        <w:t>ualification</w:t>
      </w:r>
    </w:p>
    <w:p w14:paraId="7E851F0A" w14:textId="5A3F55E9" w:rsidR="00B07495" w:rsidRDefault="00C31548" w:rsidP="00D216A5">
      <w:pPr>
        <w:spacing w:line="480" w:lineRule="auto"/>
        <w:ind w:left="288"/>
        <w:rPr>
          <w:rFonts w:ascii="Calibri" w:eastAsia="Calibri" w:hAnsi="Calibri" w:cs="Calibri"/>
        </w:rPr>
      </w:pPr>
      <w:r>
        <w:rPr>
          <w:rFonts w:ascii="Calibri" w:eastAsia="Calibri" w:hAnsi="Calibri" w:cs="Calibri"/>
          <w:noProof/>
        </w:rPr>
        <w:drawing>
          <wp:inline distT="0" distB="0" distL="0" distR="0" wp14:anchorId="7B36FE35" wp14:editId="36F11855">
            <wp:extent cx="5943600" cy="4332605"/>
            <wp:effectExtent l="0" t="0" r="0" b="0"/>
            <wp:docPr id="276241976" name="Picture 27624197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41976" name="Picture 5" descr="A screenshot of a computer&#10;&#10;Description automatically generated with medium confidenc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4332605"/>
                    </a:xfrm>
                    <a:prstGeom prst="rect">
                      <a:avLst/>
                    </a:prstGeom>
                  </pic:spPr>
                </pic:pic>
              </a:graphicData>
            </a:graphic>
          </wp:inline>
        </w:drawing>
      </w:r>
    </w:p>
    <w:sectPr w:rsidR="00B074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F536E3" w14:textId="77777777" w:rsidR="00CD2E50" w:rsidRDefault="00CD2E50" w:rsidP="0018179F">
      <w:pPr>
        <w:spacing w:after="0" w:line="240" w:lineRule="auto"/>
      </w:pPr>
      <w:r>
        <w:separator/>
      </w:r>
    </w:p>
  </w:endnote>
  <w:endnote w:type="continuationSeparator" w:id="0">
    <w:p w14:paraId="0F0510A7" w14:textId="77777777" w:rsidR="00CD2E50" w:rsidRDefault="00CD2E50" w:rsidP="0018179F">
      <w:pPr>
        <w:spacing w:after="0" w:line="240" w:lineRule="auto"/>
      </w:pPr>
      <w:r>
        <w:continuationSeparator/>
      </w:r>
    </w:p>
  </w:endnote>
  <w:endnote w:type="continuationNotice" w:id="1">
    <w:p w14:paraId="0CA79707" w14:textId="77777777" w:rsidR="00CD2E50" w:rsidRDefault="00CD2E5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Open Sans">
    <w:panose1 w:val="020B0606030504020204"/>
    <w:charset w:val="00"/>
    <w:family w:val="swiss"/>
    <w:pitch w:val="variable"/>
    <w:sig w:usb0="E00002EF" w:usb1="4000205B" w:usb2="00000028" w:usb3="00000000" w:csb0="0000019F" w:csb1="00000000"/>
  </w:font>
  <w:font w:name="Open Sans Condensed">
    <w:altName w:val="Segoe UI"/>
    <w:panose1 w:val="020B0604020202020204"/>
    <w:charset w:val="00"/>
    <w:family w:val="auto"/>
    <w:pitch w:val="variable"/>
    <w:sig w:usb0="E00002FF" w:usb1="4000201B" w:usb2="00000028"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CCBF9" w14:textId="77777777" w:rsidR="00CD2E50" w:rsidRDefault="00CD2E50" w:rsidP="0018179F">
      <w:pPr>
        <w:spacing w:after="0" w:line="240" w:lineRule="auto"/>
      </w:pPr>
      <w:r>
        <w:separator/>
      </w:r>
    </w:p>
  </w:footnote>
  <w:footnote w:type="continuationSeparator" w:id="0">
    <w:p w14:paraId="60A44C85" w14:textId="77777777" w:rsidR="00CD2E50" w:rsidRDefault="00CD2E50" w:rsidP="0018179F">
      <w:pPr>
        <w:spacing w:after="0" w:line="240" w:lineRule="auto"/>
      </w:pPr>
      <w:r>
        <w:continuationSeparator/>
      </w:r>
    </w:p>
  </w:footnote>
  <w:footnote w:type="continuationNotice" w:id="1">
    <w:p w14:paraId="360635D9" w14:textId="77777777" w:rsidR="00CD2E50" w:rsidRDefault="00CD2E5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93DC4"/>
    <w:multiLevelType w:val="hybridMultilevel"/>
    <w:tmpl w:val="6C3CA6D0"/>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 w15:restartNumberingAfterBreak="0">
    <w:nsid w:val="0B707E72"/>
    <w:multiLevelType w:val="hybridMultilevel"/>
    <w:tmpl w:val="EA1A9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D25A87"/>
    <w:multiLevelType w:val="multilevel"/>
    <w:tmpl w:val="6E728BFE"/>
    <w:lvl w:ilvl="0">
      <w:start w:val="1"/>
      <w:numFmt w:val="decimal"/>
      <w:pStyle w:val="Heading1"/>
      <w:lvlText w:val="%1"/>
      <w:lvlJc w:val="left"/>
      <w:pPr>
        <w:ind w:left="720" w:hanging="720"/>
      </w:pPr>
      <w:rPr>
        <w:rFonts w:hint="default"/>
      </w:rPr>
    </w:lvl>
    <w:lvl w:ilvl="1">
      <w:start w:val="1"/>
      <w:numFmt w:val="decimal"/>
      <w:pStyle w:val="Heading2"/>
      <w:lvlText w:val="%1.%2"/>
      <w:lvlJc w:val="left"/>
      <w:pPr>
        <w:ind w:left="4032" w:hanging="792"/>
      </w:pPr>
      <w:rPr>
        <w:rFonts w:hint="default"/>
        <w:specVanish w:val="0"/>
      </w:rPr>
    </w:lvl>
    <w:lvl w:ilvl="2">
      <w:start w:val="1"/>
      <w:numFmt w:val="decimal"/>
      <w:pStyle w:val="Heading3"/>
      <w:lvlText w:val="%1.%2.%3"/>
      <w:lvlJc w:val="left"/>
      <w:pPr>
        <w:ind w:left="1044" w:hanging="864"/>
      </w:pPr>
    </w:lvl>
    <w:lvl w:ilvl="3">
      <w:start w:val="1"/>
      <w:numFmt w:val="decimal"/>
      <w:pStyle w:val="Heading4"/>
      <w:lvlText w:val="%1.%2.%3.%4"/>
      <w:lvlJc w:val="left"/>
      <w:pPr>
        <w:ind w:left="936" w:hanging="936"/>
      </w:p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1332F7A2"/>
    <w:multiLevelType w:val="hybridMultilevel"/>
    <w:tmpl w:val="77D22D04"/>
    <w:lvl w:ilvl="0" w:tplc="535A217E">
      <w:start w:val="1"/>
      <w:numFmt w:val="bullet"/>
      <w:lvlText w:val=""/>
      <w:lvlJc w:val="left"/>
      <w:pPr>
        <w:ind w:left="720" w:hanging="360"/>
      </w:pPr>
      <w:rPr>
        <w:rFonts w:ascii="Symbol" w:hAnsi="Symbol" w:hint="default"/>
      </w:rPr>
    </w:lvl>
    <w:lvl w:ilvl="1" w:tplc="6B0038E2">
      <w:start w:val="1"/>
      <w:numFmt w:val="bullet"/>
      <w:lvlText w:val="o"/>
      <w:lvlJc w:val="left"/>
      <w:pPr>
        <w:ind w:left="1440" w:hanging="360"/>
      </w:pPr>
      <w:rPr>
        <w:rFonts w:ascii="Courier New" w:hAnsi="Courier New" w:hint="default"/>
      </w:rPr>
    </w:lvl>
    <w:lvl w:ilvl="2" w:tplc="84065E68">
      <w:start w:val="1"/>
      <w:numFmt w:val="bullet"/>
      <w:lvlText w:val=""/>
      <w:lvlJc w:val="left"/>
      <w:pPr>
        <w:ind w:left="2160" w:hanging="360"/>
      </w:pPr>
      <w:rPr>
        <w:rFonts w:ascii="Wingdings" w:hAnsi="Wingdings" w:hint="default"/>
      </w:rPr>
    </w:lvl>
    <w:lvl w:ilvl="3" w:tplc="3882484E">
      <w:start w:val="1"/>
      <w:numFmt w:val="bullet"/>
      <w:lvlText w:val=""/>
      <w:lvlJc w:val="left"/>
      <w:pPr>
        <w:ind w:left="2880" w:hanging="360"/>
      </w:pPr>
      <w:rPr>
        <w:rFonts w:ascii="Symbol" w:hAnsi="Symbol" w:hint="default"/>
      </w:rPr>
    </w:lvl>
    <w:lvl w:ilvl="4" w:tplc="3A6E0730">
      <w:start w:val="1"/>
      <w:numFmt w:val="bullet"/>
      <w:lvlText w:val="o"/>
      <w:lvlJc w:val="left"/>
      <w:pPr>
        <w:ind w:left="3600" w:hanging="360"/>
      </w:pPr>
      <w:rPr>
        <w:rFonts w:ascii="Courier New" w:hAnsi="Courier New" w:hint="default"/>
      </w:rPr>
    </w:lvl>
    <w:lvl w:ilvl="5" w:tplc="FDE62500">
      <w:start w:val="1"/>
      <w:numFmt w:val="bullet"/>
      <w:lvlText w:val=""/>
      <w:lvlJc w:val="left"/>
      <w:pPr>
        <w:ind w:left="4320" w:hanging="360"/>
      </w:pPr>
      <w:rPr>
        <w:rFonts w:ascii="Wingdings" w:hAnsi="Wingdings" w:hint="default"/>
      </w:rPr>
    </w:lvl>
    <w:lvl w:ilvl="6" w:tplc="DBEA5F74">
      <w:start w:val="1"/>
      <w:numFmt w:val="bullet"/>
      <w:lvlText w:val=""/>
      <w:lvlJc w:val="left"/>
      <w:pPr>
        <w:ind w:left="5040" w:hanging="360"/>
      </w:pPr>
      <w:rPr>
        <w:rFonts w:ascii="Symbol" w:hAnsi="Symbol" w:hint="default"/>
      </w:rPr>
    </w:lvl>
    <w:lvl w:ilvl="7" w:tplc="7E9450B2">
      <w:start w:val="1"/>
      <w:numFmt w:val="bullet"/>
      <w:lvlText w:val="o"/>
      <w:lvlJc w:val="left"/>
      <w:pPr>
        <w:ind w:left="5760" w:hanging="360"/>
      </w:pPr>
      <w:rPr>
        <w:rFonts w:ascii="Courier New" w:hAnsi="Courier New" w:hint="default"/>
      </w:rPr>
    </w:lvl>
    <w:lvl w:ilvl="8" w:tplc="29260BA4">
      <w:start w:val="1"/>
      <w:numFmt w:val="bullet"/>
      <w:lvlText w:val=""/>
      <w:lvlJc w:val="left"/>
      <w:pPr>
        <w:ind w:left="6480" w:hanging="360"/>
      </w:pPr>
      <w:rPr>
        <w:rFonts w:ascii="Wingdings" w:hAnsi="Wingdings" w:hint="default"/>
      </w:rPr>
    </w:lvl>
  </w:abstractNum>
  <w:abstractNum w:abstractNumId="4" w15:restartNumberingAfterBreak="0">
    <w:nsid w:val="1E671BDC"/>
    <w:multiLevelType w:val="hybridMultilevel"/>
    <w:tmpl w:val="FEE2D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A17A38"/>
    <w:multiLevelType w:val="hybridMultilevel"/>
    <w:tmpl w:val="FD2C0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932196"/>
    <w:multiLevelType w:val="hybridMultilevel"/>
    <w:tmpl w:val="553685B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7" w15:restartNumberingAfterBreak="0">
    <w:nsid w:val="39A401FF"/>
    <w:multiLevelType w:val="hybridMultilevel"/>
    <w:tmpl w:val="7D686530"/>
    <w:lvl w:ilvl="0" w:tplc="FFFFFFFF">
      <w:start w:val="1"/>
      <w:numFmt w:val="bullet"/>
      <w:lvlText w:val=""/>
      <w:lvlJc w:val="left"/>
      <w:pPr>
        <w:ind w:left="648"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8" w15:restartNumberingAfterBreak="0">
    <w:nsid w:val="588E16BC"/>
    <w:multiLevelType w:val="hybridMultilevel"/>
    <w:tmpl w:val="2B1A09D0"/>
    <w:lvl w:ilvl="0" w:tplc="ECC62162">
      <w:start w:val="1"/>
      <w:numFmt w:val="decimal"/>
      <w:lvlText w:val="%1."/>
      <w:lvlJc w:val="left"/>
      <w:pPr>
        <w:ind w:left="720" w:hanging="360"/>
      </w:pPr>
    </w:lvl>
    <w:lvl w:ilvl="1" w:tplc="FBB60C56">
      <w:start w:val="1"/>
      <w:numFmt w:val="lowerLetter"/>
      <w:lvlText w:val="%2."/>
      <w:lvlJc w:val="left"/>
      <w:pPr>
        <w:ind w:left="1440" w:hanging="360"/>
      </w:pPr>
    </w:lvl>
    <w:lvl w:ilvl="2" w:tplc="C35E7A5A">
      <w:start w:val="1"/>
      <w:numFmt w:val="lowerRoman"/>
      <w:lvlText w:val="%3."/>
      <w:lvlJc w:val="right"/>
      <w:pPr>
        <w:ind w:left="2160" w:hanging="180"/>
      </w:pPr>
    </w:lvl>
    <w:lvl w:ilvl="3" w:tplc="5C1C2CA4">
      <w:start w:val="1"/>
      <w:numFmt w:val="decimal"/>
      <w:lvlText w:val="%4."/>
      <w:lvlJc w:val="left"/>
      <w:pPr>
        <w:ind w:left="2880" w:hanging="360"/>
      </w:pPr>
    </w:lvl>
    <w:lvl w:ilvl="4" w:tplc="F7A4DB6E">
      <w:start w:val="1"/>
      <w:numFmt w:val="lowerLetter"/>
      <w:lvlText w:val="%5."/>
      <w:lvlJc w:val="left"/>
      <w:pPr>
        <w:ind w:left="3600" w:hanging="360"/>
      </w:pPr>
    </w:lvl>
    <w:lvl w:ilvl="5" w:tplc="AE1844C6">
      <w:start w:val="1"/>
      <w:numFmt w:val="lowerRoman"/>
      <w:lvlText w:val="%6."/>
      <w:lvlJc w:val="right"/>
      <w:pPr>
        <w:ind w:left="4320" w:hanging="180"/>
      </w:pPr>
    </w:lvl>
    <w:lvl w:ilvl="6" w:tplc="F0D816D4">
      <w:start w:val="1"/>
      <w:numFmt w:val="decimal"/>
      <w:lvlText w:val="%7."/>
      <w:lvlJc w:val="left"/>
      <w:pPr>
        <w:ind w:left="5040" w:hanging="360"/>
      </w:pPr>
    </w:lvl>
    <w:lvl w:ilvl="7" w:tplc="3F888F8E">
      <w:start w:val="1"/>
      <w:numFmt w:val="lowerLetter"/>
      <w:lvlText w:val="%8."/>
      <w:lvlJc w:val="left"/>
      <w:pPr>
        <w:ind w:left="5760" w:hanging="360"/>
      </w:pPr>
    </w:lvl>
    <w:lvl w:ilvl="8" w:tplc="E3420A38">
      <w:start w:val="1"/>
      <w:numFmt w:val="lowerRoman"/>
      <w:lvlText w:val="%9."/>
      <w:lvlJc w:val="right"/>
      <w:pPr>
        <w:ind w:left="6480" w:hanging="180"/>
      </w:pPr>
    </w:lvl>
  </w:abstractNum>
  <w:abstractNum w:abstractNumId="9" w15:restartNumberingAfterBreak="0">
    <w:nsid w:val="6DCB5451"/>
    <w:multiLevelType w:val="hybridMultilevel"/>
    <w:tmpl w:val="BA1AF364"/>
    <w:lvl w:ilvl="0" w:tplc="04090017">
      <w:start w:val="1"/>
      <w:numFmt w:val="lowerLetter"/>
      <w:lvlText w:val="%1)"/>
      <w:lvlJc w:val="left"/>
      <w:pPr>
        <w:ind w:left="771" w:hanging="360"/>
      </w:pPr>
    </w:lvl>
    <w:lvl w:ilvl="1" w:tplc="04090019" w:tentative="1">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abstractNum w:abstractNumId="10" w15:restartNumberingAfterBreak="0">
    <w:nsid w:val="736126D3"/>
    <w:multiLevelType w:val="hybridMultilevel"/>
    <w:tmpl w:val="36723D2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1" w15:restartNumberingAfterBreak="0">
    <w:nsid w:val="7E402740"/>
    <w:multiLevelType w:val="hybridMultilevel"/>
    <w:tmpl w:val="EAE612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338261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97913938">
    <w:abstractNumId w:val="9"/>
  </w:num>
  <w:num w:numId="3" w16cid:durableId="1345980215">
    <w:abstractNumId w:val="3"/>
  </w:num>
  <w:num w:numId="4" w16cid:durableId="1808085708">
    <w:abstractNumId w:val="8"/>
  </w:num>
  <w:num w:numId="5" w16cid:durableId="2098331678">
    <w:abstractNumId w:val="4"/>
  </w:num>
  <w:num w:numId="6" w16cid:durableId="448428001">
    <w:abstractNumId w:val="7"/>
  </w:num>
  <w:num w:numId="7" w16cid:durableId="1282344386">
    <w:abstractNumId w:val="11"/>
  </w:num>
  <w:num w:numId="8" w16cid:durableId="1868175401">
    <w:abstractNumId w:val="1"/>
  </w:num>
  <w:num w:numId="9" w16cid:durableId="581642520">
    <w:abstractNumId w:val="5"/>
  </w:num>
  <w:num w:numId="10" w16cid:durableId="1223639966">
    <w:abstractNumId w:val="10"/>
  </w:num>
  <w:num w:numId="11" w16cid:durableId="1455979824">
    <w:abstractNumId w:val="6"/>
  </w:num>
  <w:num w:numId="12" w16cid:durableId="165861027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chaefer, Gene">
    <w15:presenceInfo w15:providerId="AD" w15:userId="S::gene@udel.edu::d2544e39-f488-45be-b356-32f450e3048f"/>
  </w15:person>
  <w15:person w15:author="Kevin Brower">
    <w15:presenceInfo w15:providerId="AD" w15:userId="S::kevin.brower@sanofi.com::a54c1b34-0a4d-41b6-a237-852bc303130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oNotDisplayPageBoundarie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tvaa20stv0tteedzf35vezpt2vrxarzsvxe&quot;&gt;My EndNote Library Group Copy3-Converted&lt;record-ids&gt;&lt;item&gt;1104&lt;/item&gt;&lt;item&gt;1113&lt;/item&gt;&lt;item&gt;1987&lt;/item&gt;&lt;item&gt;2316&lt;/item&gt;&lt;item&gt;2780&lt;/item&gt;&lt;item&gt;2785&lt;/item&gt;&lt;item&gt;2801&lt;/item&gt;&lt;item&gt;2870&lt;/item&gt;&lt;item&gt;2882&lt;/item&gt;&lt;item&gt;2991&lt;/item&gt;&lt;item&gt;3112&lt;/item&gt;&lt;item&gt;3116&lt;/item&gt;&lt;item&gt;3196&lt;/item&gt;&lt;item&gt;6314&lt;/item&gt;&lt;item&gt;6315&lt;/item&gt;&lt;item&gt;6407&lt;/item&gt;&lt;item&gt;6420&lt;/item&gt;&lt;item&gt;6561&lt;/item&gt;&lt;/record-ids&gt;&lt;/item&gt;&lt;/Libraries&gt;"/>
  </w:docVars>
  <w:rsids>
    <w:rsidRoot w:val="0018179F"/>
    <w:rsid w:val="000012F2"/>
    <w:rsid w:val="00003BD6"/>
    <w:rsid w:val="00003D34"/>
    <w:rsid w:val="00003D87"/>
    <w:rsid w:val="00004C50"/>
    <w:rsid w:val="00007809"/>
    <w:rsid w:val="00011C2D"/>
    <w:rsid w:val="00011CB6"/>
    <w:rsid w:val="00011DBD"/>
    <w:rsid w:val="000122DB"/>
    <w:rsid w:val="00012E9B"/>
    <w:rsid w:val="000134C4"/>
    <w:rsid w:val="00015472"/>
    <w:rsid w:val="000157EF"/>
    <w:rsid w:val="00015833"/>
    <w:rsid w:val="00017455"/>
    <w:rsid w:val="000207C6"/>
    <w:rsid w:val="000212E6"/>
    <w:rsid w:val="000230DA"/>
    <w:rsid w:val="000233D7"/>
    <w:rsid w:val="00023468"/>
    <w:rsid w:val="00024908"/>
    <w:rsid w:val="0002605B"/>
    <w:rsid w:val="0002701E"/>
    <w:rsid w:val="0003107A"/>
    <w:rsid w:val="000326FF"/>
    <w:rsid w:val="00032C94"/>
    <w:rsid w:val="000330AD"/>
    <w:rsid w:val="000336C5"/>
    <w:rsid w:val="000336E4"/>
    <w:rsid w:val="00033C10"/>
    <w:rsid w:val="00033D71"/>
    <w:rsid w:val="000346E4"/>
    <w:rsid w:val="00035021"/>
    <w:rsid w:val="00035077"/>
    <w:rsid w:val="00036B45"/>
    <w:rsid w:val="000377D1"/>
    <w:rsid w:val="00037E2D"/>
    <w:rsid w:val="00040908"/>
    <w:rsid w:val="00042453"/>
    <w:rsid w:val="00042E95"/>
    <w:rsid w:val="000432F1"/>
    <w:rsid w:val="0004444F"/>
    <w:rsid w:val="00044E4E"/>
    <w:rsid w:val="00052DA0"/>
    <w:rsid w:val="0005575C"/>
    <w:rsid w:val="00056FD8"/>
    <w:rsid w:val="0005770B"/>
    <w:rsid w:val="0006070D"/>
    <w:rsid w:val="000607C8"/>
    <w:rsid w:val="00060EE0"/>
    <w:rsid w:val="00061ABC"/>
    <w:rsid w:val="000629B2"/>
    <w:rsid w:val="0006354F"/>
    <w:rsid w:val="00063E59"/>
    <w:rsid w:val="00065253"/>
    <w:rsid w:val="0006562B"/>
    <w:rsid w:val="00066167"/>
    <w:rsid w:val="00066441"/>
    <w:rsid w:val="00066711"/>
    <w:rsid w:val="0006776E"/>
    <w:rsid w:val="000703B3"/>
    <w:rsid w:val="000704CE"/>
    <w:rsid w:val="00070C45"/>
    <w:rsid w:val="00071446"/>
    <w:rsid w:val="00071E6D"/>
    <w:rsid w:val="00072918"/>
    <w:rsid w:val="00074E79"/>
    <w:rsid w:val="00074ECE"/>
    <w:rsid w:val="00075677"/>
    <w:rsid w:val="00076364"/>
    <w:rsid w:val="000767D1"/>
    <w:rsid w:val="000808EE"/>
    <w:rsid w:val="00080B84"/>
    <w:rsid w:val="00082C47"/>
    <w:rsid w:val="000843FD"/>
    <w:rsid w:val="00085905"/>
    <w:rsid w:val="00085F59"/>
    <w:rsid w:val="00085F90"/>
    <w:rsid w:val="000863EF"/>
    <w:rsid w:val="000900F5"/>
    <w:rsid w:val="00090A25"/>
    <w:rsid w:val="00090E9B"/>
    <w:rsid w:val="00093596"/>
    <w:rsid w:val="0009671E"/>
    <w:rsid w:val="00096AD0"/>
    <w:rsid w:val="000979FD"/>
    <w:rsid w:val="00097C19"/>
    <w:rsid w:val="000A0169"/>
    <w:rsid w:val="000A0808"/>
    <w:rsid w:val="000A2108"/>
    <w:rsid w:val="000A244D"/>
    <w:rsid w:val="000A2C8E"/>
    <w:rsid w:val="000A3DB5"/>
    <w:rsid w:val="000A44CC"/>
    <w:rsid w:val="000A4E73"/>
    <w:rsid w:val="000A5972"/>
    <w:rsid w:val="000A6DDC"/>
    <w:rsid w:val="000A6E54"/>
    <w:rsid w:val="000A7B2E"/>
    <w:rsid w:val="000B0811"/>
    <w:rsid w:val="000B0A78"/>
    <w:rsid w:val="000B2F45"/>
    <w:rsid w:val="000B5E28"/>
    <w:rsid w:val="000B7A9B"/>
    <w:rsid w:val="000C0E0A"/>
    <w:rsid w:val="000C2865"/>
    <w:rsid w:val="000C2B3F"/>
    <w:rsid w:val="000C3831"/>
    <w:rsid w:val="000C4451"/>
    <w:rsid w:val="000C7388"/>
    <w:rsid w:val="000D11F3"/>
    <w:rsid w:val="000D3CDA"/>
    <w:rsid w:val="000D7028"/>
    <w:rsid w:val="000D7F4E"/>
    <w:rsid w:val="000E2EAF"/>
    <w:rsid w:val="000E330F"/>
    <w:rsid w:val="000E34EC"/>
    <w:rsid w:val="000E381C"/>
    <w:rsid w:val="000E49D0"/>
    <w:rsid w:val="000E5DF5"/>
    <w:rsid w:val="000E785F"/>
    <w:rsid w:val="000F0265"/>
    <w:rsid w:val="000F0891"/>
    <w:rsid w:val="000F09FD"/>
    <w:rsid w:val="000F131D"/>
    <w:rsid w:val="000F1E80"/>
    <w:rsid w:val="000F1EE7"/>
    <w:rsid w:val="000F24A2"/>
    <w:rsid w:val="000F4544"/>
    <w:rsid w:val="000F4C5E"/>
    <w:rsid w:val="000F6320"/>
    <w:rsid w:val="00100425"/>
    <w:rsid w:val="00101124"/>
    <w:rsid w:val="00101308"/>
    <w:rsid w:val="001018D9"/>
    <w:rsid w:val="00101F75"/>
    <w:rsid w:val="00101FB8"/>
    <w:rsid w:val="001022E9"/>
    <w:rsid w:val="00102F4C"/>
    <w:rsid w:val="00103DC1"/>
    <w:rsid w:val="0010534D"/>
    <w:rsid w:val="001057A8"/>
    <w:rsid w:val="00106A2E"/>
    <w:rsid w:val="00110B04"/>
    <w:rsid w:val="00110DC9"/>
    <w:rsid w:val="00111413"/>
    <w:rsid w:val="00112138"/>
    <w:rsid w:val="00112789"/>
    <w:rsid w:val="00115154"/>
    <w:rsid w:val="00116C0D"/>
    <w:rsid w:val="00117C35"/>
    <w:rsid w:val="001214DD"/>
    <w:rsid w:val="00121850"/>
    <w:rsid w:val="00121E81"/>
    <w:rsid w:val="001227B6"/>
    <w:rsid w:val="0012377D"/>
    <w:rsid w:val="00124F5D"/>
    <w:rsid w:val="00125495"/>
    <w:rsid w:val="00125CB6"/>
    <w:rsid w:val="00125FD2"/>
    <w:rsid w:val="001260FB"/>
    <w:rsid w:val="001264BC"/>
    <w:rsid w:val="00132921"/>
    <w:rsid w:val="001331EF"/>
    <w:rsid w:val="00133676"/>
    <w:rsid w:val="0013476A"/>
    <w:rsid w:val="00134E37"/>
    <w:rsid w:val="00137E8B"/>
    <w:rsid w:val="0014069C"/>
    <w:rsid w:val="00140B60"/>
    <w:rsid w:val="00140D83"/>
    <w:rsid w:val="00140E62"/>
    <w:rsid w:val="0014137D"/>
    <w:rsid w:val="00141AFC"/>
    <w:rsid w:val="00147C72"/>
    <w:rsid w:val="00150252"/>
    <w:rsid w:val="001513A0"/>
    <w:rsid w:val="00151CAF"/>
    <w:rsid w:val="0015469A"/>
    <w:rsid w:val="00155222"/>
    <w:rsid w:val="001558B3"/>
    <w:rsid w:val="001575E6"/>
    <w:rsid w:val="0015796A"/>
    <w:rsid w:val="00160134"/>
    <w:rsid w:val="00161481"/>
    <w:rsid w:val="00162658"/>
    <w:rsid w:val="001627E2"/>
    <w:rsid w:val="00162828"/>
    <w:rsid w:val="00162A49"/>
    <w:rsid w:val="00166C29"/>
    <w:rsid w:val="00167F2A"/>
    <w:rsid w:val="00170465"/>
    <w:rsid w:val="00170851"/>
    <w:rsid w:val="001711E2"/>
    <w:rsid w:val="0017141C"/>
    <w:rsid w:val="00172BEE"/>
    <w:rsid w:val="00172D54"/>
    <w:rsid w:val="00172F4B"/>
    <w:rsid w:val="001731F2"/>
    <w:rsid w:val="001739CC"/>
    <w:rsid w:val="00175961"/>
    <w:rsid w:val="00177BC5"/>
    <w:rsid w:val="001803E9"/>
    <w:rsid w:val="0018179F"/>
    <w:rsid w:val="00182117"/>
    <w:rsid w:val="00182716"/>
    <w:rsid w:val="00182C12"/>
    <w:rsid w:val="00184A03"/>
    <w:rsid w:val="0018579E"/>
    <w:rsid w:val="0018714D"/>
    <w:rsid w:val="001879F0"/>
    <w:rsid w:val="001902F9"/>
    <w:rsid w:val="001907A4"/>
    <w:rsid w:val="00191607"/>
    <w:rsid w:val="00192A2A"/>
    <w:rsid w:val="00192E05"/>
    <w:rsid w:val="0019318B"/>
    <w:rsid w:val="001957AC"/>
    <w:rsid w:val="00196230"/>
    <w:rsid w:val="00196A47"/>
    <w:rsid w:val="001A11B4"/>
    <w:rsid w:val="001A236A"/>
    <w:rsid w:val="001A25FA"/>
    <w:rsid w:val="001A367D"/>
    <w:rsid w:val="001A3B77"/>
    <w:rsid w:val="001A4B5D"/>
    <w:rsid w:val="001A525C"/>
    <w:rsid w:val="001A7659"/>
    <w:rsid w:val="001B00C9"/>
    <w:rsid w:val="001B0B24"/>
    <w:rsid w:val="001B1432"/>
    <w:rsid w:val="001B29EA"/>
    <w:rsid w:val="001B333B"/>
    <w:rsid w:val="001B3481"/>
    <w:rsid w:val="001B4FBD"/>
    <w:rsid w:val="001B52AE"/>
    <w:rsid w:val="001B55DA"/>
    <w:rsid w:val="001B6533"/>
    <w:rsid w:val="001B7BC9"/>
    <w:rsid w:val="001C1818"/>
    <w:rsid w:val="001C1EFC"/>
    <w:rsid w:val="001C276F"/>
    <w:rsid w:val="001C351F"/>
    <w:rsid w:val="001C3AED"/>
    <w:rsid w:val="001C4B99"/>
    <w:rsid w:val="001C5F9E"/>
    <w:rsid w:val="001C6330"/>
    <w:rsid w:val="001C6803"/>
    <w:rsid w:val="001C6A39"/>
    <w:rsid w:val="001C6FFD"/>
    <w:rsid w:val="001C7160"/>
    <w:rsid w:val="001C72C1"/>
    <w:rsid w:val="001C747B"/>
    <w:rsid w:val="001C78F1"/>
    <w:rsid w:val="001C7D56"/>
    <w:rsid w:val="001D0685"/>
    <w:rsid w:val="001D0EB6"/>
    <w:rsid w:val="001D1550"/>
    <w:rsid w:val="001D1818"/>
    <w:rsid w:val="001D26CA"/>
    <w:rsid w:val="001D48AE"/>
    <w:rsid w:val="001D5751"/>
    <w:rsid w:val="001D66D6"/>
    <w:rsid w:val="001D6821"/>
    <w:rsid w:val="001E1594"/>
    <w:rsid w:val="001E15D4"/>
    <w:rsid w:val="001E1930"/>
    <w:rsid w:val="001E2986"/>
    <w:rsid w:val="001E3550"/>
    <w:rsid w:val="001E4404"/>
    <w:rsid w:val="001E4E8B"/>
    <w:rsid w:val="001E5964"/>
    <w:rsid w:val="001E7181"/>
    <w:rsid w:val="001F22B6"/>
    <w:rsid w:val="001F4A28"/>
    <w:rsid w:val="001F4BBD"/>
    <w:rsid w:val="001F4DA0"/>
    <w:rsid w:val="001F584E"/>
    <w:rsid w:val="001F5B71"/>
    <w:rsid w:val="001F7E85"/>
    <w:rsid w:val="00201F8C"/>
    <w:rsid w:val="00201FBA"/>
    <w:rsid w:val="00201FE3"/>
    <w:rsid w:val="00202AC1"/>
    <w:rsid w:val="00204489"/>
    <w:rsid w:val="00204E6F"/>
    <w:rsid w:val="00205F92"/>
    <w:rsid w:val="00207A95"/>
    <w:rsid w:val="00211D97"/>
    <w:rsid w:val="0021248E"/>
    <w:rsid w:val="0021290F"/>
    <w:rsid w:val="00213810"/>
    <w:rsid w:val="00214262"/>
    <w:rsid w:val="00215069"/>
    <w:rsid w:val="0021623A"/>
    <w:rsid w:val="00216F42"/>
    <w:rsid w:val="00217F01"/>
    <w:rsid w:val="00220003"/>
    <w:rsid w:val="00220C03"/>
    <w:rsid w:val="00220F11"/>
    <w:rsid w:val="00220FFE"/>
    <w:rsid w:val="0022136E"/>
    <w:rsid w:val="0022177F"/>
    <w:rsid w:val="002220F7"/>
    <w:rsid w:val="00223851"/>
    <w:rsid w:val="00224F01"/>
    <w:rsid w:val="002253B4"/>
    <w:rsid w:val="00225441"/>
    <w:rsid w:val="00225CFF"/>
    <w:rsid w:val="00225E23"/>
    <w:rsid w:val="00225E2C"/>
    <w:rsid w:val="0022754C"/>
    <w:rsid w:val="00227D6F"/>
    <w:rsid w:val="00227FA6"/>
    <w:rsid w:val="00230B7D"/>
    <w:rsid w:val="00231D02"/>
    <w:rsid w:val="00232FD2"/>
    <w:rsid w:val="00233049"/>
    <w:rsid w:val="00233CE0"/>
    <w:rsid w:val="00235633"/>
    <w:rsid w:val="0023621A"/>
    <w:rsid w:val="002367B2"/>
    <w:rsid w:val="00236872"/>
    <w:rsid w:val="002379F9"/>
    <w:rsid w:val="00240236"/>
    <w:rsid w:val="002403A8"/>
    <w:rsid w:val="002409BF"/>
    <w:rsid w:val="00240A12"/>
    <w:rsid w:val="0024208F"/>
    <w:rsid w:val="00242804"/>
    <w:rsid w:val="00242B21"/>
    <w:rsid w:val="00242C03"/>
    <w:rsid w:val="00242E6F"/>
    <w:rsid w:val="00243458"/>
    <w:rsid w:val="00243B09"/>
    <w:rsid w:val="00243F9E"/>
    <w:rsid w:val="0024590A"/>
    <w:rsid w:val="002463DD"/>
    <w:rsid w:val="00246B78"/>
    <w:rsid w:val="00250CB6"/>
    <w:rsid w:val="00250D0C"/>
    <w:rsid w:val="00250FE0"/>
    <w:rsid w:val="00251029"/>
    <w:rsid w:val="00251BDA"/>
    <w:rsid w:val="0025437E"/>
    <w:rsid w:val="00254AA0"/>
    <w:rsid w:val="00256E5A"/>
    <w:rsid w:val="00257B6B"/>
    <w:rsid w:val="00260BAF"/>
    <w:rsid w:val="00260C0C"/>
    <w:rsid w:val="00262014"/>
    <w:rsid w:val="0026254D"/>
    <w:rsid w:val="002630E0"/>
    <w:rsid w:val="00263916"/>
    <w:rsid w:val="00263A9B"/>
    <w:rsid w:val="00264379"/>
    <w:rsid w:val="0026569D"/>
    <w:rsid w:val="002668B5"/>
    <w:rsid w:val="00266C05"/>
    <w:rsid w:val="0026781E"/>
    <w:rsid w:val="00267D7E"/>
    <w:rsid w:val="0027037A"/>
    <w:rsid w:val="00270490"/>
    <w:rsid w:val="002717BF"/>
    <w:rsid w:val="00271CD2"/>
    <w:rsid w:val="00271F8A"/>
    <w:rsid w:val="00272CBB"/>
    <w:rsid w:val="00272D57"/>
    <w:rsid w:val="00274363"/>
    <w:rsid w:val="0027533C"/>
    <w:rsid w:val="00275B2E"/>
    <w:rsid w:val="00275BDC"/>
    <w:rsid w:val="002778A2"/>
    <w:rsid w:val="002800EA"/>
    <w:rsid w:val="002821D6"/>
    <w:rsid w:val="00282CB7"/>
    <w:rsid w:val="00284E73"/>
    <w:rsid w:val="00287D07"/>
    <w:rsid w:val="00287E59"/>
    <w:rsid w:val="00291326"/>
    <w:rsid w:val="00292E9C"/>
    <w:rsid w:val="00293012"/>
    <w:rsid w:val="00294E2D"/>
    <w:rsid w:val="0029507C"/>
    <w:rsid w:val="00296054"/>
    <w:rsid w:val="0029730A"/>
    <w:rsid w:val="002A3646"/>
    <w:rsid w:val="002A3EE9"/>
    <w:rsid w:val="002A61B7"/>
    <w:rsid w:val="002A7C05"/>
    <w:rsid w:val="002B06AE"/>
    <w:rsid w:val="002B0E16"/>
    <w:rsid w:val="002B0E3D"/>
    <w:rsid w:val="002B12A9"/>
    <w:rsid w:val="002B22F2"/>
    <w:rsid w:val="002B2A58"/>
    <w:rsid w:val="002B2EED"/>
    <w:rsid w:val="002B4317"/>
    <w:rsid w:val="002B4AF2"/>
    <w:rsid w:val="002B5373"/>
    <w:rsid w:val="002B5F41"/>
    <w:rsid w:val="002B6349"/>
    <w:rsid w:val="002B6EE0"/>
    <w:rsid w:val="002C0A88"/>
    <w:rsid w:val="002C0BC5"/>
    <w:rsid w:val="002C11FF"/>
    <w:rsid w:val="002C165C"/>
    <w:rsid w:val="002C1AAC"/>
    <w:rsid w:val="002C2848"/>
    <w:rsid w:val="002C293E"/>
    <w:rsid w:val="002C355B"/>
    <w:rsid w:val="002C386A"/>
    <w:rsid w:val="002C5A4A"/>
    <w:rsid w:val="002C63DC"/>
    <w:rsid w:val="002C6BD7"/>
    <w:rsid w:val="002C7167"/>
    <w:rsid w:val="002D1B47"/>
    <w:rsid w:val="002D1E87"/>
    <w:rsid w:val="002D2D9C"/>
    <w:rsid w:val="002D472C"/>
    <w:rsid w:val="002D66DD"/>
    <w:rsid w:val="002D7694"/>
    <w:rsid w:val="002D7D93"/>
    <w:rsid w:val="002E1108"/>
    <w:rsid w:val="002E1DAF"/>
    <w:rsid w:val="002E3DF9"/>
    <w:rsid w:val="002E4865"/>
    <w:rsid w:val="002E5DA5"/>
    <w:rsid w:val="002E7E9A"/>
    <w:rsid w:val="002F09E4"/>
    <w:rsid w:val="002F0ACC"/>
    <w:rsid w:val="002F3267"/>
    <w:rsid w:val="002F547D"/>
    <w:rsid w:val="002F56CE"/>
    <w:rsid w:val="002F57B6"/>
    <w:rsid w:val="002F678A"/>
    <w:rsid w:val="002F728B"/>
    <w:rsid w:val="003019C6"/>
    <w:rsid w:val="00301A12"/>
    <w:rsid w:val="00301E4B"/>
    <w:rsid w:val="00302CC8"/>
    <w:rsid w:val="003042A4"/>
    <w:rsid w:val="003050E9"/>
    <w:rsid w:val="00305E67"/>
    <w:rsid w:val="00306923"/>
    <w:rsid w:val="00310F75"/>
    <w:rsid w:val="003118D2"/>
    <w:rsid w:val="0031276E"/>
    <w:rsid w:val="00312B70"/>
    <w:rsid w:val="00314D34"/>
    <w:rsid w:val="00315DA0"/>
    <w:rsid w:val="003166FC"/>
    <w:rsid w:val="00317712"/>
    <w:rsid w:val="00317B08"/>
    <w:rsid w:val="00320317"/>
    <w:rsid w:val="0032115F"/>
    <w:rsid w:val="003225DD"/>
    <w:rsid w:val="00322990"/>
    <w:rsid w:val="00323157"/>
    <w:rsid w:val="00324462"/>
    <w:rsid w:val="00326804"/>
    <w:rsid w:val="00326E3B"/>
    <w:rsid w:val="003272AB"/>
    <w:rsid w:val="00330A9E"/>
    <w:rsid w:val="00332054"/>
    <w:rsid w:val="00332633"/>
    <w:rsid w:val="003331BE"/>
    <w:rsid w:val="003344C5"/>
    <w:rsid w:val="003347BB"/>
    <w:rsid w:val="00335882"/>
    <w:rsid w:val="00336BD3"/>
    <w:rsid w:val="003370D5"/>
    <w:rsid w:val="003426A1"/>
    <w:rsid w:val="00344247"/>
    <w:rsid w:val="00344FBD"/>
    <w:rsid w:val="00345CFB"/>
    <w:rsid w:val="0034731B"/>
    <w:rsid w:val="0034791A"/>
    <w:rsid w:val="00350932"/>
    <w:rsid w:val="00351884"/>
    <w:rsid w:val="00351F7A"/>
    <w:rsid w:val="00352707"/>
    <w:rsid w:val="0035280E"/>
    <w:rsid w:val="00352FBB"/>
    <w:rsid w:val="003537A1"/>
    <w:rsid w:val="00353A41"/>
    <w:rsid w:val="00353DB2"/>
    <w:rsid w:val="00355753"/>
    <w:rsid w:val="00355A99"/>
    <w:rsid w:val="00356B20"/>
    <w:rsid w:val="00356CEF"/>
    <w:rsid w:val="00357D80"/>
    <w:rsid w:val="00360E1D"/>
    <w:rsid w:val="003649FE"/>
    <w:rsid w:val="00365971"/>
    <w:rsid w:val="003672A5"/>
    <w:rsid w:val="00367732"/>
    <w:rsid w:val="0037105A"/>
    <w:rsid w:val="00373A8C"/>
    <w:rsid w:val="003752FB"/>
    <w:rsid w:val="00375405"/>
    <w:rsid w:val="00376CF3"/>
    <w:rsid w:val="00380577"/>
    <w:rsid w:val="00380B0E"/>
    <w:rsid w:val="00380FAE"/>
    <w:rsid w:val="00381514"/>
    <w:rsid w:val="003838FC"/>
    <w:rsid w:val="00385488"/>
    <w:rsid w:val="003856B2"/>
    <w:rsid w:val="00386530"/>
    <w:rsid w:val="00387670"/>
    <w:rsid w:val="003878E4"/>
    <w:rsid w:val="00387B4C"/>
    <w:rsid w:val="00390A1E"/>
    <w:rsid w:val="00390EEA"/>
    <w:rsid w:val="00391019"/>
    <w:rsid w:val="00392094"/>
    <w:rsid w:val="0039373D"/>
    <w:rsid w:val="00393E19"/>
    <w:rsid w:val="00394AAE"/>
    <w:rsid w:val="0039516C"/>
    <w:rsid w:val="00395D20"/>
    <w:rsid w:val="003965BE"/>
    <w:rsid w:val="00397E8B"/>
    <w:rsid w:val="003A2627"/>
    <w:rsid w:val="003A32F6"/>
    <w:rsid w:val="003A3F75"/>
    <w:rsid w:val="003A4958"/>
    <w:rsid w:val="003A4A57"/>
    <w:rsid w:val="003A692D"/>
    <w:rsid w:val="003A6D62"/>
    <w:rsid w:val="003B141E"/>
    <w:rsid w:val="003B285F"/>
    <w:rsid w:val="003B3391"/>
    <w:rsid w:val="003B3AF4"/>
    <w:rsid w:val="003B3BF0"/>
    <w:rsid w:val="003B5A57"/>
    <w:rsid w:val="003B6E64"/>
    <w:rsid w:val="003B76DF"/>
    <w:rsid w:val="003C0B76"/>
    <w:rsid w:val="003C0DF5"/>
    <w:rsid w:val="003C1953"/>
    <w:rsid w:val="003C4648"/>
    <w:rsid w:val="003C5F91"/>
    <w:rsid w:val="003C6F3A"/>
    <w:rsid w:val="003C792E"/>
    <w:rsid w:val="003D0A04"/>
    <w:rsid w:val="003D1E71"/>
    <w:rsid w:val="003D3C7B"/>
    <w:rsid w:val="003D3CF7"/>
    <w:rsid w:val="003D4509"/>
    <w:rsid w:val="003D4D9B"/>
    <w:rsid w:val="003D522E"/>
    <w:rsid w:val="003D5AE1"/>
    <w:rsid w:val="003D6936"/>
    <w:rsid w:val="003D6B49"/>
    <w:rsid w:val="003D7406"/>
    <w:rsid w:val="003D79CA"/>
    <w:rsid w:val="003D7BF4"/>
    <w:rsid w:val="003D7E5E"/>
    <w:rsid w:val="003E0503"/>
    <w:rsid w:val="003E0605"/>
    <w:rsid w:val="003E07AC"/>
    <w:rsid w:val="003E082B"/>
    <w:rsid w:val="003E0ED4"/>
    <w:rsid w:val="003E1989"/>
    <w:rsid w:val="003E32EE"/>
    <w:rsid w:val="003E4832"/>
    <w:rsid w:val="003E7893"/>
    <w:rsid w:val="003F04C2"/>
    <w:rsid w:val="003F0A38"/>
    <w:rsid w:val="003F0EE5"/>
    <w:rsid w:val="003F255C"/>
    <w:rsid w:val="003F2A5B"/>
    <w:rsid w:val="003F426C"/>
    <w:rsid w:val="003F5EE9"/>
    <w:rsid w:val="003F61DE"/>
    <w:rsid w:val="00401B38"/>
    <w:rsid w:val="0040273F"/>
    <w:rsid w:val="00403543"/>
    <w:rsid w:val="00403D32"/>
    <w:rsid w:val="00403DDE"/>
    <w:rsid w:val="00406A38"/>
    <w:rsid w:val="00407660"/>
    <w:rsid w:val="004076B6"/>
    <w:rsid w:val="00411825"/>
    <w:rsid w:val="00411BC5"/>
    <w:rsid w:val="004126DB"/>
    <w:rsid w:val="00412C31"/>
    <w:rsid w:val="00413E0C"/>
    <w:rsid w:val="00414B04"/>
    <w:rsid w:val="00414E43"/>
    <w:rsid w:val="00415F21"/>
    <w:rsid w:val="00415FDA"/>
    <w:rsid w:val="00421FC5"/>
    <w:rsid w:val="0042216E"/>
    <w:rsid w:val="0042388D"/>
    <w:rsid w:val="00423F07"/>
    <w:rsid w:val="004244E6"/>
    <w:rsid w:val="00424675"/>
    <w:rsid w:val="00425493"/>
    <w:rsid w:val="00425E5C"/>
    <w:rsid w:val="0042783B"/>
    <w:rsid w:val="00427BDC"/>
    <w:rsid w:val="0043009D"/>
    <w:rsid w:val="00430AF6"/>
    <w:rsid w:val="0043214A"/>
    <w:rsid w:val="004322F3"/>
    <w:rsid w:val="00432D43"/>
    <w:rsid w:val="00433244"/>
    <w:rsid w:val="00435556"/>
    <w:rsid w:val="004357E4"/>
    <w:rsid w:val="00436244"/>
    <w:rsid w:val="00436879"/>
    <w:rsid w:val="00437E60"/>
    <w:rsid w:val="00440E51"/>
    <w:rsid w:val="00441346"/>
    <w:rsid w:val="00441B94"/>
    <w:rsid w:val="004429B6"/>
    <w:rsid w:val="004436C0"/>
    <w:rsid w:val="004439A2"/>
    <w:rsid w:val="0044452F"/>
    <w:rsid w:val="00444842"/>
    <w:rsid w:val="004457F3"/>
    <w:rsid w:val="004465AD"/>
    <w:rsid w:val="00453382"/>
    <w:rsid w:val="00455615"/>
    <w:rsid w:val="00455FE3"/>
    <w:rsid w:val="0045650A"/>
    <w:rsid w:val="00456515"/>
    <w:rsid w:val="00460717"/>
    <w:rsid w:val="00461237"/>
    <w:rsid w:val="004613A9"/>
    <w:rsid w:val="0046303E"/>
    <w:rsid w:val="004631F6"/>
    <w:rsid w:val="004635F5"/>
    <w:rsid w:val="00463724"/>
    <w:rsid w:val="00463FC1"/>
    <w:rsid w:val="004705F8"/>
    <w:rsid w:val="00471474"/>
    <w:rsid w:val="0047229D"/>
    <w:rsid w:val="004738BF"/>
    <w:rsid w:val="00473962"/>
    <w:rsid w:val="00474381"/>
    <w:rsid w:val="00474730"/>
    <w:rsid w:val="00475F68"/>
    <w:rsid w:val="004778A0"/>
    <w:rsid w:val="0048033F"/>
    <w:rsid w:val="004817E0"/>
    <w:rsid w:val="00483C6C"/>
    <w:rsid w:val="004855CC"/>
    <w:rsid w:val="00485723"/>
    <w:rsid w:val="0048601D"/>
    <w:rsid w:val="00487965"/>
    <w:rsid w:val="004903BC"/>
    <w:rsid w:val="004929B4"/>
    <w:rsid w:val="00493539"/>
    <w:rsid w:val="00493DE0"/>
    <w:rsid w:val="00494794"/>
    <w:rsid w:val="00494F09"/>
    <w:rsid w:val="00495418"/>
    <w:rsid w:val="00497CE8"/>
    <w:rsid w:val="00497E3F"/>
    <w:rsid w:val="004A1084"/>
    <w:rsid w:val="004A30F9"/>
    <w:rsid w:val="004A3769"/>
    <w:rsid w:val="004A3CE9"/>
    <w:rsid w:val="004A3EAD"/>
    <w:rsid w:val="004A49C2"/>
    <w:rsid w:val="004A6599"/>
    <w:rsid w:val="004A6763"/>
    <w:rsid w:val="004A7541"/>
    <w:rsid w:val="004B1DDF"/>
    <w:rsid w:val="004B2B1C"/>
    <w:rsid w:val="004B2BE9"/>
    <w:rsid w:val="004B3EEC"/>
    <w:rsid w:val="004B5DD5"/>
    <w:rsid w:val="004B6D5C"/>
    <w:rsid w:val="004C1B7E"/>
    <w:rsid w:val="004C242E"/>
    <w:rsid w:val="004C311F"/>
    <w:rsid w:val="004C3CF7"/>
    <w:rsid w:val="004C4345"/>
    <w:rsid w:val="004C44B7"/>
    <w:rsid w:val="004C5FA4"/>
    <w:rsid w:val="004D0BFF"/>
    <w:rsid w:val="004D1152"/>
    <w:rsid w:val="004D31E3"/>
    <w:rsid w:val="004D422C"/>
    <w:rsid w:val="004D4577"/>
    <w:rsid w:val="004D4917"/>
    <w:rsid w:val="004D4BBE"/>
    <w:rsid w:val="004D625B"/>
    <w:rsid w:val="004D6AB9"/>
    <w:rsid w:val="004D718F"/>
    <w:rsid w:val="004E0072"/>
    <w:rsid w:val="004E28AC"/>
    <w:rsid w:val="004E2FE0"/>
    <w:rsid w:val="004E3CF6"/>
    <w:rsid w:val="004E3F43"/>
    <w:rsid w:val="004E6467"/>
    <w:rsid w:val="004E6803"/>
    <w:rsid w:val="004F0320"/>
    <w:rsid w:val="004F0467"/>
    <w:rsid w:val="004F10AC"/>
    <w:rsid w:val="004F1D5C"/>
    <w:rsid w:val="004F31AC"/>
    <w:rsid w:val="004F6774"/>
    <w:rsid w:val="004F6DB1"/>
    <w:rsid w:val="004F70CC"/>
    <w:rsid w:val="005009FF"/>
    <w:rsid w:val="0050154A"/>
    <w:rsid w:val="00501ED3"/>
    <w:rsid w:val="005020CE"/>
    <w:rsid w:val="005028E3"/>
    <w:rsid w:val="005029DA"/>
    <w:rsid w:val="005039D1"/>
    <w:rsid w:val="005062BE"/>
    <w:rsid w:val="00506A13"/>
    <w:rsid w:val="00506F89"/>
    <w:rsid w:val="0051044D"/>
    <w:rsid w:val="005110FC"/>
    <w:rsid w:val="00511A9B"/>
    <w:rsid w:val="00512120"/>
    <w:rsid w:val="00512171"/>
    <w:rsid w:val="00514227"/>
    <w:rsid w:val="00516743"/>
    <w:rsid w:val="00516DEC"/>
    <w:rsid w:val="00517E12"/>
    <w:rsid w:val="00520B6C"/>
    <w:rsid w:val="00521426"/>
    <w:rsid w:val="00523255"/>
    <w:rsid w:val="005232EB"/>
    <w:rsid w:val="00523AD3"/>
    <w:rsid w:val="005243E2"/>
    <w:rsid w:val="005246C9"/>
    <w:rsid w:val="005247AD"/>
    <w:rsid w:val="0052751A"/>
    <w:rsid w:val="005309D4"/>
    <w:rsid w:val="0053192A"/>
    <w:rsid w:val="0053299C"/>
    <w:rsid w:val="00533DF6"/>
    <w:rsid w:val="00535454"/>
    <w:rsid w:val="005378A8"/>
    <w:rsid w:val="005378DB"/>
    <w:rsid w:val="00540E64"/>
    <w:rsid w:val="00542A63"/>
    <w:rsid w:val="0054388B"/>
    <w:rsid w:val="00543D43"/>
    <w:rsid w:val="00544357"/>
    <w:rsid w:val="00545388"/>
    <w:rsid w:val="00545597"/>
    <w:rsid w:val="005476B1"/>
    <w:rsid w:val="00550245"/>
    <w:rsid w:val="005508F2"/>
    <w:rsid w:val="00551DD1"/>
    <w:rsid w:val="00551FC4"/>
    <w:rsid w:val="0055250D"/>
    <w:rsid w:val="00552E87"/>
    <w:rsid w:val="005535DB"/>
    <w:rsid w:val="00553AE7"/>
    <w:rsid w:val="00553E85"/>
    <w:rsid w:val="00555B0E"/>
    <w:rsid w:val="00560BB3"/>
    <w:rsid w:val="00563C03"/>
    <w:rsid w:val="00565C26"/>
    <w:rsid w:val="0056679D"/>
    <w:rsid w:val="00566CAF"/>
    <w:rsid w:val="00566FFE"/>
    <w:rsid w:val="005673CE"/>
    <w:rsid w:val="00570D44"/>
    <w:rsid w:val="00571EF9"/>
    <w:rsid w:val="005743D3"/>
    <w:rsid w:val="00574F55"/>
    <w:rsid w:val="005751F4"/>
    <w:rsid w:val="00575B38"/>
    <w:rsid w:val="00575EDB"/>
    <w:rsid w:val="00576D7B"/>
    <w:rsid w:val="00576E5A"/>
    <w:rsid w:val="0057722F"/>
    <w:rsid w:val="00577857"/>
    <w:rsid w:val="005828AF"/>
    <w:rsid w:val="005833D1"/>
    <w:rsid w:val="00584806"/>
    <w:rsid w:val="005855C8"/>
    <w:rsid w:val="005908C2"/>
    <w:rsid w:val="00591A3A"/>
    <w:rsid w:val="00592CCD"/>
    <w:rsid w:val="005945BE"/>
    <w:rsid w:val="005950A5"/>
    <w:rsid w:val="00595349"/>
    <w:rsid w:val="0059611D"/>
    <w:rsid w:val="0059658E"/>
    <w:rsid w:val="00596A58"/>
    <w:rsid w:val="005A0A69"/>
    <w:rsid w:val="005A1B57"/>
    <w:rsid w:val="005A2205"/>
    <w:rsid w:val="005A382D"/>
    <w:rsid w:val="005A479F"/>
    <w:rsid w:val="005A4D1C"/>
    <w:rsid w:val="005A6AE3"/>
    <w:rsid w:val="005B01C5"/>
    <w:rsid w:val="005B1271"/>
    <w:rsid w:val="005B2673"/>
    <w:rsid w:val="005B30D6"/>
    <w:rsid w:val="005B3175"/>
    <w:rsid w:val="005B3929"/>
    <w:rsid w:val="005B3D80"/>
    <w:rsid w:val="005B3E36"/>
    <w:rsid w:val="005B4045"/>
    <w:rsid w:val="005B7006"/>
    <w:rsid w:val="005C0521"/>
    <w:rsid w:val="005C255A"/>
    <w:rsid w:val="005C62A5"/>
    <w:rsid w:val="005C7438"/>
    <w:rsid w:val="005C771B"/>
    <w:rsid w:val="005C7731"/>
    <w:rsid w:val="005C779E"/>
    <w:rsid w:val="005C7E78"/>
    <w:rsid w:val="005D08E9"/>
    <w:rsid w:val="005D1416"/>
    <w:rsid w:val="005D2FA7"/>
    <w:rsid w:val="005D3E95"/>
    <w:rsid w:val="005D3F7C"/>
    <w:rsid w:val="005D4AFF"/>
    <w:rsid w:val="005D5261"/>
    <w:rsid w:val="005D5AB6"/>
    <w:rsid w:val="005D5C98"/>
    <w:rsid w:val="005D6E72"/>
    <w:rsid w:val="005D7965"/>
    <w:rsid w:val="005E0AA1"/>
    <w:rsid w:val="005E1171"/>
    <w:rsid w:val="005E33E6"/>
    <w:rsid w:val="005E3B4A"/>
    <w:rsid w:val="005E3D27"/>
    <w:rsid w:val="005E46C3"/>
    <w:rsid w:val="005E4F69"/>
    <w:rsid w:val="005E5084"/>
    <w:rsid w:val="005E5D94"/>
    <w:rsid w:val="005E6EDA"/>
    <w:rsid w:val="005F0E61"/>
    <w:rsid w:val="005F1184"/>
    <w:rsid w:val="005F13E9"/>
    <w:rsid w:val="005F22C9"/>
    <w:rsid w:val="005F2474"/>
    <w:rsid w:val="005F4081"/>
    <w:rsid w:val="005F426E"/>
    <w:rsid w:val="005F4627"/>
    <w:rsid w:val="005F4EE9"/>
    <w:rsid w:val="005F504D"/>
    <w:rsid w:val="005F5ED8"/>
    <w:rsid w:val="005F6E54"/>
    <w:rsid w:val="00600265"/>
    <w:rsid w:val="006019A9"/>
    <w:rsid w:val="00602B5F"/>
    <w:rsid w:val="00603091"/>
    <w:rsid w:val="00603817"/>
    <w:rsid w:val="006049E5"/>
    <w:rsid w:val="00605EFB"/>
    <w:rsid w:val="0060738B"/>
    <w:rsid w:val="0061003E"/>
    <w:rsid w:val="0061050A"/>
    <w:rsid w:val="00610EEA"/>
    <w:rsid w:val="00613655"/>
    <w:rsid w:val="00613EE7"/>
    <w:rsid w:val="00614460"/>
    <w:rsid w:val="00614A9E"/>
    <w:rsid w:val="006171FE"/>
    <w:rsid w:val="00621931"/>
    <w:rsid w:val="00621DDB"/>
    <w:rsid w:val="00622692"/>
    <w:rsid w:val="00622D4A"/>
    <w:rsid w:val="00623AAE"/>
    <w:rsid w:val="006255D6"/>
    <w:rsid w:val="0062695E"/>
    <w:rsid w:val="006311C3"/>
    <w:rsid w:val="00631861"/>
    <w:rsid w:val="0063194A"/>
    <w:rsid w:val="0063433B"/>
    <w:rsid w:val="00634B9F"/>
    <w:rsid w:val="006365D6"/>
    <w:rsid w:val="006377BC"/>
    <w:rsid w:val="00640D9E"/>
    <w:rsid w:val="006415E6"/>
    <w:rsid w:val="00641DBC"/>
    <w:rsid w:val="006422D9"/>
    <w:rsid w:val="00642AF0"/>
    <w:rsid w:val="0064333F"/>
    <w:rsid w:val="00643C58"/>
    <w:rsid w:val="00645305"/>
    <w:rsid w:val="00645FF0"/>
    <w:rsid w:val="0064625E"/>
    <w:rsid w:val="00646EE4"/>
    <w:rsid w:val="00647020"/>
    <w:rsid w:val="0065089D"/>
    <w:rsid w:val="006509ED"/>
    <w:rsid w:val="00652910"/>
    <w:rsid w:val="00652BC8"/>
    <w:rsid w:val="00653973"/>
    <w:rsid w:val="00655E12"/>
    <w:rsid w:val="006569F8"/>
    <w:rsid w:val="00656FEF"/>
    <w:rsid w:val="0065730B"/>
    <w:rsid w:val="006605D7"/>
    <w:rsid w:val="00661044"/>
    <w:rsid w:val="00661A3F"/>
    <w:rsid w:val="00661B8F"/>
    <w:rsid w:val="00662155"/>
    <w:rsid w:val="006655A9"/>
    <w:rsid w:val="00665C2D"/>
    <w:rsid w:val="00666EBD"/>
    <w:rsid w:val="00670B30"/>
    <w:rsid w:val="00670C19"/>
    <w:rsid w:val="006710CC"/>
    <w:rsid w:val="00671231"/>
    <w:rsid w:val="00671626"/>
    <w:rsid w:val="006727C0"/>
    <w:rsid w:val="00672A28"/>
    <w:rsid w:val="00672E41"/>
    <w:rsid w:val="006730D6"/>
    <w:rsid w:val="00673369"/>
    <w:rsid w:val="0067422E"/>
    <w:rsid w:val="00674274"/>
    <w:rsid w:val="00674FE6"/>
    <w:rsid w:val="00675269"/>
    <w:rsid w:val="00675293"/>
    <w:rsid w:val="00682227"/>
    <w:rsid w:val="00682759"/>
    <w:rsid w:val="00683F97"/>
    <w:rsid w:val="00685092"/>
    <w:rsid w:val="0068707E"/>
    <w:rsid w:val="00687CA3"/>
    <w:rsid w:val="00690B07"/>
    <w:rsid w:val="00690B17"/>
    <w:rsid w:val="006913CF"/>
    <w:rsid w:val="0069288A"/>
    <w:rsid w:val="00692B82"/>
    <w:rsid w:val="006933EB"/>
    <w:rsid w:val="00694C3B"/>
    <w:rsid w:val="00695950"/>
    <w:rsid w:val="006A0052"/>
    <w:rsid w:val="006A03FB"/>
    <w:rsid w:val="006A181B"/>
    <w:rsid w:val="006A2572"/>
    <w:rsid w:val="006A30D4"/>
    <w:rsid w:val="006A3D05"/>
    <w:rsid w:val="006A49D6"/>
    <w:rsid w:val="006A4A75"/>
    <w:rsid w:val="006A530B"/>
    <w:rsid w:val="006A55FF"/>
    <w:rsid w:val="006A5EAC"/>
    <w:rsid w:val="006B02E5"/>
    <w:rsid w:val="006B04C3"/>
    <w:rsid w:val="006B08A1"/>
    <w:rsid w:val="006B16D4"/>
    <w:rsid w:val="006B2612"/>
    <w:rsid w:val="006B2CEB"/>
    <w:rsid w:val="006B46C6"/>
    <w:rsid w:val="006B79FE"/>
    <w:rsid w:val="006C028D"/>
    <w:rsid w:val="006C1E2E"/>
    <w:rsid w:val="006C36EC"/>
    <w:rsid w:val="006C4728"/>
    <w:rsid w:val="006C522F"/>
    <w:rsid w:val="006C7576"/>
    <w:rsid w:val="006D215C"/>
    <w:rsid w:val="006D406A"/>
    <w:rsid w:val="006D46C1"/>
    <w:rsid w:val="006D481A"/>
    <w:rsid w:val="006D49B7"/>
    <w:rsid w:val="006D5241"/>
    <w:rsid w:val="006D6820"/>
    <w:rsid w:val="006D6B38"/>
    <w:rsid w:val="006D6BDA"/>
    <w:rsid w:val="006D6F1B"/>
    <w:rsid w:val="006D7174"/>
    <w:rsid w:val="006D7E1A"/>
    <w:rsid w:val="006D7F42"/>
    <w:rsid w:val="006E025E"/>
    <w:rsid w:val="006E122A"/>
    <w:rsid w:val="006E347B"/>
    <w:rsid w:val="006E3B4A"/>
    <w:rsid w:val="006E3E62"/>
    <w:rsid w:val="006E3FAA"/>
    <w:rsid w:val="006E3FEC"/>
    <w:rsid w:val="006E5DC7"/>
    <w:rsid w:val="006F0477"/>
    <w:rsid w:val="006F0FA6"/>
    <w:rsid w:val="006F1328"/>
    <w:rsid w:val="006F17CD"/>
    <w:rsid w:val="006F1B47"/>
    <w:rsid w:val="006F2C6D"/>
    <w:rsid w:val="006F37A5"/>
    <w:rsid w:val="006F38F6"/>
    <w:rsid w:val="006F4180"/>
    <w:rsid w:val="006F435A"/>
    <w:rsid w:val="006F43B0"/>
    <w:rsid w:val="006F6627"/>
    <w:rsid w:val="00700279"/>
    <w:rsid w:val="007002D2"/>
    <w:rsid w:val="00702AF5"/>
    <w:rsid w:val="00703467"/>
    <w:rsid w:val="007034AA"/>
    <w:rsid w:val="00703B3B"/>
    <w:rsid w:val="00703CDE"/>
    <w:rsid w:val="00704168"/>
    <w:rsid w:val="0070500E"/>
    <w:rsid w:val="00705E5E"/>
    <w:rsid w:val="00706A5C"/>
    <w:rsid w:val="00706D6E"/>
    <w:rsid w:val="0071058A"/>
    <w:rsid w:val="007109B2"/>
    <w:rsid w:val="00710CC7"/>
    <w:rsid w:val="00710F87"/>
    <w:rsid w:val="0071146F"/>
    <w:rsid w:val="00711791"/>
    <w:rsid w:val="00711978"/>
    <w:rsid w:val="0071245D"/>
    <w:rsid w:val="00713243"/>
    <w:rsid w:val="00713383"/>
    <w:rsid w:val="00714C24"/>
    <w:rsid w:val="007154C2"/>
    <w:rsid w:val="007158D9"/>
    <w:rsid w:val="00715AE1"/>
    <w:rsid w:val="00717163"/>
    <w:rsid w:val="00717D21"/>
    <w:rsid w:val="00721687"/>
    <w:rsid w:val="0072196E"/>
    <w:rsid w:val="00721F16"/>
    <w:rsid w:val="007225DC"/>
    <w:rsid w:val="00723BC9"/>
    <w:rsid w:val="0072469B"/>
    <w:rsid w:val="00725922"/>
    <w:rsid w:val="00726A77"/>
    <w:rsid w:val="00726D16"/>
    <w:rsid w:val="0072737B"/>
    <w:rsid w:val="0073090F"/>
    <w:rsid w:val="0073098E"/>
    <w:rsid w:val="00730C0F"/>
    <w:rsid w:val="00730C91"/>
    <w:rsid w:val="00731530"/>
    <w:rsid w:val="00732E63"/>
    <w:rsid w:val="00733B85"/>
    <w:rsid w:val="00733C24"/>
    <w:rsid w:val="007357D7"/>
    <w:rsid w:val="00736011"/>
    <w:rsid w:val="007373DA"/>
    <w:rsid w:val="00737A0A"/>
    <w:rsid w:val="00741BA2"/>
    <w:rsid w:val="00742430"/>
    <w:rsid w:val="007426E7"/>
    <w:rsid w:val="00742F43"/>
    <w:rsid w:val="007431EF"/>
    <w:rsid w:val="00744285"/>
    <w:rsid w:val="00745092"/>
    <w:rsid w:val="00746351"/>
    <w:rsid w:val="00746C7A"/>
    <w:rsid w:val="00747ACE"/>
    <w:rsid w:val="00751360"/>
    <w:rsid w:val="00751BCF"/>
    <w:rsid w:val="00752089"/>
    <w:rsid w:val="00752257"/>
    <w:rsid w:val="007524C2"/>
    <w:rsid w:val="00752698"/>
    <w:rsid w:val="00754383"/>
    <w:rsid w:val="007558D3"/>
    <w:rsid w:val="00755EA1"/>
    <w:rsid w:val="0075625B"/>
    <w:rsid w:val="00756B83"/>
    <w:rsid w:val="00756F44"/>
    <w:rsid w:val="007578F7"/>
    <w:rsid w:val="00760D0E"/>
    <w:rsid w:val="0076202E"/>
    <w:rsid w:val="00762414"/>
    <w:rsid w:val="007639D4"/>
    <w:rsid w:val="00765557"/>
    <w:rsid w:val="0076594C"/>
    <w:rsid w:val="00766C9A"/>
    <w:rsid w:val="00766E73"/>
    <w:rsid w:val="007729E4"/>
    <w:rsid w:val="00774C4D"/>
    <w:rsid w:val="007755FC"/>
    <w:rsid w:val="00775F4F"/>
    <w:rsid w:val="00777564"/>
    <w:rsid w:val="00777C73"/>
    <w:rsid w:val="007816DE"/>
    <w:rsid w:val="007821CC"/>
    <w:rsid w:val="00782DAB"/>
    <w:rsid w:val="007833E8"/>
    <w:rsid w:val="0078375E"/>
    <w:rsid w:val="007839A6"/>
    <w:rsid w:val="00784765"/>
    <w:rsid w:val="00785928"/>
    <w:rsid w:val="00785A9C"/>
    <w:rsid w:val="00787BA9"/>
    <w:rsid w:val="0079109E"/>
    <w:rsid w:val="00793808"/>
    <w:rsid w:val="00794BC7"/>
    <w:rsid w:val="00794D49"/>
    <w:rsid w:val="00795A4F"/>
    <w:rsid w:val="007A05BA"/>
    <w:rsid w:val="007A16A9"/>
    <w:rsid w:val="007A411C"/>
    <w:rsid w:val="007A48E1"/>
    <w:rsid w:val="007A6EF5"/>
    <w:rsid w:val="007A7E98"/>
    <w:rsid w:val="007B008B"/>
    <w:rsid w:val="007B013B"/>
    <w:rsid w:val="007B1D44"/>
    <w:rsid w:val="007B1F32"/>
    <w:rsid w:val="007B2259"/>
    <w:rsid w:val="007B38B7"/>
    <w:rsid w:val="007B3D7E"/>
    <w:rsid w:val="007B678C"/>
    <w:rsid w:val="007B67D7"/>
    <w:rsid w:val="007B6D6F"/>
    <w:rsid w:val="007B7E35"/>
    <w:rsid w:val="007C2A38"/>
    <w:rsid w:val="007C3CBB"/>
    <w:rsid w:val="007C3E23"/>
    <w:rsid w:val="007D0073"/>
    <w:rsid w:val="007D00D0"/>
    <w:rsid w:val="007D1467"/>
    <w:rsid w:val="007D2227"/>
    <w:rsid w:val="007D2344"/>
    <w:rsid w:val="007D2736"/>
    <w:rsid w:val="007D276B"/>
    <w:rsid w:val="007D2841"/>
    <w:rsid w:val="007D2C88"/>
    <w:rsid w:val="007D320F"/>
    <w:rsid w:val="007D5577"/>
    <w:rsid w:val="007D62AF"/>
    <w:rsid w:val="007D6A38"/>
    <w:rsid w:val="007D796F"/>
    <w:rsid w:val="007D7AD8"/>
    <w:rsid w:val="007D7E66"/>
    <w:rsid w:val="007E0D0F"/>
    <w:rsid w:val="007E1064"/>
    <w:rsid w:val="007E1466"/>
    <w:rsid w:val="007E1871"/>
    <w:rsid w:val="007E4790"/>
    <w:rsid w:val="007E4C7C"/>
    <w:rsid w:val="007E4FC9"/>
    <w:rsid w:val="007E5080"/>
    <w:rsid w:val="007E52F0"/>
    <w:rsid w:val="007E6186"/>
    <w:rsid w:val="007E6614"/>
    <w:rsid w:val="007E667D"/>
    <w:rsid w:val="007E696A"/>
    <w:rsid w:val="007E7819"/>
    <w:rsid w:val="007F0B6D"/>
    <w:rsid w:val="007F0FE3"/>
    <w:rsid w:val="007F2F3D"/>
    <w:rsid w:val="007F3E51"/>
    <w:rsid w:val="007F5C70"/>
    <w:rsid w:val="007F65CE"/>
    <w:rsid w:val="007F7CFD"/>
    <w:rsid w:val="0080103E"/>
    <w:rsid w:val="008018F9"/>
    <w:rsid w:val="00801ABE"/>
    <w:rsid w:val="00801D58"/>
    <w:rsid w:val="00801F97"/>
    <w:rsid w:val="00802358"/>
    <w:rsid w:val="00803442"/>
    <w:rsid w:val="00803882"/>
    <w:rsid w:val="00803ADC"/>
    <w:rsid w:val="00803D1C"/>
    <w:rsid w:val="00805286"/>
    <w:rsid w:val="008054A2"/>
    <w:rsid w:val="00805951"/>
    <w:rsid w:val="00805A44"/>
    <w:rsid w:val="00806888"/>
    <w:rsid w:val="00806BFB"/>
    <w:rsid w:val="00807E89"/>
    <w:rsid w:val="00810935"/>
    <w:rsid w:val="00810984"/>
    <w:rsid w:val="00810CB1"/>
    <w:rsid w:val="00810CE7"/>
    <w:rsid w:val="00811806"/>
    <w:rsid w:val="00811ABB"/>
    <w:rsid w:val="00811C9D"/>
    <w:rsid w:val="008121F0"/>
    <w:rsid w:val="00814BE9"/>
    <w:rsid w:val="00814EFF"/>
    <w:rsid w:val="008151F0"/>
    <w:rsid w:val="008152F5"/>
    <w:rsid w:val="00817DEF"/>
    <w:rsid w:val="00820267"/>
    <w:rsid w:val="008211D0"/>
    <w:rsid w:val="008215B2"/>
    <w:rsid w:val="008219DF"/>
    <w:rsid w:val="0082234A"/>
    <w:rsid w:val="008224E1"/>
    <w:rsid w:val="008227D3"/>
    <w:rsid w:val="00822BCC"/>
    <w:rsid w:val="00822F1D"/>
    <w:rsid w:val="008236E8"/>
    <w:rsid w:val="00824E10"/>
    <w:rsid w:val="0082506C"/>
    <w:rsid w:val="008258C1"/>
    <w:rsid w:val="00825FA5"/>
    <w:rsid w:val="008260A5"/>
    <w:rsid w:val="008271BC"/>
    <w:rsid w:val="00832756"/>
    <w:rsid w:val="00833FFA"/>
    <w:rsid w:val="0083417C"/>
    <w:rsid w:val="008347C6"/>
    <w:rsid w:val="0083569A"/>
    <w:rsid w:val="0083613F"/>
    <w:rsid w:val="0083756E"/>
    <w:rsid w:val="008402C3"/>
    <w:rsid w:val="00840D45"/>
    <w:rsid w:val="00840F1F"/>
    <w:rsid w:val="00841EC3"/>
    <w:rsid w:val="00842054"/>
    <w:rsid w:val="00842F02"/>
    <w:rsid w:val="00844BF7"/>
    <w:rsid w:val="008470CF"/>
    <w:rsid w:val="008474A8"/>
    <w:rsid w:val="00847F7F"/>
    <w:rsid w:val="0085099C"/>
    <w:rsid w:val="00850A7B"/>
    <w:rsid w:val="00850B7D"/>
    <w:rsid w:val="00850EC5"/>
    <w:rsid w:val="008520CF"/>
    <w:rsid w:val="0085255B"/>
    <w:rsid w:val="00852F46"/>
    <w:rsid w:val="008531E2"/>
    <w:rsid w:val="008533AE"/>
    <w:rsid w:val="008545DF"/>
    <w:rsid w:val="00855246"/>
    <w:rsid w:val="008563C0"/>
    <w:rsid w:val="008571DF"/>
    <w:rsid w:val="0085787C"/>
    <w:rsid w:val="00857A36"/>
    <w:rsid w:val="00860CE6"/>
    <w:rsid w:val="00861520"/>
    <w:rsid w:val="00861BAD"/>
    <w:rsid w:val="00864694"/>
    <w:rsid w:val="008646A3"/>
    <w:rsid w:val="00864DAC"/>
    <w:rsid w:val="00864FA0"/>
    <w:rsid w:val="00865E8D"/>
    <w:rsid w:val="008665E3"/>
    <w:rsid w:val="008666B7"/>
    <w:rsid w:val="00866812"/>
    <w:rsid w:val="00870FFE"/>
    <w:rsid w:val="008716E5"/>
    <w:rsid w:val="00872297"/>
    <w:rsid w:val="00872DFA"/>
    <w:rsid w:val="00873897"/>
    <w:rsid w:val="00874434"/>
    <w:rsid w:val="00874954"/>
    <w:rsid w:val="0087751D"/>
    <w:rsid w:val="0088086A"/>
    <w:rsid w:val="00881E04"/>
    <w:rsid w:val="0088246E"/>
    <w:rsid w:val="00882C18"/>
    <w:rsid w:val="00882E9A"/>
    <w:rsid w:val="00884AF7"/>
    <w:rsid w:val="00884BA5"/>
    <w:rsid w:val="008852DB"/>
    <w:rsid w:val="00886C90"/>
    <w:rsid w:val="00886E8B"/>
    <w:rsid w:val="00887764"/>
    <w:rsid w:val="00887775"/>
    <w:rsid w:val="00891AF2"/>
    <w:rsid w:val="00894938"/>
    <w:rsid w:val="00896505"/>
    <w:rsid w:val="00897EC2"/>
    <w:rsid w:val="008A0A8A"/>
    <w:rsid w:val="008A158B"/>
    <w:rsid w:val="008A22F8"/>
    <w:rsid w:val="008A285B"/>
    <w:rsid w:val="008A314D"/>
    <w:rsid w:val="008A3E04"/>
    <w:rsid w:val="008A4501"/>
    <w:rsid w:val="008A4CB8"/>
    <w:rsid w:val="008A51AD"/>
    <w:rsid w:val="008A5325"/>
    <w:rsid w:val="008A5A09"/>
    <w:rsid w:val="008A5DF0"/>
    <w:rsid w:val="008A61C3"/>
    <w:rsid w:val="008A7055"/>
    <w:rsid w:val="008A7E46"/>
    <w:rsid w:val="008B0256"/>
    <w:rsid w:val="008B05BE"/>
    <w:rsid w:val="008B26C7"/>
    <w:rsid w:val="008B28C3"/>
    <w:rsid w:val="008B3BC5"/>
    <w:rsid w:val="008B49AE"/>
    <w:rsid w:val="008B7C1A"/>
    <w:rsid w:val="008C0E44"/>
    <w:rsid w:val="008C10DF"/>
    <w:rsid w:val="008C1CB0"/>
    <w:rsid w:val="008C251F"/>
    <w:rsid w:val="008C34C6"/>
    <w:rsid w:val="008C38E2"/>
    <w:rsid w:val="008C3FED"/>
    <w:rsid w:val="008C4690"/>
    <w:rsid w:val="008C4FB1"/>
    <w:rsid w:val="008C5416"/>
    <w:rsid w:val="008C633E"/>
    <w:rsid w:val="008C6FBF"/>
    <w:rsid w:val="008C7645"/>
    <w:rsid w:val="008C7CBB"/>
    <w:rsid w:val="008C7DD8"/>
    <w:rsid w:val="008D10E9"/>
    <w:rsid w:val="008D1EC2"/>
    <w:rsid w:val="008D2308"/>
    <w:rsid w:val="008D24DB"/>
    <w:rsid w:val="008D28FD"/>
    <w:rsid w:val="008D2B30"/>
    <w:rsid w:val="008D33A8"/>
    <w:rsid w:val="008D3782"/>
    <w:rsid w:val="008D4A88"/>
    <w:rsid w:val="008D4F57"/>
    <w:rsid w:val="008D4FD7"/>
    <w:rsid w:val="008D6428"/>
    <w:rsid w:val="008D676A"/>
    <w:rsid w:val="008D7073"/>
    <w:rsid w:val="008E010D"/>
    <w:rsid w:val="008E0285"/>
    <w:rsid w:val="008E0BE6"/>
    <w:rsid w:val="008E0CC1"/>
    <w:rsid w:val="008E24E1"/>
    <w:rsid w:val="008E27E2"/>
    <w:rsid w:val="008E28FC"/>
    <w:rsid w:val="008E3B53"/>
    <w:rsid w:val="008E6880"/>
    <w:rsid w:val="008E6FAF"/>
    <w:rsid w:val="008F0E6D"/>
    <w:rsid w:val="008F1E34"/>
    <w:rsid w:val="008F26AB"/>
    <w:rsid w:val="008F38EC"/>
    <w:rsid w:val="008F4D66"/>
    <w:rsid w:val="008F7180"/>
    <w:rsid w:val="008F7BCB"/>
    <w:rsid w:val="009000C0"/>
    <w:rsid w:val="009009B0"/>
    <w:rsid w:val="00900AA0"/>
    <w:rsid w:val="00901502"/>
    <w:rsid w:val="00901BB2"/>
    <w:rsid w:val="00903098"/>
    <w:rsid w:val="0090316D"/>
    <w:rsid w:val="009033BA"/>
    <w:rsid w:val="009054FF"/>
    <w:rsid w:val="00905F04"/>
    <w:rsid w:val="00906683"/>
    <w:rsid w:val="0090740D"/>
    <w:rsid w:val="009077F1"/>
    <w:rsid w:val="0091269F"/>
    <w:rsid w:val="009141DA"/>
    <w:rsid w:val="009152E1"/>
    <w:rsid w:val="00915FE5"/>
    <w:rsid w:val="009227ED"/>
    <w:rsid w:val="0092340D"/>
    <w:rsid w:val="00923418"/>
    <w:rsid w:val="00925308"/>
    <w:rsid w:val="0092602B"/>
    <w:rsid w:val="00926A80"/>
    <w:rsid w:val="0092774F"/>
    <w:rsid w:val="00927964"/>
    <w:rsid w:val="00931A75"/>
    <w:rsid w:val="00931AEC"/>
    <w:rsid w:val="0093230C"/>
    <w:rsid w:val="009338A7"/>
    <w:rsid w:val="009350DF"/>
    <w:rsid w:val="00935AC3"/>
    <w:rsid w:val="00935F64"/>
    <w:rsid w:val="0094056F"/>
    <w:rsid w:val="00943E93"/>
    <w:rsid w:val="00944262"/>
    <w:rsid w:val="00945637"/>
    <w:rsid w:val="0094577A"/>
    <w:rsid w:val="0094582C"/>
    <w:rsid w:val="009469AE"/>
    <w:rsid w:val="00947C5F"/>
    <w:rsid w:val="00951BB5"/>
    <w:rsid w:val="00952154"/>
    <w:rsid w:val="00952CD1"/>
    <w:rsid w:val="00952E59"/>
    <w:rsid w:val="009536ED"/>
    <w:rsid w:val="0095479A"/>
    <w:rsid w:val="00955142"/>
    <w:rsid w:val="00955F1D"/>
    <w:rsid w:val="00957537"/>
    <w:rsid w:val="0096014E"/>
    <w:rsid w:val="00961176"/>
    <w:rsid w:val="0096134C"/>
    <w:rsid w:val="00961EB2"/>
    <w:rsid w:val="009620D8"/>
    <w:rsid w:val="009622FC"/>
    <w:rsid w:val="0096249C"/>
    <w:rsid w:val="00962697"/>
    <w:rsid w:val="00963B04"/>
    <w:rsid w:val="009644D3"/>
    <w:rsid w:val="00964D72"/>
    <w:rsid w:val="00965529"/>
    <w:rsid w:val="0097097D"/>
    <w:rsid w:val="00970A7F"/>
    <w:rsid w:val="00972012"/>
    <w:rsid w:val="00972135"/>
    <w:rsid w:val="00973E0A"/>
    <w:rsid w:val="009748A1"/>
    <w:rsid w:val="00974EEC"/>
    <w:rsid w:val="00975511"/>
    <w:rsid w:val="00975887"/>
    <w:rsid w:val="00981408"/>
    <w:rsid w:val="00981665"/>
    <w:rsid w:val="00981EB3"/>
    <w:rsid w:val="009825B2"/>
    <w:rsid w:val="00983BDB"/>
    <w:rsid w:val="00984464"/>
    <w:rsid w:val="009845CF"/>
    <w:rsid w:val="00985239"/>
    <w:rsid w:val="009853BF"/>
    <w:rsid w:val="0098596D"/>
    <w:rsid w:val="0098664B"/>
    <w:rsid w:val="00990A66"/>
    <w:rsid w:val="00990BF2"/>
    <w:rsid w:val="00990DB6"/>
    <w:rsid w:val="00992016"/>
    <w:rsid w:val="009940C3"/>
    <w:rsid w:val="009940DE"/>
    <w:rsid w:val="0099420B"/>
    <w:rsid w:val="0099453E"/>
    <w:rsid w:val="009949A8"/>
    <w:rsid w:val="00994AF6"/>
    <w:rsid w:val="00995041"/>
    <w:rsid w:val="0099569C"/>
    <w:rsid w:val="0099629B"/>
    <w:rsid w:val="00997EDD"/>
    <w:rsid w:val="009A060B"/>
    <w:rsid w:val="009A2527"/>
    <w:rsid w:val="009A3E13"/>
    <w:rsid w:val="009A4428"/>
    <w:rsid w:val="009A44A0"/>
    <w:rsid w:val="009A671E"/>
    <w:rsid w:val="009A6A12"/>
    <w:rsid w:val="009A6EF2"/>
    <w:rsid w:val="009A7CEA"/>
    <w:rsid w:val="009B12A9"/>
    <w:rsid w:val="009B1A44"/>
    <w:rsid w:val="009B1C9C"/>
    <w:rsid w:val="009B2010"/>
    <w:rsid w:val="009B2AEF"/>
    <w:rsid w:val="009B3838"/>
    <w:rsid w:val="009B467C"/>
    <w:rsid w:val="009B4A03"/>
    <w:rsid w:val="009B54EA"/>
    <w:rsid w:val="009B5AB0"/>
    <w:rsid w:val="009B5B4D"/>
    <w:rsid w:val="009B6879"/>
    <w:rsid w:val="009B77FF"/>
    <w:rsid w:val="009B7B50"/>
    <w:rsid w:val="009C079B"/>
    <w:rsid w:val="009C48E8"/>
    <w:rsid w:val="009C5742"/>
    <w:rsid w:val="009C59DA"/>
    <w:rsid w:val="009C650E"/>
    <w:rsid w:val="009C7CDF"/>
    <w:rsid w:val="009D130D"/>
    <w:rsid w:val="009D2FD9"/>
    <w:rsid w:val="009D4D97"/>
    <w:rsid w:val="009D553A"/>
    <w:rsid w:val="009D5BBA"/>
    <w:rsid w:val="009E0319"/>
    <w:rsid w:val="009E2C57"/>
    <w:rsid w:val="009E301F"/>
    <w:rsid w:val="009E44E4"/>
    <w:rsid w:val="009E682D"/>
    <w:rsid w:val="009F0ACE"/>
    <w:rsid w:val="009F1193"/>
    <w:rsid w:val="009F1327"/>
    <w:rsid w:val="009F24E1"/>
    <w:rsid w:val="009F34F7"/>
    <w:rsid w:val="009F4D16"/>
    <w:rsid w:val="009F56B2"/>
    <w:rsid w:val="009F5915"/>
    <w:rsid w:val="009F5957"/>
    <w:rsid w:val="009F7804"/>
    <w:rsid w:val="009F7D5F"/>
    <w:rsid w:val="009F7EBC"/>
    <w:rsid w:val="00A00F1E"/>
    <w:rsid w:val="00A017B0"/>
    <w:rsid w:val="00A02EA9"/>
    <w:rsid w:val="00A0372A"/>
    <w:rsid w:val="00A04A79"/>
    <w:rsid w:val="00A05404"/>
    <w:rsid w:val="00A05EFE"/>
    <w:rsid w:val="00A062D2"/>
    <w:rsid w:val="00A076AC"/>
    <w:rsid w:val="00A0771D"/>
    <w:rsid w:val="00A136F4"/>
    <w:rsid w:val="00A14585"/>
    <w:rsid w:val="00A14C25"/>
    <w:rsid w:val="00A15F55"/>
    <w:rsid w:val="00A160CE"/>
    <w:rsid w:val="00A16787"/>
    <w:rsid w:val="00A1684B"/>
    <w:rsid w:val="00A16865"/>
    <w:rsid w:val="00A16F47"/>
    <w:rsid w:val="00A17315"/>
    <w:rsid w:val="00A1E691"/>
    <w:rsid w:val="00A20C00"/>
    <w:rsid w:val="00A21A6F"/>
    <w:rsid w:val="00A21B74"/>
    <w:rsid w:val="00A21CD7"/>
    <w:rsid w:val="00A21DF1"/>
    <w:rsid w:val="00A22340"/>
    <w:rsid w:val="00A23B3E"/>
    <w:rsid w:val="00A24005"/>
    <w:rsid w:val="00A2502A"/>
    <w:rsid w:val="00A27AD6"/>
    <w:rsid w:val="00A30481"/>
    <w:rsid w:val="00A3322D"/>
    <w:rsid w:val="00A339E3"/>
    <w:rsid w:val="00A33C5F"/>
    <w:rsid w:val="00A349A6"/>
    <w:rsid w:val="00A34D62"/>
    <w:rsid w:val="00A34F02"/>
    <w:rsid w:val="00A35508"/>
    <w:rsid w:val="00A35AEE"/>
    <w:rsid w:val="00A365F4"/>
    <w:rsid w:val="00A36804"/>
    <w:rsid w:val="00A378D0"/>
    <w:rsid w:val="00A37A6D"/>
    <w:rsid w:val="00A40EE7"/>
    <w:rsid w:val="00A41434"/>
    <w:rsid w:val="00A415AD"/>
    <w:rsid w:val="00A41844"/>
    <w:rsid w:val="00A42215"/>
    <w:rsid w:val="00A444A6"/>
    <w:rsid w:val="00A44E9A"/>
    <w:rsid w:val="00A46B5C"/>
    <w:rsid w:val="00A50ABD"/>
    <w:rsid w:val="00A517C3"/>
    <w:rsid w:val="00A52872"/>
    <w:rsid w:val="00A529D5"/>
    <w:rsid w:val="00A533AE"/>
    <w:rsid w:val="00A53D2D"/>
    <w:rsid w:val="00A54BEF"/>
    <w:rsid w:val="00A56472"/>
    <w:rsid w:val="00A565C9"/>
    <w:rsid w:val="00A60F2D"/>
    <w:rsid w:val="00A6143E"/>
    <w:rsid w:val="00A628CB"/>
    <w:rsid w:val="00A639AC"/>
    <w:rsid w:val="00A63FC5"/>
    <w:rsid w:val="00A6608B"/>
    <w:rsid w:val="00A6719F"/>
    <w:rsid w:val="00A67785"/>
    <w:rsid w:val="00A67882"/>
    <w:rsid w:val="00A67A72"/>
    <w:rsid w:val="00A70EE9"/>
    <w:rsid w:val="00A71442"/>
    <w:rsid w:val="00A72F05"/>
    <w:rsid w:val="00A7336E"/>
    <w:rsid w:val="00A74295"/>
    <w:rsid w:val="00A7469A"/>
    <w:rsid w:val="00A74B8A"/>
    <w:rsid w:val="00A74E2B"/>
    <w:rsid w:val="00A757E1"/>
    <w:rsid w:val="00A75C67"/>
    <w:rsid w:val="00A80588"/>
    <w:rsid w:val="00A81236"/>
    <w:rsid w:val="00A813A3"/>
    <w:rsid w:val="00A814F5"/>
    <w:rsid w:val="00A8209B"/>
    <w:rsid w:val="00A82CED"/>
    <w:rsid w:val="00A831F9"/>
    <w:rsid w:val="00A8325C"/>
    <w:rsid w:val="00A83C2F"/>
    <w:rsid w:val="00A84B70"/>
    <w:rsid w:val="00A85ED4"/>
    <w:rsid w:val="00A86CD7"/>
    <w:rsid w:val="00A9230C"/>
    <w:rsid w:val="00A92D0B"/>
    <w:rsid w:val="00A94E8E"/>
    <w:rsid w:val="00A953FD"/>
    <w:rsid w:val="00A95CD1"/>
    <w:rsid w:val="00A96557"/>
    <w:rsid w:val="00A96D18"/>
    <w:rsid w:val="00A97A1A"/>
    <w:rsid w:val="00A97B14"/>
    <w:rsid w:val="00A97D86"/>
    <w:rsid w:val="00A97ED9"/>
    <w:rsid w:val="00AA05E8"/>
    <w:rsid w:val="00AA0BDA"/>
    <w:rsid w:val="00AA11CA"/>
    <w:rsid w:val="00AA2212"/>
    <w:rsid w:val="00AA2DD6"/>
    <w:rsid w:val="00AA31D7"/>
    <w:rsid w:val="00AA3219"/>
    <w:rsid w:val="00AA3E48"/>
    <w:rsid w:val="00AA43EB"/>
    <w:rsid w:val="00AA4AE4"/>
    <w:rsid w:val="00AA5043"/>
    <w:rsid w:val="00AA581A"/>
    <w:rsid w:val="00AA7061"/>
    <w:rsid w:val="00AA7AA7"/>
    <w:rsid w:val="00AB009B"/>
    <w:rsid w:val="00AB1F84"/>
    <w:rsid w:val="00AB3A73"/>
    <w:rsid w:val="00AB4233"/>
    <w:rsid w:val="00AB6756"/>
    <w:rsid w:val="00AB6D0F"/>
    <w:rsid w:val="00AB7B1D"/>
    <w:rsid w:val="00AC0BF2"/>
    <w:rsid w:val="00AC1ABA"/>
    <w:rsid w:val="00AC1BD5"/>
    <w:rsid w:val="00AC1BF1"/>
    <w:rsid w:val="00AC2585"/>
    <w:rsid w:val="00AC2A46"/>
    <w:rsid w:val="00AC3EA7"/>
    <w:rsid w:val="00AC483C"/>
    <w:rsid w:val="00AC5CEA"/>
    <w:rsid w:val="00AC661F"/>
    <w:rsid w:val="00AC6634"/>
    <w:rsid w:val="00AC68F7"/>
    <w:rsid w:val="00AD1956"/>
    <w:rsid w:val="00AD263E"/>
    <w:rsid w:val="00AD281E"/>
    <w:rsid w:val="00AD2F86"/>
    <w:rsid w:val="00AD44AE"/>
    <w:rsid w:val="00AD51FB"/>
    <w:rsid w:val="00AE11F5"/>
    <w:rsid w:val="00AE1ED3"/>
    <w:rsid w:val="00AE371F"/>
    <w:rsid w:val="00AE465A"/>
    <w:rsid w:val="00AE4885"/>
    <w:rsid w:val="00AE4C69"/>
    <w:rsid w:val="00AE4F64"/>
    <w:rsid w:val="00AE6277"/>
    <w:rsid w:val="00AE6D61"/>
    <w:rsid w:val="00AE7079"/>
    <w:rsid w:val="00AE70FC"/>
    <w:rsid w:val="00AE7D1B"/>
    <w:rsid w:val="00AE7DF2"/>
    <w:rsid w:val="00AF0255"/>
    <w:rsid w:val="00AF1251"/>
    <w:rsid w:val="00AF16E3"/>
    <w:rsid w:val="00AF5119"/>
    <w:rsid w:val="00AF5C51"/>
    <w:rsid w:val="00AF67BB"/>
    <w:rsid w:val="00AF69B5"/>
    <w:rsid w:val="00AF6D6F"/>
    <w:rsid w:val="00B00EC2"/>
    <w:rsid w:val="00B01A4E"/>
    <w:rsid w:val="00B024DC"/>
    <w:rsid w:val="00B03105"/>
    <w:rsid w:val="00B05E29"/>
    <w:rsid w:val="00B06269"/>
    <w:rsid w:val="00B064C1"/>
    <w:rsid w:val="00B07495"/>
    <w:rsid w:val="00B07DED"/>
    <w:rsid w:val="00B1049C"/>
    <w:rsid w:val="00B13538"/>
    <w:rsid w:val="00B13ACE"/>
    <w:rsid w:val="00B140E8"/>
    <w:rsid w:val="00B14DF0"/>
    <w:rsid w:val="00B156F9"/>
    <w:rsid w:val="00B16F6C"/>
    <w:rsid w:val="00B17CEF"/>
    <w:rsid w:val="00B20272"/>
    <w:rsid w:val="00B21674"/>
    <w:rsid w:val="00B23BC3"/>
    <w:rsid w:val="00B23DA1"/>
    <w:rsid w:val="00B24254"/>
    <w:rsid w:val="00B2435A"/>
    <w:rsid w:val="00B24BB2"/>
    <w:rsid w:val="00B24D14"/>
    <w:rsid w:val="00B2534E"/>
    <w:rsid w:val="00B25DE7"/>
    <w:rsid w:val="00B26AB3"/>
    <w:rsid w:val="00B27907"/>
    <w:rsid w:val="00B27BC8"/>
    <w:rsid w:val="00B3302D"/>
    <w:rsid w:val="00B33715"/>
    <w:rsid w:val="00B33723"/>
    <w:rsid w:val="00B33BB8"/>
    <w:rsid w:val="00B34DB6"/>
    <w:rsid w:val="00B35DFD"/>
    <w:rsid w:val="00B376E2"/>
    <w:rsid w:val="00B40A1C"/>
    <w:rsid w:val="00B420D4"/>
    <w:rsid w:val="00B42C4E"/>
    <w:rsid w:val="00B4382F"/>
    <w:rsid w:val="00B43C34"/>
    <w:rsid w:val="00B44063"/>
    <w:rsid w:val="00B44D93"/>
    <w:rsid w:val="00B45154"/>
    <w:rsid w:val="00B45CBF"/>
    <w:rsid w:val="00B4662D"/>
    <w:rsid w:val="00B47916"/>
    <w:rsid w:val="00B5081B"/>
    <w:rsid w:val="00B50956"/>
    <w:rsid w:val="00B51F45"/>
    <w:rsid w:val="00B5212A"/>
    <w:rsid w:val="00B52668"/>
    <w:rsid w:val="00B53F0E"/>
    <w:rsid w:val="00B55CBB"/>
    <w:rsid w:val="00B56A7B"/>
    <w:rsid w:val="00B60E1C"/>
    <w:rsid w:val="00B61141"/>
    <w:rsid w:val="00B63501"/>
    <w:rsid w:val="00B63593"/>
    <w:rsid w:val="00B640CE"/>
    <w:rsid w:val="00B66306"/>
    <w:rsid w:val="00B66DEB"/>
    <w:rsid w:val="00B67513"/>
    <w:rsid w:val="00B70198"/>
    <w:rsid w:val="00B70B7B"/>
    <w:rsid w:val="00B72908"/>
    <w:rsid w:val="00B72B1F"/>
    <w:rsid w:val="00B73111"/>
    <w:rsid w:val="00B7327A"/>
    <w:rsid w:val="00B73C71"/>
    <w:rsid w:val="00B74C31"/>
    <w:rsid w:val="00B75D91"/>
    <w:rsid w:val="00B75F97"/>
    <w:rsid w:val="00B76183"/>
    <w:rsid w:val="00B8003E"/>
    <w:rsid w:val="00B81409"/>
    <w:rsid w:val="00B8173E"/>
    <w:rsid w:val="00B81FEE"/>
    <w:rsid w:val="00B8261C"/>
    <w:rsid w:val="00B842B2"/>
    <w:rsid w:val="00B84CB0"/>
    <w:rsid w:val="00B85D1B"/>
    <w:rsid w:val="00B86725"/>
    <w:rsid w:val="00B86DF5"/>
    <w:rsid w:val="00B87534"/>
    <w:rsid w:val="00B90905"/>
    <w:rsid w:val="00B9251E"/>
    <w:rsid w:val="00B92E26"/>
    <w:rsid w:val="00B93BB9"/>
    <w:rsid w:val="00B94D1C"/>
    <w:rsid w:val="00B95019"/>
    <w:rsid w:val="00B95604"/>
    <w:rsid w:val="00B9594B"/>
    <w:rsid w:val="00B9631A"/>
    <w:rsid w:val="00B971F8"/>
    <w:rsid w:val="00B97D52"/>
    <w:rsid w:val="00BA249A"/>
    <w:rsid w:val="00BA3CEC"/>
    <w:rsid w:val="00BA55B6"/>
    <w:rsid w:val="00BA72D4"/>
    <w:rsid w:val="00BA7D8C"/>
    <w:rsid w:val="00BA7E21"/>
    <w:rsid w:val="00BB00C6"/>
    <w:rsid w:val="00BB0DDA"/>
    <w:rsid w:val="00BB2FE9"/>
    <w:rsid w:val="00BB35E8"/>
    <w:rsid w:val="00BB37D7"/>
    <w:rsid w:val="00BB4C05"/>
    <w:rsid w:val="00BB6858"/>
    <w:rsid w:val="00BB78B8"/>
    <w:rsid w:val="00BB7F3F"/>
    <w:rsid w:val="00BC0690"/>
    <w:rsid w:val="00BC3D3F"/>
    <w:rsid w:val="00BC4112"/>
    <w:rsid w:val="00BC4421"/>
    <w:rsid w:val="00BC46A9"/>
    <w:rsid w:val="00BC63F8"/>
    <w:rsid w:val="00BC6A23"/>
    <w:rsid w:val="00BC6D85"/>
    <w:rsid w:val="00BC73DE"/>
    <w:rsid w:val="00BC755E"/>
    <w:rsid w:val="00BC7A41"/>
    <w:rsid w:val="00BD07C9"/>
    <w:rsid w:val="00BD091B"/>
    <w:rsid w:val="00BD3C9A"/>
    <w:rsid w:val="00BD3F1C"/>
    <w:rsid w:val="00BD4CDF"/>
    <w:rsid w:val="00BD603F"/>
    <w:rsid w:val="00BE2D7E"/>
    <w:rsid w:val="00BE316D"/>
    <w:rsid w:val="00BE40BF"/>
    <w:rsid w:val="00BE4B93"/>
    <w:rsid w:val="00BE56AB"/>
    <w:rsid w:val="00BE6E49"/>
    <w:rsid w:val="00BE7440"/>
    <w:rsid w:val="00BF03B2"/>
    <w:rsid w:val="00BF257C"/>
    <w:rsid w:val="00BF2E38"/>
    <w:rsid w:val="00BF2F63"/>
    <w:rsid w:val="00BF3156"/>
    <w:rsid w:val="00BF37EE"/>
    <w:rsid w:val="00BF3BEE"/>
    <w:rsid w:val="00BF4038"/>
    <w:rsid w:val="00BF4554"/>
    <w:rsid w:val="00BF49E9"/>
    <w:rsid w:val="00BF5730"/>
    <w:rsid w:val="00BF6F24"/>
    <w:rsid w:val="00C0045C"/>
    <w:rsid w:val="00C0286C"/>
    <w:rsid w:val="00C04FE8"/>
    <w:rsid w:val="00C05D33"/>
    <w:rsid w:val="00C0662D"/>
    <w:rsid w:val="00C06684"/>
    <w:rsid w:val="00C066DF"/>
    <w:rsid w:val="00C068C0"/>
    <w:rsid w:val="00C06BD2"/>
    <w:rsid w:val="00C107E4"/>
    <w:rsid w:val="00C1130F"/>
    <w:rsid w:val="00C1212C"/>
    <w:rsid w:val="00C13960"/>
    <w:rsid w:val="00C13AD3"/>
    <w:rsid w:val="00C141BA"/>
    <w:rsid w:val="00C1717A"/>
    <w:rsid w:val="00C23580"/>
    <w:rsid w:val="00C24C61"/>
    <w:rsid w:val="00C256D0"/>
    <w:rsid w:val="00C2731F"/>
    <w:rsid w:val="00C30EF3"/>
    <w:rsid w:val="00C31548"/>
    <w:rsid w:val="00C31D06"/>
    <w:rsid w:val="00C32D4F"/>
    <w:rsid w:val="00C33638"/>
    <w:rsid w:val="00C33961"/>
    <w:rsid w:val="00C344AA"/>
    <w:rsid w:val="00C357A2"/>
    <w:rsid w:val="00C359A2"/>
    <w:rsid w:val="00C36281"/>
    <w:rsid w:val="00C40C96"/>
    <w:rsid w:val="00C455E5"/>
    <w:rsid w:val="00C474E6"/>
    <w:rsid w:val="00C5059F"/>
    <w:rsid w:val="00C51D3E"/>
    <w:rsid w:val="00C53E05"/>
    <w:rsid w:val="00C54A62"/>
    <w:rsid w:val="00C560CD"/>
    <w:rsid w:val="00C56DA8"/>
    <w:rsid w:val="00C578E7"/>
    <w:rsid w:val="00C57ECD"/>
    <w:rsid w:val="00C6002D"/>
    <w:rsid w:val="00C60D07"/>
    <w:rsid w:val="00C60EB6"/>
    <w:rsid w:val="00C63439"/>
    <w:rsid w:val="00C642A1"/>
    <w:rsid w:val="00C64924"/>
    <w:rsid w:val="00C64A43"/>
    <w:rsid w:val="00C65874"/>
    <w:rsid w:val="00C72003"/>
    <w:rsid w:val="00C7283D"/>
    <w:rsid w:val="00C74455"/>
    <w:rsid w:val="00C754B2"/>
    <w:rsid w:val="00C75D63"/>
    <w:rsid w:val="00C76901"/>
    <w:rsid w:val="00C773DC"/>
    <w:rsid w:val="00C827CE"/>
    <w:rsid w:val="00C82A4A"/>
    <w:rsid w:val="00C831D4"/>
    <w:rsid w:val="00C83292"/>
    <w:rsid w:val="00C836C6"/>
    <w:rsid w:val="00C855A3"/>
    <w:rsid w:val="00C86FCF"/>
    <w:rsid w:val="00C90C8C"/>
    <w:rsid w:val="00C9187A"/>
    <w:rsid w:val="00C91DAA"/>
    <w:rsid w:val="00C92034"/>
    <w:rsid w:val="00C926E1"/>
    <w:rsid w:val="00C93DDA"/>
    <w:rsid w:val="00C94A0D"/>
    <w:rsid w:val="00C953E4"/>
    <w:rsid w:val="00C95A1D"/>
    <w:rsid w:val="00C96751"/>
    <w:rsid w:val="00C97118"/>
    <w:rsid w:val="00C9771E"/>
    <w:rsid w:val="00C97BD9"/>
    <w:rsid w:val="00CA0DB4"/>
    <w:rsid w:val="00CA1F81"/>
    <w:rsid w:val="00CA2F86"/>
    <w:rsid w:val="00CA35FB"/>
    <w:rsid w:val="00CA3EAF"/>
    <w:rsid w:val="00CA46F9"/>
    <w:rsid w:val="00CA5456"/>
    <w:rsid w:val="00CA655B"/>
    <w:rsid w:val="00CA691B"/>
    <w:rsid w:val="00CA73D8"/>
    <w:rsid w:val="00CB010A"/>
    <w:rsid w:val="00CB017F"/>
    <w:rsid w:val="00CB1FB9"/>
    <w:rsid w:val="00CB2C4B"/>
    <w:rsid w:val="00CB2E64"/>
    <w:rsid w:val="00CB34B2"/>
    <w:rsid w:val="00CB42E6"/>
    <w:rsid w:val="00CC167E"/>
    <w:rsid w:val="00CC28E0"/>
    <w:rsid w:val="00CC2A5F"/>
    <w:rsid w:val="00CC3314"/>
    <w:rsid w:val="00CC366B"/>
    <w:rsid w:val="00CC3AEA"/>
    <w:rsid w:val="00CC42D8"/>
    <w:rsid w:val="00CC4ED4"/>
    <w:rsid w:val="00CC5B83"/>
    <w:rsid w:val="00CC6461"/>
    <w:rsid w:val="00CC7005"/>
    <w:rsid w:val="00CC767B"/>
    <w:rsid w:val="00CD0BFF"/>
    <w:rsid w:val="00CD0EB2"/>
    <w:rsid w:val="00CD298D"/>
    <w:rsid w:val="00CD2E50"/>
    <w:rsid w:val="00CD2FD0"/>
    <w:rsid w:val="00CD391B"/>
    <w:rsid w:val="00CD51AF"/>
    <w:rsid w:val="00CD7C75"/>
    <w:rsid w:val="00CE1348"/>
    <w:rsid w:val="00CE293A"/>
    <w:rsid w:val="00CE30B6"/>
    <w:rsid w:val="00CE33D7"/>
    <w:rsid w:val="00CE34AA"/>
    <w:rsid w:val="00CE585B"/>
    <w:rsid w:val="00CE6557"/>
    <w:rsid w:val="00CE6D99"/>
    <w:rsid w:val="00CF1C62"/>
    <w:rsid w:val="00CF3BEF"/>
    <w:rsid w:val="00CF3C99"/>
    <w:rsid w:val="00CF3DFA"/>
    <w:rsid w:val="00CF66CB"/>
    <w:rsid w:val="00CF7D95"/>
    <w:rsid w:val="00D00AC5"/>
    <w:rsid w:val="00D00B31"/>
    <w:rsid w:val="00D01937"/>
    <w:rsid w:val="00D03117"/>
    <w:rsid w:val="00D037FB"/>
    <w:rsid w:val="00D045C0"/>
    <w:rsid w:val="00D05500"/>
    <w:rsid w:val="00D06642"/>
    <w:rsid w:val="00D07110"/>
    <w:rsid w:val="00D07586"/>
    <w:rsid w:val="00D07A62"/>
    <w:rsid w:val="00D101A5"/>
    <w:rsid w:val="00D10635"/>
    <w:rsid w:val="00D11802"/>
    <w:rsid w:val="00D1290E"/>
    <w:rsid w:val="00D12C2F"/>
    <w:rsid w:val="00D15710"/>
    <w:rsid w:val="00D15B2D"/>
    <w:rsid w:val="00D168F8"/>
    <w:rsid w:val="00D16FEB"/>
    <w:rsid w:val="00D1766A"/>
    <w:rsid w:val="00D20E02"/>
    <w:rsid w:val="00D212F6"/>
    <w:rsid w:val="00D216A5"/>
    <w:rsid w:val="00D227B5"/>
    <w:rsid w:val="00D24052"/>
    <w:rsid w:val="00D24485"/>
    <w:rsid w:val="00D24687"/>
    <w:rsid w:val="00D246AE"/>
    <w:rsid w:val="00D2491B"/>
    <w:rsid w:val="00D25A50"/>
    <w:rsid w:val="00D25E83"/>
    <w:rsid w:val="00D274B5"/>
    <w:rsid w:val="00D27A88"/>
    <w:rsid w:val="00D27E95"/>
    <w:rsid w:val="00D31ABA"/>
    <w:rsid w:val="00D327DB"/>
    <w:rsid w:val="00D32907"/>
    <w:rsid w:val="00D345FB"/>
    <w:rsid w:val="00D34AC2"/>
    <w:rsid w:val="00D369E6"/>
    <w:rsid w:val="00D37851"/>
    <w:rsid w:val="00D401DD"/>
    <w:rsid w:val="00D40491"/>
    <w:rsid w:val="00D41067"/>
    <w:rsid w:val="00D42EBC"/>
    <w:rsid w:val="00D434F3"/>
    <w:rsid w:val="00D440EC"/>
    <w:rsid w:val="00D45962"/>
    <w:rsid w:val="00D46F2D"/>
    <w:rsid w:val="00D4773D"/>
    <w:rsid w:val="00D477EB"/>
    <w:rsid w:val="00D508F0"/>
    <w:rsid w:val="00D50B4B"/>
    <w:rsid w:val="00D5215D"/>
    <w:rsid w:val="00D5480E"/>
    <w:rsid w:val="00D56400"/>
    <w:rsid w:val="00D5673B"/>
    <w:rsid w:val="00D5698A"/>
    <w:rsid w:val="00D5717E"/>
    <w:rsid w:val="00D579C4"/>
    <w:rsid w:val="00D611DA"/>
    <w:rsid w:val="00D61496"/>
    <w:rsid w:val="00D62399"/>
    <w:rsid w:val="00D63C95"/>
    <w:rsid w:val="00D63F53"/>
    <w:rsid w:val="00D64043"/>
    <w:rsid w:val="00D66E1D"/>
    <w:rsid w:val="00D709EE"/>
    <w:rsid w:val="00D712C8"/>
    <w:rsid w:val="00D721D9"/>
    <w:rsid w:val="00D727EB"/>
    <w:rsid w:val="00D74859"/>
    <w:rsid w:val="00D74A5F"/>
    <w:rsid w:val="00D76455"/>
    <w:rsid w:val="00D778AD"/>
    <w:rsid w:val="00D807A4"/>
    <w:rsid w:val="00D80D52"/>
    <w:rsid w:val="00D80EFA"/>
    <w:rsid w:val="00D814D3"/>
    <w:rsid w:val="00D82393"/>
    <w:rsid w:val="00D82BEA"/>
    <w:rsid w:val="00D82E34"/>
    <w:rsid w:val="00D82E52"/>
    <w:rsid w:val="00D848A3"/>
    <w:rsid w:val="00D85E4D"/>
    <w:rsid w:val="00D86488"/>
    <w:rsid w:val="00D87111"/>
    <w:rsid w:val="00D9107B"/>
    <w:rsid w:val="00D92673"/>
    <w:rsid w:val="00D92CDD"/>
    <w:rsid w:val="00D92EE8"/>
    <w:rsid w:val="00D93E61"/>
    <w:rsid w:val="00D96E5F"/>
    <w:rsid w:val="00D97899"/>
    <w:rsid w:val="00D97B29"/>
    <w:rsid w:val="00DA0386"/>
    <w:rsid w:val="00DA1EE6"/>
    <w:rsid w:val="00DA22FD"/>
    <w:rsid w:val="00DA2973"/>
    <w:rsid w:val="00DA427F"/>
    <w:rsid w:val="00DA6C91"/>
    <w:rsid w:val="00DA6F69"/>
    <w:rsid w:val="00DB020E"/>
    <w:rsid w:val="00DB18E3"/>
    <w:rsid w:val="00DB4818"/>
    <w:rsid w:val="00DB4AE9"/>
    <w:rsid w:val="00DB4FFB"/>
    <w:rsid w:val="00DB650D"/>
    <w:rsid w:val="00DB654A"/>
    <w:rsid w:val="00DC07F4"/>
    <w:rsid w:val="00DC0B5B"/>
    <w:rsid w:val="00DC2C9E"/>
    <w:rsid w:val="00DC2EC0"/>
    <w:rsid w:val="00DC5BD7"/>
    <w:rsid w:val="00DC5C1E"/>
    <w:rsid w:val="00DC69DA"/>
    <w:rsid w:val="00DC79BF"/>
    <w:rsid w:val="00DC7B92"/>
    <w:rsid w:val="00DD0063"/>
    <w:rsid w:val="00DD0473"/>
    <w:rsid w:val="00DD0D09"/>
    <w:rsid w:val="00DD120C"/>
    <w:rsid w:val="00DD13CC"/>
    <w:rsid w:val="00DD14B0"/>
    <w:rsid w:val="00DD1986"/>
    <w:rsid w:val="00DD2FDC"/>
    <w:rsid w:val="00DD369B"/>
    <w:rsid w:val="00DD52A3"/>
    <w:rsid w:val="00DD55B4"/>
    <w:rsid w:val="00DD6262"/>
    <w:rsid w:val="00DD6D6D"/>
    <w:rsid w:val="00DD78FC"/>
    <w:rsid w:val="00DE01F0"/>
    <w:rsid w:val="00DE1252"/>
    <w:rsid w:val="00DE16DC"/>
    <w:rsid w:val="00DE2BDD"/>
    <w:rsid w:val="00DE4664"/>
    <w:rsid w:val="00DE48CB"/>
    <w:rsid w:val="00DE4ED6"/>
    <w:rsid w:val="00DE55D9"/>
    <w:rsid w:val="00DE5644"/>
    <w:rsid w:val="00DE5A8B"/>
    <w:rsid w:val="00DE5F67"/>
    <w:rsid w:val="00DE74C7"/>
    <w:rsid w:val="00DE74DB"/>
    <w:rsid w:val="00DF0BE6"/>
    <w:rsid w:val="00DF2638"/>
    <w:rsid w:val="00DF2F08"/>
    <w:rsid w:val="00DF489D"/>
    <w:rsid w:val="00DF6276"/>
    <w:rsid w:val="00DF69BE"/>
    <w:rsid w:val="00DF6E0B"/>
    <w:rsid w:val="00DF737E"/>
    <w:rsid w:val="00DF73B6"/>
    <w:rsid w:val="00DF75CE"/>
    <w:rsid w:val="00DF7F9D"/>
    <w:rsid w:val="00E003C9"/>
    <w:rsid w:val="00E0198C"/>
    <w:rsid w:val="00E01DF6"/>
    <w:rsid w:val="00E01EA2"/>
    <w:rsid w:val="00E03C79"/>
    <w:rsid w:val="00E050A2"/>
    <w:rsid w:val="00E050CC"/>
    <w:rsid w:val="00E0522B"/>
    <w:rsid w:val="00E057B6"/>
    <w:rsid w:val="00E05FC0"/>
    <w:rsid w:val="00E06BC2"/>
    <w:rsid w:val="00E07C15"/>
    <w:rsid w:val="00E12B58"/>
    <w:rsid w:val="00E13177"/>
    <w:rsid w:val="00E152A3"/>
    <w:rsid w:val="00E165A5"/>
    <w:rsid w:val="00E16DBB"/>
    <w:rsid w:val="00E179A3"/>
    <w:rsid w:val="00E206D6"/>
    <w:rsid w:val="00E20C4E"/>
    <w:rsid w:val="00E2272D"/>
    <w:rsid w:val="00E2298D"/>
    <w:rsid w:val="00E23D91"/>
    <w:rsid w:val="00E24106"/>
    <w:rsid w:val="00E24155"/>
    <w:rsid w:val="00E24532"/>
    <w:rsid w:val="00E245DF"/>
    <w:rsid w:val="00E24912"/>
    <w:rsid w:val="00E25684"/>
    <w:rsid w:val="00E26AEE"/>
    <w:rsid w:val="00E26EB4"/>
    <w:rsid w:val="00E273F1"/>
    <w:rsid w:val="00E31C82"/>
    <w:rsid w:val="00E31F06"/>
    <w:rsid w:val="00E3359E"/>
    <w:rsid w:val="00E339D5"/>
    <w:rsid w:val="00E33A07"/>
    <w:rsid w:val="00E34B04"/>
    <w:rsid w:val="00E362F3"/>
    <w:rsid w:val="00E37BFE"/>
    <w:rsid w:val="00E401FA"/>
    <w:rsid w:val="00E40714"/>
    <w:rsid w:val="00E40838"/>
    <w:rsid w:val="00E4286A"/>
    <w:rsid w:val="00E43FA0"/>
    <w:rsid w:val="00E44E82"/>
    <w:rsid w:val="00E452E0"/>
    <w:rsid w:val="00E4623A"/>
    <w:rsid w:val="00E464AC"/>
    <w:rsid w:val="00E46904"/>
    <w:rsid w:val="00E46969"/>
    <w:rsid w:val="00E46BF1"/>
    <w:rsid w:val="00E51057"/>
    <w:rsid w:val="00E51C04"/>
    <w:rsid w:val="00E54136"/>
    <w:rsid w:val="00E54307"/>
    <w:rsid w:val="00E5463E"/>
    <w:rsid w:val="00E54CF5"/>
    <w:rsid w:val="00E568E2"/>
    <w:rsid w:val="00E56B4C"/>
    <w:rsid w:val="00E56BD1"/>
    <w:rsid w:val="00E57472"/>
    <w:rsid w:val="00E6070F"/>
    <w:rsid w:val="00E61127"/>
    <w:rsid w:val="00E619EA"/>
    <w:rsid w:val="00E61A27"/>
    <w:rsid w:val="00E6398D"/>
    <w:rsid w:val="00E64F28"/>
    <w:rsid w:val="00E653FD"/>
    <w:rsid w:val="00E659BA"/>
    <w:rsid w:val="00E6664A"/>
    <w:rsid w:val="00E6786D"/>
    <w:rsid w:val="00E71663"/>
    <w:rsid w:val="00E718C7"/>
    <w:rsid w:val="00E7193F"/>
    <w:rsid w:val="00E71FA2"/>
    <w:rsid w:val="00E7296B"/>
    <w:rsid w:val="00E72E84"/>
    <w:rsid w:val="00E739AC"/>
    <w:rsid w:val="00E7438B"/>
    <w:rsid w:val="00E74A34"/>
    <w:rsid w:val="00E74CF4"/>
    <w:rsid w:val="00E75075"/>
    <w:rsid w:val="00E7714A"/>
    <w:rsid w:val="00E80902"/>
    <w:rsid w:val="00E81C7D"/>
    <w:rsid w:val="00E82351"/>
    <w:rsid w:val="00E82942"/>
    <w:rsid w:val="00E85ECC"/>
    <w:rsid w:val="00E87009"/>
    <w:rsid w:val="00E87FD2"/>
    <w:rsid w:val="00E928C7"/>
    <w:rsid w:val="00E92911"/>
    <w:rsid w:val="00E940C4"/>
    <w:rsid w:val="00E94723"/>
    <w:rsid w:val="00E94BD4"/>
    <w:rsid w:val="00E94FFF"/>
    <w:rsid w:val="00E96895"/>
    <w:rsid w:val="00E97685"/>
    <w:rsid w:val="00E97B40"/>
    <w:rsid w:val="00EA03A4"/>
    <w:rsid w:val="00EA1367"/>
    <w:rsid w:val="00EA144C"/>
    <w:rsid w:val="00EA3CA9"/>
    <w:rsid w:val="00EA4F54"/>
    <w:rsid w:val="00EA55FD"/>
    <w:rsid w:val="00EA5A46"/>
    <w:rsid w:val="00EA68BC"/>
    <w:rsid w:val="00EA693F"/>
    <w:rsid w:val="00EB0FCD"/>
    <w:rsid w:val="00EB1178"/>
    <w:rsid w:val="00EB22BF"/>
    <w:rsid w:val="00EB291E"/>
    <w:rsid w:val="00EB3C40"/>
    <w:rsid w:val="00EB574D"/>
    <w:rsid w:val="00EB5B5C"/>
    <w:rsid w:val="00EB6624"/>
    <w:rsid w:val="00EB7387"/>
    <w:rsid w:val="00EB7D46"/>
    <w:rsid w:val="00EC04B5"/>
    <w:rsid w:val="00EC0B49"/>
    <w:rsid w:val="00EC1515"/>
    <w:rsid w:val="00EC198E"/>
    <w:rsid w:val="00EC2316"/>
    <w:rsid w:val="00EC2A04"/>
    <w:rsid w:val="00EC4755"/>
    <w:rsid w:val="00EC4EF8"/>
    <w:rsid w:val="00EC678D"/>
    <w:rsid w:val="00EC7AEF"/>
    <w:rsid w:val="00ED1782"/>
    <w:rsid w:val="00ED2D34"/>
    <w:rsid w:val="00ED4118"/>
    <w:rsid w:val="00ED6EAB"/>
    <w:rsid w:val="00ED76D7"/>
    <w:rsid w:val="00ED7872"/>
    <w:rsid w:val="00EE0A3F"/>
    <w:rsid w:val="00EE0A8A"/>
    <w:rsid w:val="00EE0BAB"/>
    <w:rsid w:val="00EE2404"/>
    <w:rsid w:val="00EE26D8"/>
    <w:rsid w:val="00EE2D36"/>
    <w:rsid w:val="00EE36AE"/>
    <w:rsid w:val="00EE458C"/>
    <w:rsid w:val="00EE5D13"/>
    <w:rsid w:val="00EE6624"/>
    <w:rsid w:val="00EF00FE"/>
    <w:rsid w:val="00EF062D"/>
    <w:rsid w:val="00EF1492"/>
    <w:rsid w:val="00EF4338"/>
    <w:rsid w:val="00EF6896"/>
    <w:rsid w:val="00EF7A30"/>
    <w:rsid w:val="00F009FE"/>
    <w:rsid w:val="00F00AC0"/>
    <w:rsid w:val="00F02C63"/>
    <w:rsid w:val="00F02E99"/>
    <w:rsid w:val="00F03A2B"/>
    <w:rsid w:val="00F03DB7"/>
    <w:rsid w:val="00F04421"/>
    <w:rsid w:val="00F07556"/>
    <w:rsid w:val="00F12125"/>
    <w:rsid w:val="00F232CD"/>
    <w:rsid w:val="00F234BF"/>
    <w:rsid w:val="00F23D15"/>
    <w:rsid w:val="00F246E2"/>
    <w:rsid w:val="00F254B7"/>
    <w:rsid w:val="00F25BA3"/>
    <w:rsid w:val="00F25EC1"/>
    <w:rsid w:val="00F25FF7"/>
    <w:rsid w:val="00F26979"/>
    <w:rsid w:val="00F27B18"/>
    <w:rsid w:val="00F27D8D"/>
    <w:rsid w:val="00F308CC"/>
    <w:rsid w:val="00F311A6"/>
    <w:rsid w:val="00F3162E"/>
    <w:rsid w:val="00F317BA"/>
    <w:rsid w:val="00F32AFB"/>
    <w:rsid w:val="00F35504"/>
    <w:rsid w:val="00F35F08"/>
    <w:rsid w:val="00F362DF"/>
    <w:rsid w:val="00F364BE"/>
    <w:rsid w:val="00F36523"/>
    <w:rsid w:val="00F36FE6"/>
    <w:rsid w:val="00F376AE"/>
    <w:rsid w:val="00F37740"/>
    <w:rsid w:val="00F4060B"/>
    <w:rsid w:val="00F413C2"/>
    <w:rsid w:val="00F41A31"/>
    <w:rsid w:val="00F41D83"/>
    <w:rsid w:val="00F433DE"/>
    <w:rsid w:val="00F44A03"/>
    <w:rsid w:val="00F453E3"/>
    <w:rsid w:val="00F45A2B"/>
    <w:rsid w:val="00F46123"/>
    <w:rsid w:val="00F46424"/>
    <w:rsid w:val="00F47375"/>
    <w:rsid w:val="00F50586"/>
    <w:rsid w:val="00F50B24"/>
    <w:rsid w:val="00F53F5D"/>
    <w:rsid w:val="00F54391"/>
    <w:rsid w:val="00F54667"/>
    <w:rsid w:val="00F54AE2"/>
    <w:rsid w:val="00F552B1"/>
    <w:rsid w:val="00F555E1"/>
    <w:rsid w:val="00F55A05"/>
    <w:rsid w:val="00F560E9"/>
    <w:rsid w:val="00F5691B"/>
    <w:rsid w:val="00F56EB8"/>
    <w:rsid w:val="00F62C82"/>
    <w:rsid w:val="00F62E8C"/>
    <w:rsid w:val="00F63744"/>
    <w:rsid w:val="00F63D48"/>
    <w:rsid w:val="00F64B2C"/>
    <w:rsid w:val="00F6517D"/>
    <w:rsid w:val="00F65A6C"/>
    <w:rsid w:val="00F660D4"/>
    <w:rsid w:val="00F66C4A"/>
    <w:rsid w:val="00F67056"/>
    <w:rsid w:val="00F6706E"/>
    <w:rsid w:val="00F7179E"/>
    <w:rsid w:val="00F73B73"/>
    <w:rsid w:val="00F73F72"/>
    <w:rsid w:val="00F75166"/>
    <w:rsid w:val="00F80044"/>
    <w:rsid w:val="00F81F5D"/>
    <w:rsid w:val="00F843AE"/>
    <w:rsid w:val="00F84958"/>
    <w:rsid w:val="00F86F98"/>
    <w:rsid w:val="00F87094"/>
    <w:rsid w:val="00F8782A"/>
    <w:rsid w:val="00F87F17"/>
    <w:rsid w:val="00F90811"/>
    <w:rsid w:val="00F914FE"/>
    <w:rsid w:val="00F91CC9"/>
    <w:rsid w:val="00F93AAB"/>
    <w:rsid w:val="00F94A13"/>
    <w:rsid w:val="00F94EFD"/>
    <w:rsid w:val="00F96556"/>
    <w:rsid w:val="00F97705"/>
    <w:rsid w:val="00F97719"/>
    <w:rsid w:val="00FA0589"/>
    <w:rsid w:val="00FA0918"/>
    <w:rsid w:val="00FA14ED"/>
    <w:rsid w:val="00FA30B9"/>
    <w:rsid w:val="00FA403A"/>
    <w:rsid w:val="00FA627C"/>
    <w:rsid w:val="00FB0963"/>
    <w:rsid w:val="00FB0AAB"/>
    <w:rsid w:val="00FB19A0"/>
    <w:rsid w:val="00FB37AC"/>
    <w:rsid w:val="00FB40FA"/>
    <w:rsid w:val="00FB45EA"/>
    <w:rsid w:val="00FB4ABD"/>
    <w:rsid w:val="00FB5FAC"/>
    <w:rsid w:val="00FC0625"/>
    <w:rsid w:val="00FC1DF9"/>
    <w:rsid w:val="00FC2A4E"/>
    <w:rsid w:val="00FC32FC"/>
    <w:rsid w:val="00FC6F60"/>
    <w:rsid w:val="00FC7313"/>
    <w:rsid w:val="00FC7DCA"/>
    <w:rsid w:val="00FD0BEF"/>
    <w:rsid w:val="00FD2998"/>
    <w:rsid w:val="00FD4375"/>
    <w:rsid w:val="00FD50CB"/>
    <w:rsid w:val="00FD526F"/>
    <w:rsid w:val="00FD741E"/>
    <w:rsid w:val="00FE0BE6"/>
    <w:rsid w:val="00FE1397"/>
    <w:rsid w:val="00FE1E13"/>
    <w:rsid w:val="00FE4676"/>
    <w:rsid w:val="00FE6649"/>
    <w:rsid w:val="00FE7ED7"/>
    <w:rsid w:val="00FF0BE3"/>
    <w:rsid w:val="00FF2DEC"/>
    <w:rsid w:val="00FF4085"/>
    <w:rsid w:val="00FF4766"/>
    <w:rsid w:val="00FF4DDF"/>
    <w:rsid w:val="00FF5C14"/>
    <w:rsid w:val="00FF6026"/>
    <w:rsid w:val="00FF65E4"/>
    <w:rsid w:val="00FF7008"/>
    <w:rsid w:val="00FF7DF7"/>
    <w:rsid w:val="014CEC38"/>
    <w:rsid w:val="0168E0B9"/>
    <w:rsid w:val="0202E115"/>
    <w:rsid w:val="02CB2B33"/>
    <w:rsid w:val="02D6FB5D"/>
    <w:rsid w:val="0333EBB9"/>
    <w:rsid w:val="0365755C"/>
    <w:rsid w:val="041F7819"/>
    <w:rsid w:val="0420EDFE"/>
    <w:rsid w:val="046D5488"/>
    <w:rsid w:val="048BE20D"/>
    <w:rsid w:val="04B5E09A"/>
    <w:rsid w:val="052BC7CC"/>
    <w:rsid w:val="053B12B8"/>
    <w:rsid w:val="05BB487A"/>
    <w:rsid w:val="05BD3D8E"/>
    <w:rsid w:val="05CCCF2F"/>
    <w:rsid w:val="060E9C1F"/>
    <w:rsid w:val="06196BF4"/>
    <w:rsid w:val="061D903C"/>
    <w:rsid w:val="062D74E5"/>
    <w:rsid w:val="0637BF50"/>
    <w:rsid w:val="063D5492"/>
    <w:rsid w:val="064743B5"/>
    <w:rsid w:val="06482AA1"/>
    <w:rsid w:val="06583CC0"/>
    <w:rsid w:val="066AB11F"/>
    <w:rsid w:val="06A8DA68"/>
    <w:rsid w:val="0766FC27"/>
    <w:rsid w:val="07E31416"/>
    <w:rsid w:val="080A9DDE"/>
    <w:rsid w:val="0810CBEB"/>
    <w:rsid w:val="0817A1B3"/>
    <w:rsid w:val="0845E5E8"/>
    <w:rsid w:val="08E5D6DB"/>
    <w:rsid w:val="08F6808E"/>
    <w:rsid w:val="09774C9D"/>
    <w:rsid w:val="097E609D"/>
    <w:rsid w:val="09DFCC4F"/>
    <w:rsid w:val="09E2DFC7"/>
    <w:rsid w:val="09F1011C"/>
    <w:rsid w:val="0A3DB976"/>
    <w:rsid w:val="0A636D08"/>
    <w:rsid w:val="0B3D2623"/>
    <w:rsid w:val="0B3F1E61"/>
    <w:rsid w:val="0B4E34C0"/>
    <w:rsid w:val="0B7182FF"/>
    <w:rsid w:val="0BF609C1"/>
    <w:rsid w:val="0C30E81B"/>
    <w:rsid w:val="0C6C133D"/>
    <w:rsid w:val="0C9852D2"/>
    <w:rsid w:val="0CC64CCA"/>
    <w:rsid w:val="0CC74B73"/>
    <w:rsid w:val="0CD7B169"/>
    <w:rsid w:val="0D469B52"/>
    <w:rsid w:val="0D58DAE5"/>
    <w:rsid w:val="0D9A7652"/>
    <w:rsid w:val="0DB94E95"/>
    <w:rsid w:val="0DC1675A"/>
    <w:rsid w:val="0E712F7D"/>
    <w:rsid w:val="0EC004D3"/>
    <w:rsid w:val="0EEC9D86"/>
    <w:rsid w:val="0F020DC7"/>
    <w:rsid w:val="0F1FC8B0"/>
    <w:rsid w:val="0F36BD17"/>
    <w:rsid w:val="0F6F4AB4"/>
    <w:rsid w:val="0FDA7825"/>
    <w:rsid w:val="10955A25"/>
    <w:rsid w:val="10FE6853"/>
    <w:rsid w:val="11F5B3B9"/>
    <w:rsid w:val="1212C8E8"/>
    <w:rsid w:val="1240077D"/>
    <w:rsid w:val="125F88CE"/>
    <w:rsid w:val="126DE775"/>
    <w:rsid w:val="12FCD36B"/>
    <w:rsid w:val="132D8BAF"/>
    <w:rsid w:val="13840D4E"/>
    <w:rsid w:val="13895BB0"/>
    <w:rsid w:val="13981974"/>
    <w:rsid w:val="13C21904"/>
    <w:rsid w:val="1412B843"/>
    <w:rsid w:val="14199D4E"/>
    <w:rsid w:val="143F86D0"/>
    <w:rsid w:val="145C12C9"/>
    <w:rsid w:val="146A6A56"/>
    <w:rsid w:val="148AA3E2"/>
    <w:rsid w:val="149EACD3"/>
    <w:rsid w:val="14ECF113"/>
    <w:rsid w:val="14F280B9"/>
    <w:rsid w:val="15516100"/>
    <w:rsid w:val="1551FDEA"/>
    <w:rsid w:val="15BB0B97"/>
    <w:rsid w:val="16B92D48"/>
    <w:rsid w:val="16F3F84A"/>
    <w:rsid w:val="174680DD"/>
    <w:rsid w:val="17565591"/>
    <w:rsid w:val="17B666A2"/>
    <w:rsid w:val="1847D73B"/>
    <w:rsid w:val="18C728C5"/>
    <w:rsid w:val="18F4D768"/>
    <w:rsid w:val="1912607B"/>
    <w:rsid w:val="19AEC854"/>
    <w:rsid w:val="19C6F492"/>
    <w:rsid w:val="19DCF4C6"/>
    <w:rsid w:val="19F12670"/>
    <w:rsid w:val="1A9A391A"/>
    <w:rsid w:val="1B7F77FD"/>
    <w:rsid w:val="1B8E6E90"/>
    <w:rsid w:val="1BFDE711"/>
    <w:rsid w:val="1C651930"/>
    <w:rsid w:val="1D08BC9D"/>
    <w:rsid w:val="1D780831"/>
    <w:rsid w:val="1DCDCFDE"/>
    <w:rsid w:val="1E025544"/>
    <w:rsid w:val="1E97CF68"/>
    <w:rsid w:val="1F9D46E0"/>
    <w:rsid w:val="20016EF5"/>
    <w:rsid w:val="20340470"/>
    <w:rsid w:val="206DAFD9"/>
    <w:rsid w:val="2071A64C"/>
    <w:rsid w:val="211707D6"/>
    <w:rsid w:val="211E09D8"/>
    <w:rsid w:val="212ABBC0"/>
    <w:rsid w:val="214574C1"/>
    <w:rsid w:val="219D7A7A"/>
    <w:rsid w:val="21BFBE52"/>
    <w:rsid w:val="21DB45D9"/>
    <w:rsid w:val="22012871"/>
    <w:rsid w:val="2243F170"/>
    <w:rsid w:val="228D4BF6"/>
    <w:rsid w:val="22B8F836"/>
    <w:rsid w:val="22D79522"/>
    <w:rsid w:val="22F91949"/>
    <w:rsid w:val="23755544"/>
    <w:rsid w:val="23CD4211"/>
    <w:rsid w:val="23CEBCAC"/>
    <w:rsid w:val="24739001"/>
    <w:rsid w:val="24B16C06"/>
    <w:rsid w:val="24E1687D"/>
    <w:rsid w:val="25024D61"/>
    <w:rsid w:val="251ED788"/>
    <w:rsid w:val="25328547"/>
    <w:rsid w:val="2538FC04"/>
    <w:rsid w:val="2576383E"/>
    <w:rsid w:val="25A7376B"/>
    <w:rsid w:val="2671E7BC"/>
    <w:rsid w:val="26AEF7BC"/>
    <w:rsid w:val="26C3A408"/>
    <w:rsid w:val="26D895A3"/>
    <w:rsid w:val="273DA55B"/>
    <w:rsid w:val="27A7778F"/>
    <w:rsid w:val="27BF6A8F"/>
    <w:rsid w:val="2877A55F"/>
    <w:rsid w:val="28A42BB0"/>
    <w:rsid w:val="28B82B45"/>
    <w:rsid w:val="29C59171"/>
    <w:rsid w:val="2A72E9A5"/>
    <w:rsid w:val="2A8D59B6"/>
    <w:rsid w:val="2AC34C0E"/>
    <w:rsid w:val="2B17FF1E"/>
    <w:rsid w:val="2B4646BC"/>
    <w:rsid w:val="2B495799"/>
    <w:rsid w:val="2B5B1EEA"/>
    <w:rsid w:val="2BE459EA"/>
    <w:rsid w:val="2C2ADBAC"/>
    <w:rsid w:val="2C9152A5"/>
    <w:rsid w:val="2CD076A4"/>
    <w:rsid w:val="2CFA06B4"/>
    <w:rsid w:val="2E165CE9"/>
    <w:rsid w:val="2E7313DD"/>
    <w:rsid w:val="2E8BEFC0"/>
    <w:rsid w:val="2EAFDEED"/>
    <w:rsid w:val="2EDF43F1"/>
    <w:rsid w:val="2EEBAFA0"/>
    <w:rsid w:val="2EFFD921"/>
    <w:rsid w:val="2F20B1EC"/>
    <w:rsid w:val="2F44C95A"/>
    <w:rsid w:val="2F46115F"/>
    <w:rsid w:val="2FEA68D9"/>
    <w:rsid w:val="3023E66D"/>
    <w:rsid w:val="309BA982"/>
    <w:rsid w:val="30A8DC1D"/>
    <w:rsid w:val="30ACDA12"/>
    <w:rsid w:val="30E57B6D"/>
    <w:rsid w:val="31040E4B"/>
    <w:rsid w:val="311198DB"/>
    <w:rsid w:val="318664D6"/>
    <w:rsid w:val="31BD5BCF"/>
    <w:rsid w:val="31D2ECC4"/>
    <w:rsid w:val="325097F9"/>
    <w:rsid w:val="32B49567"/>
    <w:rsid w:val="32DC7B34"/>
    <w:rsid w:val="330DD1B5"/>
    <w:rsid w:val="3358163C"/>
    <w:rsid w:val="3360C4BA"/>
    <w:rsid w:val="337CB34B"/>
    <w:rsid w:val="33C098CD"/>
    <w:rsid w:val="3419FD54"/>
    <w:rsid w:val="34347E24"/>
    <w:rsid w:val="344A9EC3"/>
    <w:rsid w:val="344EE761"/>
    <w:rsid w:val="35E2FE08"/>
    <w:rsid w:val="3629BA64"/>
    <w:rsid w:val="3631F1ED"/>
    <w:rsid w:val="36515B11"/>
    <w:rsid w:val="36688A35"/>
    <w:rsid w:val="368D00D3"/>
    <w:rsid w:val="37017598"/>
    <w:rsid w:val="371488A2"/>
    <w:rsid w:val="37D564D6"/>
    <w:rsid w:val="386022E5"/>
    <w:rsid w:val="38875808"/>
    <w:rsid w:val="38B1999A"/>
    <w:rsid w:val="3905CC8B"/>
    <w:rsid w:val="395BFE51"/>
    <w:rsid w:val="39A93422"/>
    <w:rsid w:val="3A5207FE"/>
    <w:rsid w:val="3A88748F"/>
    <w:rsid w:val="3AAA4483"/>
    <w:rsid w:val="3B20A8E7"/>
    <w:rsid w:val="3B6B4B27"/>
    <w:rsid w:val="3BA3ABF5"/>
    <w:rsid w:val="3BC92193"/>
    <w:rsid w:val="3BE969E4"/>
    <w:rsid w:val="3C175D56"/>
    <w:rsid w:val="3C841B67"/>
    <w:rsid w:val="3C885934"/>
    <w:rsid w:val="3D19CE4B"/>
    <w:rsid w:val="3D5CCC01"/>
    <w:rsid w:val="3DEA13DE"/>
    <w:rsid w:val="3DF9884D"/>
    <w:rsid w:val="3E069700"/>
    <w:rsid w:val="3E427B4B"/>
    <w:rsid w:val="3E58E121"/>
    <w:rsid w:val="3F04403B"/>
    <w:rsid w:val="3F154FAA"/>
    <w:rsid w:val="3F31DAA7"/>
    <w:rsid w:val="3F56ED84"/>
    <w:rsid w:val="3F68B191"/>
    <w:rsid w:val="3F69B7C2"/>
    <w:rsid w:val="3FBBFD3C"/>
    <w:rsid w:val="3FF2EB1A"/>
    <w:rsid w:val="40D6A12B"/>
    <w:rsid w:val="415DC1EA"/>
    <w:rsid w:val="416B3E1B"/>
    <w:rsid w:val="418B56E4"/>
    <w:rsid w:val="41C447B1"/>
    <w:rsid w:val="41C702A4"/>
    <w:rsid w:val="41CE5595"/>
    <w:rsid w:val="41F4BF42"/>
    <w:rsid w:val="423B1F07"/>
    <w:rsid w:val="42583744"/>
    <w:rsid w:val="42F6D1FB"/>
    <w:rsid w:val="42F7F7E1"/>
    <w:rsid w:val="4412952A"/>
    <w:rsid w:val="4480FDC6"/>
    <w:rsid w:val="448F8387"/>
    <w:rsid w:val="44C72686"/>
    <w:rsid w:val="45098CC4"/>
    <w:rsid w:val="452D61E2"/>
    <w:rsid w:val="45458134"/>
    <w:rsid w:val="456FCB6C"/>
    <w:rsid w:val="459476C1"/>
    <w:rsid w:val="45FFAD97"/>
    <w:rsid w:val="463EE768"/>
    <w:rsid w:val="4647343C"/>
    <w:rsid w:val="464F5398"/>
    <w:rsid w:val="4670D7BF"/>
    <w:rsid w:val="46C575EE"/>
    <w:rsid w:val="4704A785"/>
    <w:rsid w:val="475A12DE"/>
    <w:rsid w:val="475E3B30"/>
    <w:rsid w:val="4766C5C1"/>
    <w:rsid w:val="47D0FA54"/>
    <w:rsid w:val="47D35C62"/>
    <w:rsid w:val="482877DC"/>
    <w:rsid w:val="48BCA314"/>
    <w:rsid w:val="49017911"/>
    <w:rsid w:val="497CAE7B"/>
    <w:rsid w:val="4AB73FAC"/>
    <w:rsid w:val="4AD1056D"/>
    <w:rsid w:val="4AD8E965"/>
    <w:rsid w:val="4B118096"/>
    <w:rsid w:val="4B40575A"/>
    <w:rsid w:val="4BB020EA"/>
    <w:rsid w:val="4C91E751"/>
    <w:rsid w:val="4CF6009D"/>
    <w:rsid w:val="4D75713F"/>
    <w:rsid w:val="4DDA92DB"/>
    <w:rsid w:val="4E51C28D"/>
    <w:rsid w:val="4E6E6D73"/>
    <w:rsid w:val="4E985CC3"/>
    <w:rsid w:val="4E9FE87C"/>
    <w:rsid w:val="4EAD34F1"/>
    <w:rsid w:val="4EBBCDC1"/>
    <w:rsid w:val="4F189F5F"/>
    <w:rsid w:val="4F635E5B"/>
    <w:rsid w:val="4FB0983A"/>
    <w:rsid w:val="4FD26F82"/>
    <w:rsid w:val="5051FD04"/>
    <w:rsid w:val="509BB396"/>
    <w:rsid w:val="5148F19F"/>
    <w:rsid w:val="516872F0"/>
    <w:rsid w:val="518A6F1E"/>
    <w:rsid w:val="51ACFEA1"/>
    <w:rsid w:val="528DD951"/>
    <w:rsid w:val="5293EDEE"/>
    <w:rsid w:val="52CC9026"/>
    <w:rsid w:val="52D2D040"/>
    <w:rsid w:val="5308C5A9"/>
    <w:rsid w:val="531A3DE9"/>
    <w:rsid w:val="534DAB59"/>
    <w:rsid w:val="54379174"/>
    <w:rsid w:val="549D595C"/>
    <w:rsid w:val="54B1B912"/>
    <w:rsid w:val="55005D12"/>
    <w:rsid w:val="554E2E94"/>
    <w:rsid w:val="559A5BD3"/>
    <w:rsid w:val="56091E7E"/>
    <w:rsid w:val="56783E3E"/>
    <w:rsid w:val="56AA2C43"/>
    <w:rsid w:val="56F047E8"/>
    <w:rsid w:val="56FCA64D"/>
    <w:rsid w:val="5729A3CF"/>
    <w:rsid w:val="577CBD51"/>
    <w:rsid w:val="57DF9B63"/>
    <w:rsid w:val="58D1445A"/>
    <w:rsid w:val="58E3F278"/>
    <w:rsid w:val="5919833A"/>
    <w:rsid w:val="59EB0255"/>
    <w:rsid w:val="5A06DDFC"/>
    <w:rsid w:val="5A1BB62A"/>
    <w:rsid w:val="5A29D8BD"/>
    <w:rsid w:val="5A45BD0A"/>
    <w:rsid w:val="5B323487"/>
    <w:rsid w:val="5C0425DE"/>
    <w:rsid w:val="5E0EAB55"/>
    <w:rsid w:val="5E14C7DB"/>
    <w:rsid w:val="5EB0CB0D"/>
    <w:rsid w:val="5EE47DAD"/>
    <w:rsid w:val="5EE83C53"/>
    <w:rsid w:val="5F1C24CF"/>
    <w:rsid w:val="5F3EA264"/>
    <w:rsid w:val="5F6EA13D"/>
    <w:rsid w:val="5F9541EF"/>
    <w:rsid w:val="5FDA38DE"/>
    <w:rsid w:val="602D11A0"/>
    <w:rsid w:val="60C1764D"/>
    <w:rsid w:val="61034B80"/>
    <w:rsid w:val="612323C9"/>
    <w:rsid w:val="613E6528"/>
    <w:rsid w:val="622FBA07"/>
    <w:rsid w:val="62982508"/>
    <w:rsid w:val="62BE089B"/>
    <w:rsid w:val="62D607A4"/>
    <w:rsid w:val="62F51564"/>
    <w:rsid w:val="6313A2E9"/>
    <w:rsid w:val="637F2F29"/>
    <w:rsid w:val="63B1A9D0"/>
    <w:rsid w:val="642F1A6D"/>
    <w:rsid w:val="64DF1561"/>
    <w:rsid w:val="653BFB76"/>
    <w:rsid w:val="654D7A31"/>
    <w:rsid w:val="65EBD1D8"/>
    <w:rsid w:val="65F93CE9"/>
    <w:rsid w:val="667AE5C2"/>
    <w:rsid w:val="668DA803"/>
    <w:rsid w:val="6690C9BF"/>
    <w:rsid w:val="669F628F"/>
    <w:rsid w:val="6762512D"/>
    <w:rsid w:val="67628859"/>
    <w:rsid w:val="676C65E6"/>
    <w:rsid w:val="677230DA"/>
    <w:rsid w:val="6774ECCA"/>
    <w:rsid w:val="67AA09A8"/>
    <w:rsid w:val="681E1AE6"/>
    <w:rsid w:val="6836B5B5"/>
    <w:rsid w:val="687101EA"/>
    <w:rsid w:val="6878C1F8"/>
    <w:rsid w:val="68B2D0B0"/>
    <w:rsid w:val="6906741F"/>
    <w:rsid w:val="69463CCA"/>
    <w:rsid w:val="694EC3AE"/>
    <w:rsid w:val="69EC54DB"/>
    <w:rsid w:val="69ED41BD"/>
    <w:rsid w:val="6A17F09C"/>
    <w:rsid w:val="6BA1617D"/>
    <w:rsid w:val="6BA609A8"/>
    <w:rsid w:val="6BB73F7C"/>
    <w:rsid w:val="6C5D413F"/>
    <w:rsid w:val="6C7DF451"/>
    <w:rsid w:val="6CC59C86"/>
    <w:rsid w:val="6E80908B"/>
    <w:rsid w:val="6E822422"/>
    <w:rsid w:val="6EC0072C"/>
    <w:rsid w:val="6FA2F26E"/>
    <w:rsid w:val="6FDDA1D6"/>
    <w:rsid w:val="7051B09B"/>
    <w:rsid w:val="7140D7B4"/>
    <w:rsid w:val="716C49F2"/>
    <w:rsid w:val="71FF4AF8"/>
    <w:rsid w:val="720D6D8B"/>
    <w:rsid w:val="726488F5"/>
    <w:rsid w:val="72EFE2D4"/>
    <w:rsid w:val="7380FF30"/>
    <w:rsid w:val="73E74331"/>
    <w:rsid w:val="7430EB7B"/>
    <w:rsid w:val="7432EA0F"/>
    <w:rsid w:val="7459AF1D"/>
    <w:rsid w:val="74979520"/>
    <w:rsid w:val="74B6547B"/>
    <w:rsid w:val="74DC8525"/>
    <w:rsid w:val="74E351FD"/>
    <w:rsid w:val="75301BCE"/>
    <w:rsid w:val="7530A0B5"/>
    <w:rsid w:val="757665EE"/>
    <w:rsid w:val="7585C183"/>
    <w:rsid w:val="7660A95C"/>
    <w:rsid w:val="76971BCB"/>
    <w:rsid w:val="77637D69"/>
    <w:rsid w:val="77741441"/>
    <w:rsid w:val="77B615D8"/>
    <w:rsid w:val="77D43663"/>
    <w:rsid w:val="7805A462"/>
    <w:rsid w:val="7820E70C"/>
    <w:rsid w:val="782B3177"/>
    <w:rsid w:val="78E41A84"/>
    <w:rsid w:val="79225901"/>
    <w:rsid w:val="79CF8E8D"/>
    <w:rsid w:val="79E3292A"/>
    <w:rsid w:val="7A3633C2"/>
    <w:rsid w:val="7A6DF97E"/>
    <w:rsid w:val="7AC928A9"/>
    <w:rsid w:val="7B6CFFA5"/>
    <w:rsid w:val="7C084FF1"/>
    <w:rsid w:val="7C3EC20D"/>
    <w:rsid w:val="7C617E9B"/>
    <w:rsid w:val="7C64298A"/>
    <w:rsid w:val="7C664148"/>
    <w:rsid w:val="7C788491"/>
    <w:rsid w:val="7C936CBF"/>
    <w:rsid w:val="7CA0E8F0"/>
    <w:rsid w:val="7CAF58ED"/>
    <w:rsid w:val="7D8273F2"/>
    <w:rsid w:val="7D9184B5"/>
    <w:rsid w:val="7DD8DF20"/>
    <w:rsid w:val="7DEFA025"/>
    <w:rsid w:val="7E17681D"/>
    <w:rsid w:val="7E434516"/>
    <w:rsid w:val="7E892FD1"/>
    <w:rsid w:val="7EB3A5F0"/>
    <w:rsid w:val="7EECB445"/>
    <w:rsid w:val="7F44843A"/>
    <w:rsid w:val="7F5BE6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D2B8DA"/>
  <w15:chartTrackingRefBased/>
  <w15:docId w15:val="{2AC658A9-F8DB-4EFC-B734-E182E993C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5D7"/>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605D7"/>
    <w:pPr>
      <w:keepNext/>
      <w:keepLines/>
      <w:numPr>
        <w:ilvl w:val="1"/>
        <w:numId w:val="1"/>
      </w:numPr>
      <w:spacing w:before="40" w:after="12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605D7"/>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605D7"/>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6605D7"/>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605D7"/>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605D7"/>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605D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605D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18179F"/>
    <w:pPr>
      <w:tabs>
        <w:tab w:val="right" w:leader="dot" w:pos="9350"/>
      </w:tabs>
      <w:spacing w:after="100"/>
      <w:jc w:val="center"/>
    </w:pPr>
  </w:style>
  <w:style w:type="paragraph" w:styleId="TOC2">
    <w:name w:val="toc 2"/>
    <w:basedOn w:val="Normal"/>
    <w:next w:val="Normal"/>
    <w:autoRedefine/>
    <w:uiPriority w:val="39"/>
    <w:unhideWhenUsed/>
    <w:rsid w:val="0018179F"/>
    <w:pPr>
      <w:spacing w:after="100"/>
      <w:ind w:left="220"/>
    </w:pPr>
  </w:style>
  <w:style w:type="paragraph" w:styleId="TOC3">
    <w:name w:val="toc 3"/>
    <w:basedOn w:val="Normal"/>
    <w:next w:val="Normal"/>
    <w:autoRedefine/>
    <w:uiPriority w:val="39"/>
    <w:unhideWhenUsed/>
    <w:rsid w:val="0018179F"/>
    <w:pPr>
      <w:spacing w:after="100"/>
      <w:ind w:left="440"/>
    </w:pPr>
  </w:style>
  <w:style w:type="character" w:styleId="Hyperlink">
    <w:name w:val="Hyperlink"/>
    <w:basedOn w:val="DefaultParagraphFont"/>
    <w:uiPriority w:val="99"/>
    <w:unhideWhenUsed/>
    <w:rsid w:val="0018179F"/>
    <w:rPr>
      <w:color w:val="0563C1" w:themeColor="hyperlink"/>
      <w:u w:val="single"/>
    </w:rPr>
  </w:style>
  <w:style w:type="paragraph" w:styleId="TOC4">
    <w:name w:val="toc 4"/>
    <w:basedOn w:val="Normal"/>
    <w:next w:val="Normal"/>
    <w:autoRedefine/>
    <w:uiPriority w:val="39"/>
    <w:unhideWhenUsed/>
    <w:rsid w:val="0018179F"/>
    <w:pPr>
      <w:spacing w:after="100"/>
      <w:ind w:left="660"/>
    </w:pPr>
  </w:style>
  <w:style w:type="character" w:styleId="CommentReference">
    <w:name w:val="annotation reference"/>
    <w:basedOn w:val="DefaultParagraphFont"/>
    <w:uiPriority w:val="99"/>
    <w:unhideWhenUsed/>
    <w:rsid w:val="0018179F"/>
    <w:rPr>
      <w:sz w:val="16"/>
      <w:szCs w:val="16"/>
    </w:rPr>
  </w:style>
  <w:style w:type="paragraph" w:styleId="CommentText">
    <w:name w:val="annotation text"/>
    <w:basedOn w:val="Normal"/>
    <w:link w:val="CommentTextChar"/>
    <w:uiPriority w:val="99"/>
    <w:unhideWhenUsed/>
    <w:rsid w:val="0018179F"/>
    <w:pPr>
      <w:spacing w:line="240" w:lineRule="auto"/>
    </w:pPr>
    <w:rPr>
      <w:sz w:val="20"/>
      <w:szCs w:val="20"/>
    </w:rPr>
  </w:style>
  <w:style w:type="character" w:customStyle="1" w:styleId="CommentTextChar">
    <w:name w:val="Comment Text Char"/>
    <w:basedOn w:val="DefaultParagraphFont"/>
    <w:link w:val="CommentText"/>
    <w:uiPriority w:val="99"/>
    <w:rsid w:val="0018179F"/>
    <w:rPr>
      <w:sz w:val="20"/>
      <w:szCs w:val="20"/>
    </w:rPr>
  </w:style>
  <w:style w:type="paragraph" w:styleId="CommentSubject">
    <w:name w:val="annotation subject"/>
    <w:basedOn w:val="CommentText"/>
    <w:next w:val="CommentText"/>
    <w:link w:val="CommentSubjectChar"/>
    <w:uiPriority w:val="99"/>
    <w:semiHidden/>
    <w:unhideWhenUsed/>
    <w:rsid w:val="0018179F"/>
    <w:rPr>
      <w:b/>
      <w:bCs/>
    </w:rPr>
  </w:style>
  <w:style w:type="character" w:customStyle="1" w:styleId="CommentSubjectChar">
    <w:name w:val="Comment Subject Char"/>
    <w:basedOn w:val="CommentTextChar"/>
    <w:link w:val="CommentSubject"/>
    <w:uiPriority w:val="99"/>
    <w:semiHidden/>
    <w:rsid w:val="0018179F"/>
    <w:rPr>
      <w:b/>
      <w:bCs/>
      <w:sz w:val="20"/>
      <w:szCs w:val="20"/>
    </w:rPr>
  </w:style>
  <w:style w:type="paragraph" w:styleId="Header">
    <w:name w:val="header"/>
    <w:basedOn w:val="Normal"/>
    <w:link w:val="HeaderChar"/>
    <w:uiPriority w:val="99"/>
    <w:semiHidden/>
    <w:unhideWhenUsed/>
    <w:rsid w:val="00C773D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773DC"/>
  </w:style>
  <w:style w:type="paragraph" w:styleId="Footer">
    <w:name w:val="footer"/>
    <w:basedOn w:val="Normal"/>
    <w:link w:val="FooterChar"/>
    <w:uiPriority w:val="99"/>
    <w:semiHidden/>
    <w:unhideWhenUsed/>
    <w:rsid w:val="00C773D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773DC"/>
  </w:style>
  <w:style w:type="character" w:customStyle="1" w:styleId="Heading1Char">
    <w:name w:val="Heading 1 Char"/>
    <w:basedOn w:val="DefaultParagraphFont"/>
    <w:link w:val="Heading1"/>
    <w:uiPriority w:val="9"/>
    <w:rsid w:val="006605D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605D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605D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6605D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6605D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6605D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605D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605D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605D7"/>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3A32F6"/>
    <w:pPr>
      <w:keepNext/>
      <w:spacing w:after="200" w:line="240" w:lineRule="auto"/>
    </w:pPr>
    <w:rPr>
      <w:i/>
      <w:iCs/>
      <w:color w:val="44546A" w:themeColor="text2"/>
      <w:szCs w:val="18"/>
    </w:rPr>
  </w:style>
  <w:style w:type="paragraph" w:styleId="ListParagraph">
    <w:name w:val="List Paragraph"/>
    <w:basedOn w:val="Normal"/>
    <w:uiPriority w:val="34"/>
    <w:qFormat/>
    <w:rsid w:val="00E75075"/>
    <w:pPr>
      <w:ind w:left="720"/>
      <w:contextualSpacing/>
    </w:pPr>
  </w:style>
  <w:style w:type="table" w:styleId="TableGrid">
    <w:name w:val="Table Grid"/>
    <w:basedOn w:val="TableNormal"/>
    <w:uiPriority w:val="39"/>
    <w:rsid w:val="00E7507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DB650D"/>
    <w:pPr>
      <w:spacing w:after="0" w:line="240" w:lineRule="auto"/>
    </w:pPr>
  </w:style>
  <w:style w:type="paragraph" w:customStyle="1" w:styleId="Paragraph">
    <w:name w:val="Paragraph"/>
    <w:link w:val="ParagraphChar"/>
    <w:qFormat/>
    <w:rsid w:val="00F46123"/>
    <w:pPr>
      <w:spacing w:after="240" w:line="240" w:lineRule="auto"/>
    </w:pPr>
    <w:rPr>
      <w:rFonts w:ascii="Times New Roman" w:eastAsia="Times New Roman" w:hAnsi="Times New Roman" w:cs="Times New Roman"/>
      <w:sz w:val="24"/>
      <w:szCs w:val="24"/>
    </w:rPr>
  </w:style>
  <w:style w:type="character" w:customStyle="1" w:styleId="ParagraphChar">
    <w:name w:val="Paragraph Char"/>
    <w:link w:val="Paragraph"/>
    <w:rsid w:val="00F46123"/>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F66C4A"/>
    <w:rPr>
      <w:color w:val="954F72" w:themeColor="followedHyperlink"/>
      <w:u w:val="single"/>
    </w:rPr>
  </w:style>
  <w:style w:type="paragraph" w:customStyle="1" w:styleId="EndNoteBibliographyTitle">
    <w:name w:val="EndNote Bibliography Title"/>
    <w:basedOn w:val="Normal"/>
    <w:link w:val="EndNoteBibliographyTitleChar"/>
    <w:rsid w:val="00DF7F9D"/>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DF7F9D"/>
    <w:rPr>
      <w:rFonts w:ascii="Calibri" w:hAnsi="Calibri" w:cs="Calibri"/>
      <w:noProof/>
    </w:rPr>
  </w:style>
  <w:style w:type="paragraph" w:customStyle="1" w:styleId="EndNoteBibliography">
    <w:name w:val="EndNote Bibliography"/>
    <w:basedOn w:val="Normal"/>
    <w:link w:val="EndNoteBibliographyChar"/>
    <w:rsid w:val="00DF7F9D"/>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DF7F9D"/>
    <w:rPr>
      <w:rFonts w:ascii="Calibri" w:hAnsi="Calibri" w:cs="Calibri"/>
      <w:noProof/>
    </w:rPr>
  </w:style>
  <w:style w:type="character" w:styleId="UnresolvedMention">
    <w:name w:val="Unresolved Mention"/>
    <w:basedOn w:val="DefaultParagraphFont"/>
    <w:uiPriority w:val="99"/>
    <w:semiHidden/>
    <w:unhideWhenUsed/>
    <w:rsid w:val="00DF7F9D"/>
    <w:rPr>
      <w:color w:val="605E5C"/>
      <w:shd w:val="clear" w:color="auto" w:fill="E1DFDD"/>
    </w:rPr>
  </w:style>
  <w:style w:type="paragraph" w:customStyle="1" w:styleId="Default">
    <w:name w:val="Default"/>
    <w:rsid w:val="005E0AA1"/>
    <w:pPr>
      <w:autoSpaceDE w:val="0"/>
      <w:autoSpaceDN w:val="0"/>
      <w:adjustRightInd w:val="0"/>
      <w:spacing w:after="0" w:line="240" w:lineRule="auto"/>
    </w:pPr>
    <w:rPr>
      <w:rFonts w:ascii="Open Sans" w:hAnsi="Open Sans" w:cs="Open Sans"/>
      <w:color w:val="000000"/>
      <w:sz w:val="24"/>
      <w:szCs w:val="24"/>
    </w:rPr>
  </w:style>
  <w:style w:type="table" w:customStyle="1" w:styleId="TableGrid1">
    <w:name w:val="Table Grid1"/>
    <w:basedOn w:val="TableNormal"/>
    <w:next w:val="TableGrid"/>
    <w:uiPriority w:val="39"/>
    <w:rsid w:val="00D216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DA22F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2">
    <w:name w:val="Table Grid2"/>
    <w:basedOn w:val="TableNormal"/>
    <w:next w:val="TableGrid"/>
    <w:uiPriority w:val="39"/>
    <w:rsid w:val="006105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allen.bosley@astrazeneca.com" TargetMode="External"/><Relationship Id="rId18" Type="http://schemas.openxmlformats.org/officeDocument/2006/relationships/image" Target="media/image1.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webSettings" Target="webSettings.xml"/><Relationship Id="rId12" Type="http://schemas.openxmlformats.org/officeDocument/2006/relationships/hyperlink" Target="mailto:Claudia.Berdugo@catalent.com" TargetMode="External"/><Relationship Id="rId17" Type="http://schemas.openxmlformats.org/officeDocument/2006/relationships/hyperlink" Target="https://udwinprod.sharepoint.com/sites/Team-NIIMBLN-mAb/Shared%20Documents/2%20-%20Integrated%20Process%20Design%20and%20Characterization/2023%20Publication/www.N-mab.org" TargetMode="Externa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mailto:gene@udel.edu"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kelly.wiltberger@biogen.com"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mailto:valerie.pferdeort@biogen.com" TargetMode="External"/><Relationship Id="rId23" Type="http://schemas.openxmlformats.org/officeDocument/2006/relationships/image" Target="media/image6.png"/><Relationship Id="rId10" Type="http://schemas.openxmlformats.org/officeDocument/2006/relationships/hyperlink" Target="mailto:Kevin.Brower@sanofi.com" TargetMode="External"/><Relationship Id="rId19"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elizabeth.goodrich@milliporesigma.com" TargetMode="External"/><Relationship Id="rId2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79274A6820F0B43AF5D79A31179E986" ma:contentTypeVersion="8" ma:contentTypeDescription="Create a new document." ma:contentTypeScope="" ma:versionID="9b52dc8d1854b26cff5b703d171cae1a">
  <xsd:schema xmlns:xsd="http://www.w3.org/2001/XMLSchema" xmlns:xs="http://www.w3.org/2001/XMLSchema" xmlns:p="http://schemas.microsoft.com/office/2006/metadata/properties" xmlns:ns2="557ba9f3-77c1-4169-8848-a192f67bf4cd" xmlns:ns3="c0222ebc-65db-43af-b487-b3c98e1c3ff2" targetNamespace="http://schemas.microsoft.com/office/2006/metadata/properties" ma:root="true" ma:fieldsID="d67ee8d8fd000278f05a03b8c44e4a10" ns2:_="" ns3:_="">
    <xsd:import namespace="557ba9f3-77c1-4169-8848-a192f67bf4cd"/>
    <xsd:import namespace="c0222ebc-65db-43af-b487-b3c98e1c3ff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7ba9f3-77c1-4169-8848-a192f67bf4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0222ebc-65db-43af-b487-b3c98e1c3ff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DCF0D02-C251-4E37-8258-68F12C3D230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0AD2E68-7F94-4F52-9C3A-BDFD89C8F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7ba9f3-77c1-4169-8848-a192f67bf4cd"/>
    <ds:schemaRef ds:uri="c0222ebc-65db-43af-b487-b3c98e1c3f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250D00F-ACE9-42E4-AE17-AE4EF7D4FF1A}">
  <ds:schemaRefs>
    <ds:schemaRef ds:uri="http://schemas.microsoft.com/sharepoint/v3/contenttype/forms"/>
  </ds:schemaRefs>
</ds:datastoreItem>
</file>

<file path=docMetadata/LabelInfo.xml><?xml version="1.0" encoding="utf-8"?>
<clbl:labelList xmlns:clbl="http://schemas.microsoft.com/office/2020/mipLabelMetadata">
  <clbl:label id="{a698667d-8817-4ad9-a7f2-bb287f867e5f}" enabled="0" method="" siteId="{a698667d-8817-4ad9-a7f2-bb287f867e5f}" removed="1"/>
</clbl:labelList>
</file>

<file path=docProps/app.xml><?xml version="1.0" encoding="utf-8"?>
<Properties xmlns="http://schemas.openxmlformats.org/officeDocument/2006/extended-properties" xmlns:vt="http://schemas.openxmlformats.org/officeDocument/2006/docPropsVTypes">
  <Template>Normal.dotm</Template>
  <TotalTime>10</TotalTime>
  <Pages>29</Pages>
  <Words>8698</Words>
  <Characters>49581</Characters>
  <Application>Microsoft Office Word</Application>
  <DocSecurity>0</DocSecurity>
  <Lines>413</Lines>
  <Paragraphs>116</Paragraphs>
  <ScaleCrop>false</ScaleCrop>
  <Company/>
  <LinksUpToDate>false</LinksUpToDate>
  <CharactersWithSpaces>58163</CharactersWithSpaces>
  <SharedDoc>false</SharedDoc>
  <HLinks>
    <vt:vector size="48" baseType="variant">
      <vt:variant>
        <vt:i4>2228276</vt:i4>
      </vt:variant>
      <vt:variant>
        <vt:i4>83</vt:i4>
      </vt:variant>
      <vt:variant>
        <vt:i4>0</vt:i4>
      </vt:variant>
      <vt:variant>
        <vt:i4>5</vt:i4>
      </vt:variant>
      <vt:variant>
        <vt:lpwstr>https://udwinprod.sharepoint.com/sites/Team-NIIMBLN-mAb/Shared Documents/2 - Integrated Process Design and Characterization/2023 Publication/www.N-mab.org</vt:lpwstr>
      </vt:variant>
      <vt:variant>
        <vt:lpwstr/>
      </vt:variant>
      <vt:variant>
        <vt:i4>3342352</vt:i4>
      </vt:variant>
      <vt:variant>
        <vt:i4>18</vt:i4>
      </vt:variant>
      <vt:variant>
        <vt:i4>0</vt:i4>
      </vt:variant>
      <vt:variant>
        <vt:i4>5</vt:i4>
      </vt:variant>
      <vt:variant>
        <vt:lpwstr>mailto:gene@udel.edu</vt:lpwstr>
      </vt:variant>
      <vt:variant>
        <vt:lpwstr/>
      </vt:variant>
      <vt:variant>
        <vt:i4>2883657</vt:i4>
      </vt:variant>
      <vt:variant>
        <vt:i4>15</vt:i4>
      </vt:variant>
      <vt:variant>
        <vt:i4>0</vt:i4>
      </vt:variant>
      <vt:variant>
        <vt:i4>5</vt:i4>
      </vt:variant>
      <vt:variant>
        <vt:lpwstr>mailto:valerie.pferdeort@biogen.com</vt:lpwstr>
      </vt:variant>
      <vt:variant>
        <vt:lpwstr/>
      </vt:variant>
      <vt:variant>
        <vt:i4>2555977</vt:i4>
      </vt:variant>
      <vt:variant>
        <vt:i4>12</vt:i4>
      </vt:variant>
      <vt:variant>
        <vt:i4>0</vt:i4>
      </vt:variant>
      <vt:variant>
        <vt:i4>5</vt:i4>
      </vt:variant>
      <vt:variant>
        <vt:lpwstr>mailto:elizabeth.goodrich@milliporesigma.com</vt:lpwstr>
      </vt:variant>
      <vt:variant>
        <vt:lpwstr/>
      </vt:variant>
      <vt:variant>
        <vt:i4>131169</vt:i4>
      </vt:variant>
      <vt:variant>
        <vt:i4>9</vt:i4>
      </vt:variant>
      <vt:variant>
        <vt:i4>0</vt:i4>
      </vt:variant>
      <vt:variant>
        <vt:i4>5</vt:i4>
      </vt:variant>
      <vt:variant>
        <vt:lpwstr>mailto:allen.bosley@astrazeneca.com</vt:lpwstr>
      </vt:variant>
      <vt:variant>
        <vt:lpwstr/>
      </vt:variant>
      <vt:variant>
        <vt:i4>3866688</vt:i4>
      </vt:variant>
      <vt:variant>
        <vt:i4>6</vt:i4>
      </vt:variant>
      <vt:variant>
        <vt:i4>0</vt:i4>
      </vt:variant>
      <vt:variant>
        <vt:i4>5</vt:i4>
      </vt:variant>
      <vt:variant>
        <vt:lpwstr>mailto:Claudia.Berdugo@catalent.com</vt:lpwstr>
      </vt:variant>
      <vt:variant>
        <vt:lpwstr/>
      </vt:variant>
      <vt:variant>
        <vt:i4>6029353</vt:i4>
      </vt:variant>
      <vt:variant>
        <vt:i4>3</vt:i4>
      </vt:variant>
      <vt:variant>
        <vt:i4>0</vt:i4>
      </vt:variant>
      <vt:variant>
        <vt:i4>5</vt:i4>
      </vt:variant>
      <vt:variant>
        <vt:lpwstr>mailto:kelly.wiltberger@biogen.com</vt:lpwstr>
      </vt:variant>
      <vt:variant>
        <vt:lpwstr/>
      </vt:variant>
      <vt:variant>
        <vt:i4>5242917</vt:i4>
      </vt:variant>
      <vt:variant>
        <vt:i4>0</vt:i4>
      </vt:variant>
      <vt:variant>
        <vt:i4>0</vt:i4>
      </vt:variant>
      <vt:variant>
        <vt:i4>5</vt:i4>
      </vt:variant>
      <vt:variant>
        <vt:lpwstr>mailto:Kevin.Brower@sanofi.com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Brower, Kevin /US</dc:creator>
  <cp:keywords/>
  <dc:description/>
  <cp:lastModifiedBy>Coffman, Jon</cp:lastModifiedBy>
  <cp:revision>3</cp:revision>
  <dcterms:created xsi:type="dcterms:W3CDTF">2023-05-23T15:59:00Z</dcterms:created>
  <dcterms:modified xsi:type="dcterms:W3CDTF">2023-05-24T21:31:00Z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0x010100D79274A6820F0B43AF5D79A31179E986</vt:lpwstr>
  </property>
  <property fmtid="{D5CDD505-2E9C-101B-9397-08002B2CF9AE}" pid="3" name="MediaServiceImageTags">
    <vt:lpwstr/>
  </property>
</Properties>
</file>