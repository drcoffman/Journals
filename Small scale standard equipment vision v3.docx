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F03532" w14:textId="28B13FE1" w:rsidR="00BE481B" w:rsidRDefault="00BF0BE7" w:rsidP="00377DDE">
      <w:pPr>
        <w:pStyle w:val="Title"/>
      </w:pPr>
      <w:r>
        <w:t>Reliable, continuous processing using standard equipment</w:t>
      </w:r>
    </w:p>
    <w:p w14:paraId="0FF03533" w14:textId="200D329B" w:rsidR="00D00FE8" w:rsidRPr="00D00FE8" w:rsidRDefault="00D00FE8" w:rsidP="00D00FE8">
      <w:pPr>
        <w:pStyle w:val="Subtitle"/>
        <w:jc w:val="right"/>
      </w:pPr>
      <w:r>
        <w:t>John Erickson</w:t>
      </w:r>
    </w:p>
    <w:p w14:paraId="0FF03559" w14:textId="36152BE8" w:rsidR="003B1C8F" w:rsidRDefault="00DF094B" w:rsidP="003B1C8F">
      <w:r>
        <w:t>The</w:t>
      </w:r>
      <w:r w:rsidR="000E00CF">
        <w:t xml:space="preserve"> biopharm</w:t>
      </w:r>
      <w:r w:rsidR="008B55F2">
        <w:t>aceutical</w:t>
      </w:r>
      <w:r w:rsidR="000E00CF">
        <w:t xml:space="preserve"> </w:t>
      </w:r>
      <w:r w:rsidR="00E2510E">
        <w:t xml:space="preserve">manufacturing process and </w:t>
      </w:r>
      <w:r w:rsidR="000E00CF">
        <w:t xml:space="preserve">factory of </w:t>
      </w:r>
      <w:r w:rsidR="00714182">
        <w:t>202</w:t>
      </w:r>
      <w:r w:rsidR="008A4501">
        <w:t>9</w:t>
      </w:r>
      <w:r w:rsidR="000E00CF">
        <w:t xml:space="preserve"> </w:t>
      </w:r>
      <w:r w:rsidR="00FD7309">
        <w:t>should</w:t>
      </w:r>
      <w:r w:rsidR="000E00CF">
        <w:t xml:space="preserve"> provide the following benefits:</w:t>
      </w:r>
    </w:p>
    <w:p w14:paraId="0FF0355A" w14:textId="02738505" w:rsidR="00E52B49" w:rsidRDefault="00E52B49" w:rsidP="00E52B49">
      <w:pPr>
        <w:pStyle w:val="ListParagraph"/>
        <w:numPr>
          <w:ilvl w:val="0"/>
          <w:numId w:val="2"/>
        </w:numPr>
      </w:pPr>
      <w:r>
        <w:t xml:space="preserve">6-fold reduction in lead time to </w:t>
      </w:r>
      <w:r w:rsidR="00B71A2A">
        <w:t>expand capacity (</w:t>
      </w:r>
      <w:r>
        <w:t>build, qu</w:t>
      </w:r>
      <w:r w:rsidR="00C51786">
        <w:t>alify and make commercial product</w:t>
      </w:r>
      <w:r w:rsidR="00B71A2A">
        <w:t>)</w:t>
      </w:r>
      <w:r w:rsidR="00C51786">
        <w:t xml:space="preserve"> in expansion</w:t>
      </w:r>
      <w:r w:rsidR="00B71A2A">
        <w:t xml:space="preserve"> to existing facility</w:t>
      </w:r>
    </w:p>
    <w:p w14:paraId="0FF0355B" w14:textId="16ED3EF6" w:rsidR="00E52B49" w:rsidRDefault="00E52B49" w:rsidP="00E52B49">
      <w:pPr>
        <w:pStyle w:val="ListParagraph"/>
        <w:numPr>
          <w:ilvl w:val="1"/>
          <w:numId w:val="2"/>
        </w:numPr>
      </w:pPr>
      <w:r>
        <w:t xml:space="preserve">From 3 years to 6 months </w:t>
      </w:r>
      <w:r w:rsidR="00DF3209">
        <w:t>(investment</w:t>
      </w:r>
      <w:r>
        <w:t xml:space="preserve"> decision to </w:t>
      </w:r>
      <w:r w:rsidR="00950F54">
        <w:t>release</w:t>
      </w:r>
      <w:r>
        <w:t xml:space="preserve"> of commercial stock)</w:t>
      </w:r>
    </w:p>
    <w:p w14:paraId="0FF0355C" w14:textId="0F6A9A3A" w:rsidR="000E00CF" w:rsidRDefault="006F7254" w:rsidP="000E00CF">
      <w:pPr>
        <w:pStyle w:val="ListParagraph"/>
        <w:numPr>
          <w:ilvl w:val="0"/>
          <w:numId w:val="2"/>
        </w:numPr>
      </w:pPr>
      <w:bookmarkStart w:id="0" w:name="_Hlk23330015"/>
      <w:r>
        <w:t>&gt;99</w:t>
      </w:r>
      <w:r w:rsidR="000E00CF">
        <w:t xml:space="preserve">% </w:t>
      </w:r>
      <w:r w:rsidR="00026D3C">
        <w:t xml:space="preserve">(300-fold) </w:t>
      </w:r>
      <w:r w:rsidR="000E00CF">
        <w:t>reduction in capital cost per kg</w:t>
      </w:r>
      <w:r w:rsidR="00E344CF">
        <w:t>/</w:t>
      </w:r>
      <w:proofErr w:type="spellStart"/>
      <w:r w:rsidR="00E344CF">
        <w:t>yr</w:t>
      </w:r>
      <w:proofErr w:type="spellEnd"/>
      <w:r w:rsidR="00E344CF">
        <w:t xml:space="preserve"> of BDS</w:t>
      </w:r>
    </w:p>
    <w:p w14:paraId="0FF0355D" w14:textId="6AEC0FAD" w:rsidR="006F7254" w:rsidRDefault="006F7254" w:rsidP="006F7254">
      <w:pPr>
        <w:pStyle w:val="ListParagraph"/>
        <w:numPr>
          <w:ilvl w:val="1"/>
          <w:numId w:val="2"/>
        </w:numPr>
      </w:pPr>
      <w:r>
        <w:t xml:space="preserve">From 500,000 </w:t>
      </w:r>
      <w:r w:rsidR="00074AF8">
        <w:t>$</w:t>
      </w:r>
      <w:r>
        <w:t>/(kg/</w:t>
      </w:r>
      <w:proofErr w:type="spellStart"/>
      <w:r>
        <w:t>yr</w:t>
      </w:r>
      <w:proofErr w:type="spellEnd"/>
      <w:r>
        <w:t>) to 1,</w:t>
      </w:r>
      <w:r w:rsidR="00074AF8">
        <w:t>5</w:t>
      </w:r>
      <w:r>
        <w:t xml:space="preserve">00 </w:t>
      </w:r>
      <w:r w:rsidR="00074AF8">
        <w:t>$</w:t>
      </w:r>
      <w:r>
        <w:t>/(kg/</w:t>
      </w:r>
      <w:proofErr w:type="spellStart"/>
      <w:r>
        <w:t>yr</w:t>
      </w:r>
      <w:proofErr w:type="spellEnd"/>
      <w:r>
        <w:t>)</w:t>
      </w:r>
      <w:r w:rsidR="002C1FA9">
        <w:t xml:space="preserve"> </w:t>
      </w:r>
      <w:r w:rsidR="005F041B">
        <w:t>which is</w:t>
      </w:r>
      <w:r w:rsidR="002C1FA9">
        <w:t xml:space="preserve"> </w:t>
      </w:r>
      <w:proofErr w:type="gramStart"/>
      <w:r w:rsidR="002C1FA9">
        <w:t>similar to</w:t>
      </w:r>
      <w:proofErr w:type="gramEnd"/>
      <w:r w:rsidR="002C1FA9">
        <w:t xml:space="preserve"> an API plant</w:t>
      </w:r>
    </w:p>
    <w:bookmarkEnd w:id="0"/>
    <w:p w14:paraId="0FF0355E" w14:textId="77777777" w:rsidR="00294FB2" w:rsidRDefault="005B617D" w:rsidP="000E00CF">
      <w:pPr>
        <w:pStyle w:val="ListParagraph"/>
        <w:numPr>
          <w:ilvl w:val="0"/>
          <w:numId w:val="2"/>
        </w:numPr>
      </w:pPr>
      <w:r>
        <w:t xml:space="preserve">3-fold inventory reduction by reducing cycle time from 18 months (12 </w:t>
      </w:r>
      <w:proofErr w:type="spellStart"/>
      <w:r>
        <w:t>mo</w:t>
      </w:r>
      <w:proofErr w:type="spellEnd"/>
      <w:r>
        <w:t xml:space="preserve"> + 6 </w:t>
      </w:r>
      <w:proofErr w:type="spellStart"/>
      <w:r>
        <w:t>mo</w:t>
      </w:r>
      <w:proofErr w:type="spellEnd"/>
      <w:r>
        <w:t xml:space="preserve"> safety stock) to 6 months with increased reliability</w:t>
      </w:r>
      <w:r w:rsidR="005F041B">
        <w:t xml:space="preserve"> (</w:t>
      </w:r>
      <w:r>
        <w:t xml:space="preserve">3 months for manufacture/release and 3 </w:t>
      </w:r>
      <w:proofErr w:type="spellStart"/>
      <w:r>
        <w:t>mo</w:t>
      </w:r>
      <w:proofErr w:type="spellEnd"/>
      <w:r>
        <w:t xml:space="preserve"> safety stoc</w:t>
      </w:r>
      <w:r w:rsidR="005F041B">
        <w:t>k)</w:t>
      </w:r>
    </w:p>
    <w:p w14:paraId="0FF0355F" w14:textId="3172B560" w:rsidR="005B617D" w:rsidRDefault="00E2510E" w:rsidP="005B617D">
      <w:pPr>
        <w:pStyle w:val="ListParagraph"/>
        <w:numPr>
          <w:ilvl w:val="0"/>
          <w:numId w:val="2"/>
        </w:numPr>
        <w:rPr>
          <w:ins w:id="1" w:author="Coffman, Jon" w:date="2019-10-30T12:09:00Z"/>
        </w:rPr>
      </w:pPr>
      <w:r>
        <w:t xml:space="preserve">10-fold reduction in </w:t>
      </w:r>
      <w:r w:rsidR="005B617D">
        <w:t xml:space="preserve">COGS </w:t>
      </w:r>
      <w:r>
        <w:t xml:space="preserve">from $100/g </w:t>
      </w:r>
      <w:r w:rsidR="005C7CC0">
        <w:t>to &lt;</w:t>
      </w:r>
      <w:r w:rsidR="005B617D">
        <w:t xml:space="preserve"> $10/g</w:t>
      </w:r>
    </w:p>
    <w:p w14:paraId="18A4E344" w14:textId="37BE0CBC" w:rsidR="00395D5E" w:rsidRDefault="00395D5E" w:rsidP="005B617D">
      <w:pPr>
        <w:pStyle w:val="ListParagraph"/>
        <w:numPr>
          <w:ilvl w:val="0"/>
          <w:numId w:val="2"/>
        </w:numPr>
      </w:pPr>
      <w:bookmarkStart w:id="2" w:name="_Hlk23331732"/>
      <w:bookmarkStart w:id="3" w:name="_GoBack"/>
      <w:ins w:id="4" w:author="Coffman, Jon" w:date="2019-10-30T12:09:00Z">
        <w:r>
          <w:t xml:space="preserve">Reduction of </w:t>
        </w:r>
      </w:ins>
      <w:ins w:id="5" w:author="Coffman, Jon" w:date="2019-10-30T12:12:00Z">
        <w:r w:rsidR="00956BBC">
          <w:t xml:space="preserve">product mass index (PMI), a measure of the </w:t>
        </w:r>
      </w:ins>
      <w:ins w:id="6" w:author="Coffman, Jon" w:date="2019-10-30T12:10:00Z">
        <w:r w:rsidR="00956BBC">
          <w:t>mass of materials used for production</w:t>
        </w:r>
      </w:ins>
      <w:ins w:id="7" w:author="Coffman, Jon" w:date="2019-10-30T12:12:00Z">
        <w:r w:rsidR="00956BBC">
          <w:t xml:space="preserve">, </w:t>
        </w:r>
      </w:ins>
      <w:ins w:id="8" w:author="Coffman, Jon" w:date="2019-10-30T12:10:00Z">
        <w:r w:rsidR="00956BBC">
          <w:t>from 3000-20,000 kg/kg product to 100kg/kg</w:t>
        </w:r>
      </w:ins>
    </w:p>
    <w:bookmarkEnd w:id="2"/>
    <w:bookmarkEnd w:id="3"/>
    <w:p w14:paraId="0FF03560" w14:textId="23A5E72B" w:rsidR="005F041B" w:rsidRDefault="006F7254" w:rsidP="005B617D">
      <w:r>
        <w:t>The</w:t>
      </w:r>
      <w:r w:rsidR="005F041B">
        <w:t xml:space="preserve"> </w:t>
      </w:r>
      <w:r w:rsidR="00E52B49">
        <w:t>long</w:t>
      </w:r>
      <w:r w:rsidR="005F041B">
        <w:t xml:space="preserve"> </w:t>
      </w:r>
      <w:r w:rsidR="00A67427">
        <w:t>lead</w:t>
      </w:r>
      <w:r w:rsidR="005F041B">
        <w:t xml:space="preserve"> </w:t>
      </w:r>
      <w:r w:rsidR="00A67427">
        <w:t xml:space="preserve">time </w:t>
      </w:r>
      <w:r w:rsidR="00950F54">
        <w:t xml:space="preserve">for adding capacity </w:t>
      </w:r>
      <w:r w:rsidR="00A67427">
        <w:t xml:space="preserve">is a significant problem because it forces </w:t>
      </w:r>
      <w:r w:rsidR="00E2510E">
        <w:t>companies</w:t>
      </w:r>
      <w:r w:rsidR="00A67427">
        <w:t xml:space="preserve"> to make investment decisions before </w:t>
      </w:r>
      <w:r w:rsidR="00E2510E">
        <w:t>they</w:t>
      </w:r>
      <w:r w:rsidR="00A67427">
        <w:t xml:space="preserve"> know how much </w:t>
      </w:r>
      <w:r w:rsidR="00E2510E">
        <w:t>they</w:t>
      </w:r>
      <w:r w:rsidR="00A67427">
        <w:t xml:space="preserve"> need, and when forecasts </w:t>
      </w:r>
      <w:r w:rsidR="002112E4">
        <w:t>increase after launch</w:t>
      </w:r>
      <w:r w:rsidR="00A67427">
        <w:t xml:space="preserve">, </w:t>
      </w:r>
      <w:r w:rsidR="00E2510E">
        <w:t>they</w:t>
      </w:r>
      <w:r w:rsidR="00A67427">
        <w:t xml:space="preserve"> don’t have time to </w:t>
      </w:r>
      <w:r w:rsidR="007B68DE">
        <w:t xml:space="preserve">build more capacity </w:t>
      </w:r>
      <w:r w:rsidR="00BE57A2">
        <w:t xml:space="preserve">to </w:t>
      </w:r>
      <w:r w:rsidR="00A67427">
        <w:t xml:space="preserve">react to the market. The high capital cost is a significant portion </w:t>
      </w:r>
      <w:r w:rsidR="00833084">
        <w:t xml:space="preserve">(usually around a third) </w:t>
      </w:r>
      <w:r w:rsidR="00A67427">
        <w:t xml:space="preserve">of the COGS, which forces </w:t>
      </w:r>
      <w:r w:rsidR="00E2510E">
        <w:t>plant managers</w:t>
      </w:r>
      <w:r w:rsidR="00A67427">
        <w:t xml:space="preserve"> to try and operate at close to 100% capacity</w:t>
      </w:r>
      <w:r w:rsidR="005F041B">
        <w:t>, increasing risk of stockout</w:t>
      </w:r>
      <w:r w:rsidR="00A67427">
        <w:t xml:space="preserve">. </w:t>
      </w:r>
      <w:r w:rsidR="0062380D">
        <w:t xml:space="preserve">Operation close to capacity is also a barrier to innovation because the plant time needed to validate and generate qualification batches of new processes eats into time available for current demand. </w:t>
      </w:r>
      <w:r w:rsidR="00A67427">
        <w:t xml:space="preserve">The high capital cost also requires very </w:t>
      </w:r>
      <w:r w:rsidR="005266F1">
        <w:t>high-level</w:t>
      </w:r>
      <w:r w:rsidR="00A67427">
        <w:t xml:space="preserve"> approvals, which delays projects</w:t>
      </w:r>
      <w:r w:rsidR="00833084">
        <w:t xml:space="preserve"> or force</w:t>
      </w:r>
      <w:r w:rsidR="00950F54">
        <w:t>s</w:t>
      </w:r>
      <w:r w:rsidR="00833084">
        <w:t xml:space="preserve"> </w:t>
      </w:r>
      <w:r w:rsidR="00E2510E">
        <w:t>companies</w:t>
      </w:r>
      <w:r w:rsidR="00833084">
        <w:t xml:space="preserve"> into unattractive CMO contracts</w:t>
      </w:r>
      <w:r w:rsidR="00A67427">
        <w:t>. If either lead</w:t>
      </w:r>
      <w:r w:rsidR="005F041B">
        <w:t xml:space="preserve"> </w:t>
      </w:r>
      <w:r w:rsidR="00A67427">
        <w:t xml:space="preserve">time or cost could be reduced, </w:t>
      </w:r>
      <w:r w:rsidR="00E2510E">
        <w:t>this</w:t>
      </w:r>
      <w:r w:rsidR="00A67427">
        <w:t xml:space="preserve"> wouldn’t </w:t>
      </w:r>
      <w:r w:rsidR="00E2510E">
        <w:t>be</w:t>
      </w:r>
      <w:r w:rsidR="00A67427">
        <w:t xml:space="preserve"> as much of a problem. If capital cost</w:t>
      </w:r>
      <w:r w:rsidR="00E2510E" w:rsidRPr="00E2510E">
        <w:t xml:space="preserve"> </w:t>
      </w:r>
      <w:r w:rsidR="00E2510E">
        <w:t>were high</w:t>
      </w:r>
      <w:r w:rsidR="00A67427">
        <w:t xml:space="preserve">, </w:t>
      </w:r>
      <w:r w:rsidR="005F041B">
        <w:t xml:space="preserve">for example, </w:t>
      </w:r>
      <w:r w:rsidR="00A67427">
        <w:t xml:space="preserve">but </w:t>
      </w:r>
      <w:r w:rsidR="00E2510E">
        <w:t xml:space="preserve">capacity </w:t>
      </w:r>
      <w:r w:rsidR="00A67427">
        <w:t xml:space="preserve">could </w:t>
      </w:r>
      <w:r w:rsidR="00E2510E">
        <w:t xml:space="preserve">be </w:t>
      </w:r>
      <w:r w:rsidR="00A67427">
        <w:t>buil</w:t>
      </w:r>
      <w:r w:rsidR="00E2510E">
        <w:t>t</w:t>
      </w:r>
      <w:r w:rsidR="00A67427">
        <w:t xml:space="preserve"> in a matter of weeks, </w:t>
      </w:r>
      <w:r w:rsidR="00E2510E">
        <w:t>companies would</w:t>
      </w:r>
      <w:r w:rsidR="00A67427">
        <w:t xml:space="preserve"> only build what </w:t>
      </w:r>
      <w:r w:rsidR="00E2510E">
        <w:t>they</w:t>
      </w:r>
      <w:r w:rsidR="00A67427">
        <w:t xml:space="preserve"> knew </w:t>
      </w:r>
      <w:r w:rsidR="00E2510E">
        <w:t>they</w:t>
      </w:r>
      <w:r w:rsidR="00A67427">
        <w:t xml:space="preserve"> needed and add capacity </w:t>
      </w:r>
      <w:r w:rsidR="00E2510E">
        <w:t>only when there was a strong demand signal from the market</w:t>
      </w:r>
      <w:r w:rsidR="00A67427">
        <w:t xml:space="preserve">. If </w:t>
      </w:r>
      <w:r w:rsidR="00E2510E">
        <w:t>building capacity</w:t>
      </w:r>
      <w:r w:rsidR="00A67427">
        <w:t xml:space="preserve"> had long lead</w:t>
      </w:r>
      <w:r w:rsidR="005F041B">
        <w:t xml:space="preserve"> </w:t>
      </w:r>
      <w:r w:rsidR="00A67427">
        <w:t xml:space="preserve">times, but the cost </w:t>
      </w:r>
      <w:r w:rsidR="00982BBB">
        <w:t>was</w:t>
      </w:r>
      <w:r w:rsidR="00A67427">
        <w:t xml:space="preserve"> trivial, </w:t>
      </w:r>
      <w:r w:rsidR="00E2510E">
        <w:t>companies would</w:t>
      </w:r>
      <w:r w:rsidR="00A67427">
        <w:t xml:space="preserve"> overbuild just to make sure </w:t>
      </w:r>
      <w:r w:rsidR="00E2510E">
        <w:t>they</w:t>
      </w:r>
      <w:r w:rsidR="00A67427">
        <w:t xml:space="preserve"> had enough capacity. Since it is unlikely that we will be able to make lead</w:t>
      </w:r>
      <w:r w:rsidR="005F041B">
        <w:t xml:space="preserve"> </w:t>
      </w:r>
      <w:r w:rsidR="00A67427">
        <w:t xml:space="preserve">time or cost trivial, we need to reduce both. </w:t>
      </w:r>
      <w:r w:rsidR="005F041B">
        <w:t xml:space="preserve">Commercial forecasts </w:t>
      </w:r>
      <w:r w:rsidR="00E2510E">
        <w:t xml:space="preserve">often </w:t>
      </w:r>
      <w:r w:rsidR="005F041B">
        <w:t xml:space="preserve">work on </w:t>
      </w:r>
      <w:r w:rsidR="00982BBB">
        <w:t>6-month</w:t>
      </w:r>
      <w:r w:rsidR="005F041B">
        <w:t xml:space="preserve"> cycles, so a 6</w:t>
      </w:r>
      <w:r w:rsidR="00FE716B">
        <w:t>-</w:t>
      </w:r>
      <w:r w:rsidR="005F041B">
        <w:t>month approval</w:t>
      </w:r>
      <w:r w:rsidR="00E2510E">
        <w:t>/build/validate</w:t>
      </w:r>
      <w:r w:rsidR="005F041B">
        <w:t xml:space="preserve"> cycle for additional capacity would fit well. </w:t>
      </w:r>
    </w:p>
    <w:p w14:paraId="0FF03561" w14:textId="665BA9DE" w:rsidR="00A67427" w:rsidRDefault="005F041B" w:rsidP="005B617D">
      <w:r>
        <w:t>Current estimates for</w:t>
      </w:r>
      <w:r w:rsidR="00B53FFE">
        <w:t xml:space="preserve"> expanding capacity</w:t>
      </w:r>
      <w:r w:rsidR="00E2510E">
        <w:t xml:space="preserve"> in traditional factories with traditional productivities (1-2 g/L titer in 14 days) </w:t>
      </w:r>
      <w:r w:rsidR="00B53FFE">
        <w:t xml:space="preserve">are about $500,000 </w:t>
      </w:r>
      <w:r w:rsidR="008C7ADF">
        <w:t>per kg/</w:t>
      </w:r>
      <w:proofErr w:type="spellStart"/>
      <w:r w:rsidR="008C7ADF">
        <w:t>yr</w:t>
      </w:r>
      <w:proofErr w:type="spellEnd"/>
      <w:r w:rsidR="008C7ADF">
        <w:t xml:space="preserve"> of capacity. In contrast, </w:t>
      </w:r>
      <w:r w:rsidR="002940DA">
        <w:t>API plants cost on the order of</w:t>
      </w:r>
      <w:r w:rsidR="00B53FFE">
        <w:t xml:space="preserve"> $1,5</w:t>
      </w:r>
      <w:r w:rsidR="008C7ADF">
        <w:t>00/(kg/</w:t>
      </w:r>
      <w:proofErr w:type="spellStart"/>
      <w:r w:rsidR="008C7ADF">
        <w:t>yr</w:t>
      </w:r>
      <w:proofErr w:type="spellEnd"/>
      <w:r w:rsidR="008C7ADF">
        <w:t>)</w:t>
      </w:r>
      <w:r w:rsidR="00A04F14">
        <w:t>.</w:t>
      </w:r>
    </w:p>
    <w:p w14:paraId="046A9E8A" w14:textId="00677320" w:rsidR="0062380D" w:rsidRDefault="00B53FFE" w:rsidP="00D102FB">
      <w:r>
        <w:t>I</w:t>
      </w:r>
      <w:r w:rsidR="00A04F14">
        <w:t xml:space="preserve">f we </w:t>
      </w:r>
      <w:r>
        <w:t>have</w:t>
      </w:r>
      <w:r w:rsidR="00A04F14">
        <w:t xml:space="preserve"> state of the art volumetric productivity, which is about 10-fold hi</w:t>
      </w:r>
      <w:r>
        <w:t>gher than the productivity assumed for the capital estimate of $500,000/kg/</w:t>
      </w:r>
      <w:proofErr w:type="spellStart"/>
      <w:r>
        <w:t>yr</w:t>
      </w:r>
      <w:proofErr w:type="spellEnd"/>
      <w:r w:rsidR="00A04F14">
        <w:t>,</w:t>
      </w:r>
      <w:r w:rsidR="00833084">
        <w:t xml:space="preserve"> we could </w:t>
      </w:r>
      <w:r w:rsidR="00A04F14">
        <w:t xml:space="preserve">bring down the capital cost on a per kg </w:t>
      </w:r>
      <w:r w:rsidR="00A04F14">
        <w:lastRenderedPageBreak/>
        <w:t>basis by about an order of magnitude, not accounting for economy of scale. This still leaves over an order of magnitude of reduction</w:t>
      </w:r>
      <w:r>
        <w:t xml:space="preserve"> needed to reach the target of $</w:t>
      </w:r>
      <w:r w:rsidR="00A04F14">
        <w:t>1,</w:t>
      </w:r>
      <w:r>
        <w:t>5</w:t>
      </w:r>
      <w:r w:rsidR="00A04F14">
        <w:t>00/(kg/</w:t>
      </w:r>
      <w:proofErr w:type="spellStart"/>
      <w:r w:rsidR="00A04F14">
        <w:t>yr</w:t>
      </w:r>
      <w:proofErr w:type="spellEnd"/>
      <w:r w:rsidR="00A04F14">
        <w:t xml:space="preserve">). This </w:t>
      </w:r>
      <w:r w:rsidR="00DB6B00">
        <w:t xml:space="preserve">further reduction in </w:t>
      </w:r>
      <w:r w:rsidR="00E41BE9">
        <w:t>CAPEX</w:t>
      </w:r>
      <w:r w:rsidR="00DB6B00">
        <w:t xml:space="preserve"> would need to come from an additional increase in </w:t>
      </w:r>
      <w:r w:rsidR="00C97BF7">
        <w:t xml:space="preserve">cell culture </w:t>
      </w:r>
      <w:r w:rsidR="00DB6B00">
        <w:t xml:space="preserve">productivity, but also </w:t>
      </w:r>
      <w:r w:rsidR="00C97BF7">
        <w:t xml:space="preserve">by increasing productivity of the downstream process and </w:t>
      </w:r>
      <w:r w:rsidR="00DB6B00">
        <w:t xml:space="preserve">by eliminating the costs </w:t>
      </w:r>
      <w:r w:rsidR="00C97BF7">
        <w:t xml:space="preserve">associated with </w:t>
      </w:r>
      <w:r w:rsidR="00FE6E11">
        <w:t xml:space="preserve">reinforcing floors for heavy equipment, </w:t>
      </w:r>
      <w:r w:rsidR="00DB6B00">
        <w:t>custom equipment</w:t>
      </w:r>
      <w:r w:rsidR="00E41BE9">
        <w:t xml:space="preserve"> engineering, fabrication, installation and validation</w:t>
      </w:r>
      <w:r w:rsidR="00DB6B00">
        <w:t xml:space="preserve">. If the equipment were </w:t>
      </w:r>
      <w:r w:rsidR="00D102FB">
        <w:t xml:space="preserve">small enough and therefore </w:t>
      </w:r>
      <w:r w:rsidR="00DB6B00">
        <w:t xml:space="preserve">inexpensive enough, </w:t>
      </w:r>
      <w:r w:rsidR="00C97BF7">
        <w:t>we could use</w:t>
      </w:r>
      <w:r w:rsidR="00DB6B00">
        <w:t xml:space="preserve"> standard sizes</w:t>
      </w:r>
      <w:r w:rsidR="00C97BF7">
        <w:t xml:space="preserve"> that were “close enough</w:t>
      </w:r>
      <w:r w:rsidR="00DB6B00">
        <w:t>,</w:t>
      </w:r>
      <w:r w:rsidR="00C97BF7">
        <w:t>”</w:t>
      </w:r>
      <w:r w:rsidR="00DB6B00">
        <w:t xml:space="preserve"> or even multiple piec</w:t>
      </w:r>
      <w:r w:rsidR="00D102FB">
        <w:t>es of standard sized equipment</w:t>
      </w:r>
      <w:r w:rsidR="00E41BE9">
        <w:t>. Standardizing equipment would</w:t>
      </w:r>
      <w:r w:rsidR="00D102FB">
        <w:t xml:space="preserve"> bring down the cost even more. This approach would obviously require collaboration </w:t>
      </w:r>
      <w:r w:rsidR="00E03E86">
        <w:t>across the industry between</w:t>
      </w:r>
      <w:r w:rsidR="008A23E9">
        <w:t xml:space="preserve"> pharma manufacturers and equipment</w:t>
      </w:r>
      <w:r w:rsidR="00D102FB">
        <w:t xml:space="preserve"> manufacturers. Once capital cost has been reduced, </w:t>
      </w:r>
      <w:r w:rsidR="00833084">
        <w:t xml:space="preserve">it </w:t>
      </w:r>
      <w:r w:rsidR="00D102FB">
        <w:t>won’t</w:t>
      </w:r>
      <w:r w:rsidR="00833084">
        <w:t xml:space="preserve"> matter so much to have a facility that </w:t>
      </w:r>
      <w:r w:rsidR="00D102FB">
        <w:t>is</w:t>
      </w:r>
      <w:r w:rsidR="00833084">
        <w:t xml:space="preserve"> completely utilized</w:t>
      </w:r>
      <w:r w:rsidR="003A140F">
        <w:t>,</w:t>
      </w:r>
      <w:r w:rsidR="00833084">
        <w:t xml:space="preserve"> and depreciation </w:t>
      </w:r>
      <w:r w:rsidR="00D102FB">
        <w:t>will</w:t>
      </w:r>
      <w:r w:rsidR="00833084">
        <w:t xml:space="preserve"> no longer be a significant part of COGS.</w:t>
      </w:r>
      <w:r w:rsidR="00505B51">
        <w:t xml:space="preserve"> </w:t>
      </w:r>
      <w:r w:rsidR="0062380D">
        <w:t xml:space="preserve">This will enable companies to </w:t>
      </w:r>
      <w:r w:rsidR="00A45582">
        <w:t xml:space="preserve">build expansion space, </w:t>
      </w:r>
      <w:r w:rsidR="0062380D">
        <w:t xml:space="preserve">increase security of supply and give </w:t>
      </w:r>
      <w:r w:rsidR="00A45582">
        <w:t>room</w:t>
      </w:r>
      <w:r w:rsidR="0062380D">
        <w:t xml:space="preserve"> in the plant schedule to make further process improvements.</w:t>
      </w:r>
    </w:p>
    <w:p w14:paraId="0FF03587" w14:textId="341711CB" w:rsidR="00A67427" w:rsidRDefault="0062380D" w:rsidP="00D102FB">
      <w:r>
        <w:t xml:space="preserve">Inexpensive, standardized process equipment could be kept in inventory by suppliers, thus dramatically reducing </w:t>
      </w:r>
      <w:r w:rsidR="00B31F30">
        <w:t>lead-time</w:t>
      </w:r>
      <w:r>
        <w:t xml:space="preserve">. For example, a custom centrifuge has an </w:t>
      </w:r>
      <w:r w:rsidR="00792F23">
        <w:t>18-month</w:t>
      </w:r>
      <w:r>
        <w:t xml:space="preserve"> </w:t>
      </w:r>
      <w:r w:rsidR="00792F23">
        <w:t>lead-time</w:t>
      </w:r>
      <w:r>
        <w:t xml:space="preserve"> and bioreactors and other large equipment have </w:t>
      </w:r>
      <w:r w:rsidR="00792F23">
        <w:t>lead-times</w:t>
      </w:r>
      <w:r>
        <w:t xml:space="preserve"> of a year. If new equipment could be purchased “off the shelf</w:t>
      </w:r>
      <w:r w:rsidR="00A45582">
        <w:t>,</w:t>
      </w:r>
      <w:r>
        <w:t xml:space="preserve">” </w:t>
      </w:r>
      <w:r w:rsidR="00A45582">
        <w:t xml:space="preserve">delivered in two weeks, assembled </w:t>
      </w:r>
      <w:r w:rsidR="00B50AAA">
        <w:t>in a relatively small</w:t>
      </w:r>
      <w:r w:rsidR="004D0F4D">
        <w:t xml:space="preserve"> </w:t>
      </w:r>
      <w:r w:rsidR="00B50AAA">
        <w:t>unclassified room</w:t>
      </w:r>
      <w:r w:rsidR="004D0F4D">
        <w:t xml:space="preserve">, </w:t>
      </w:r>
      <w:r w:rsidR="00A45582">
        <w:t xml:space="preserve">and validated in another </w:t>
      </w:r>
      <w:r w:rsidR="004D0F4D">
        <w:t>couple</w:t>
      </w:r>
      <w:r w:rsidR="00A45582">
        <w:t xml:space="preserve"> weeks, the </w:t>
      </w:r>
      <w:r w:rsidR="00792F23">
        <w:t>lead-time</w:t>
      </w:r>
      <w:r w:rsidR="00A45582">
        <w:t xml:space="preserve"> for increasing capacity </w:t>
      </w:r>
      <w:r w:rsidR="00792F23">
        <w:t>could</w:t>
      </w:r>
      <w:r w:rsidR="00A45582">
        <w:t xml:space="preserve"> be shortened by years.</w:t>
      </w:r>
    </w:p>
    <w:p w14:paraId="0FF03588" w14:textId="1CF582B2" w:rsidR="008C7ADF" w:rsidRDefault="00505B51" w:rsidP="005B617D">
      <w:r>
        <w:t>Inventory</w:t>
      </w:r>
      <w:r w:rsidR="008A23E9">
        <w:t xml:space="preserve"> for </w:t>
      </w:r>
      <w:proofErr w:type="spellStart"/>
      <w:r w:rsidR="008A23E9">
        <w:t>biopharm</w:t>
      </w:r>
      <w:proofErr w:type="spellEnd"/>
      <w:r w:rsidR="008A23E9">
        <w:t xml:space="preserve"> products is high </w:t>
      </w:r>
      <w:r>
        <w:t>because of the high COGS a</w:t>
      </w:r>
      <w:r w:rsidR="00F475BF">
        <w:t>nd the large amount</w:t>
      </w:r>
      <w:r>
        <w:t xml:space="preserve"> produced for validation. This is a problem because as </w:t>
      </w:r>
      <w:proofErr w:type="spellStart"/>
      <w:r>
        <w:t>biopharm</w:t>
      </w:r>
      <w:proofErr w:type="spellEnd"/>
      <w:r>
        <w:t xml:space="preserve"> portfolio</w:t>
      </w:r>
      <w:r w:rsidR="008A23E9">
        <w:t xml:space="preserve">s grow, so does </w:t>
      </w:r>
      <w:r>
        <w:t xml:space="preserve">inventory, but the </w:t>
      </w:r>
      <w:r w:rsidR="00723E9A">
        <w:t xml:space="preserve">pharmaceutical </w:t>
      </w:r>
      <w:r w:rsidR="008A23E9">
        <w:t>industry</w:t>
      </w:r>
      <w:r>
        <w:t xml:space="preserve"> </w:t>
      </w:r>
      <w:r w:rsidR="00723E9A">
        <w:t>is</w:t>
      </w:r>
      <w:r>
        <w:t xml:space="preserve"> trying to reduce inventory </w:t>
      </w:r>
      <w:r w:rsidR="00A80D02">
        <w:t>to</w:t>
      </w:r>
      <w:r>
        <w:t xml:space="preserve"> release cash for reinvestment. </w:t>
      </w:r>
      <w:r w:rsidR="008A23E9">
        <w:t>A single use factory can</w:t>
      </w:r>
      <w:r>
        <w:t xml:space="preserve"> reduce inventory for new products by a factor of 3 by not making as much for validation. Further reductions in inventory can be accomplished by shortening the cycle time</w:t>
      </w:r>
      <w:r w:rsidR="00F20496">
        <w:t xml:space="preserve"> and reducing safety stock. Current manufacturing cycle time</w:t>
      </w:r>
      <w:r w:rsidR="002868EA">
        <w:t>s are on the order of</w:t>
      </w:r>
      <w:r w:rsidR="00F20496">
        <w:t xml:space="preserve"> 12 months and safety stock is</w:t>
      </w:r>
      <w:r w:rsidR="006C6348">
        <w:t xml:space="preserve"> about</w:t>
      </w:r>
      <w:r w:rsidR="00F20496">
        <w:t xml:space="preserve"> 6 months, meaning that </w:t>
      </w:r>
      <w:r w:rsidR="00A45582">
        <w:t>a factory</w:t>
      </w:r>
      <w:r w:rsidR="00F20496">
        <w:t xml:space="preserve"> need</w:t>
      </w:r>
      <w:r w:rsidR="00A45582">
        <w:t>s</w:t>
      </w:r>
      <w:r w:rsidR="00F20496">
        <w:t xml:space="preserve"> to be </w:t>
      </w:r>
      <w:r w:rsidR="00A45582">
        <w:t>starting a batch</w:t>
      </w:r>
      <w:r w:rsidR="00F20496">
        <w:t xml:space="preserve"> 18 months before it is sold. This makes it difficult to respond to changes in market demand. A substantial improvement in reliability could enable a reduction in safety stock to 3 months. Reduction in manufacturing cycle time from 12 to 3 months would enable a total supply chain cycle time of 6 months, which is more in line with the </w:t>
      </w:r>
      <w:r w:rsidR="002021AF">
        <w:t>6-month</w:t>
      </w:r>
      <w:r w:rsidR="00F20496">
        <w:t xml:space="preserve"> commercial forecast cycle.</w:t>
      </w:r>
      <w:r w:rsidR="00A45582">
        <w:t xml:space="preserve"> This would allow mult</w:t>
      </w:r>
      <w:r w:rsidR="00860575">
        <w:t>i</w:t>
      </w:r>
      <w:r w:rsidR="00A45582">
        <w:t>-product plants to adjust production to the pull of the market.</w:t>
      </w:r>
    </w:p>
    <w:p w14:paraId="099B3A6E" w14:textId="2A33C8A8" w:rsidR="00251CEE" w:rsidRDefault="00D82D6A" w:rsidP="005B617D">
      <w:r>
        <w:t>In order to achieve these goals,</w:t>
      </w:r>
      <w:r w:rsidR="00A9336C">
        <w:t xml:space="preserve"> we need </w:t>
      </w:r>
      <w:r w:rsidR="00024AD9">
        <w:t xml:space="preserve">a map and compass to help chose appropriate technologies and to measure progress. </w:t>
      </w:r>
      <w:r w:rsidR="008A3597">
        <w:t xml:space="preserve">Capital cost estimation, though relatively </w:t>
      </w:r>
      <w:r w:rsidR="00251CEE">
        <w:t>straightforward</w:t>
      </w:r>
      <w:r w:rsidR="008A3597">
        <w:t xml:space="preserve">, </w:t>
      </w:r>
      <w:r w:rsidR="00251CEE">
        <w:t xml:space="preserve">can be time-consuming and is </w:t>
      </w:r>
      <w:r w:rsidR="008A3597">
        <w:t xml:space="preserve">usually practiced by a very few people in any given company, and by even fewer academics. If the industry is to work towards processes that require less capital, </w:t>
      </w:r>
      <w:r w:rsidR="00251CEE">
        <w:t>bench scientists and engineers need to have simple surrogates of capital cost to tell them i</w:t>
      </w:r>
      <w:r w:rsidR="00AF4156">
        <w:t>f</w:t>
      </w:r>
      <w:r w:rsidR="00251CEE">
        <w:t xml:space="preserve"> their ideas are going in the right direction or not. One surrogate that is commonly used by engineers is the area of the factory, which is multiplied by an average cost per </w:t>
      </w:r>
      <w:r w:rsidR="00AF4156">
        <w:t>square foot</w:t>
      </w:r>
      <w:r w:rsidR="00251CEE">
        <w:t xml:space="preserve">. For the new single-use facilities, most of the capital cost is in the building, with about 15% or so from the process equipment. The problem is that there is no obvious correlation between a process description and the floorspace it will occupy. However, floorspace is related to the footprint of the equipment, which in turn is related to the volume of the </w:t>
      </w:r>
      <w:r w:rsidR="00251CEE">
        <w:lastRenderedPageBreak/>
        <w:t xml:space="preserve">equipment. </w:t>
      </w:r>
      <w:r w:rsidR="00F534F7">
        <w:t xml:space="preserve">If all equipment were cube-shaped, the footprint would be proportional to the volume to the 2/3 power. More data are required to validate this model, but a study of three plants, shown in </w:t>
      </w:r>
      <w:r w:rsidR="00F534F7">
        <w:fldChar w:fldCharType="begin"/>
      </w:r>
      <w:r w:rsidR="00F534F7">
        <w:instrText xml:space="preserve"> REF _Ref22139418 \h </w:instrText>
      </w:r>
      <w:r w:rsidR="00F534F7">
        <w:fldChar w:fldCharType="separate"/>
      </w:r>
      <w:r w:rsidR="00F534F7">
        <w:t xml:space="preserve">Figure </w:t>
      </w:r>
      <w:r w:rsidR="00F534F7">
        <w:rPr>
          <w:noProof/>
        </w:rPr>
        <w:t>1</w:t>
      </w:r>
      <w:r w:rsidR="00F534F7">
        <w:fldChar w:fldCharType="end"/>
      </w:r>
      <w:r w:rsidR="00F534F7">
        <w:t xml:space="preserve"> suggests it would be worth pursuing further. </w:t>
      </w:r>
    </w:p>
    <w:p w14:paraId="59D00694" w14:textId="77777777" w:rsidR="00F534F7" w:rsidRDefault="00F534F7" w:rsidP="00F534F7">
      <w:pPr>
        <w:keepNext/>
      </w:pPr>
      <w:r w:rsidRPr="00F534F7">
        <w:rPr>
          <w:noProof/>
        </w:rPr>
        <w:drawing>
          <wp:inline distT="0" distB="0" distL="0" distR="0" wp14:anchorId="4B830F70" wp14:editId="65C4E868">
            <wp:extent cx="2719346" cy="2679065"/>
            <wp:effectExtent l="0" t="0" r="11430" b="1333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735B6E6" w14:textId="766A1D2A" w:rsidR="00251CEE" w:rsidRDefault="00F534F7" w:rsidP="00F534F7">
      <w:pPr>
        <w:pStyle w:val="Caption"/>
      </w:pPr>
      <w:bookmarkStart w:id="9" w:name="_Ref22139418"/>
      <w:r>
        <w:t xml:space="preserve">Figure </w:t>
      </w:r>
      <w:fldSimple w:instr=" SEQ Figure \* ARABIC ">
        <w:r w:rsidR="006F2642">
          <w:rPr>
            <w:noProof/>
          </w:rPr>
          <w:t>1</w:t>
        </w:r>
      </w:fldSimple>
      <w:bookmarkEnd w:id="9"/>
      <w:r>
        <w:t xml:space="preserve">: Correlation between </w:t>
      </w:r>
      <w:proofErr w:type="spellStart"/>
      <w:r>
        <w:t>CapEx</w:t>
      </w:r>
      <w:proofErr w:type="spellEnd"/>
      <w:r>
        <w:t xml:space="preserve"> and volume</w:t>
      </w:r>
    </w:p>
    <w:p w14:paraId="0FE2D1C0" w14:textId="1D3B79E0" w:rsidR="00E54475" w:rsidRDefault="00026D3C" w:rsidP="005B617D">
      <w:r>
        <w:t xml:space="preserve">If the correlation in </w:t>
      </w:r>
      <w:r>
        <w:fldChar w:fldCharType="begin"/>
      </w:r>
      <w:r>
        <w:instrText xml:space="preserve"> REF _Ref22139418 \h </w:instrText>
      </w:r>
      <w:r>
        <w:fldChar w:fldCharType="separate"/>
      </w:r>
      <w:r>
        <w:t xml:space="preserve">Figure </w:t>
      </w:r>
      <w:r>
        <w:rPr>
          <w:noProof/>
        </w:rPr>
        <w:t>1</w:t>
      </w:r>
      <w:r>
        <w:fldChar w:fldCharType="end"/>
      </w:r>
      <w:r>
        <w:t xml:space="preserve"> is </w:t>
      </w:r>
      <w:r w:rsidR="00864983">
        <w:t xml:space="preserve">reasonably accurate, it provides </w:t>
      </w:r>
      <w:r w:rsidR="00D3587F">
        <w:t>a surrogate for cost that is more accessible to people developing new technology.</w:t>
      </w:r>
    </w:p>
    <w:p w14:paraId="0DBF452B" w14:textId="014826A9" w:rsidR="00D3587F" w:rsidRDefault="00D3587F" w:rsidP="005B617D">
      <w:r>
        <w:t>Reduction in cost for a new technology can be estimated as follows.</w:t>
      </w:r>
    </w:p>
    <w:p w14:paraId="6850A267" w14:textId="0F0323B8" w:rsidR="00026D3C" w:rsidRPr="00E054D6" w:rsidRDefault="009603C8" w:rsidP="005B617D">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den>
          </m:f>
          <m:sSup>
            <m:sSupPr>
              <m:ctrlPr>
                <w:rPr>
                  <w:rFonts w:ascii="Cambria Math" w:hAnsi="Cambria Math"/>
                  <w:i/>
                </w:rPr>
              </m:ctrlPr>
            </m:sSupPr>
            <m:e>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e>
              </m:d>
            </m:e>
            <m:sup>
              <m:r>
                <w:rPr>
                  <w:rFonts w:ascii="Cambria Math" w:hAnsi="Cambria Math"/>
                </w:rPr>
                <m:t>2/3</m:t>
              </m:r>
            </m:sup>
          </m:sSup>
        </m:oMath>
      </m:oMathPara>
    </w:p>
    <w:p w14:paraId="5AAA0938" w14:textId="5637A591" w:rsidR="00E054D6" w:rsidRDefault="00E054D6" w:rsidP="005B617D">
      <w:pPr>
        <w:rPr>
          <w:rFonts w:eastAsiaTheme="minorEastAsia"/>
        </w:rPr>
      </w:pPr>
      <w:r>
        <w:rPr>
          <w:rFonts w:eastAsiaTheme="minorEastAsia"/>
        </w:rPr>
        <w:t xml:space="preserve">Where C is the capital cost and V is the total process volume and subscript 1 represents legacy processes and subscript 2 represents </w:t>
      </w:r>
      <w:r w:rsidR="00510A52">
        <w:rPr>
          <w:rFonts w:eastAsiaTheme="minorEastAsia"/>
        </w:rPr>
        <w:t>the future state</w:t>
      </w:r>
      <w:r>
        <w:rPr>
          <w:rFonts w:eastAsiaTheme="minorEastAsia"/>
        </w:rPr>
        <w:t>. If capital cost is to be reduced by a factor of 300 to achieve the goal set out at the beginning of this paper, the reduction in volume is described by</w:t>
      </w:r>
    </w:p>
    <w:p w14:paraId="7E7B39B3" w14:textId="578A371A" w:rsidR="00E054D6" w:rsidRDefault="009603C8" w:rsidP="005B617D">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sSup>
            <m:sSupPr>
              <m:ctrlPr>
                <w:rPr>
                  <w:rFonts w:ascii="Cambria Math" w:hAnsi="Cambria Math"/>
                  <w:i/>
                </w:rPr>
              </m:ctrlPr>
            </m:sSupPr>
            <m:e>
              <m:r>
                <w:rPr>
                  <w:rFonts w:ascii="Cambria Math" w:hAnsi="Cambria Math"/>
                </w:rPr>
                <m:t>300</m:t>
              </m:r>
            </m:e>
            <m:sup>
              <m:r>
                <w:rPr>
                  <w:rFonts w:ascii="Cambria Math" w:hAnsi="Cambria Math"/>
                </w:rPr>
                <m:t>3/2</m:t>
              </m:r>
            </m:sup>
          </m:sSup>
          <m:r>
            <w:rPr>
              <w:rFonts w:ascii="Cambria Math" w:hAnsi="Cambria Math"/>
            </w:rPr>
            <m:t>=5,000</m:t>
          </m:r>
        </m:oMath>
      </m:oMathPara>
    </w:p>
    <w:p w14:paraId="6F169324" w14:textId="4E14D2AB" w:rsidR="008A66E0" w:rsidRDefault="00F534F7" w:rsidP="005B617D">
      <w:r>
        <w:t xml:space="preserve">The total volume of process equipment is something that can be easily calculated from a process </w:t>
      </w:r>
      <w:r w:rsidR="008B7646">
        <w:t xml:space="preserve">description and is more intuitive for people working at the bench. </w:t>
      </w:r>
      <w:r w:rsidR="008E68FA">
        <w:t>To normalize for the plant capacity, the important value is the volume [</w:t>
      </w:r>
      <w:r w:rsidR="008E68FA" w:rsidRPr="008E68FA">
        <w:t>m</w:t>
      </w:r>
      <w:proofErr w:type="gramStart"/>
      <w:r w:rsidR="008E68FA" w:rsidRPr="008E68FA">
        <w:rPr>
          <w:vertAlign w:val="superscript"/>
        </w:rPr>
        <w:t>3</w:t>
      </w:r>
      <w:r w:rsidR="008E68FA">
        <w:t>]</w:t>
      </w:r>
      <w:r w:rsidR="008E68FA" w:rsidRPr="008E68FA">
        <w:t>of</w:t>
      </w:r>
      <w:proofErr w:type="gramEnd"/>
      <w:r w:rsidR="008E68FA">
        <w:t xml:space="preserve"> the equipment divided by the capacity [kg/</w:t>
      </w:r>
      <w:proofErr w:type="spellStart"/>
      <w:r w:rsidR="008E68FA">
        <w:t>yr</w:t>
      </w:r>
      <w:proofErr w:type="spellEnd"/>
      <w:r w:rsidR="008E68FA">
        <w:t xml:space="preserve">]. </w:t>
      </w:r>
      <w:r w:rsidR="008A66E0">
        <w:t>An overall mass balance for the factory</w:t>
      </w:r>
      <w:r w:rsidR="008E68FA">
        <w:t xml:space="preserve"> can shows the following. </w:t>
      </w:r>
    </w:p>
    <w:p w14:paraId="30F2D0DC" w14:textId="0C36D3E8" w:rsidR="001C5559" w:rsidRPr="001C5559" w:rsidRDefault="008E68FA" w:rsidP="005B617D">
      <w:pPr>
        <w:rPr>
          <w:i/>
          <w:iCs/>
        </w:rPr>
      </w:pPr>
      <w:r>
        <w:rPr>
          <w:i/>
          <w:iCs/>
        </w:rPr>
        <w:t xml:space="preserve">θ </w:t>
      </w:r>
      <w:r w:rsidR="001C5559" w:rsidRPr="001C5559">
        <w:rPr>
          <w:i/>
          <w:iCs/>
        </w:rPr>
        <w:t>=</w:t>
      </w:r>
      <w:r>
        <w:rPr>
          <w:i/>
          <w:iCs/>
        </w:rPr>
        <w:t xml:space="preserve"> </w:t>
      </w:r>
      <w:r w:rsidR="001C5559" w:rsidRPr="001C5559">
        <w:rPr>
          <w:i/>
          <w:iCs/>
        </w:rPr>
        <w:t>throughput (kg/</w:t>
      </w:r>
      <w:proofErr w:type="spellStart"/>
      <w:r w:rsidR="001C5559" w:rsidRPr="001C5559">
        <w:rPr>
          <w:i/>
          <w:iCs/>
        </w:rPr>
        <w:t>yr</w:t>
      </w:r>
      <w:proofErr w:type="spellEnd"/>
      <w:r w:rsidR="001C5559" w:rsidRPr="001C5559">
        <w:rPr>
          <w:i/>
          <w:iCs/>
        </w:rPr>
        <w:t>)</w:t>
      </w:r>
    </w:p>
    <w:p w14:paraId="1C30CB61" w14:textId="040EA3CA" w:rsidR="001C5559" w:rsidRPr="001C5559" w:rsidRDefault="001C5559" w:rsidP="005B617D">
      <w:pPr>
        <w:rPr>
          <w:i/>
          <w:iCs/>
        </w:rPr>
      </w:pPr>
      <w:r w:rsidRPr="001C5559">
        <w:rPr>
          <w:i/>
          <w:iCs/>
        </w:rPr>
        <w:t>t</w:t>
      </w:r>
      <w:r w:rsidR="008E68FA">
        <w:rPr>
          <w:i/>
          <w:iCs/>
        </w:rPr>
        <w:t xml:space="preserve"> </w:t>
      </w:r>
      <w:r w:rsidRPr="001C5559">
        <w:rPr>
          <w:i/>
          <w:iCs/>
        </w:rPr>
        <w:t>=</w:t>
      </w:r>
      <w:r w:rsidR="008E68FA">
        <w:rPr>
          <w:i/>
          <w:iCs/>
        </w:rPr>
        <w:t xml:space="preserve"> </w:t>
      </w:r>
      <w:r w:rsidRPr="001C5559">
        <w:rPr>
          <w:i/>
          <w:iCs/>
        </w:rPr>
        <w:t>batch or residence time</w:t>
      </w:r>
    </w:p>
    <w:p w14:paraId="3FCF2D27" w14:textId="4ADF09BB" w:rsidR="001C5559" w:rsidRPr="001C5559" w:rsidRDefault="001C5559" w:rsidP="005B617D">
      <w:pPr>
        <w:rPr>
          <w:i/>
          <w:iCs/>
        </w:rPr>
      </w:pPr>
      <w:proofErr w:type="spellStart"/>
      <w:r w:rsidRPr="001C5559">
        <w:rPr>
          <w:i/>
          <w:iCs/>
        </w:rPr>
        <w:t>V</w:t>
      </w:r>
      <w:r w:rsidRPr="001C5559">
        <w:rPr>
          <w:i/>
          <w:iCs/>
          <w:vertAlign w:val="subscript"/>
        </w:rPr>
        <w:t>p</w:t>
      </w:r>
      <w:proofErr w:type="spellEnd"/>
      <w:r w:rsidR="008E68FA">
        <w:rPr>
          <w:i/>
          <w:iCs/>
          <w:vertAlign w:val="subscript"/>
        </w:rPr>
        <w:t xml:space="preserve"> </w:t>
      </w:r>
      <w:r w:rsidRPr="001C5559">
        <w:rPr>
          <w:i/>
          <w:iCs/>
        </w:rPr>
        <w:t>=</w:t>
      </w:r>
      <w:r w:rsidR="008E68FA">
        <w:rPr>
          <w:i/>
          <w:iCs/>
        </w:rPr>
        <w:t xml:space="preserve"> volume of equipment that touches the product, e.g. bioreactors, columns, holding tanks, etc.</w:t>
      </w:r>
    </w:p>
    <w:p w14:paraId="477C7CF0" w14:textId="61D27937" w:rsidR="001C5559" w:rsidRDefault="001C5559" w:rsidP="005B617D">
      <w:pPr>
        <w:rPr>
          <w:i/>
          <w:iCs/>
        </w:rPr>
      </w:pPr>
      <w:proofErr w:type="spellStart"/>
      <w:r w:rsidRPr="001C5559">
        <w:rPr>
          <w:i/>
          <w:iCs/>
        </w:rPr>
        <w:lastRenderedPageBreak/>
        <w:t>V</w:t>
      </w:r>
      <w:r w:rsidRPr="001C5559">
        <w:rPr>
          <w:i/>
          <w:iCs/>
          <w:vertAlign w:val="subscript"/>
        </w:rPr>
        <w:t>b</w:t>
      </w:r>
      <w:proofErr w:type="spellEnd"/>
      <w:r w:rsidRPr="001C5559">
        <w:rPr>
          <w:i/>
          <w:iCs/>
        </w:rPr>
        <w:t>=</w:t>
      </w:r>
      <w:r>
        <w:rPr>
          <w:i/>
          <w:iCs/>
        </w:rPr>
        <w:t>buffer and media tank volume</w:t>
      </w:r>
    </w:p>
    <w:p w14:paraId="06608522" w14:textId="7EF1D46C" w:rsidR="001C5559" w:rsidRPr="00F679AD" w:rsidRDefault="009603C8" w:rsidP="008E68FA">
      <w:pPr>
        <w:rPr>
          <w:rFonts w:eastAsiaTheme="minorEastAsia"/>
        </w:rPr>
      </w:pPr>
      <m:oMathPara>
        <m:oMathParaPr>
          <m:jc m:val="left"/>
        </m:oMathParaPr>
        <m:oMath>
          <m:acc>
            <m:accPr>
              <m:chr m:val="̅"/>
              <m:ctrlPr>
                <w:rPr>
                  <w:rFonts w:ascii="Cambria Math" w:hAnsi="Cambria Math"/>
                  <w:i/>
                </w:rPr>
              </m:ctrlPr>
            </m:accPr>
            <m:e>
              <m:r>
                <w:rPr>
                  <w:rFonts w:ascii="Cambria Math" w:hAnsi="Cambria Math"/>
                </w:rPr>
                <m:t>C</m:t>
              </m:r>
            </m:e>
          </m:acc>
          <m:r>
            <w:rPr>
              <w:rFonts w:ascii="Cambria Math" w:hAnsi="Cambria Math"/>
            </w:rPr>
            <m:t>=average product concentration in process</m:t>
          </m:r>
          <m:r>
            <m:rPr>
              <m:sty m:val="p"/>
            </m:rPr>
            <w:rPr>
              <w:rFonts w:ascii="Cambria Math" w:hAnsi="Cambria Math"/>
            </w:rPr>
            <w:br/>
          </m:r>
        </m:oMath>
        <m:oMath>
          <m:bar>
            <m:barPr>
              <m:pos m:val="top"/>
              <m:ctrlPr>
                <w:rPr>
                  <w:rFonts w:ascii="Cambria Math" w:eastAsiaTheme="minorEastAsia" w:hAnsi="Cambria Math"/>
                  <w:i/>
                </w:rPr>
              </m:ctrlPr>
            </m:barPr>
            <m:e>
              <m:r>
                <w:rPr>
                  <w:rFonts w:ascii="Cambria Math" w:eastAsiaTheme="minorEastAsia" w:hAnsi="Cambria Math"/>
                </w:rPr>
                <m:t>C</m:t>
              </m:r>
            </m:e>
          </m:ba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θt</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den>
          </m:f>
        </m:oMath>
      </m:oMathPara>
    </w:p>
    <w:p w14:paraId="454139B7" w14:textId="07615EDC" w:rsidR="00F534F7" w:rsidRDefault="00C40FB2" w:rsidP="008E68FA">
      <w:pPr>
        <w:ind w:left="720" w:hanging="720"/>
        <w:jc w:val="both"/>
        <w:rPr>
          <w:rFonts w:eastAsiaTheme="minorEastAsia"/>
        </w:rPr>
      </w:pPr>
      <w:r>
        <w:rPr>
          <w:rFonts w:eastAsiaTheme="minorEastAsia"/>
        </w:rPr>
        <w:t>Rearranging gives</w:t>
      </w:r>
    </w:p>
    <w:p w14:paraId="3D80E388" w14:textId="58D90802" w:rsidR="00C40FB2" w:rsidRPr="008E68FA" w:rsidRDefault="009603C8" w:rsidP="008E68FA">
      <w:pPr>
        <w:ind w:left="720" w:hanging="720"/>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num>
            <m:den>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bar>
                <m:barPr>
                  <m:pos m:val="top"/>
                  <m:ctrlPr>
                    <w:rPr>
                      <w:rFonts w:ascii="Cambria Math" w:eastAsiaTheme="minorEastAsia" w:hAnsi="Cambria Math"/>
                      <w:i/>
                    </w:rPr>
                  </m:ctrlPr>
                </m:barPr>
                <m:e>
                  <m:r>
                    <w:rPr>
                      <w:rFonts w:ascii="Cambria Math" w:eastAsiaTheme="minorEastAsia" w:hAnsi="Cambria Math"/>
                    </w:rPr>
                    <m:t>C</m:t>
                  </m:r>
                </m:e>
              </m:bar>
            </m:den>
          </m:f>
        </m:oMath>
      </m:oMathPara>
    </w:p>
    <w:p w14:paraId="38500F69" w14:textId="4D11B231" w:rsidR="00C40FB2" w:rsidRDefault="00C40FB2" w:rsidP="008E68FA">
      <w:pPr>
        <w:ind w:left="720" w:hanging="720"/>
        <w:jc w:val="both"/>
        <w:rPr>
          <w:rFonts w:eastAsiaTheme="minorEastAsia"/>
        </w:rPr>
      </w:pPr>
      <w:r>
        <w:rPr>
          <w:rFonts w:eastAsiaTheme="minorEastAsia"/>
        </w:rPr>
        <w:t>Defining</w:t>
      </w:r>
      <w:r w:rsidR="008E68FA">
        <w:rPr>
          <w:rFonts w:eastAsiaTheme="minorEastAsia"/>
        </w:rPr>
        <w:t xml:space="preserve"> the ratio of total volume to product-contacting volume,</w:t>
      </w:r>
      <w:r>
        <w:rPr>
          <w:rFonts w:eastAsiaTheme="minorEastAsia"/>
        </w:rPr>
        <w:t xml:space="preserve"> </w:t>
      </w:r>
      <m:oMath>
        <m:r>
          <w:rPr>
            <w:rFonts w:ascii="Cambria Math" w:eastAsiaTheme="minorEastAsia" w:hAnsi="Cambria Math"/>
          </w:rPr>
          <m:t>β≡</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den>
        </m:f>
      </m:oMath>
    </w:p>
    <w:p w14:paraId="71932EAA" w14:textId="11E0AA86" w:rsidR="00C40FB2" w:rsidRPr="008E68FA" w:rsidRDefault="009603C8" w:rsidP="008E68FA">
      <w:pPr>
        <w:ind w:left="720" w:hanging="720"/>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num>
            <m:den>
              <m:r>
                <w:rPr>
                  <w:rFonts w:ascii="Cambria Math" w:eastAsiaTheme="minorEastAsia" w:hAnsi="Cambria Math"/>
                </w:rPr>
                <m:t>θ</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βt</m:t>
              </m:r>
            </m:num>
            <m:den>
              <m:bar>
                <m:barPr>
                  <m:pos m:val="top"/>
                  <m:ctrlPr>
                    <w:rPr>
                      <w:rFonts w:ascii="Cambria Math" w:eastAsiaTheme="minorEastAsia" w:hAnsi="Cambria Math"/>
                      <w:i/>
                    </w:rPr>
                  </m:ctrlPr>
                </m:barPr>
                <m:e>
                  <m:r>
                    <w:rPr>
                      <w:rFonts w:ascii="Cambria Math" w:eastAsiaTheme="minorEastAsia" w:hAnsi="Cambria Math"/>
                    </w:rPr>
                    <m:t>C</m:t>
                  </m:r>
                </m:e>
              </m:bar>
            </m:den>
          </m:f>
        </m:oMath>
      </m:oMathPara>
    </w:p>
    <w:p w14:paraId="036EB330" w14:textId="5C4C825B" w:rsidR="00F534F7" w:rsidRDefault="008E68FA" w:rsidP="005B617D">
      <w:r>
        <w:t xml:space="preserve">Thus, the relative volume </w:t>
      </w:r>
      <w:r w:rsidR="00EA69B9">
        <w:t xml:space="preserve">(and therefore cost) </w:t>
      </w:r>
      <w:r>
        <w:t xml:space="preserve">of the factory is directly proportional to the residence time and </w:t>
      </w:r>
      <w:r w:rsidRPr="00EA69B9">
        <w:rPr>
          <w:i/>
          <w:iCs/>
        </w:rPr>
        <w:sym w:font="Symbol" w:char="F062"/>
      </w:r>
      <w:r>
        <w:t xml:space="preserve">, and inversely proportional to the average product concentration. </w:t>
      </w:r>
      <w:r w:rsidR="00EA69B9">
        <w:t xml:space="preserve">The variables were calculated for </w:t>
      </w:r>
      <w:r w:rsidR="00510A52">
        <w:t>two</w:t>
      </w:r>
      <w:r w:rsidR="00EA69B9">
        <w:t xml:space="preserve"> different plants and are shown in </w:t>
      </w:r>
      <w:r w:rsidR="00EA69B9">
        <w:fldChar w:fldCharType="begin"/>
      </w:r>
      <w:r w:rsidR="00EA69B9">
        <w:instrText xml:space="preserve"> REF _Ref22222988 \h </w:instrText>
      </w:r>
      <w:r w:rsidR="00EA69B9">
        <w:fldChar w:fldCharType="separate"/>
      </w:r>
      <w:r w:rsidR="00EA69B9">
        <w:t xml:space="preserve">Table </w:t>
      </w:r>
      <w:r w:rsidR="00EA69B9">
        <w:rPr>
          <w:noProof/>
        </w:rPr>
        <w:t>1</w:t>
      </w:r>
      <w:r w:rsidR="00EA69B9">
        <w:fldChar w:fldCharType="end"/>
      </w:r>
      <w:r w:rsidR="00EA69B9">
        <w:t>.</w:t>
      </w:r>
    </w:p>
    <w:p w14:paraId="087534B5" w14:textId="2A2DB114" w:rsidR="00EA69B9" w:rsidRPr="008E68FA" w:rsidRDefault="00EA69B9" w:rsidP="005B73BE">
      <w:pPr>
        <w:pStyle w:val="Caption"/>
        <w:keepNext/>
      </w:pPr>
      <w:bookmarkStart w:id="10" w:name="_Ref22222988"/>
      <w:r>
        <w:t xml:space="preserve">Table </w:t>
      </w:r>
      <w:fldSimple w:instr=" SEQ Table \* ARABIC ">
        <w:r>
          <w:rPr>
            <w:noProof/>
          </w:rPr>
          <w:t>1</w:t>
        </w:r>
      </w:fldSimple>
      <w:bookmarkEnd w:id="10"/>
      <w:r>
        <w:t>: Example mass balance values</w:t>
      </w:r>
    </w:p>
    <w:tbl>
      <w:tblPr>
        <w:tblStyle w:val="GridTable5Dark-Accent1"/>
        <w:tblW w:w="0" w:type="auto"/>
        <w:tblLook w:val="04A0" w:firstRow="1" w:lastRow="0" w:firstColumn="1" w:lastColumn="0" w:noHBand="0" w:noVBand="1"/>
      </w:tblPr>
      <w:tblGrid>
        <w:gridCol w:w="1300"/>
        <w:gridCol w:w="1300"/>
        <w:gridCol w:w="1300"/>
        <w:gridCol w:w="1300"/>
        <w:gridCol w:w="1300"/>
        <w:gridCol w:w="1300"/>
        <w:gridCol w:w="1300"/>
      </w:tblGrid>
      <w:tr w:rsidR="005B73BE" w:rsidRPr="005B73BE" w14:paraId="55A64667" w14:textId="77777777" w:rsidTr="005B73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3B8BD33" w14:textId="77777777" w:rsidR="005B73BE" w:rsidRPr="005B73BE" w:rsidRDefault="005B73BE">
            <w:r w:rsidRPr="005B73BE">
              <w:t>Case</w:t>
            </w:r>
          </w:p>
        </w:tc>
        <w:tc>
          <w:tcPr>
            <w:tcW w:w="1300" w:type="dxa"/>
            <w:noWrap/>
            <w:hideMark/>
          </w:tcPr>
          <w:p w14:paraId="313EFBC2" w14:textId="77777777" w:rsidR="005B73BE" w:rsidRPr="005B73BE" w:rsidRDefault="005B73BE">
            <w:pPr>
              <w:cnfStyle w:val="100000000000" w:firstRow="1" w:lastRow="0" w:firstColumn="0" w:lastColumn="0" w:oddVBand="0" w:evenVBand="0" w:oddHBand="0" w:evenHBand="0" w:firstRowFirstColumn="0" w:firstRowLastColumn="0" w:lastRowFirstColumn="0" w:lastRowLastColumn="0"/>
            </w:pPr>
            <w:r w:rsidRPr="005B73BE">
              <w:t>V</w:t>
            </w:r>
            <w:r w:rsidRPr="005B73BE">
              <w:rPr>
                <w:vertAlign w:val="subscript"/>
              </w:rPr>
              <w:t>t</w:t>
            </w:r>
            <w:r w:rsidRPr="005B73BE">
              <w:t xml:space="preserve"> (m</w:t>
            </w:r>
            <w:r w:rsidRPr="005B73BE">
              <w:rPr>
                <w:vertAlign w:val="superscript"/>
              </w:rPr>
              <w:t>3</w:t>
            </w:r>
            <w:r w:rsidRPr="005B73BE">
              <w:t>)</w:t>
            </w:r>
          </w:p>
        </w:tc>
        <w:tc>
          <w:tcPr>
            <w:tcW w:w="1300" w:type="dxa"/>
            <w:noWrap/>
            <w:hideMark/>
          </w:tcPr>
          <w:p w14:paraId="584D1E16" w14:textId="27957E6B" w:rsidR="005B73BE" w:rsidRPr="005B73BE" w:rsidRDefault="005B73BE">
            <w:pPr>
              <w:cnfStyle w:val="100000000000" w:firstRow="1" w:lastRow="0" w:firstColumn="0" w:lastColumn="0" w:oddVBand="0" w:evenVBand="0" w:oddHBand="0" w:evenHBand="0" w:firstRowFirstColumn="0" w:firstRowLastColumn="0" w:lastRowFirstColumn="0" w:lastRowLastColumn="0"/>
            </w:pPr>
            <w:bookmarkStart w:id="11" w:name="OLE_LINK1"/>
            <w:r w:rsidRPr="005B73BE">
              <w:rPr>
                <w:i/>
                <w:iCs/>
              </w:rPr>
              <w:sym w:font="Symbol" w:char="F020"/>
            </w:r>
            <w:r w:rsidRPr="005B73BE">
              <w:rPr>
                <w:i/>
                <w:iCs/>
              </w:rPr>
              <w:sym w:font="Symbol" w:char="F071"/>
            </w:r>
            <w:r>
              <w:t xml:space="preserve"> </w:t>
            </w:r>
            <w:bookmarkEnd w:id="11"/>
            <w:r w:rsidRPr="005B73BE">
              <w:t>(kg/y)</w:t>
            </w:r>
          </w:p>
        </w:tc>
        <w:tc>
          <w:tcPr>
            <w:tcW w:w="1300" w:type="dxa"/>
            <w:noWrap/>
            <w:hideMark/>
          </w:tcPr>
          <w:p w14:paraId="21881F51" w14:textId="743E7CE0" w:rsidR="005B73BE" w:rsidRPr="006F2642" w:rsidRDefault="005B73BE">
            <w:pPr>
              <w:cnfStyle w:val="100000000000" w:firstRow="1" w:lastRow="0" w:firstColumn="0" w:lastColumn="0" w:oddVBand="0" w:evenVBand="0" w:oddHBand="0" w:evenHBand="0" w:firstRowFirstColumn="0" w:firstRowLastColumn="0" w:lastRowFirstColumn="0" w:lastRowLastColumn="0"/>
            </w:pPr>
            <w:r w:rsidRPr="006F2642">
              <w:sym w:font="Symbol" w:char="F062"/>
            </w:r>
          </w:p>
        </w:tc>
        <w:tc>
          <w:tcPr>
            <w:tcW w:w="1300" w:type="dxa"/>
            <w:noWrap/>
            <w:hideMark/>
          </w:tcPr>
          <w:p w14:paraId="7E261A6C" w14:textId="77777777" w:rsidR="005B73BE" w:rsidRPr="005B73BE" w:rsidRDefault="005B73BE">
            <w:pPr>
              <w:cnfStyle w:val="100000000000" w:firstRow="1" w:lastRow="0" w:firstColumn="0" w:lastColumn="0" w:oddVBand="0" w:evenVBand="0" w:oddHBand="0" w:evenHBand="0" w:firstRowFirstColumn="0" w:firstRowLastColumn="0" w:lastRowFirstColumn="0" w:lastRowLastColumn="0"/>
            </w:pPr>
            <w:r w:rsidRPr="005B73BE">
              <w:rPr>
                <w:i/>
                <w:iCs/>
              </w:rPr>
              <w:t>t</w:t>
            </w:r>
            <w:r w:rsidRPr="005B73BE">
              <w:t xml:space="preserve"> (days)</w:t>
            </w:r>
          </w:p>
        </w:tc>
        <w:tc>
          <w:tcPr>
            <w:tcW w:w="1300" w:type="dxa"/>
            <w:noWrap/>
            <w:hideMark/>
          </w:tcPr>
          <w:p w14:paraId="16D0A3B0" w14:textId="77777777" w:rsidR="005B73BE" w:rsidRPr="005B73BE" w:rsidRDefault="005B73BE">
            <w:pPr>
              <w:cnfStyle w:val="100000000000" w:firstRow="1" w:lastRow="0" w:firstColumn="0" w:lastColumn="0" w:oddVBand="0" w:evenVBand="0" w:oddHBand="0" w:evenHBand="0" w:firstRowFirstColumn="0" w:firstRowLastColumn="0" w:lastRowFirstColumn="0" w:lastRowLastColumn="0"/>
            </w:pPr>
            <w:r w:rsidRPr="005B73BE">
              <w:t>C (g/L)</w:t>
            </w:r>
          </w:p>
        </w:tc>
        <w:tc>
          <w:tcPr>
            <w:tcW w:w="1300" w:type="dxa"/>
            <w:noWrap/>
            <w:hideMark/>
          </w:tcPr>
          <w:p w14:paraId="5D24538E" w14:textId="5EB5F1E8" w:rsidR="005B73BE" w:rsidRPr="005B73BE" w:rsidRDefault="005B73BE">
            <w:pPr>
              <w:cnfStyle w:val="100000000000" w:firstRow="1" w:lastRow="0" w:firstColumn="0" w:lastColumn="0" w:oddVBand="0" w:evenVBand="0" w:oddHBand="0" w:evenHBand="0" w:firstRowFirstColumn="0" w:firstRowLastColumn="0" w:lastRowFirstColumn="0" w:lastRowLastColumn="0"/>
            </w:pPr>
            <w:bookmarkStart w:id="12" w:name="OLE_LINK2"/>
            <w:r w:rsidRPr="005B73BE">
              <w:t>V</w:t>
            </w:r>
            <w:r w:rsidRPr="005B73BE">
              <w:rPr>
                <w:vertAlign w:val="subscript"/>
              </w:rPr>
              <w:t>t</w:t>
            </w:r>
            <w:r w:rsidRPr="005B73BE">
              <w:t>/</w:t>
            </w:r>
            <w:r w:rsidRPr="006F2642">
              <w:sym w:font="Symbol" w:char="F071"/>
            </w:r>
            <w:bookmarkEnd w:id="12"/>
          </w:p>
        </w:tc>
      </w:tr>
      <w:tr w:rsidR="005B73BE" w:rsidRPr="005B73BE" w14:paraId="67D30C6E" w14:textId="77777777" w:rsidTr="005B73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6E7B2C2" w14:textId="77777777" w:rsidR="005B73BE" w:rsidRPr="005B73BE" w:rsidRDefault="005B73BE" w:rsidP="005B73BE">
            <w:r w:rsidRPr="005B73BE">
              <w:t>1</w:t>
            </w:r>
          </w:p>
        </w:tc>
        <w:tc>
          <w:tcPr>
            <w:tcW w:w="1300" w:type="dxa"/>
            <w:noWrap/>
            <w:hideMark/>
          </w:tcPr>
          <w:p w14:paraId="61C1B868"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25</w:t>
            </w:r>
          </w:p>
        </w:tc>
        <w:tc>
          <w:tcPr>
            <w:tcW w:w="1300" w:type="dxa"/>
            <w:noWrap/>
            <w:hideMark/>
          </w:tcPr>
          <w:p w14:paraId="5FCC5841"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80</w:t>
            </w:r>
          </w:p>
        </w:tc>
        <w:tc>
          <w:tcPr>
            <w:tcW w:w="1300" w:type="dxa"/>
            <w:noWrap/>
            <w:hideMark/>
          </w:tcPr>
          <w:p w14:paraId="3D6293B9"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4.5</w:t>
            </w:r>
          </w:p>
        </w:tc>
        <w:tc>
          <w:tcPr>
            <w:tcW w:w="1300" w:type="dxa"/>
            <w:noWrap/>
            <w:hideMark/>
          </w:tcPr>
          <w:p w14:paraId="09C9FF72"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7</w:t>
            </w:r>
          </w:p>
        </w:tc>
        <w:tc>
          <w:tcPr>
            <w:tcW w:w="1300" w:type="dxa"/>
            <w:noWrap/>
            <w:hideMark/>
          </w:tcPr>
          <w:p w14:paraId="255966B9"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0.4</w:t>
            </w:r>
          </w:p>
        </w:tc>
        <w:tc>
          <w:tcPr>
            <w:tcW w:w="1300" w:type="dxa"/>
            <w:noWrap/>
            <w:hideMark/>
          </w:tcPr>
          <w:p w14:paraId="71C6846C" w14:textId="77777777" w:rsidR="005B73BE" w:rsidRPr="005B73BE" w:rsidRDefault="005B73BE" w:rsidP="005B73BE">
            <w:pPr>
              <w:cnfStyle w:val="000000100000" w:firstRow="0" w:lastRow="0" w:firstColumn="0" w:lastColumn="0" w:oddVBand="0" w:evenVBand="0" w:oddHBand="1" w:evenHBand="0" w:firstRowFirstColumn="0" w:firstRowLastColumn="0" w:lastRowFirstColumn="0" w:lastRowLastColumn="0"/>
            </w:pPr>
            <w:r w:rsidRPr="005B73BE">
              <w:t>0.3</w:t>
            </w:r>
          </w:p>
        </w:tc>
      </w:tr>
      <w:tr w:rsidR="005B73BE" w:rsidRPr="005B73BE" w14:paraId="0A42FA02" w14:textId="77777777" w:rsidTr="005B73BE">
        <w:trPr>
          <w:trHeight w:val="30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690D910" w14:textId="77777777" w:rsidR="005B73BE" w:rsidRPr="005B73BE" w:rsidRDefault="005B73BE" w:rsidP="005B73BE">
            <w:r w:rsidRPr="005B73BE">
              <w:t>2</w:t>
            </w:r>
          </w:p>
        </w:tc>
        <w:tc>
          <w:tcPr>
            <w:tcW w:w="1300" w:type="dxa"/>
            <w:noWrap/>
            <w:hideMark/>
          </w:tcPr>
          <w:p w14:paraId="1DE41361"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107</w:t>
            </w:r>
          </w:p>
        </w:tc>
        <w:tc>
          <w:tcPr>
            <w:tcW w:w="1300" w:type="dxa"/>
            <w:noWrap/>
            <w:hideMark/>
          </w:tcPr>
          <w:p w14:paraId="51C83E8A"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640</w:t>
            </w:r>
          </w:p>
        </w:tc>
        <w:tc>
          <w:tcPr>
            <w:tcW w:w="1300" w:type="dxa"/>
            <w:noWrap/>
            <w:hideMark/>
          </w:tcPr>
          <w:p w14:paraId="0A1406DB"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2.5</w:t>
            </w:r>
          </w:p>
        </w:tc>
        <w:tc>
          <w:tcPr>
            <w:tcW w:w="1300" w:type="dxa"/>
            <w:noWrap/>
            <w:hideMark/>
          </w:tcPr>
          <w:p w14:paraId="3D57C76A"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7</w:t>
            </w:r>
          </w:p>
        </w:tc>
        <w:tc>
          <w:tcPr>
            <w:tcW w:w="1300" w:type="dxa"/>
            <w:noWrap/>
            <w:hideMark/>
          </w:tcPr>
          <w:p w14:paraId="6B8A0EC3"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0.4</w:t>
            </w:r>
          </w:p>
        </w:tc>
        <w:tc>
          <w:tcPr>
            <w:tcW w:w="1300" w:type="dxa"/>
            <w:noWrap/>
            <w:hideMark/>
          </w:tcPr>
          <w:p w14:paraId="2A654634" w14:textId="77777777" w:rsidR="005B73BE" w:rsidRPr="005B73BE" w:rsidRDefault="005B73BE" w:rsidP="005B73BE">
            <w:pPr>
              <w:cnfStyle w:val="000000000000" w:firstRow="0" w:lastRow="0" w:firstColumn="0" w:lastColumn="0" w:oddVBand="0" w:evenVBand="0" w:oddHBand="0" w:evenHBand="0" w:firstRowFirstColumn="0" w:firstRowLastColumn="0" w:lastRowFirstColumn="0" w:lastRowLastColumn="0"/>
            </w:pPr>
            <w:r w:rsidRPr="005B73BE">
              <w:t>0.2</w:t>
            </w:r>
          </w:p>
        </w:tc>
      </w:tr>
    </w:tbl>
    <w:p w14:paraId="226F0CF7" w14:textId="2FD79B05" w:rsidR="00CF3607" w:rsidRDefault="00CF3607" w:rsidP="005B617D"/>
    <w:p w14:paraId="209BB821" w14:textId="6D991C25" w:rsidR="006F2642" w:rsidRDefault="00510A52" w:rsidP="00E9166A">
      <w:r>
        <w:t xml:space="preserve">A reduction in </w:t>
      </w:r>
      <w:r w:rsidRPr="005B73BE">
        <w:t>V</w:t>
      </w:r>
      <w:r w:rsidRPr="005B73BE">
        <w:rPr>
          <w:vertAlign w:val="subscript"/>
        </w:rPr>
        <w:t>t</w:t>
      </w:r>
      <w:r w:rsidRPr="005B73BE">
        <w:t>/</w:t>
      </w:r>
      <w:r w:rsidRPr="006F2642">
        <w:sym w:font="Symbol" w:char="F071"/>
      </w:r>
      <w:r>
        <w:rPr>
          <w:i/>
          <w:iCs/>
        </w:rPr>
        <w:t xml:space="preserve"> </w:t>
      </w:r>
      <w:r>
        <w:t>of 5,000 yields a value of 5x10</w:t>
      </w:r>
      <w:r>
        <w:rPr>
          <w:vertAlign w:val="superscript"/>
        </w:rPr>
        <w:t>-5</w:t>
      </w:r>
      <w:r w:rsidR="006F2642">
        <w:t xml:space="preserve">. I order to accomplish this, </w:t>
      </w:r>
      <w:r w:rsidR="006F2642">
        <w:sym w:font="Symbol" w:char="F062"/>
      </w:r>
      <w:r w:rsidR="006F2642">
        <w:t xml:space="preserve"> and </w:t>
      </w:r>
      <w:r w:rsidR="00E9166A">
        <w:t>residence time</w:t>
      </w:r>
      <w:r w:rsidR="006F2642">
        <w:t xml:space="preserve"> need to mini</w:t>
      </w:r>
      <w:r w:rsidR="00FA5226">
        <w:t>miz</w:t>
      </w:r>
      <w:r w:rsidR="00E9166A">
        <w:t xml:space="preserve">ed and average concentration needs to be maximized. Online buffer and media makeup would bring </w:t>
      </w:r>
      <w:r w:rsidR="00E9166A">
        <w:sym w:font="Symbol" w:char="F062"/>
      </w:r>
      <w:r w:rsidR="00E9166A">
        <w:t xml:space="preserve"> down to unity. </w:t>
      </w:r>
      <w:r w:rsidR="00E4564E">
        <w:t>For example, the NIIMBL/</w:t>
      </w:r>
      <w:proofErr w:type="spellStart"/>
      <w:r w:rsidR="00E4564E">
        <w:t>Biophorum</w:t>
      </w:r>
      <w:proofErr w:type="spellEnd"/>
      <w:r w:rsidR="00E4564E">
        <w:t xml:space="preserve"> buffer stock skid project aims to replace buffer tanks with standard highly concentrated single component stock solutions, acid, base, and water which are mixed at the point of use. This leaves residence time and average concentrations for further volume reduction.</w:t>
      </w:r>
      <w:r w:rsidR="00B51863">
        <w:t xml:space="preserve"> </w:t>
      </w:r>
      <w:r w:rsidR="00E9166A">
        <w:t xml:space="preserve">Since </w:t>
      </w:r>
      <w:proofErr w:type="spellStart"/>
      <w:r w:rsidR="00E9166A">
        <w:t>mAb</w:t>
      </w:r>
      <w:proofErr w:type="spellEnd"/>
      <w:r w:rsidR="00E9166A">
        <w:t xml:space="preserve"> concentrations of 100 g/L are difficult to obtain even in formulation buffer, </w:t>
      </w:r>
      <w:r w:rsidR="00E4564E">
        <w:t>we assume this is the upper limit for average concentration</w:t>
      </w:r>
      <w:r w:rsidR="00E9166A">
        <w:t xml:space="preserve">. </w:t>
      </w:r>
    </w:p>
    <w:p w14:paraId="7D62E581" w14:textId="3C0863FF" w:rsidR="00510A52" w:rsidRPr="002F4603" w:rsidRDefault="006F2642" w:rsidP="005B617D">
      <w:r>
        <w:fldChar w:fldCharType="begin"/>
      </w:r>
      <w:r>
        <w:instrText xml:space="preserve"> REF _Ref22302814 \h </w:instrText>
      </w:r>
      <w:r>
        <w:fldChar w:fldCharType="separate"/>
      </w:r>
      <w:r>
        <w:t xml:space="preserve">Figure </w:t>
      </w:r>
      <w:r>
        <w:rPr>
          <w:noProof/>
        </w:rPr>
        <w:t>2</w:t>
      </w:r>
      <w:r>
        <w:fldChar w:fldCharType="end"/>
      </w:r>
      <w:r w:rsidR="0020615E">
        <w:t xml:space="preserve">, which maps how to reach the </w:t>
      </w:r>
      <w:proofErr w:type="spellStart"/>
      <w:r w:rsidR="00183434">
        <w:t>CapEx</w:t>
      </w:r>
      <w:proofErr w:type="spellEnd"/>
      <w:r w:rsidR="00183434">
        <w:t xml:space="preserve"> goal</w:t>
      </w:r>
      <w:r w:rsidR="0020615E">
        <w:t xml:space="preserve"> set at the beginning of this paper, </w:t>
      </w:r>
      <w:r>
        <w:t xml:space="preserve">shows </w:t>
      </w:r>
      <w:r w:rsidR="00E4564E" w:rsidRPr="005B73BE">
        <w:t>V</w:t>
      </w:r>
      <w:r w:rsidR="00E4564E" w:rsidRPr="005B73BE">
        <w:rPr>
          <w:vertAlign w:val="subscript"/>
        </w:rPr>
        <w:t>t</w:t>
      </w:r>
      <w:r w:rsidR="00E4564E" w:rsidRPr="005B73BE">
        <w:t>/</w:t>
      </w:r>
      <w:r w:rsidR="00E4564E" w:rsidRPr="006F2642">
        <w:sym w:font="Symbol" w:char="F071"/>
      </w:r>
      <w:r w:rsidR="00E4564E">
        <w:rPr>
          <w:i/>
          <w:iCs/>
        </w:rPr>
        <w:t xml:space="preserve"> </w:t>
      </w:r>
      <w:r w:rsidR="00E4564E">
        <w:t xml:space="preserve">as a function </w:t>
      </w:r>
      <w:r>
        <w:t>of residence time and average concentration</w:t>
      </w:r>
      <w:r w:rsidR="00533547">
        <w:t xml:space="preserve">, </w:t>
      </w:r>
      <w:r w:rsidR="00E4564E">
        <w:t xml:space="preserve">assuming </w:t>
      </w:r>
      <w:r w:rsidR="00E4564E">
        <w:sym w:font="Symbol" w:char="F062"/>
      </w:r>
      <w:r w:rsidR="00E4564E">
        <w:t>=1</w:t>
      </w:r>
      <w:r>
        <w:t xml:space="preserve">. The bright red line </w:t>
      </w:r>
      <w:r w:rsidR="00E4564E">
        <w:t xml:space="preserve">at the upper left </w:t>
      </w:r>
      <w:r>
        <w:t xml:space="preserve">represents legacy processes in </w:t>
      </w:r>
      <w:r>
        <w:fldChar w:fldCharType="begin"/>
      </w:r>
      <w:r>
        <w:instrText xml:space="preserve"> REF _Ref22222988 \h </w:instrText>
      </w:r>
      <w:r>
        <w:fldChar w:fldCharType="separate"/>
      </w:r>
      <w:r>
        <w:t xml:space="preserve">Table </w:t>
      </w:r>
      <w:r>
        <w:rPr>
          <w:noProof/>
        </w:rPr>
        <w:t>1</w:t>
      </w:r>
      <w:r>
        <w:fldChar w:fldCharType="end"/>
      </w:r>
      <w:r>
        <w:t xml:space="preserve">. </w:t>
      </w:r>
      <w:r w:rsidR="00E4564E">
        <w:t>The bright green line at the lower left represents the target value of 5x10</w:t>
      </w:r>
      <w:r w:rsidR="00E4564E">
        <w:rPr>
          <w:vertAlign w:val="superscript"/>
        </w:rPr>
        <w:t>-5</w:t>
      </w:r>
      <w:r w:rsidR="00E4564E">
        <w:t xml:space="preserve">, which </w:t>
      </w:r>
      <w:r w:rsidR="00E7222F">
        <w:t>is assumed to</w:t>
      </w:r>
      <w:r w:rsidR="00E4564E">
        <w:t xml:space="preserve"> represent</w:t>
      </w:r>
      <w:r w:rsidR="00E7222F">
        <w:t xml:space="preserve"> </w:t>
      </w:r>
      <w:r w:rsidR="00E4564E">
        <w:t xml:space="preserve">the </w:t>
      </w:r>
      <w:r w:rsidR="00E7222F">
        <w:t xml:space="preserve">target </w:t>
      </w:r>
      <w:r w:rsidR="00E4564E">
        <w:t xml:space="preserve">300-fold capital </w:t>
      </w:r>
      <w:r w:rsidR="00E7222F">
        <w:t xml:space="preserve">reduction. </w:t>
      </w:r>
      <w:r w:rsidR="00B60931">
        <w:t>Th</w:t>
      </w:r>
      <w:r w:rsidR="00C62681">
        <w:t>is</w:t>
      </w:r>
      <w:r w:rsidR="00B60931">
        <w:t xml:space="preserve"> green line is theoretically possible for a downstream operation, but cells have inherent limitations. </w:t>
      </w:r>
      <w:proofErr w:type="gramStart"/>
      <w:r w:rsidR="00B60931">
        <w:t>Assuming that</w:t>
      </w:r>
      <w:proofErr w:type="gramEnd"/>
      <w:r w:rsidR="00B60931">
        <w:t xml:space="preserve"> a CHO cell </w:t>
      </w:r>
      <w:r w:rsidR="00B401C8">
        <w:t>has a diameter of 25µ</w:t>
      </w:r>
      <w:r w:rsidR="00FA03A8">
        <w:t xml:space="preserve"> and a specific productivity of 70 </w:t>
      </w:r>
      <w:proofErr w:type="spellStart"/>
      <w:r w:rsidR="00FA03A8">
        <w:t>pg</w:t>
      </w:r>
      <w:proofErr w:type="spellEnd"/>
      <w:r w:rsidR="00FA03A8">
        <w:t>/cell/day, that works out to</w:t>
      </w:r>
      <w:r w:rsidR="006968FD">
        <w:t xml:space="preserve"> a </w:t>
      </w:r>
      <w:r w:rsidR="006968FD" w:rsidRPr="005B73BE">
        <w:t>V</w:t>
      </w:r>
      <w:r w:rsidR="006968FD" w:rsidRPr="005B73BE">
        <w:rPr>
          <w:vertAlign w:val="subscript"/>
        </w:rPr>
        <w:t>t</w:t>
      </w:r>
      <w:r w:rsidR="006968FD" w:rsidRPr="005B73BE">
        <w:t>/</w:t>
      </w:r>
      <w:r w:rsidR="006968FD" w:rsidRPr="006F2642">
        <w:sym w:font="Symbol" w:char="F071"/>
      </w:r>
      <w:r w:rsidR="006968FD">
        <w:t xml:space="preserve"> </w:t>
      </w:r>
      <w:r w:rsidR="00FA03A8">
        <w:t xml:space="preserve"> </w:t>
      </w:r>
      <w:r w:rsidR="006968FD">
        <w:t>3x10</w:t>
      </w:r>
      <w:r w:rsidR="006968FD">
        <w:rPr>
          <w:vertAlign w:val="superscript"/>
        </w:rPr>
        <w:t>-4</w:t>
      </w:r>
      <w:r w:rsidR="006968FD">
        <w:t xml:space="preserve"> m</w:t>
      </w:r>
      <w:r w:rsidR="006968FD">
        <w:rPr>
          <w:vertAlign w:val="superscript"/>
        </w:rPr>
        <w:t>3</w:t>
      </w:r>
      <w:r w:rsidR="006968FD">
        <w:t>/(kg/</w:t>
      </w:r>
      <w:proofErr w:type="spellStart"/>
      <w:r w:rsidR="006968FD">
        <w:t>yr</w:t>
      </w:r>
      <w:proofErr w:type="spellEnd"/>
      <w:r w:rsidR="006968FD">
        <w:t>)</w:t>
      </w:r>
      <w:r w:rsidR="000C2C9A">
        <w:t xml:space="preserve">. This means that even if the cells were packed together, </w:t>
      </w:r>
      <w:r w:rsidR="003C74F9">
        <w:t>with no water between them, we’d be an order of magnitude away from the 5x10</w:t>
      </w:r>
      <w:r w:rsidR="003C74F9">
        <w:rPr>
          <w:vertAlign w:val="superscript"/>
        </w:rPr>
        <w:t>-5</w:t>
      </w:r>
      <w:r w:rsidR="003C74F9">
        <w:t xml:space="preserve"> target. Assuming the cells were at 50mm cells/mL</w:t>
      </w:r>
      <w:r w:rsidR="00164717">
        <w:t>, which has been widely reported for continuous processes,</w:t>
      </w:r>
      <w:r w:rsidR="003C74F9">
        <w:t xml:space="preserve"> </w:t>
      </w:r>
      <w:r w:rsidR="003C74F9" w:rsidRPr="005B73BE">
        <w:t>V</w:t>
      </w:r>
      <w:r w:rsidR="003C74F9" w:rsidRPr="005B73BE">
        <w:rPr>
          <w:vertAlign w:val="subscript"/>
        </w:rPr>
        <w:t>t</w:t>
      </w:r>
      <w:r w:rsidR="003C74F9" w:rsidRPr="005B73BE">
        <w:t>/</w:t>
      </w:r>
      <w:r w:rsidR="003C74F9" w:rsidRPr="006F2642">
        <w:sym w:font="Symbol" w:char="F071"/>
      </w:r>
      <w:r w:rsidR="003C74F9">
        <w:t xml:space="preserve"> would be </w:t>
      </w:r>
      <w:r w:rsidR="002F4603">
        <w:t>about 8x10</w:t>
      </w:r>
      <w:r w:rsidR="002F4603">
        <w:rPr>
          <w:vertAlign w:val="superscript"/>
        </w:rPr>
        <w:t>-4</w:t>
      </w:r>
      <w:r w:rsidR="002F4603">
        <w:t xml:space="preserve">. This means that </w:t>
      </w:r>
      <w:r w:rsidR="00213CA0">
        <w:lastRenderedPageBreak/>
        <w:t xml:space="preserve">higher specific productivity in CHO, or </w:t>
      </w:r>
      <w:r w:rsidR="00164717">
        <w:t xml:space="preserve">other hosts would probably be required to make the next order of magnitude reduction in volume. </w:t>
      </w:r>
    </w:p>
    <w:p w14:paraId="69101907" w14:textId="6EE60D49" w:rsidR="006F2642" w:rsidRDefault="003112E4" w:rsidP="006F2642">
      <w:pPr>
        <w:keepNext/>
      </w:pPr>
      <w:r>
        <w:rPr>
          <w:noProof/>
        </w:rPr>
        <w:drawing>
          <wp:inline distT="0" distB="0" distL="0" distR="0" wp14:anchorId="0A98A501" wp14:editId="2F24C603">
            <wp:extent cx="5943600" cy="4368165"/>
            <wp:effectExtent l="0" t="0" r="12700" b="13335"/>
            <wp:docPr id="1" name="Chart 1">
              <a:extLst xmlns:a="http://schemas.openxmlformats.org/drawingml/2006/main">
                <a:ext uri="{FF2B5EF4-FFF2-40B4-BE49-F238E27FC236}">
                  <a16:creationId xmlns:a16="http://schemas.microsoft.com/office/drawing/2014/main" id="{51BCE03E-5534-3F40-8956-B873D41AC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6D6445D" w14:textId="5D25775F" w:rsidR="00CF3607" w:rsidRDefault="006F2642" w:rsidP="006F2642">
      <w:pPr>
        <w:pStyle w:val="Caption"/>
      </w:pPr>
      <w:bookmarkStart w:id="13" w:name="_Ref22302814"/>
      <w:r>
        <w:t xml:space="preserve">Figure </w:t>
      </w:r>
      <w:fldSimple w:instr=" SEQ Figure \* ARABIC ">
        <w:r>
          <w:rPr>
            <w:noProof/>
          </w:rPr>
          <w:t>2</w:t>
        </w:r>
      </w:fldSimple>
      <w:bookmarkEnd w:id="13"/>
      <w:r>
        <w:t xml:space="preserve">: Constraints on Reducing </w:t>
      </w:r>
      <w:r w:rsidRPr="005B73BE">
        <w:t>V</w:t>
      </w:r>
      <w:r w:rsidRPr="005B73BE">
        <w:rPr>
          <w:vertAlign w:val="subscript"/>
        </w:rPr>
        <w:t>t</w:t>
      </w:r>
      <w:r w:rsidRPr="005B73BE">
        <w:t>/</w:t>
      </w:r>
      <w:r w:rsidRPr="006F2642">
        <w:sym w:font="Symbol" w:char="F071"/>
      </w:r>
    </w:p>
    <w:p w14:paraId="35114646" w14:textId="12196A5F" w:rsidR="00A6298A" w:rsidRDefault="00A6298A" w:rsidP="00A6298A">
      <w:r w:rsidRPr="00705869">
        <w:t>Reliable continuous processing using standard parts could deliver the benefits we are looking for</w:t>
      </w:r>
      <w:r w:rsidR="00BC48E9">
        <w:t xml:space="preserve"> by reducing cycle time and </w:t>
      </w:r>
      <w:r w:rsidR="00601715">
        <w:t>increasing average concentration</w:t>
      </w:r>
      <w:r w:rsidRPr="00705869">
        <w:t>. If standard equipment could be put together in a standardized way, it might be possible to have a generic validation package and dramatically reduce IQ/OQ/PQ, which would gain even more time</w:t>
      </w:r>
      <w:r>
        <w:t xml:space="preserve"> and reduce capital cost</w:t>
      </w:r>
      <w:r w:rsidRPr="00705869">
        <w:t>.</w:t>
      </w:r>
      <w:r>
        <w:t xml:space="preserve"> Even further savings could be generated by using a “validation out of place” approach where modules could be validated before being swapped into the manufacturing line.</w:t>
      </w:r>
    </w:p>
    <w:p w14:paraId="72C1B0BC" w14:textId="77777777" w:rsidR="00A6298A" w:rsidRDefault="00A6298A" w:rsidP="00A6298A">
      <w:r>
        <w:t xml:space="preserve">Cycle time for continuous processing is inherently shorter than for batch processing. If we co-located primary and secondary manufacturing, we could eliminate the freezing, hold, shipping and thawing steps, which would further decrease cycle time. </w:t>
      </w:r>
    </w:p>
    <w:p w14:paraId="0BA61D2D" w14:textId="77777777" w:rsidR="00A6298A" w:rsidRDefault="00A6298A" w:rsidP="00A6298A">
      <w:r>
        <w:t xml:space="preserve">Continuous upstream processing for biopharmaceuticals has been done for decades, but there have been problems with process reliability, especially when keeping cultures running for long periods of time. We should put a lot of effort into technologies that will improve the reliability of continuous processes. We also need to consider the entire factory, including downstream processing, ancillary </w:t>
      </w:r>
      <w:r>
        <w:lastRenderedPageBreak/>
        <w:t>processes like media and buffer preparation, PAT, and process control. For example, as the continuous production bioreactor and chromatography columns shrink, the media and buffer tanks can grow unless technologies are developed to make media and buffers continuously from powder and eliminate the tank farms.</w:t>
      </w:r>
    </w:p>
    <w:p w14:paraId="28F28606" w14:textId="797CFDE6" w:rsidR="00CF3607" w:rsidRDefault="00486817" w:rsidP="005B617D">
      <w:r>
        <w:t xml:space="preserve">A NIIMBL-led program on continuous bioprocessing </w:t>
      </w:r>
      <w:r w:rsidR="00237213">
        <w:t>could achieve the goals set out above. The program would have the following component</w:t>
      </w:r>
      <w:r w:rsidR="00EA4D12">
        <w:t xml:space="preserve"> projects</w:t>
      </w:r>
      <w:r w:rsidR="00237213">
        <w:t>:</w:t>
      </w:r>
    </w:p>
    <w:p w14:paraId="61E221B9" w14:textId="69467896" w:rsidR="00B04B3D" w:rsidRDefault="00B04B3D" w:rsidP="00B04B3D">
      <w:pPr>
        <w:pStyle w:val="ListParagraph"/>
        <w:numPr>
          <w:ilvl w:val="0"/>
          <w:numId w:val="8"/>
        </w:numPr>
      </w:pPr>
      <w:r>
        <w:t xml:space="preserve">Development of an open source, standard platform continuous bioprocess to manufacture the NIST </w:t>
      </w:r>
      <w:proofErr w:type="spellStart"/>
      <w:r>
        <w:t>mAb</w:t>
      </w:r>
      <w:proofErr w:type="spellEnd"/>
      <w:r>
        <w:t>. Standard feedstocks will be made at designated laboratories and made available to technology projects. Using a standard process would enable better evaluation of improvements and facilitate collaboration between companies, universities and government. The platform will be updated as technology improvements are made.</w:t>
      </w:r>
    </w:p>
    <w:p w14:paraId="4F8D0342" w14:textId="42581729" w:rsidR="00E50F0C" w:rsidRDefault="00E50F0C" w:rsidP="00E50F0C">
      <w:pPr>
        <w:pStyle w:val="ListParagraph"/>
        <w:numPr>
          <w:ilvl w:val="1"/>
          <w:numId w:val="8"/>
        </w:numPr>
      </w:pPr>
      <w:r>
        <w:t>The platform standard would also include standards for physical, electronic, and data connections between unit operations in continuous processing.</w:t>
      </w:r>
    </w:p>
    <w:p w14:paraId="487D5131" w14:textId="424FBDEC" w:rsidR="00025A31" w:rsidRPr="00950F54" w:rsidRDefault="00025A31" w:rsidP="00E50F0C">
      <w:pPr>
        <w:pStyle w:val="ListParagraph"/>
        <w:numPr>
          <w:ilvl w:val="1"/>
          <w:numId w:val="8"/>
        </w:numPr>
      </w:pPr>
      <w:r>
        <w:t xml:space="preserve">A physical </w:t>
      </w:r>
      <w:r w:rsidR="00C87101">
        <w:t>process will be established, not just a design or standard. The physical system could in a NIIMBL lab, for all members to use.</w:t>
      </w:r>
    </w:p>
    <w:p w14:paraId="50B2FC8E" w14:textId="11DA0E28" w:rsidR="00B04B3D" w:rsidRDefault="00B04B3D" w:rsidP="00B04B3D">
      <w:pPr>
        <w:pStyle w:val="ListParagraph"/>
        <w:numPr>
          <w:ilvl w:val="0"/>
          <w:numId w:val="8"/>
        </w:numPr>
      </w:pPr>
      <w:r>
        <w:t xml:space="preserve">Collaboration between industry and FDA to write a case study showing what a control strategy for a continuous process could look like, along with a sample pathway for transition of a </w:t>
      </w:r>
      <w:proofErr w:type="spellStart"/>
      <w:r>
        <w:t>mAb</w:t>
      </w:r>
      <w:proofErr w:type="spellEnd"/>
      <w:r>
        <w:t xml:space="preserve"> from batch to the new continuous process. This case study would be analogous to the A-</w:t>
      </w:r>
      <w:proofErr w:type="spellStart"/>
      <w:r>
        <w:t>mAb</w:t>
      </w:r>
      <w:proofErr w:type="spellEnd"/>
      <w:r>
        <w:t xml:space="preserve"> case study of the 2000’s, but instead of establishing a common understanding of </w:t>
      </w:r>
      <w:proofErr w:type="spellStart"/>
      <w:r>
        <w:t>QbD</w:t>
      </w:r>
      <w:proofErr w:type="spellEnd"/>
      <w:r>
        <w:t>, it would enable a common understanding of how to change from batch to continuous processes and develop a continuous bioprocess control strategy.</w:t>
      </w:r>
    </w:p>
    <w:p w14:paraId="755DD45E" w14:textId="66D532AF" w:rsidR="006D65BF" w:rsidRDefault="006D65BF" w:rsidP="00B04B3D">
      <w:pPr>
        <w:pStyle w:val="ListParagraph"/>
        <w:numPr>
          <w:ilvl w:val="0"/>
          <w:numId w:val="8"/>
        </w:numPr>
      </w:pPr>
      <w:r>
        <w:t xml:space="preserve">Extension of buffer stock blending skid </w:t>
      </w:r>
      <w:r w:rsidR="00D60E16">
        <w:t>to media for continuous culture.</w:t>
      </w:r>
    </w:p>
    <w:p w14:paraId="3FB0B806" w14:textId="7BE89368" w:rsidR="004D5FC1" w:rsidRDefault="006C2C2C" w:rsidP="003F4783">
      <w:pPr>
        <w:pStyle w:val="ListParagraph"/>
        <w:numPr>
          <w:ilvl w:val="0"/>
          <w:numId w:val="8"/>
        </w:numPr>
      </w:pPr>
      <w:r>
        <w:t>Conceptual design of a facility</w:t>
      </w:r>
      <w:r w:rsidR="008173DE">
        <w:t xml:space="preserve"> in collaboration with an A&amp;E firm, equipment suppliers, and biopharmaceutical manufacturers</w:t>
      </w:r>
      <w:r w:rsidR="00CB18E6">
        <w:t>,</w:t>
      </w:r>
      <w:r>
        <w:t xml:space="preserve"> that could achieve the </w:t>
      </w:r>
      <w:r w:rsidR="00D80B69">
        <w:t xml:space="preserve">10-year </w:t>
      </w:r>
      <w:r>
        <w:t>goals</w:t>
      </w:r>
      <w:r w:rsidR="00D80B69">
        <w:t xml:space="preserve"> above</w:t>
      </w:r>
      <w:r>
        <w:t xml:space="preserve">, even though some of the </w:t>
      </w:r>
      <w:r w:rsidR="00753BAD">
        <w:t>technology doesn’t yet exist</w:t>
      </w:r>
      <w:r w:rsidR="00CB18E6">
        <w:t xml:space="preserve">. The design will show </w:t>
      </w:r>
      <w:r w:rsidR="00497F98">
        <w:t>where</w:t>
      </w:r>
      <w:r w:rsidR="00CB18E6">
        <w:t xml:space="preserve"> innovation is needed</w:t>
      </w:r>
      <w:r w:rsidR="00CD0612">
        <w:t xml:space="preserve"> and set goals for unit operations</w:t>
      </w:r>
      <w:r w:rsidR="00497F98">
        <w:t>.</w:t>
      </w:r>
      <w:r w:rsidR="00D80B69">
        <w:t xml:space="preserve"> This </w:t>
      </w:r>
      <w:r w:rsidR="00EA4D12">
        <w:t xml:space="preserve">design will </w:t>
      </w:r>
      <w:r w:rsidR="004F59E0">
        <w:t>bring the 10-year goals to life</w:t>
      </w:r>
      <w:r w:rsidR="00EA4D12">
        <w:t>.</w:t>
      </w:r>
      <w:r w:rsidR="00703C22">
        <w:t xml:space="preserve"> Previous “</w:t>
      </w:r>
      <w:r w:rsidR="008224EF">
        <w:t>factory</w:t>
      </w:r>
      <w:r w:rsidR="00703C22">
        <w:t xml:space="preserve"> of the future” efforts have focused on new ways to build </w:t>
      </w:r>
      <w:r w:rsidR="002F0640">
        <w:t>and lay out factories. This effort will be different because it focuses on the core process technologies that will be used in the factory</w:t>
      </w:r>
      <w:r w:rsidR="008224EF">
        <w:t xml:space="preserve"> and recognizes the link between the process and the facility that makes the process possible.</w:t>
      </w:r>
      <w:r w:rsidR="00583EA0">
        <w:t xml:space="preserve"> This project will also confirm or refine the process volume to </w:t>
      </w:r>
      <w:proofErr w:type="spellStart"/>
      <w:r w:rsidR="00583EA0">
        <w:t>CapEx</w:t>
      </w:r>
      <w:proofErr w:type="spellEnd"/>
      <w:r w:rsidR="00583EA0">
        <w:t xml:space="preserve"> correlation </w:t>
      </w:r>
      <w:r w:rsidR="008B55F2">
        <w:t xml:space="preserve">and goals </w:t>
      </w:r>
      <w:r w:rsidR="00583EA0">
        <w:t>discussed above.</w:t>
      </w:r>
    </w:p>
    <w:p w14:paraId="76F17024" w14:textId="7DB0404B" w:rsidR="004F59E0" w:rsidRDefault="004F59E0" w:rsidP="003F4783">
      <w:pPr>
        <w:pStyle w:val="ListParagraph"/>
        <w:numPr>
          <w:ilvl w:val="0"/>
          <w:numId w:val="8"/>
        </w:numPr>
      </w:pPr>
      <w:r>
        <w:t xml:space="preserve">Roadmap project to determine technologies required to achieve the </w:t>
      </w:r>
      <w:r w:rsidR="001E2036">
        <w:t>10-year</w:t>
      </w:r>
      <w:r>
        <w:t xml:space="preserve"> vision.</w:t>
      </w:r>
      <w:r w:rsidR="000620A1">
        <w:t xml:space="preserve"> This will result in a plan for a series or projects to deliver the vision.</w:t>
      </w:r>
    </w:p>
    <w:p w14:paraId="43897A71" w14:textId="019C8C0D" w:rsidR="004F59E0" w:rsidRDefault="004F59E0" w:rsidP="004F59E0">
      <w:pPr>
        <w:pStyle w:val="ListParagraph"/>
        <w:numPr>
          <w:ilvl w:val="1"/>
          <w:numId w:val="8"/>
        </w:numPr>
      </w:pPr>
      <w:r>
        <w:t>Individual projects determined by the overarching roadmap</w:t>
      </w:r>
      <w:r w:rsidR="00C275EE">
        <w:t xml:space="preserve"> that will deliver the technologies required to achieve the </w:t>
      </w:r>
      <w:r w:rsidR="001E2036">
        <w:t>10-year</w:t>
      </w:r>
      <w:r w:rsidR="00C275EE">
        <w:t xml:space="preserve"> vision.</w:t>
      </w:r>
    </w:p>
    <w:p w14:paraId="6DB56DF7" w14:textId="38432A16" w:rsidR="00836690" w:rsidRDefault="00836690" w:rsidP="00836690">
      <w:pPr>
        <w:pStyle w:val="ListParagraph"/>
        <w:numPr>
          <w:ilvl w:val="2"/>
          <w:numId w:val="8"/>
        </w:numPr>
      </w:pPr>
      <w:r>
        <w:t>Real-time release projects</w:t>
      </w:r>
    </w:p>
    <w:p w14:paraId="03B25AB9" w14:textId="78BD3972" w:rsidR="00836690" w:rsidRDefault="00836690" w:rsidP="00836690">
      <w:pPr>
        <w:pStyle w:val="ListParagraph"/>
        <w:numPr>
          <w:ilvl w:val="2"/>
          <w:numId w:val="8"/>
        </w:numPr>
      </w:pPr>
      <w:r>
        <w:t>Miniaturization projects</w:t>
      </w:r>
    </w:p>
    <w:p w14:paraId="0E51CFDD" w14:textId="162578C3" w:rsidR="00836690" w:rsidRDefault="00836690" w:rsidP="00836690">
      <w:pPr>
        <w:pStyle w:val="ListParagraph"/>
        <w:numPr>
          <w:ilvl w:val="2"/>
          <w:numId w:val="8"/>
        </w:numPr>
      </w:pPr>
      <w:r>
        <w:t>Reliability projects, including fault prediction and avoidance as well as making processes intrinsically more reliable</w:t>
      </w:r>
      <w:r w:rsidR="000F4176">
        <w:t xml:space="preserve"> through simplification.</w:t>
      </w:r>
    </w:p>
    <w:p w14:paraId="742AA968" w14:textId="52E58B51" w:rsidR="00DB34FA" w:rsidRDefault="00F06037" w:rsidP="00237213">
      <w:pPr>
        <w:pStyle w:val="ListParagraph"/>
        <w:numPr>
          <w:ilvl w:val="0"/>
          <w:numId w:val="8"/>
        </w:numPr>
      </w:pPr>
      <w:r>
        <w:lastRenderedPageBreak/>
        <w:t xml:space="preserve">In collaboration with equipment suppliers, we’ll chose a unit operation </w:t>
      </w:r>
      <w:r w:rsidR="00C6543A">
        <w:t>for miniaturization and standardization and estimate how small such a piece of equipment would need to be, and what technology innovations would be required to make it feasible.</w:t>
      </w:r>
    </w:p>
    <w:p w14:paraId="323E38DF" w14:textId="472A8614" w:rsidR="00B04B3D" w:rsidRPr="00950F54" w:rsidRDefault="000C0AB2" w:rsidP="00CB4757">
      <w:pPr>
        <w:pStyle w:val="ListParagraph"/>
        <w:numPr>
          <w:ilvl w:val="0"/>
          <w:numId w:val="8"/>
        </w:numPr>
      </w:pPr>
      <w:r>
        <w:t xml:space="preserve">Development of equipment standards required to move from custom designs to “off the shelf.” </w:t>
      </w:r>
    </w:p>
    <w:sectPr w:rsidR="00B04B3D" w:rsidRPr="00950F54" w:rsidSect="00BE48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6E5D7" w14:textId="77777777" w:rsidR="006F676D" w:rsidRDefault="006F676D" w:rsidP="008C7ADF">
      <w:pPr>
        <w:spacing w:after="0" w:line="240" w:lineRule="auto"/>
      </w:pPr>
      <w:r>
        <w:separator/>
      </w:r>
    </w:p>
  </w:endnote>
  <w:endnote w:type="continuationSeparator" w:id="0">
    <w:p w14:paraId="3015AB10" w14:textId="77777777" w:rsidR="006F676D" w:rsidRDefault="006F676D" w:rsidP="008C7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7D331E" w14:textId="77777777" w:rsidR="006F676D" w:rsidRDefault="006F676D" w:rsidP="008C7ADF">
      <w:pPr>
        <w:spacing w:after="0" w:line="240" w:lineRule="auto"/>
      </w:pPr>
      <w:r>
        <w:separator/>
      </w:r>
    </w:p>
  </w:footnote>
  <w:footnote w:type="continuationSeparator" w:id="0">
    <w:p w14:paraId="22E8BE80" w14:textId="77777777" w:rsidR="006F676D" w:rsidRDefault="006F676D" w:rsidP="008C7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3AE3"/>
    <w:multiLevelType w:val="hybridMultilevel"/>
    <w:tmpl w:val="AF6E7EC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2D2A84"/>
    <w:multiLevelType w:val="hybridMultilevel"/>
    <w:tmpl w:val="A4B0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00BC1"/>
    <w:multiLevelType w:val="hybridMultilevel"/>
    <w:tmpl w:val="4BB02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C6739"/>
    <w:multiLevelType w:val="hybridMultilevel"/>
    <w:tmpl w:val="6EDA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93B8C"/>
    <w:multiLevelType w:val="hybridMultilevel"/>
    <w:tmpl w:val="73283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7210C9"/>
    <w:multiLevelType w:val="hybridMultilevel"/>
    <w:tmpl w:val="1D50D1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4E7C99"/>
    <w:multiLevelType w:val="hybridMultilevel"/>
    <w:tmpl w:val="92B4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A36204"/>
    <w:multiLevelType w:val="hybridMultilevel"/>
    <w:tmpl w:val="EB3E4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
  </w:num>
  <w:num w:numId="4">
    <w:abstractNumId w:val="5"/>
  </w:num>
  <w:num w:numId="5">
    <w:abstractNumId w:val="0"/>
  </w:num>
  <w:num w:numId="6">
    <w:abstractNumId w:val="6"/>
  </w:num>
  <w:num w:numId="7">
    <w:abstractNumId w:val="3"/>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offman, Jon">
    <w15:presenceInfo w15:providerId="AD" w15:userId="S::klqj388@astrazeneca.net::8aef971a-c79f-40b6-92ad-bf1239c9e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DE"/>
    <w:rsid w:val="00024AD9"/>
    <w:rsid w:val="00025A31"/>
    <w:rsid w:val="00026D3C"/>
    <w:rsid w:val="000357A8"/>
    <w:rsid w:val="0003680A"/>
    <w:rsid w:val="000620A1"/>
    <w:rsid w:val="000647D1"/>
    <w:rsid w:val="00065A85"/>
    <w:rsid w:val="00073680"/>
    <w:rsid w:val="00073C9D"/>
    <w:rsid w:val="00074AF8"/>
    <w:rsid w:val="000804ED"/>
    <w:rsid w:val="000912FD"/>
    <w:rsid w:val="000937C5"/>
    <w:rsid w:val="00093D0A"/>
    <w:rsid w:val="0009409A"/>
    <w:rsid w:val="000A72F9"/>
    <w:rsid w:val="000C0AB2"/>
    <w:rsid w:val="000C2C9A"/>
    <w:rsid w:val="000C5936"/>
    <w:rsid w:val="000D6206"/>
    <w:rsid w:val="000E00CF"/>
    <w:rsid w:val="000E18B9"/>
    <w:rsid w:val="000E65B0"/>
    <w:rsid w:val="000E7C04"/>
    <w:rsid w:val="000F4176"/>
    <w:rsid w:val="001056C2"/>
    <w:rsid w:val="00113272"/>
    <w:rsid w:val="00142F37"/>
    <w:rsid w:val="00155453"/>
    <w:rsid w:val="00164717"/>
    <w:rsid w:val="001649AD"/>
    <w:rsid w:val="001664E0"/>
    <w:rsid w:val="00170770"/>
    <w:rsid w:val="00180328"/>
    <w:rsid w:val="00181E7A"/>
    <w:rsid w:val="00183434"/>
    <w:rsid w:val="00186296"/>
    <w:rsid w:val="00196A46"/>
    <w:rsid w:val="001A0510"/>
    <w:rsid w:val="001A3366"/>
    <w:rsid w:val="001C28FB"/>
    <w:rsid w:val="001C5559"/>
    <w:rsid w:val="001E2036"/>
    <w:rsid w:val="001E5436"/>
    <w:rsid w:val="001F4B1D"/>
    <w:rsid w:val="002012DE"/>
    <w:rsid w:val="002021AF"/>
    <w:rsid w:val="00203BA6"/>
    <w:rsid w:val="00203DB7"/>
    <w:rsid w:val="0020615E"/>
    <w:rsid w:val="002112E4"/>
    <w:rsid w:val="00213CA0"/>
    <w:rsid w:val="00237213"/>
    <w:rsid w:val="00251CEE"/>
    <w:rsid w:val="002551EC"/>
    <w:rsid w:val="002566EF"/>
    <w:rsid w:val="002868EA"/>
    <w:rsid w:val="00290E08"/>
    <w:rsid w:val="002940DA"/>
    <w:rsid w:val="00294FB2"/>
    <w:rsid w:val="002A1F39"/>
    <w:rsid w:val="002B49B4"/>
    <w:rsid w:val="002C1FA9"/>
    <w:rsid w:val="002D18E7"/>
    <w:rsid w:val="002D4E7F"/>
    <w:rsid w:val="002F0640"/>
    <w:rsid w:val="002F4603"/>
    <w:rsid w:val="003065C0"/>
    <w:rsid w:val="003112E4"/>
    <w:rsid w:val="0036251D"/>
    <w:rsid w:val="003648C8"/>
    <w:rsid w:val="00377DDE"/>
    <w:rsid w:val="00395D5E"/>
    <w:rsid w:val="003A140F"/>
    <w:rsid w:val="003A5463"/>
    <w:rsid w:val="003B1C8F"/>
    <w:rsid w:val="003B746E"/>
    <w:rsid w:val="003C4FD8"/>
    <w:rsid w:val="003C74F9"/>
    <w:rsid w:val="003D01E4"/>
    <w:rsid w:val="003D2E67"/>
    <w:rsid w:val="003D4D39"/>
    <w:rsid w:val="003D77B6"/>
    <w:rsid w:val="003F1D33"/>
    <w:rsid w:val="003F4783"/>
    <w:rsid w:val="003F5BD0"/>
    <w:rsid w:val="00410996"/>
    <w:rsid w:val="00427E3B"/>
    <w:rsid w:val="0043773D"/>
    <w:rsid w:val="0045187D"/>
    <w:rsid w:val="0046333C"/>
    <w:rsid w:val="00464645"/>
    <w:rsid w:val="004669E0"/>
    <w:rsid w:val="00486817"/>
    <w:rsid w:val="00487BA4"/>
    <w:rsid w:val="00491AB0"/>
    <w:rsid w:val="00496DC3"/>
    <w:rsid w:val="00497F98"/>
    <w:rsid w:val="004A7330"/>
    <w:rsid w:val="004C45B7"/>
    <w:rsid w:val="004D0F4D"/>
    <w:rsid w:val="004D5FC1"/>
    <w:rsid w:val="004D6187"/>
    <w:rsid w:val="004F00F7"/>
    <w:rsid w:val="004F59E0"/>
    <w:rsid w:val="00501EFE"/>
    <w:rsid w:val="00505B51"/>
    <w:rsid w:val="00507B88"/>
    <w:rsid w:val="00510A52"/>
    <w:rsid w:val="00511EB4"/>
    <w:rsid w:val="0052055F"/>
    <w:rsid w:val="005205ED"/>
    <w:rsid w:val="005266F1"/>
    <w:rsid w:val="005330DC"/>
    <w:rsid w:val="0053336A"/>
    <w:rsid w:val="00533547"/>
    <w:rsid w:val="00536BB2"/>
    <w:rsid w:val="0055322E"/>
    <w:rsid w:val="00556180"/>
    <w:rsid w:val="00583EA0"/>
    <w:rsid w:val="0059183B"/>
    <w:rsid w:val="0059325D"/>
    <w:rsid w:val="00597B0A"/>
    <w:rsid w:val="005B41FA"/>
    <w:rsid w:val="005B617D"/>
    <w:rsid w:val="005B703A"/>
    <w:rsid w:val="005B73BE"/>
    <w:rsid w:val="005C31F0"/>
    <w:rsid w:val="005C474F"/>
    <w:rsid w:val="005C7CC0"/>
    <w:rsid w:val="005D3BA4"/>
    <w:rsid w:val="005D6F5B"/>
    <w:rsid w:val="005F041B"/>
    <w:rsid w:val="006006EF"/>
    <w:rsid w:val="00601715"/>
    <w:rsid w:val="0062380D"/>
    <w:rsid w:val="006351D2"/>
    <w:rsid w:val="0064531C"/>
    <w:rsid w:val="0066564C"/>
    <w:rsid w:val="006760C0"/>
    <w:rsid w:val="00693F2F"/>
    <w:rsid w:val="006968FD"/>
    <w:rsid w:val="006C23FE"/>
    <w:rsid w:val="006C2C2C"/>
    <w:rsid w:val="006C6348"/>
    <w:rsid w:val="006C767B"/>
    <w:rsid w:val="006D65BF"/>
    <w:rsid w:val="006E0E89"/>
    <w:rsid w:val="006F2642"/>
    <w:rsid w:val="006F676D"/>
    <w:rsid w:val="006F7254"/>
    <w:rsid w:val="00700FDC"/>
    <w:rsid w:val="00703C22"/>
    <w:rsid w:val="00705869"/>
    <w:rsid w:val="00705F28"/>
    <w:rsid w:val="00714182"/>
    <w:rsid w:val="00723E9A"/>
    <w:rsid w:val="00730553"/>
    <w:rsid w:val="007348C6"/>
    <w:rsid w:val="007507E6"/>
    <w:rsid w:val="00753BAD"/>
    <w:rsid w:val="007558D5"/>
    <w:rsid w:val="00755FB0"/>
    <w:rsid w:val="00780E6E"/>
    <w:rsid w:val="00781531"/>
    <w:rsid w:val="00792F23"/>
    <w:rsid w:val="007A62E0"/>
    <w:rsid w:val="007B68DE"/>
    <w:rsid w:val="007B79DB"/>
    <w:rsid w:val="007D1E0F"/>
    <w:rsid w:val="007F589E"/>
    <w:rsid w:val="00806804"/>
    <w:rsid w:val="008173DE"/>
    <w:rsid w:val="008224EF"/>
    <w:rsid w:val="0082623B"/>
    <w:rsid w:val="00833084"/>
    <w:rsid w:val="00836690"/>
    <w:rsid w:val="008369D6"/>
    <w:rsid w:val="00860575"/>
    <w:rsid w:val="00860828"/>
    <w:rsid w:val="00864983"/>
    <w:rsid w:val="008A23E9"/>
    <w:rsid w:val="008A3597"/>
    <w:rsid w:val="008A4501"/>
    <w:rsid w:val="008A66E0"/>
    <w:rsid w:val="008B55F2"/>
    <w:rsid w:val="008B7646"/>
    <w:rsid w:val="008C7ADF"/>
    <w:rsid w:val="008D51A2"/>
    <w:rsid w:val="008E68FA"/>
    <w:rsid w:val="008F1C57"/>
    <w:rsid w:val="008F5E9C"/>
    <w:rsid w:val="00906690"/>
    <w:rsid w:val="00917659"/>
    <w:rsid w:val="0092437E"/>
    <w:rsid w:val="00925008"/>
    <w:rsid w:val="00925705"/>
    <w:rsid w:val="00950F54"/>
    <w:rsid w:val="0095437C"/>
    <w:rsid w:val="00956BBC"/>
    <w:rsid w:val="009603C8"/>
    <w:rsid w:val="00975FA9"/>
    <w:rsid w:val="00976100"/>
    <w:rsid w:val="00982BBB"/>
    <w:rsid w:val="009A78CA"/>
    <w:rsid w:val="009B0B7F"/>
    <w:rsid w:val="009B6F92"/>
    <w:rsid w:val="009C63F2"/>
    <w:rsid w:val="009F0641"/>
    <w:rsid w:val="009F601E"/>
    <w:rsid w:val="00A04F14"/>
    <w:rsid w:val="00A20561"/>
    <w:rsid w:val="00A30185"/>
    <w:rsid w:val="00A33F74"/>
    <w:rsid w:val="00A45582"/>
    <w:rsid w:val="00A45B59"/>
    <w:rsid w:val="00A6298A"/>
    <w:rsid w:val="00A6383E"/>
    <w:rsid w:val="00A67427"/>
    <w:rsid w:val="00A80D02"/>
    <w:rsid w:val="00A9230B"/>
    <w:rsid w:val="00A9336C"/>
    <w:rsid w:val="00AA0A9C"/>
    <w:rsid w:val="00AA7D88"/>
    <w:rsid w:val="00AC5078"/>
    <w:rsid w:val="00AE10D3"/>
    <w:rsid w:val="00AE391C"/>
    <w:rsid w:val="00AE55D7"/>
    <w:rsid w:val="00AE593E"/>
    <w:rsid w:val="00AF3957"/>
    <w:rsid w:val="00AF4156"/>
    <w:rsid w:val="00B04B3D"/>
    <w:rsid w:val="00B05402"/>
    <w:rsid w:val="00B166F9"/>
    <w:rsid w:val="00B2609D"/>
    <w:rsid w:val="00B31F30"/>
    <w:rsid w:val="00B32BD8"/>
    <w:rsid w:val="00B401C8"/>
    <w:rsid w:val="00B50AAA"/>
    <w:rsid w:val="00B51863"/>
    <w:rsid w:val="00B53FFE"/>
    <w:rsid w:val="00B60931"/>
    <w:rsid w:val="00B61CB0"/>
    <w:rsid w:val="00B71A2A"/>
    <w:rsid w:val="00B847A2"/>
    <w:rsid w:val="00B87080"/>
    <w:rsid w:val="00B9558E"/>
    <w:rsid w:val="00BA0765"/>
    <w:rsid w:val="00BB0142"/>
    <w:rsid w:val="00BB1B33"/>
    <w:rsid w:val="00BB3C89"/>
    <w:rsid w:val="00BC1ABE"/>
    <w:rsid w:val="00BC48E9"/>
    <w:rsid w:val="00BC4E8E"/>
    <w:rsid w:val="00BD2DC9"/>
    <w:rsid w:val="00BE481B"/>
    <w:rsid w:val="00BE57A2"/>
    <w:rsid w:val="00BE61E8"/>
    <w:rsid w:val="00BF0BE7"/>
    <w:rsid w:val="00C06B2A"/>
    <w:rsid w:val="00C11F34"/>
    <w:rsid w:val="00C231CB"/>
    <w:rsid w:val="00C275EE"/>
    <w:rsid w:val="00C362E2"/>
    <w:rsid w:val="00C40FB2"/>
    <w:rsid w:val="00C437F2"/>
    <w:rsid w:val="00C51786"/>
    <w:rsid w:val="00C61566"/>
    <w:rsid w:val="00C62681"/>
    <w:rsid w:val="00C6543A"/>
    <w:rsid w:val="00C67FC7"/>
    <w:rsid w:val="00C7310F"/>
    <w:rsid w:val="00C7456B"/>
    <w:rsid w:val="00C77824"/>
    <w:rsid w:val="00C87101"/>
    <w:rsid w:val="00C97BF7"/>
    <w:rsid w:val="00CA0C39"/>
    <w:rsid w:val="00CA2777"/>
    <w:rsid w:val="00CB07EC"/>
    <w:rsid w:val="00CB18E6"/>
    <w:rsid w:val="00CB3479"/>
    <w:rsid w:val="00CB426E"/>
    <w:rsid w:val="00CB4757"/>
    <w:rsid w:val="00CB7D6A"/>
    <w:rsid w:val="00CC4824"/>
    <w:rsid w:val="00CD0612"/>
    <w:rsid w:val="00CD323C"/>
    <w:rsid w:val="00CD4D0E"/>
    <w:rsid w:val="00CE25A2"/>
    <w:rsid w:val="00CE555A"/>
    <w:rsid w:val="00CF015F"/>
    <w:rsid w:val="00CF0877"/>
    <w:rsid w:val="00CF3607"/>
    <w:rsid w:val="00CF4074"/>
    <w:rsid w:val="00D00FE8"/>
    <w:rsid w:val="00D102FB"/>
    <w:rsid w:val="00D135F8"/>
    <w:rsid w:val="00D3587F"/>
    <w:rsid w:val="00D530BC"/>
    <w:rsid w:val="00D54328"/>
    <w:rsid w:val="00D60E16"/>
    <w:rsid w:val="00D80B69"/>
    <w:rsid w:val="00D82D6A"/>
    <w:rsid w:val="00DA6FA5"/>
    <w:rsid w:val="00DB34FA"/>
    <w:rsid w:val="00DB6B00"/>
    <w:rsid w:val="00DC5815"/>
    <w:rsid w:val="00DE1A07"/>
    <w:rsid w:val="00DE739F"/>
    <w:rsid w:val="00DE7BD8"/>
    <w:rsid w:val="00DF094B"/>
    <w:rsid w:val="00DF3209"/>
    <w:rsid w:val="00DF6C5F"/>
    <w:rsid w:val="00DF7B6F"/>
    <w:rsid w:val="00E03E86"/>
    <w:rsid w:val="00E054D6"/>
    <w:rsid w:val="00E2510E"/>
    <w:rsid w:val="00E344CF"/>
    <w:rsid w:val="00E41BE9"/>
    <w:rsid w:val="00E44561"/>
    <w:rsid w:val="00E4564E"/>
    <w:rsid w:val="00E505F2"/>
    <w:rsid w:val="00E50B8C"/>
    <w:rsid w:val="00E50F0C"/>
    <w:rsid w:val="00E52B49"/>
    <w:rsid w:val="00E54475"/>
    <w:rsid w:val="00E54724"/>
    <w:rsid w:val="00E574DF"/>
    <w:rsid w:val="00E60FA9"/>
    <w:rsid w:val="00E7222F"/>
    <w:rsid w:val="00E86A91"/>
    <w:rsid w:val="00E9166A"/>
    <w:rsid w:val="00EA436E"/>
    <w:rsid w:val="00EA4D12"/>
    <w:rsid w:val="00EA69B9"/>
    <w:rsid w:val="00F00552"/>
    <w:rsid w:val="00F06037"/>
    <w:rsid w:val="00F100A9"/>
    <w:rsid w:val="00F20496"/>
    <w:rsid w:val="00F31438"/>
    <w:rsid w:val="00F319F8"/>
    <w:rsid w:val="00F41F1A"/>
    <w:rsid w:val="00F42555"/>
    <w:rsid w:val="00F43215"/>
    <w:rsid w:val="00F475BF"/>
    <w:rsid w:val="00F5197A"/>
    <w:rsid w:val="00F534F7"/>
    <w:rsid w:val="00F655B2"/>
    <w:rsid w:val="00F6672F"/>
    <w:rsid w:val="00F67117"/>
    <w:rsid w:val="00F679AD"/>
    <w:rsid w:val="00F71FFC"/>
    <w:rsid w:val="00F73864"/>
    <w:rsid w:val="00F947FE"/>
    <w:rsid w:val="00F9679B"/>
    <w:rsid w:val="00FA03A8"/>
    <w:rsid w:val="00FA5226"/>
    <w:rsid w:val="00FC5CCE"/>
    <w:rsid w:val="00FC6C9B"/>
    <w:rsid w:val="00FC7AE3"/>
    <w:rsid w:val="00FD2E27"/>
    <w:rsid w:val="00FD60AC"/>
    <w:rsid w:val="00FD7309"/>
    <w:rsid w:val="00FE1E42"/>
    <w:rsid w:val="00FE6E11"/>
    <w:rsid w:val="00FE7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3532"/>
  <w15:docId w15:val="{93B6F028-C936-4760-B9C7-26F1C75F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481B"/>
  </w:style>
  <w:style w:type="paragraph" w:styleId="Heading1">
    <w:name w:val="heading 1"/>
    <w:basedOn w:val="Normal"/>
    <w:next w:val="Normal"/>
    <w:link w:val="Heading1Char"/>
    <w:uiPriority w:val="9"/>
    <w:qFormat/>
    <w:rsid w:val="00377D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18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9230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7DD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7DD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77DD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2D18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8E7"/>
    <w:rPr>
      <w:rFonts w:ascii="Tahoma" w:hAnsi="Tahoma" w:cs="Tahoma"/>
      <w:sz w:val="16"/>
      <w:szCs w:val="16"/>
    </w:rPr>
  </w:style>
  <w:style w:type="paragraph" w:styleId="Caption">
    <w:name w:val="caption"/>
    <w:basedOn w:val="Normal"/>
    <w:next w:val="Normal"/>
    <w:uiPriority w:val="35"/>
    <w:unhideWhenUsed/>
    <w:qFormat/>
    <w:rsid w:val="00BB1B33"/>
    <w:pPr>
      <w:spacing w:line="240" w:lineRule="auto"/>
    </w:pPr>
    <w:rPr>
      <w:b/>
      <w:bCs/>
      <w:color w:val="4F81BD" w:themeColor="accent1"/>
      <w:sz w:val="18"/>
      <w:szCs w:val="18"/>
    </w:rPr>
  </w:style>
  <w:style w:type="paragraph" w:styleId="ListParagraph">
    <w:name w:val="List Paragraph"/>
    <w:basedOn w:val="Normal"/>
    <w:uiPriority w:val="34"/>
    <w:qFormat/>
    <w:rsid w:val="00427E3B"/>
    <w:pPr>
      <w:ind w:left="720"/>
      <w:contextualSpacing/>
    </w:pPr>
  </w:style>
  <w:style w:type="paragraph" w:styleId="FootnoteText">
    <w:name w:val="footnote text"/>
    <w:basedOn w:val="Normal"/>
    <w:link w:val="FootnoteTextChar"/>
    <w:uiPriority w:val="99"/>
    <w:semiHidden/>
    <w:unhideWhenUsed/>
    <w:rsid w:val="008C7A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7ADF"/>
    <w:rPr>
      <w:sz w:val="20"/>
      <w:szCs w:val="20"/>
    </w:rPr>
  </w:style>
  <w:style w:type="character" w:styleId="FootnoteReference">
    <w:name w:val="footnote reference"/>
    <w:basedOn w:val="DefaultParagraphFont"/>
    <w:uiPriority w:val="99"/>
    <w:semiHidden/>
    <w:unhideWhenUsed/>
    <w:rsid w:val="008C7ADF"/>
    <w:rPr>
      <w:vertAlign w:val="superscript"/>
    </w:rPr>
  </w:style>
  <w:style w:type="character" w:customStyle="1" w:styleId="Heading2Char">
    <w:name w:val="Heading 2 Char"/>
    <w:basedOn w:val="DefaultParagraphFont"/>
    <w:link w:val="Heading2"/>
    <w:uiPriority w:val="9"/>
    <w:rsid w:val="004518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9230B"/>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D00FE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00FE8"/>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8A66E0"/>
    <w:rPr>
      <w:color w:val="808080"/>
    </w:rPr>
  </w:style>
  <w:style w:type="table" w:styleId="TableGridLight">
    <w:name w:val="Grid Table Light"/>
    <w:basedOn w:val="TableNormal"/>
    <w:uiPriority w:val="40"/>
    <w:rsid w:val="00EA6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EA69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Grid">
    <w:name w:val="Table Grid"/>
    <w:basedOn w:val="TableNormal"/>
    <w:uiPriority w:val="59"/>
    <w:rsid w:val="005B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481312">
      <w:bodyDiv w:val="1"/>
      <w:marLeft w:val="0"/>
      <w:marRight w:val="0"/>
      <w:marTop w:val="0"/>
      <w:marBottom w:val="0"/>
      <w:divBdr>
        <w:top w:val="none" w:sz="0" w:space="0" w:color="auto"/>
        <w:left w:val="none" w:sz="0" w:space="0" w:color="auto"/>
        <w:bottom w:val="none" w:sz="0" w:space="0" w:color="auto"/>
        <w:right w:val="none" w:sz="0" w:space="0" w:color="auto"/>
      </w:divBdr>
    </w:div>
    <w:div w:id="1516579692">
      <w:bodyDiv w:val="1"/>
      <w:marLeft w:val="0"/>
      <w:marRight w:val="0"/>
      <w:marTop w:val="0"/>
      <w:marBottom w:val="0"/>
      <w:divBdr>
        <w:top w:val="none" w:sz="0" w:space="0" w:color="auto"/>
        <w:left w:val="none" w:sz="0" w:space="0" w:color="auto"/>
        <w:bottom w:val="none" w:sz="0" w:space="0" w:color="auto"/>
        <w:right w:val="none" w:sz="0" w:space="0" w:color="auto"/>
      </w:divBdr>
    </w:div>
    <w:div w:id="1738551583">
      <w:bodyDiv w:val="1"/>
      <w:marLeft w:val="0"/>
      <w:marRight w:val="0"/>
      <w:marTop w:val="0"/>
      <w:marBottom w:val="0"/>
      <w:divBdr>
        <w:top w:val="none" w:sz="0" w:space="0" w:color="auto"/>
        <w:left w:val="none" w:sz="0" w:space="0" w:color="auto"/>
        <w:bottom w:val="none" w:sz="0" w:space="0" w:color="auto"/>
        <w:right w:val="none" w:sz="0" w:space="0" w:color="auto"/>
      </w:divBdr>
    </w:div>
    <w:div w:id="209855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jqe38148\Documents\Conference%20abstracts%20and%20presentations\recovery%20abstract%202016%20v2.xlsm"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224d59d28c6626b/Documents/Work/NIIMBL/recovery%20abstract%202016%20updated%202019.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'CapEx correlation'!$N$16</c:f>
              <c:strCache>
                <c:ptCount val="1"/>
                <c:pt idx="0">
                  <c:v>Normalized Capex</c:v>
                </c:pt>
              </c:strCache>
            </c:strRef>
          </c:tx>
          <c:spPr>
            <a:ln w="28575">
              <a:noFill/>
            </a:ln>
          </c:spPr>
          <c:marker>
            <c:symbol val="circle"/>
            <c:size val="10"/>
          </c:marker>
          <c:trendline>
            <c:spPr>
              <a:ln w="31750">
                <a:prstDash val="solid"/>
              </a:ln>
            </c:spPr>
            <c:trendlineType val="linear"/>
            <c:backward val="1"/>
            <c:intercept val="0"/>
            <c:dispRSqr val="0"/>
            <c:dispEq val="0"/>
          </c:trendline>
          <c:xVal>
            <c:numRef>
              <c:f>'CapEx correlation'!$M$17:$M$19</c:f>
              <c:numCache>
                <c:formatCode>0</c:formatCode>
                <c:ptCount val="3"/>
                <c:pt idx="0">
                  <c:v>1</c:v>
                </c:pt>
                <c:pt idx="1">
                  <c:v>3.6512489329916584</c:v>
                </c:pt>
                <c:pt idx="2">
                  <c:v>3.4692858815534007</c:v>
                </c:pt>
              </c:numCache>
            </c:numRef>
          </c:xVal>
          <c:yVal>
            <c:numRef>
              <c:f>'CapEx correlation'!$N$17:$N$19</c:f>
              <c:numCache>
                <c:formatCode>0</c:formatCode>
                <c:ptCount val="3"/>
                <c:pt idx="0">
                  <c:v>1</c:v>
                </c:pt>
                <c:pt idx="1">
                  <c:v>3.6</c:v>
                </c:pt>
                <c:pt idx="2">
                  <c:v>4.8</c:v>
                </c:pt>
              </c:numCache>
            </c:numRef>
          </c:yVal>
          <c:smooth val="0"/>
          <c:extLst>
            <c:ext xmlns:c16="http://schemas.microsoft.com/office/drawing/2014/chart" uri="{C3380CC4-5D6E-409C-BE32-E72D297353CC}">
              <c16:uniqueId val="{00000001-861F-CC48-A935-000C07682D43}"/>
            </c:ext>
          </c:extLst>
        </c:ser>
        <c:dLbls>
          <c:showLegendKey val="0"/>
          <c:showVal val="0"/>
          <c:showCatName val="0"/>
          <c:showSerName val="0"/>
          <c:showPercent val="0"/>
          <c:showBubbleSize val="0"/>
        </c:dLbls>
        <c:axId val="179611136"/>
        <c:axId val="179613056"/>
      </c:scatterChart>
      <c:valAx>
        <c:axId val="179611136"/>
        <c:scaling>
          <c:orientation val="minMax"/>
        </c:scaling>
        <c:delete val="0"/>
        <c:axPos val="b"/>
        <c:majorGridlines>
          <c:spPr>
            <a:ln>
              <a:solidFill>
                <a:schemeClr val="bg1">
                  <a:lumMod val="75000"/>
                </a:schemeClr>
              </a:solidFill>
            </a:ln>
          </c:spPr>
        </c:majorGridlines>
        <c:title>
          <c:tx>
            <c:rich>
              <a:bodyPr/>
              <a:lstStyle/>
              <a:p>
                <a:pPr>
                  <a:defRPr/>
                </a:pPr>
                <a:r>
                  <a:rPr lang="en-US"/>
                  <a:t>Normalized Process Volume⅔</a:t>
                </a:r>
              </a:p>
            </c:rich>
          </c:tx>
          <c:overlay val="0"/>
        </c:title>
        <c:numFmt formatCode="0" sourceLinked="1"/>
        <c:majorTickMark val="out"/>
        <c:minorTickMark val="none"/>
        <c:tickLblPos val="nextTo"/>
        <c:crossAx val="179613056"/>
        <c:crosses val="autoZero"/>
        <c:crossBetween val="midCat"/>
      </c:valAx>
      <c:valAx>
        <c:axId val="179613056"/>
        <c:scaling>
          <c:orientation val="minMax"/>
          <c:max val="5"/>
        </c:scaling>
        <c:delete val="0"/>
        <c:axPos val="l"/>
        <c:majorGridlines/>
        <c:title>
          <c:tx>
            <c:rich>
              <a:bodyPr rot="-5400000" vert="horz"/>
              <a:lstStyle/>
              <a:p>
                <a:pPr>
                  <a:defRPr/>
                </a:pPr>
                <a:r>
                  <a:rPr lang="en-US"/>
                  <a:t>Normalized CapEx</a:t>
                </a:r>
              </a:p>
            </c:rich>
          </c:tx>
          <c:overlay val="0"/>
        </c:title>
        <c:numFmt formatCode="0" sourceLinked="1"/>
        <c:majorTickMark val="out"/>
        <c:minorTickMark val="none"/>
        <c:tickLblPos val="nextTo"/>
        <c:spPr>
          <a:ln>
            <a:solidFill>
              <a:schemeClr val="bg1">
                <a:lumMod val="75000"/>
              </a:schemeClr>
            </a:solidFill>
          </a:ln>
        </c:spPr>
        <c:crossAx val="179611136"/>
        <c:crosses val="autoZero"/>
        <c:crossBetween val="midCat"/>
        <c:majorUnit val="1"/>
      </c:valAx>
    </c:plotArea>
    <c:plotVisOnly val="1"/>
    <c:dispBlanksAs val="gap"/>
    <c:showDLblsOverMax val="0"/>
  </c:chart>
  <c:txPr>
    <a:bodyPr/>
    <a:lstStyle/>
    <a:p>
      <a:pPr>
        <a:defRPr sz="11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'[recovery abstract 2016 updated 2019.xlsm]Constraints on small'!$D$7</c:f>
              <c:strCache>
                <c:ptCount val="1"/>
                <c:pt idx="0">
                  <c:v>V/⍬=2E-1</c:v>
                </c:pt>
              </c:strCache>
            </c:strRef>
          </c:tx>
          <c:spPr>
            <a:ln w="50800" cap="rnd">
              <a:solidFill>
                <a:srgbClr val="FF0000"/>
              </a:solidFill>
              <a:round/>
            </a:ln>
            <a:effectLst/>
          </c:spPr>
          <c:marker>
            <c:symbol val="circle"/>
            <c:size val="5"/>
            <c:spPr>
              <a:solidFill>
                <a:schemeClr val="accent1"/>
              </a:solidFill>
              <a:ln w="9525">
                <a:solidFill>
                  <a:srgbClr val="FF0000"/>
                </a:solidFill>
              </a:ln>
              <a:effectLst/>
            </c:spPr>
          </c:marker>
          <c:xVal>
            <c:numRef>
              <c:f>'[recovery abstract 2016 updated 2019.xlsm]Constraints on small'!$C$9:$C$14</c:f>
              <c:numCache>
                <c:formatCode>General</c:formatCode>
                <c:ptCount val="6"/>
                <c:pt idx="0">
                  <c:v>0.3</c:v>
                </c:pt>
                <c:pt idx="1">
                  <c:v>1</c:v>
                </c:pt>
                <c:pt idx="2">
                  <c:v>3</c:v>
                </c:pt>
                <c:pt idx="3">
                  <c:v>10</c:v>
                </c:pt>
                <c:pt idx="4">
                  <c:v>30</c:v>
                </c:pt>
                <c:pt idx="5">
                  <c:v>100</c:v>
                </c:pt>
              </c:numCache>
            </c:numRef>
          </c:xVal>
          <c:yVal>
            <c:numRef>
              <c:f>'[recovery abstract 2016 updated 2019.xlsm]Constraints on small'!$D$9:$D$14</c:f>
              <c:numCache>
                <c:formatCode>General</c:formatCode>
                <c:ptCount val="6"/>
                <c:pt idx="0">
                  <c:v>504</c:v>
                </c:pt>
                <c:pt idx="1">
                  <c:v>1680</c:v>
                </c:pt>
                <c:pt idx="2">
                  <c:v>5040.0000000000009</c:v>
                </c:pt>
                <c:pt idx="3">
                  <c:v>16800</c:v>
                </c:pt>
                <c:pt idx="4">
                  <c:v>50400</c:v>
                </c:pt>
                <c:pt idx="5">
                  <c:v>168000</c:v>
                </c:pt>
              </c:numCache>
            </c:numRef>
          </c:yVal>
          <c:smooth val="1"/>
          <c:extLst>
            <c:ext xmlns:c16="http://schemas.microsoft.com/office/drawing/2014/chart" uri="{C3380CC4-5D6E-409C-BE32-E72D297353CC}">
              <c16:uniqueId val="{00000000-D37C-AE46-B3CE-C7036A05E3C2}"/>
            </c:ext>
          </c:extLst>
        </c:ser>
        <c:ser>
          <c:idx val="1"/>
          <c:order val="1"/>
          <c:tx>
            <c:strRef>
              <c:f>'[recovery abstract 2016 updated 2019.xlsm]Constraints on small'!$E$7</c:f>
              <c:strCache>
                <c:ptCount val="1"/>
                <c:pt idx="0">
                  <c:v>V/⍬=1E-2</c:v>
                </c:pt>
              </c:strCache>
            </c:strRef>
          </c:tx>
          <c:spPr>
            <a:ln w="50800" cap="rnd">
              <a:solidFill>
                <a:schemeClr val="accent2"/>
              </a:solidFill>
              <a:round/>
            </a:ln>
            <a:effectLst/>
          </c:spPr>
          <c:marker>
            <c:symbol val="circle"/>
            <c:size val="5"/>
            <c:spPr>
              <a:solidFill>
                <a:schemeClr val="accent2"/>
              </a:solidFill>
              <a:ln w="9525">
                <a:solidFill>
                  <a:schemeClr val="accent2"/>
                </a:solidFill>
              </a:ln>
              <a:effectLst/>
            </c:spPr>
          </c:marker>
          <c:xVal>
            <c:numRef>
              <c:f>'[recovery abstract 2016 updated 2019.xlsm]Constraints on small'!$C$9:$C$14</c:f>
              <c:numCache>
                <c:formatCode>General</c:formatCode>
                <c:ptCount val="6"/>
                <c:pt idx="0">
                  <c:v>0.3</c:v>
                </c:pt>
                <c:pt idx="1">
                  <c:v>1</c:v>
                </c:pt>
                <c:pt idx="2">
                  <c:v>3</c:v>
                </c:pt>
                <c:pt idx="3">
                  <c:v>10</c:v>
                </c:pt>
                <c:pt idx="4">
                  <c:v>30</c:v>
                </c:pt>
                <c:pt idx="5">
                  <c:v>100</c:v>
                </c:pt>
              </c:numCache>
            </c:numRef>
          </c:xVal>
          <c:yVal>
            <c:numRef>
              <c:f>'[recovery abstract 2016 updated 2019.xlsm]Constraints on small'!$E$9:$E$14</c:f>
              <c:numCache>
                <c:formatCode>General</c:formatCode>
                <c:ptCount val="6"/>
                <c:pt idx="0">
                  <c:v>25.200000000000003</c:v>
                </c:pt>
                <c:pt idx="1">
                  <c:v>84</c:v>
                </c:pt>
                <c:pt idx="2">
                  <c:v>252</c:v>
                </c:pt>
                <c:pt idx="3">
                  <c:v>840</c:v>
                </c:pt>
                <c:pt idx="4">
                  <c:v>2520</c:v>
                </c:pt>
                <c:pt idx="5">
                  <c:v>8400</c:v>
                </c:pt>
              </c:numCache>
            </c:numRef>
          </c:yVal>
          <c:smooth val="1"/>
          <c:extLst>
            <c:ext xmlns:c16="http://schemas.microsoft.com/office/drawing/2014/chart" uri="{C3380CC4-5D6E-409C-BE32-E72D297353CC}">
              <c16:uniqueId val="{00000001-D37C-AE46-B3CE-C7036A05E3C2}"/>
            </c:ext>
          </c:extLst>
        </c:ser>
        <c:ser>
          <c:idx val="2"/>
          <c:order val="2"/>
          <c:tx>
            <c:strRef>
              <c:f>'[recovery abstract 2016 updated 2019.xlsm]Constraints on small'!$F$7</c:f>
              <c:strCache>
                <c:ptCount val="1"/>
                <c:pt idx="0">
                  <c:v>V/⍬=1E-3</c:v>
                </c:pt>
              </c:strCache>
            </c:strRef>
          </c:tx>
          <c:spPr>
            <a:ln w="50800" cap="rnd">
              <a:solidFill>
                <a:schemeClr val="accent6"/>
              </a:solidFill>
              <a:round/>
            </a:ln>
            <a:effectLst/>
          </c:spPr>
          <c:marker>
            <c:symbol val="circle"/>
            <c:size val="5"/>
            <c:spPr>
              <a:solidFill>
                <a:schemeClr val="accent3"/>
              </a:solidFill>
              <a:ln w="9525">
                <a:solidFill>
                  <a:srgbClr val="FFFF00"/>
                </a:solidFill>
              </a:ln>
              <a:effectLst/>
            </c:spPr>
          </c:marker>
          <c:xVal>
            <c:numRef>
              <c:f>'[recovery abstract 2016 updated 2019.xlsm]Constraints on small'!$C$9:$C$14</c:f>
              <c:numCache>
                <c:formatCode>General</c:formatCode>
                <c:ptCount val="6"/>
                <c:pt idx="0">
                  <c:v>0.3</c:v>
                </c:pt>
                <c:pt idx="1">
                  <c:v>1</c:v>
                </c:pt>
                <c:pt idx="2">
                  <c:v>3</c:v>
                </c:pt>
                <c:pt idx="3">
                  <c:v>10</c:v>
                </c:pt>
                <c:pt idx="4">
                  <c:v>30</c:v>
                </c:pt>
                <c:pt idx="5">
                  <c:v>100</c:v>
                </c:pt>
              </c:numCache>
            </c:numRef>
          </c:xVal>
          <c:yVal>
            <c:numRef>
              <c:f>'[recovery abstract 2016 updated 2019.xlsm]Constraints on small'!$F$9:$F$14</c:f>
              <c:numCache>
                <c:formatCode>General</c:formatCode>
                <c:ptCount val="6"/>
                <c:pt idx="0">
                  <c:v>2.52</c:v>
                </c:pt>
                <c:pt idx="1">
                  <c:v>8.4</c:v>
                </c:pt>
                <c:pt idx="2">
                  <c:v>25.200000000000003</c:v>
                </c:pt>
                <c:pt idx="3">
                  <c:v>84</c:v>
                </c:pt>
                <c:pt idx="4">
                  <c:v>252</c:v>
                </c:pt>
                <c:pt idx="5">
                  <c:v>840</c:v>
                </c:pt>
              </c:numCache>
            </c:numRef>
          </c:yVal>
          <c:smooth val="1"/>
          <c:extLst>
            <c:ext xmlns:c16="http://schemas.microsoft.com/office/drawing/2014/chart" uri="{C3380CC4-5D6E-409C-BE32-E72D297353CC}">
              <c16:uniqueId val="{00000002-D37C-AE46-B3CE-C7036A05E3C2}"/>
            </c:ext>
          </c:extLst>
        </c:ser>
        <c:ser>
          <c:idx val="3"/>
          <c:order val="3"/>
          <c:tx>
            <c:strRef>
              <c:f>'[recovery abstract 2016 updated 2019.xlsm]Constraints on small'!$G$7</c:f>
              <c:strCache>
                <c:ptCount val="1"/>
                <c:pt idx="0">
                  <c:v>V/⍬=5E-4</c:v>
                </c:pt>
              </c:strCache>
            </c:strRef>
          </c:tx>
          <c:spPr>
            <a:ln w="50800" cap="rnd">
              <a:solidFill>
                <a:schemeClr val="accent1"/>
              </a:solidFill>
              <a:round/>
            </a:ln>
            <a:effectLst/>
          </c:spPr>
          <c:marker>
            <c:symbol val="circle"/>
            <c:size val="5"/>
            <c:spPr>
              <a:solidFill>
                <a:schemeClr val="accent4"/>
              </a:solidFill>
              <a:ln w="9525">
                <a:solidFill>
                  <a:schemeClr val="accent1"/>
                </a:solidFill>
              </a:ln>
              <a:effectLst/>
            </c:spPr>
          </c:marker>
          <c:xVal>
            <c:numRef>
              <c:f>'[recovery abstract 2016 updated 2019.xlsm]Constraints on small'!$C$9:$C$14</c:f>
              <c:numCache>
                <c:formatCode>General</c:formatCode>
                <c:ptCount val="6"/>
                <c:pt idx="0">
                  <c:v>0.3</c:v>
                </c:pt>
                <c:pt idx="1">
                  <c:v>1</c:v>
                </c:pt>
                <c:pt idx="2">
                  <c:v>3</c:v>
                </c:pt>
                <c:pt idx="3">
                  <c:v>10</c:v>
                </c:pt>
                <c:pt idx="4">
                  <c:v>30</c:v>
                </c:pt>
                <c:pt idx="5">
                  <c:v>100</c:v>
                </c:pt>
              </c:numCache>
            </c:numRef>
          </c:xVal>
          <c:yVal>
            <c:numRef>
              <c:f>'[recovery abstract 2016 updated 2019.xlsm]Constraints on small'!$G$9:$G$14</c:f>
              <c:numCache>
                <c:formatCode>General</c:formatCode>
                <c:ptCount val="6"/>
                <c:pt idx="0">
                  <c:v>1.26</c:v>
                </c:pt>
                <c:pt idx="1">
                  <c:v>4.2</c:v>
                </c:pt>
                <c:pt idx="2">
                  <c:v>12.600000000000001</c:v>
                </c:pt>
                <c:pt idx="3">
                  <c:v>42</c:v>
                </c:pt>
                <c:pt idx="4">
                  <c:v>126</c:v>
                </c:pt>
                <c:pt idx="5">
                  <c:v>420</c:v>
                </c:pt>
              </c:numCache>
            </c:numRef>
          </c:yVal>
          <c:smooth val="1"/>
          <c:extLst>
            <c:ext xmlns:c16="http://schemas.microsoft.com/office/drawing/2014/chart" uri="{C3380CC4-5D6E-409C-BE32-E72D297353CC}">
              <c16:uniqueId val="{00000003-D37C-AE46-B3CE-C7036A05E3C2}"/>
            </c:ext>
          </c:extLst>
        </c:ser>
        <c:ser>
          <c:idx val="4"/>
          <c:order val="4"/>
          <c:tx>
            <c:strRef>
              <c:f>'[recovery abstract 2016 updated 2019.xlsm]Constraints on small'!$H$7</c:f>
              <c:strCache>
                <c:ptCount val="1"/>
                <c:pt idx="0">
                  <c:v>V/⍬=5E-5</c:v>
                </c:pt>
              </c:strCache>
            </c:strRef>
          </c:tx>
          <c:spPr>
            <a:ln w="50800" cap="rnd">
              <a:solidFill>
                <a:srgbClr val="00B050"/>
              </a:solidFill>
              <a:round/>
            </a:ln>
            <a:effectLst/>
          </c:spPr>
          <c:marker>
            <c:symbol val="circle"/>
            <c:size val="5"/>
            <c:spPr>
              <a:solidFill>
                <a:schemeClr val="accent5"/>
              </a:solidFill>
              <a:ln w="9525">
                <a:solidFill>
                  <a:srgbClr val="00B050"/>
                </a:solidFill>
              </a:ln>
              <a:effectLst/>
            </c:spPr>
          </c:marker>
          <c:xVal>
            <c:numRef>
              <c:f>'[recovery abstract 2016 updated 2019.xlsm]Constraints on small'!$C$9:$C$14</c:f>
              <c:numCache>
                <c:formatCode>General</c:formatCode>
                <c:ptCount val="6"/>
                <c:pt idx="0">
                  <c:v>0.3</c:v>
                </c:pt>
                <c:pt idx="1">
                  <c:v>1</c:v>
                </c:pt>
                <c:pt idx="2">
                  <c:v>3</c:v>
                </c:pt>
                <c:pt idx="3">
                  <c:v>10</c:v>
                </c:pt>
                <c:pt idx="4">
                  <c:v>30</c:v>
                </c:pt>
                <c:pt idx="5">
                  <c:v>100</c:v>
                </c:pt>
              </c:numCache>
            </c:numRef>
          </c:xVal>
          <c:yVal>
            <c:numRef>
              <c:f>'[recovery abstract 2016 updated 2019.xlsm]Constraints on small'!$H$9:$H$14</c:f>
              <c:numCache>
                <c:formatCode>General</c:formatCode>
                <c:ptCount val="6"/>
                <c:pt idx="0">
                  <c:v>0.126</c:v>
                </c:pt>
                <c:pt idx="1">
                  <c:v>0.42000000000000004</c:v>
                </c:pt>
                <c:pt idx="2">
                  <c:v>1.2600000000000002</c:v>
                </c:pt>
                <c:pt idx="3">
                  <c:v>4.2</c:v>
                </c:pt>
                <c:pt idx="4">
                  <c:v>12.600000000000001</c:v>
                </c:pt>
                <c:pt idx="5">
                  <c:v>42</c:v>
                </c:pt>
              </c:numCache>
            </c:numRef>
          </c:yVal>
          <c:smooth val="1"/>
          <c:extLst>
            <c:ext xmlns:c16="http://schemas.microsoft.com/office/drawing/2014/chart" uri="{C3380CC4-5D6E-409C-BE32-E72D297353CC}">
              <c16:uniqueId val="{00000004-D37C-AE46-B3CE-C7036A05E3C2}"/>
            </c:ext>
          </c:extLst>
        </c:ser>
        <c:dLbls>
          <c:showLegendKey val="0"/>
          <c:showVal val="0"/>
          <c:showCatName val="0"/>
          <c:showSerName val="0"/>
          <c:showPercent val="0"/>
          <c:showBubbleSize val="0"/>
        </c:dLbls>
        <c:axId val="393927471"/>
        <c:axId val="393929103"/>
      </c:scatterChart>
      <c:valAx>
        <c:axId val="393927471"/>
        <c:scaling>
          <c:logBase val="10"/>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a:t>Average Concentration (g/L)</a:t>
                </a:r>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393929103"/>
        <c:crossesAt val="1.0000000000000003E-4"/>
        <c:crossBetween val="midCat"/>
      </c:valAx>
      <c:valAx>
        <c:axId val="393929103"/>
        <c:scaling>
          <c:logBase val="10"/>
          <c:orientation val="minMax"/>
          <c:max val="1000"/>
          <c:min val="0.1"/>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a:t>Residence Time (hours)</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393927471"/>
        <c:crossesAt val="0.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4329FE6390EC4D9AB60D638A227011" ma:contentTypeVersion="13" ma:contentTypeDescription="Create a new document." ma:contentTypeScope="" ma:versionID="8526ba596ed355ae2a4bc08dc48a87cc">
  <xsd:schema xmlns:xsd="http://www.w3.org/2001/XMLSchema" xmlns:xs="http://www.w3.org/2001/XMLSchema" xmlns:p="http://schemas.microsoft.com/office/2006/metadata/properties" xmlns:ns3="44a56295-c29e-4898-8136-a54736c65b82" xmlns:ns4="d300a0bd-4cfc-466d-8c27-3f3e3db5e0e2" xmlns:ns5="894b19df-7688-4a9a-9e07-15ee5fcc5493" targetNamespace="http://schemas.microsoft.com/office/2006/metadata/properties" ma:root="true" ma:fieldsID="b835e5f598b33ea6c100db905699e96b" ns3:_="" ns4:_="" ns5:_="">
    <xsd:import namespace="44a56295-c29e-4898-8136-a54736c65b82"/>
    <xsd:import namespace="d300a0bd-4cfc-466d-8c27-3f3e3db5e0e2"/>
    <xsd:import namespace="894b19df-7688-4a9a-9e07-15ee5fcc5493"/>
    <xsd:element name="properties">
      <xsd:complexType>
        <xsd:sequence>
          <xsd:element name="documentManagement">
            <xsd:complexType>
              <xsd:all>
                <xsd:element ref="ns3:Descriptions" minOccurs="0"/>
                <xsd:element ref="ns3:Keyword"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5:SharedWithUsers" minOccurs="0"/>
                <xsd:element ref="ns5:SharedWithDetails" minOccurs="0"/>
                <xsd:element ref="ns5:SharingHintHash"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00a0bd-4cfc-466d-8c27-3f3e3db5e0e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4b19df-7688-4a9a-9e07-15ee5fcc549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C66008-05A4-4FBE-BB90-24F1DB866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d300a0bd-4cfc-466d-8c27-3f3e3db5e0e2"/>
    <ds:schemaRef ds:uri="894b19df-7688-4a9a-9e07-15ee5fcc5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55438-D113-45E8-9D60-71E20D3F0BCE}">
  <ds:schemaRefs>
    <ds:schemaRef ds:uri="Microsoft.SharePoint.Taxonomy.ContentTypeSync"/>
  </ds:schemaRefs>
</ds:datastoreItem>
</file>

<file path=customXml/itemProps3.xml><?xml version="1.0" encoding="utf-8"?>
<ds:datastoreItem xmlns:ds="http://schemas.openxmlformats.org/officeDocument/2006/customXml" ds:itemID="{3A0D72CA-C472-4CFD-95F8-CDE5FD5A9500}">
  <ds:schemaRefs>
    <ds:schemaRef ds:uri="http://schemas.microsoft.com/sharepoint/v3/contenttype/forms"/>
  </ds:schemaRefs>
</ds:datastoreItem>
</file>

<file path=customXml/itemProps4.xml><?xml version="1.0" encoding="utf-8"?>
<ds:datastoreItem xmlns:ds="http://schemas.openxmlformats.org/officeDocument/2006/customXml" ds:itemID="{B367C71F-5780-423F-B0FE-8BB9F0A35D2B}">
  <ds:schemaRefs>
    <ds:schemaRef ds:uri="http://schemas.microsoft.com/office/2006/metadata/properties"/>
    <ds:schemaRef ds:uri="http://schemas.microsoft.com/office/infopath/2007/PartnerControls"/>
    <ds:schemaRef ds:uri="44a56295-c29e-4898-8136-a54736c65b82"/>
  </ds:schemaRefs>
</ds:datastoreItem>
</file>

<file path=customXml/itemProps5.xml><?xml version="1.0" encoding="utf-8"?>
<ds:datastoreItem xmlns:ds="http://schemas.openxmlformats.org/officeDocument/2006/customXml" ds:itemID="{A3D551BA-C24F-4A7A-8A04-4D3B86DB7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2268</Words>
  <Characters>12931</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GlaxoSmithKline</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jqe38148</dc:creator>
  <cp:lastModifiedBy>Coffman, Jon</cp:lastModifiedBy>
  <cp:revision>2</cp:revision>
  <dcterms:created xsi:type="dcterms:W3CDTF">2019-10-30T16:42:00Z</dcterms:created>
  <dcterms:modified xsi:type="dcterms:W3CDTF">2019-10-30T16:42:00Z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0x0101003E4329FE6390EC4D9AB60D638A227011</vt:lpwstr>
  </property>
</Properties>
</file>