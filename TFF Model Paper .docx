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E4536" w14:textId="3A00D289" w:rsidR="004E2A12" w:rsidRPr="004E2A12" w:rsidRDefault="004E2A12" w:rsidP="00912F3E">
      <w:pPr>
        <w:pStyle w:val="email"/>
        <w:rPr>
          <w:rStyle w:val="ManuscriptTitleChar"/>
          <w:b w:val="0"/>
          <w:lang w:val="en-US"/>
        </w:rPr>
      </w:pPr>
      <w:commentRangeStart w:id="0"/>
      <w:commentRangeStart w:id="1"/>
      <w:r w:rsidRPr="004E2A12">
        <w:rPr>
          <w:rStyle w:val="ManuscriptTitleChar"/>
          <w:b w:val="0"/>
          <w:lang w:val="en-US"/>
        </w:rPr>
        <w:t xml:space="preserve">Mechanistic Modeling </w:t>
      </w:r>
      <w:commentRangeEnd w:id="0"/>
      <w:r w:rsidR="00655299">
        <w:rPr>
          <w:rStyle w:val="CommentReference"/>
        </w:rPr>
        <w:commentReference w:id="0"/>
      </w:r>
      <w:r w:rsidRPr="004E2A12">
        <w:rPr>
          <w:rStyle w:val="ManuscriptTitleChar"/>
          <w:b w:val="0"/>
          <w:lang w:val="en-US"/>
        </w:rPr>
        <w:t xml:space="preserve">of </w:t>
      </w:r>
      <w:r w:rsidR="00734F73">
        <w:rPr>
          <w:rStyle w:val="ManuscriptTitleChar"/>
          <w:b w:val="0"/>
          <w:lang w:val="en-US"/>
        </w:rPr>
        <w:t xml:space="preserve">Hollow Fiber Fouling and Sieving </w:t>
      </w:r>
      <w:r w:rsidR="00A255F8">
        <w:rPr>
          <w:rStyle w:val="ManuscriptTitleChar"/>
          <w:b w:val="0"/>
          <w:lang w:val="en-US"/>
        </w:rPr>
        <w:t>Predictions for Continuous Bioprocessing</w:t>
      </w:r>
      <w:commentRangeEnd w:id="1"/>
      <w:r w:rsidR="00431852">
        <w:rPr>
          <w:rStyle w:val="CommentReference"/>
        </w:rPr>
        <w:commentReference w:id="1"/>
      </w:r>
    </w:p>
    <w:p w14:paraId="2A94C804" w14:textId="0F43C3E1" w:rsidR="00D26503" w:rsidRPr="001F6A09" w:rsidRDefault="007E270B" w:rsidP="00D26503">
      <w:pPr>
        <w:pStyle w:val="email"/>
        <w:rPr>
          <w:i/>
          <w:iCs/>
          <w:sz w:val="20"/>
        </w:rPr>
      </w:pPr>
      <w:commentRangeStart w:id="4"/>
      <w:r w:rsidRPr="001F6A09">
        <w:rPr>
          <w:i/>
          <w:iCs/>
          <w:sz w:val="20"/>
        </w:rPr>
        <w:t>Ashna Dhingra*</w:t>
      </w:r>
      <w:r w:rsidR="00D26503" w:rsidRPr="001F6A09">
        <w:rPr>
          <w:i/>
          <w:iCs/>
          <w:sz w:val="20"/>
        </w:rPr>
        <w:t xml:space="preserve">, Bioprocess Technologies and Engineering, </w:t>
      </w:r>
      <w:proofErr w:type="spellStart"/>
      <w:r w:rsidR="00D26503" w:rsidRPr="001F6A09">
        <w:rPr>
          <w:i/>
          <w:iCs/>
          <w:sz w:val="20"/>
        </w:rPr>
        <w:t>BioPharmaceuticals</w:t>
      </w:r>
      <w:proofErr w:type="spellEnd"/>
      <w:r w:rsidR="00D26503" w:rsidRPr="001F6A09">
        <w:rPr>
          <w:i/>
          <w:iCs/>
          <w:sz w:val="20"/>
        </w:rPr>
        <w:t xml:space="preserve"> Development, R&amp;D, AstraZeneca, Gaithersburg, US</w:t>
      </w:r>
    </w:p>
    <w:p w14:paraId="21C9FDD8" w14:textId="10EC35F0" w:rsidR="007E270B" w:rsidRPr="001F6A09" w:rsidRDefault="007E270B" w:rsidP="007E270B">
      <w:pPr>
        <w:pStyle w:val="email"/>
        <w:rPr>
          <w:i/>
          <w:iCs/>
          <w:sz w:val="20"/>
        </w:rPr>
      </w:pPr>
      <w:proofErr w:type="spellStart"/>
      <w:r w:rsidRPr="001F6A09">
        <w:rPr>
          <w:i/>
          <w:iCs/>
          <w:sz w:val="20"/>
        </w:rPr>
        <w:t>Sungyun</w:t>
      </w:r>
      <w:proofErr w:type="spellEnd"/>
      <w:r w:rsidRPr="001F6A09">
        <w:rPr>
          <w:i/>
          <w:iCs/>
          <w:sz w:val="20"/>
        </w:rPr>
        <w:t xml:space="preserve"> Yang</w:t>
      </w:r>
      <w:r w:rsidR="00A90E5B" w:rsidRPr="001F6A09">
        <w:rPr>
          <w:i/>
          <w:iCs/>
          <w:sz w:val="20"/>
        </w:rPr>
        <w:t xml:space="preserve">, </w:t>
      </w:r>
      <w:r w:rsidRPr="001F6A09">
        <w:rPr>
          <w:i/>
          <w:iCs/>
          <w:sz w:val="20"/>
        </w:rPr>
        <w:t>Department of Chemical Engineering, Massachusetts Institute of Technology, Cambridge, US</w:t>
      </w:r>
    </w:p>
    <w:p w14:paraId="68BB7CCD" w14:textId="60D0FC65" w:rsidR="000C5065" w:rsidRPr="001F6A09" w:rsidRDefault="007E270B" w:rsidP="00721797">
      <w:pPr>
        <w:pStyle w:val="email"/>
        <w:rPr>
          <w:i/>
          <w:iCs/>
          <w:sz w:val="20"/>
        </w:rPr>
      </w:pPr>
      <w:r w:rsidRPr="001F6A09">
        <w:rPr>
          <w:i/>
          <w:iCs/>
          <w:sz w:val="20"/>
        </w:rPr>
        <w:t>Devashish Gokhale, Department of Chemical Engineering, Massachusetts Institute of Technology, Cambridge, US</w:t>
      </w:r>
    </w:p>
    <w:p w14:paraId="0290DC6B" w14:textId="789928F6" w:rsidR="004A786B" w:rsidRPr="001F6A09" w:rsidRDefault="007E270B" w:rsidP="004A786B">
      <w:pPr>
        <w:pStyle w:val="email"/>
        <w:rPr>
          <w:i/>
          <w:iCs/>
          <w:sz w:val="20"/>
        </w:rPr>
      </w:pPr>
      <w:r w:rsidRPr="001F6A09">
        <w:rPr>
          <w:i/>
          <w:iCs/>
          <w:sz w:val="20"/>
        </w:rPr>
        <w:t xml:space="preserve">Michael Mollet, Bioprocess Technologies and Engineering, </w:t>
      </w:r>
      <w:proofErr w:type="spellStart"/>
      <w:r w:rsidRPr="001F6A09">
        <w:rPr>
          <w:i/>
          <w:iCs/>
          <w:sz w:val="20"/>
        </w:rPr>
        <w:t>BioPharmaceuticals</w:t>
      </w:r>
      <w:proofErr w:type="spellEnd"/>
      <w:r w:rsidRPr="001F6A09">
        <w:rPr>
          <w:i/>
          <w:iCs/>
          <w:sz w:val="20"/>
        </w:rPr>
        <w:t xml:space="preserve"> Development, R&amp;D, AstraZeneca, Gaithersburg, US</w:t>
      </w:r>
      <w:r w:rsidR="004A786B" w:rsidRPr="001F6A09">
        <w:rPr>
          <w:i/>
          <w:iCs/>
          <w:sz w:val="20"/>
        </w:rPr>
        <w:t xml:space="preserve"> </w:t>
      </w:r>
    </w:p>
    <w:p w14:paraId="11C7DBCA" w14:textId="32A582C0" w:rsidR="004A786B" w:rsidRPr="001F6A09" w:rsidRDefault="004A786B" w:rsidP="004A786B">
      <w:pPr>
        <w:jc w:val="center"/>
        <w:rPr>
          <w:i/>
          <w:iCs/>
        </w:rPr>
      </w:pPr>
      <w:r w:rsidRPr="001F6A09">
        <w:rPr>
          <w:i/>
          <w:iCs/>
        </w:rPr>
        <w:t xml:space="preserve">Ken Lee, Bioprocess Technologies and Engineering, </w:t>
      </w:r>
      <w:proofErr w:type="spellStart"/>
      <w:r w:rsidRPr="001F6A09">
        <w:rPr>
          <w:i/>
          <w:iCs/>
        </w:rPr>
        <w:t>BioPharma</w:t>
      </w:r>
      <w:r w:rsidR="002909FE">
        <w:rPr>
          <w:i/>
          <w:iCs/>
        </w:rPr>
        <w:t>c</w:t>
      </w:r>
      <w:r w:rsidRPr="001F6A09">
        <w:rPr>
          <w:i/>
          <w:iCs/>
        </w:rPr>
        <w:t>euticals</w:t>
      </w:r>
      <w:proofErr w:type="spellEnd"/>
      <w:r w:rsidRPr="001F6A09">
        <w:rPr>
          <w:i/>
          <w:iCs/>
        </w:rPr>
        <w:t xml:space="preserve"> Development, R&amp;D, AstraZeneca, Gaithersburg, US</w:t>
      </w:r>
    </w:p>
    <w:p w14:paraId="6A4057C0" w14:textId="3100F42E" w:rsidR="00D26503" w:rsidRPr="001F6A09" w:rsidRDefault="00D26503" w:rsidP="00D26503">
      <w:pPr>
        <w:pStyle w:val="email"/>
        <w:rPr>
          <w:sz w:val="20"/>
        </w:rPr>
      </w:pPr>
      <w:r w:rsidRPr="001F6A09">
        <w:rPr>
          <w:i/>
          <w:iCs/>
          <w:sz w:val="20"/>
        </w:rPr>
        <w:t xml:space="preserve">Jon Coffman, Bioprocess Technologies and Engineering, </w:t>
      </w:r>
      <w:proofErr w:type="spellStart"/>
      <w:r w:rsidRPr="001F6A09">
        <w:rPr>
          <w:i/>
          <w:iCs/>
          <w:sz w:val="20"/>
        </w:rPr>
        <w:t>BioPharmaceuticals</w:t>
      </w:r>
      <w:proofErr w:type="spellEnd"/>
      <w:r w:rsidRPr="001F6A09">
        <w:rPr>
          <w:i/>
          <w:iCs/>
          <w:sz w:val="20"/>
        </w:rPr>
        <w:t xml:space="preserve"> Development, R&amp;D, AstraZeneca, Gaithersburg, US</w:t>
      </w:r>
      <w:commentRangeEnd w:id="4"/>
      <w:r w:rsidR="003160D4" w:rsidRPr="001F6A09">
        <w:rPr>
          <w:rStyle w:val="CommentReference"/>
          <w:sz w:val="20"/>
          <w:szCs w:val="20"/>
        </w:rPr>
        <w:commentReference w:id="4"/>
      </w:r>
    </w:p>
    <w:p w14:paraId="49E6E304" w14:textId="77777777" w:rsidR="009468CA" w:rsidRPr="004E2A12" w:rsidRDefault="009468CA" w:rsidP="009468CA">
      <w:pPr>
        <w:pStyle w:val="email"/>
      </w:pPr>
    </w:p>
    <w:p w14:paraId="76F290F9" w14:textId="41854C08" w:rsidR="002B58FF" w:rsidRPr="001F6A09" w:rsidRDefault="00C80C68" w:rsidP="002B58FF">
      <w:pPr>
        <w:pStyle w:val="email"/>
        <w:pBdr>
          <w:bottom w:val="single" w:sz="6" w:space="16" w:color="auto"/>
        </w:pBdr>
        <w:jc w:val="left"/>
        <w:rPr>
          <w:sz w:val="20"/>
        </w:rPr>
      </w:pPr>
      <w:r w:rsidRPr="004E2A12">
        <w:t>*</w:t>
      </w:r>
      <w:r w:rsidRPr="001F6A09">
        <w:rPr>
          <w:sz w:val="20"/>
        </w:rPr>
        <w:t xml:space="preserve">Correspondence: </w:t>
      </w:r>
      <w:hyperlink r:id="rId16" w:history="1">
        <w:r w:rsidRPr="001F6A09">
          <w:rPr>
            <w:rStyle w:val="Hyperlink"/>
            <w:sz w:val="20"/>
          </w:rPr>
          <w:t>Ashna.dhingra@astrazeneca.com</w:t>
        </w:r>
      </w:hyperlink>
      <w:r w:rsidRPr="001F6A09">
        <w:rPr>
          <w:sz w:val="20"/>
        </w:rPr>
        <w:t xml:space="preserve"> </w:t>
      </w:r>
    </w:p>
    <w:p w14:paraId="6190670F" w14:textId="14E41AFE" w:rsidR="009468CA" w:rsidRPr="004E2A12" w:rsidRDefault="009468CA" w:rsidP="009468CA">
      <w:pPr>
        <w:pStyle w:val="HeaderNonumbers"/>
        <w:spacing w:before="120" w:after="120"/>
        <w:rPr>
          <w:lang w:val="en-US"/>
        </w:rPr>
      </w:pPr>
      <w:commentRangeStart w:id="5"/>
      <w:r w:rsidRPr="004E2A12">
        <w:rPr>
          <w:lang w:val="en-US"/>
        </w:rPr>
        <w:t>Abstract</w:t>
      </w:r>
      <w:commentRangeEnd w:id="5"/>
      <w:r w:rsidR="0027507C">
        <w:rPr>
          <w:rStyle w:val="CommentReference"/>
          <w:b w:val="0"/>
          <w:lang w:val="en-US"/>
        </w:rPr>
        <w:commentReference w:id="5"/>
      </w:r>
    </w:p>
    <w:p w14:paraId="1222840E" w14:textId="4742B147" w:rsidR="004E2A12" w:rsidRPr="00AA096E" w:rsidRDefault="004E2A12" w:rsidP="00396D0B">
      <w:pPr>
        <w:spacing w:line="480" w:lineRule="auto"/>
        <w:ind w:firstLine="0"/>
        <w:rPr>
          <w:sz w:val="24"/>
          <w:szCs w:val="24"/>
        </w:rPr>
      </w:pPr>
      <w:r w:rsidRPr="00AA096E">
        <w:rPr>
          <w:sz w:val="24"/>
          <w:szCs w:val="24"/>
        </w:rPr>
        <w:t xml:space="preserve">Tangential flow filtration (TFF) is common in bioprocess development </w:t>
      </w:r>
      <w:r w:rsidR="00CA074E">
        <w:rPr>
          <w:sz w:val="24"/>
          <w:szCs w:val="24"/>
        </w:rPr>
        <w:t>for</w:t>
      </w:r>
      <w:r w:rsidRPr="00AA096E">
        <w:rPr>
          <w:sz w:val="24"/>
          <w:szCs w:val="24"/>
        </w:rPr>
        <w:t xml:space="preserve"> scalable in-line separation, essentia</w:t>
      </w:r>
      <w:r w:rsidR="00CA074E">
        <w:rPr>
          <w:sz w:val="24"/>
          <w:szCs w:val="24"/>
        </w:rPr>
        <w:t xml:space="preserve">l to </w:t>
      </w:r>
      <w:r w:rsidRPr="00AA096E">
        <w:rPr>
          <w:sz w:val="24"/>
          <w:szCs w:val="24"/>
        </w:rPr>
        <w:t xml:space="preserve">high titer perfusion-scale cultures. </w:t>
      </w:r>
      <w:r w:rsidR="00437ACB" w:rsidRPr="00AA096E">
        <w:rPr>
          <w:sz w:val="24"/>
          <w:szCs w:val="24"/>
        </w:rPr>
        <w:t xml:space="preserve">Filter </w:t>
      </w:r>
      <w:r w:rsidRPr="00AA096E">
        <w:rPr>
          <w:sz w:val="24"/>
          <w:szCs w:val="24"/>
        </w:rPr>
        <w:t>fouling due to high-density cell culture and debris causes increased product retention over time</w:t>
      </w:r>
      <w:r w:rsidR="00602884">
        <w:rPr>
          <w:sz w:val="24"/>
          <w:szCs w:val="24"/>
        </w:rPr>
        <w:t xml:space="preserve"> and yield loss.</w:t>
      </w:r>
    </w:p>
    <w:p w14:paraId="1F339A87" w14:textId="1053713C" w:rsidR="00BC0B41" w:rsidRPr="00BC0B41" w:rsidRDefault="004E2A12">
      <w:pPr>
        <w:spacing w:line="480" w:lineRule="auto"/>
        <w:ind w:firstLine="0"/>
        <w:rPr>
          <w:ins w:id="6" w:author="Coffman, Jon" w:date="2025-03-06T11:51:00Z"/>
        </w:rPr>
        <w:pPrChange w:id="7" w:author="Dhingra, Ashna" w:date="2025-03-07T12:08:00Z">
          <w:pPr>
            <w:spacing w:line="480" w:lineRule="auto"/>
          </w:pPr>
        </w:pPrChange>
      </w:pPr>
      <w:r w:rsidRPr="00AA096E">
        <w:rPr>
          <w:sz w:val="24"/>
          <w:szCs w:val="24"/>
        </w:rPr>
        <w:t>Here we introduce a first-principle</w:t>
      </w:r>
      <w:r w:rsidR="00602884">
        <w:rPr>
          <w:sz w:val="24"/>
          <w:szCs w:val="24"/>
        </w:rPr>
        <w:t>s m</w:t>
      </w:r>
      <w:r w:rsidRPr="00AA096E">
        <w:rPr>
          <w:sz w:val="24"/>
          <w:szCs w:val="24"/>
        </w:rPr>
        <w:t xml:space="preserve">echanistic model </w:t>
      </w:r>
      <w:r w:rsidR="00874A50">
        <w:rPr>
          <w:sz w:val="24"/>
          <w:szCs w:val="24"/>
        </w:rPr>
        <w:t xml:space="preserve">that integrates </w:t>
      </w:r>
      <w:r w:rsidRPr="00AA096E">
        <w:rPr>
          <w:sz w:val="24"/>
          <w:szCs w:val="24"/>
        </w:rPr>
        <w:t>cell</w:t>
      </w:r>
      <w:ins w:id="8" w:author="Dhingra, Ashna" w:date="2025-03-07T13:18:00Z">
        <w:r w:rsidRPr="00AA096E">
          <w:rPr>
            <w:sz w:val="24"/>
            <w:szCs w:val="24"/>
          </w:rPr>
          <w:t xml:space="preserve"> </w:t>
        </w:r>
        <w:r w:rsidR="00862D7C">
          <w:rPr>
            <w:sz w:val="24"/>
            <w:szCs w:val="24"/>
          </w:rPr>
          <w:t>growth and death</w:t>
        </w:r>
      </w:ins>
      <w:r w:rsidRPr="00AA096E">
        <w:rPr>
          <w:sz w:val="24"/>
          <w:szCs w:val="24"/>
        </w:rPr>
        <w:t xml:space="preserve"> </w:t>
      </w:r>
      <w:commentRangeStart w:id="9"/>
      <w:commentRangeStart w:id="10"/>
      <w:r w:rsidRPr="00AA096E">
        <w:rPr>
          <w:sz w:val="24"/>
          <w:szCs w:val="24"/>
        </w:rPr>
        <w:t>kinetics</w:t>
      </w:r>
      <w:commentRangeEnd w:id="9"/>
      <w:r w:rsidR="00156AE8">
        <w:rPr>
          <w:rStyle w:val="CommentReference"/>
        </w:rPr>
        <w:commentReference w:id="9"/>
      </w:r>
      <w:commentRangeEnd w:id="10"/>
      <w:r w:rsidR="00862D7C">
        <w:rPr>
          <w:rStyle w:val="CommentReference"/>
        </w:rPr>
        <w:commentReference w:id="10"/>
      </w:r>
      <w:r w:rsidRPr="00AA096E">
        <w:rPr>
          <w:sz w:val="24"/>
          <w:szCs w:val="24"/>
        </w:rPr>
        <w:t>, fluid mechanics, fouling, and sievin</w:t>
      </w:r>
      <w:r w:rsidR="00437ACB" w:rsidRPr="00AA096E">
        <w:rPr>
          <w:sz w:val="24"/>
          <w:szCs w:val="24"/>
        </w:rPr>
        <w:t>g</w:t>
      </w:r>
      <w:r w:rsidRPr="00AA096E">
        <w:rPr>
          <w:sz w:val="24"/>
          <w:szCs w:val="24"/>
        </w:rPr>
        <w:t>.</w:t>
      </w:r>
      <w:r w:rsidR="004569E5" w:rsidRPr="004569E5">
        <w:t xml:space="preserve"> </w:t>
      </w:r>
      <w:r w:rsidR="004569E5" w:rsidRPr="004569E5">
        <w:rPr>
          <w:sz w:val="24"/>
          <w:szCs w:val="24"/>
        </w:rPr>
        <w:t>This model predicts the impact of operational changes, filter geometry, and cell culture performance on the product sieving profile during multi-day perfusion experiments.</w:t>
      </w:r>
      <w:r w:rsidRPr="00AA096E">
        <w:rPr>
          <w:sz w:val="24"/>
          <w:szCs w:val="24"/>
        </w:rPr>
        <w:t xml:space="preserve"> </w:t>
      </w:r>
      <w:r w:rsidR="00BF7DEA">
        <w:rPr>
          <w:sz w:val="24"/>
          <w:szCs w:val="24"/>
        </w:rPr>
        <w:t xml:space="preserve">It also gives insights into </w:t>
      </w:r>
      <w:r w:rsidRPr="00AA096E">
        <w:rPr>
          <w:sz w:val="24"/>
          <w:szCs w:val="24"/>
        </w:rPr>
        <w:t xml:space="preserve">dominant fouling mechanisms, membrane usage efficiency, and flux profiles. </w:t>
      </w:r>
    </w:p>
    <w:p w14:paraId="19BBF67A" w14:textId="283A7CE2" w:rsidR="00BC0B41" w:rsidRPr="00BC0B41" w:rsidRDefault="00BC0B41" w:rsidP="00BC0B41">
      <w:pPr>
        <w:spacing w:line="480" w:lineRule="auto"/>
        <w:ind w:firstLine="0"/>
        <w:rPr>
          <w:ins w:id="11" w:author="Coffman, Jon" w:date="2025-03-06T11:51:00Z"/>
          <w:del w:id="12" w:author="Dhingra, Ashna" w:date="2025-03-07T13:19:00Z"/>
          <w:sz w:val="24"/>
          <w:szCs w:val="24"/>
        </w:rPr>
      </w:pPr>
      <w:ins w:id="13" w:author="Coffman, Jon" w:date="2025-03-06T11:51:00Z">
        <w:r w:rsidRPr="00BC0B41">
          <w:rPr>
            <w:sz w:val="24"/>
            <w:szCs w:val="24"/>
          </w:rPr>
          <w:t>This model uniquely calculates the particle production rate by considering both real-time cell density and viability, as well as historical particle-size distribution, enabling the prediction of the fouling profile of a perfusion run without needing</w:t>
        </w:r>
      </w:ins>
      <w:ins w:id="14" w:author="Dhingra, Ashna" w:date="2025-03-07T13:12:00Z">
        <w:r w:rsidRPr="00BC0B41">
          <w:rPr>
            <w:sz w:val="24"/>
            <w:szCs w:val="24"/>
          </w:rPr>
          <w:t xml:space="preserve"> </w:t>
        </w:r>
      </w:ins>
      <w:ins w:id="15" w:author="Dhingra, Ashna" w:date="2025-03-07T13:21:00Z">
        <w:r w:rsidR="00C724F4">
          <w:rPr>
            <w:sz w:val="24"/>
            <w:szCs w:val="24"/>
          </w:rPr>
          <w:t xml:space="preserve">any </w:t>
        </w:r>
      </w:ins>
      <w:ins w:id="16" w:author="Dhingra, Ashna" w:date="2025-03-07T13:12:00Z">
        <w:r w:rsidR="00BD7F8E">
          <w:rPr>
            <w:sz w:val="24"/>
            <w:szCs w:val="24"/>
          </w:rPr>
          <w:t>additional</w:t>
        </w:r>
      </w:ins>
      <w:ins w:id="17" w:author="Coffman, Jon" w:date="2025-03-06T11:51:00Z">
        <w:r w:rsidRPr="00BC0B41">
          <w:rPr>
            <w:sz w:val="24"/>
            <w:szCs w:val="24"/>
          </w:rPr>
          <w:t xml:space="preserve"> filtration performance data</w:t>
        </w:r>
      </w:ins>
      <w:ins w:id="18" w:author="Dhingra, Ashna" w:date="2025-03-07T13:13:00Z">
        <w:r w:rsidR="00BD7F8E">
          <w:rPr>
            <w:sz w:val="24"/>
            <w:szCs w:val="24"/>
          </w:rPr>
          <w:t xml:space="preserve"> at</w:t>
        </w:r>
      </w:ins>
      <w:ins w:id="19" w:author="Dhingra, Ashna" w:date="2025-03-07T13:17:00Z">
        <w:r w:rsidR="000747C3">
          <w:rPr>
            <w:sz w:val="24"/>
            <w:szCs w:val="24"/>
          </w:rPr>
          <w:t xml:space="preserve"> var</w:t>
        </w:r>
      </w:ins>
      <w:ins w:id="20" w:author="Dhingra, Ashna" w:date="2025-03-07T13:18:00Z">
        <w:r w:rsidR="000747C3">
          <w:rPr>
            <w:sz w:val="24"/>
            <w:szCs w:val="24"/>
          </w:rPr>
          <w:t>ying cell culture performances</w:t>
        </w:r>
      </w:ins>
      <w:ins w:id="21" w:author="Dhingra, Ashna" w:date="2025-03-07T13:19:00Z">
        <w:r w:rsidR="00862D7C">
          <w:rPr>
            <w:sz w:val="24"/>
            <w:szCs w:val="24"/>
          </w:rPr>
          <w:t>.</w:t>
        </w:r>
      </w:ins>
      <w:ins w:id="22" w:author="Coffman, Jon" w:date="2025-03-06T11:51:00Z">
        <w:del w:id="23" w:author="Dhingra, Ashna" w:date="2025-03-07T13:19:00Z">
          <w:r w:rsidRPr="00BC0B41">
            <w:rPr>
              <w:sz w:val="24"/>
              <w:szCs w:val="24"/>
            </w:rPr>
            <w:delText>.</w:delText>
          </w:r>
        </w:del>
      </w:ins>
    </w:p>
    <w:p w14:paraId="5130D10C" w14:textId="702E612C" w:rsidR="004E2A12" w:rsidRPr="00AA096E" w:rsidRDefault="004E2A12" w:rsidP="00396D0B">
      <w:pPr>
        <w:spacing w:line="480" w:lineRule="auto"/>
        <w:ind w:firstLine="0"/>
        <w:rPr>
          <w:sz w:val="24"/>
          <w:szCs w:val="24"/>
        </w:rPr>
      </w:pPr>
    </w:p>
    <w:p w14:paraId="0880731E" w14:textId="63357C6B" w:rsidR="006A1A5B" w:rsidRPr="00AA096E" w:rsidRDefault="005979D2" w:rsidP="00396D0B">
      <w:pPr>
        <w:spacing w:line="480" w:lineRule="auto"/>
        <w:ind w:firstLine="0"/>
        <w:rPr>
          <w:sz w:val="24"/>
          <w:szCs w:val="24"/>
        </w:rPr>
      </w:pPr>
      <w:ins w:id="24" w:author="Dhingra, Ashna" w:date="2025-03-07T13:23:00Z">
        <w:r>
          <w:rPr>
            <w:sz w:val="24"/>
            <w:szCs w:val="24"/>
          </w:rPr>
          <w:lastRenderedPageBreak/>
          <w:t>Starling flow, or flow that passes back from the</w:t>
        </w:r>
        <w:r w:rsidR="003D75B4">
          <w:rPr>
            <w:sz w:val="24"/>
            <w:szCs w:val="24"/>
          </w:rPr>
          <w:t xml:space="preserve"> permeate to the retentate</w:t>
        </w:r>
      </w:ins>
      <w:ins w:id="25" w:author="Dhingra, Ashna" w:date="2025-03-07T13:24:00Z">
        <w:r w:rsidR="003D75B4">
          <w:rPr>
            <w:sz w:val="24"/>
            <w:szCs w:val="24"/>
          </w:rPr>
          <w:t xml:space="preserve"> </w:t>
        </w:r>
      </w:ins>
      <w:commentRangeStart w:id="26"/>
      <w:commentRangeStart w:id="27"/>
      <w:del w:id="28" w:author="Dhingra, Ashna" w:date="2025-03-07T13:24:00Z">
        <w:r w:rsidR="004E2A12" w:rsidRPr="00AA096E">
          <w:rPr>
            <w:sz w:val="24"/>
            <w:szCs w:val="24"/>
          </w:rPr>
          <w:delText xml:space="preserve">Starling flow </w:delText>
        </w:r>
      </w:del>
      <w:r w:rsidR="004E2A12" w:rsidRPr="00AA096E">
        <w:rPr>
          <w:sz w:val="24"/>
          <w:szCs w:val="24"/>
        </w:rPr>
        <w:t xml:space="preserve">is shown by the model to be a major contributor to filter fouling and therefore product retention. </w:t>
      </w:r>
      <w:del w:id="29" w:author="Dhingra, Ashna" w:date="2025-03-07T13:24:00Z">
        <w:r w:rsidR="004E2A12" w:rsidRPr="00AA096E">
          <w:rPr>
            <w:sz w:val="24"/>
            <w:szCs w:val="24"/>
          </w:rPr>
          <w:delText xml:space="preserve">The </w:delText>
        </w:r>
        <w:r w:rsidR="006B3738" w:rsidRPr="00AA096E">
          <w:rPr>
            <w:sz w:val="24"/>
            <w:szCs w:val="24"/>
          </w:rPr>
          <w:delText>transmembrane pressure (</w:delText>
        </w:r>
        <w:r w:rsidR="004E2A12" w:rsidRPr="00AA096E">
          <w:rPr>
            <w:sz w:val="24"/>
            <w:szCs w:val="24"/>
          </w:rPr>
          <w:delText>TMP</w:delText>
        </w:r>
        <w:r w:rsidR="006B3738" w:rsidRPr="00AA096E">
          <w:rPr>
            <w:sz w:val="24"/>
            <w:szCs w:val="24"/>
          </w:rPr>
          <w:delText>)</w:delText>
        </w:r>
        <w:r w:rsidR="004E2A12" w:rsidRPr="00AA096E">
          <w:rPr>
            <w:sz w:val="24"/>
            <w:szCs w:val="24"/>
          </w:rPr>
          <w:delText xml:space="preserve"> drops below zero at some </w:delText>
        </w:r>
        <w:commentRangeStart w:id="30"/>
        <w:r w:rsidR="004E2A12" w:rsidRPr="00AA096E">
          <w:rPr>
            <w:sz w:val="24"/>
            <w:szCs w:val="24"/>
          </w:rPr>
          <w:delText>spatial point along the fiber length</w:delText>
        </w:r>
        <w:commentRangeEnd w:id="30"/>
        <w:r w:rsidR="00773BEB">
          <w:rPr>
            <w:rStyle w:val="CommentReference"/>
          </w:rPr>
          <w:commentReference w:id="30"/>
        </w:r>
        <w:r w:rsidR="004E2A12" w:rsidRPr="00AA096E">
          <w:rPr>
            <w:sz w:val="24"/>
            <w:szCs w:val="24"/>
          </w:rPr>
          <w:delText>. In the filter region with positive TMP, the fluid flows from the lumen into the permeate. In the region with negative TMP, the fl</w:delText>
        </w:r>
        <w:r w:rsidR="006A1A5B" w:rsidRPr="00AA096E">
          <w:rPr>
            <w:sz w:val="24"/>
            <w:szCs w:val="24"/>
          </w:rPr>
          <w:delText xml:space="preserve">uid flows </w:delText>
        </w:r>
        <w:r w:rsidR="004E2A12" w:rsidRPr="00AA096E">
          <w:rPr>
            <w:sz w:val="24"/>
            <w:szCs w:val="24"/>
          </w:rPr>
          <w:delText xml:space="preserve">from the permeate into the lumen. </w:delText>
        </w:r>
      </w:del>
      <w:r w:rsidR="004E2A12" w:rsidRPr="00AA096E">
        <w:rPr>
          <w:sz w:val="24"/>
          <w:szCs w:val="24"/>
        </w:rPr>
        <w:t>The extent of Starling flow exacerbates</w:t>
      </w:r>
      <w:r w:rsidR="006A1A5B" w:rsidRPr="00AA096E">
        <w:rPr>
          <w:sz w:val="24"/>
          <w:szCs w:val="24"/>
        </w:rPr>
        <w:t xml:space="preserve"> axial flux gradients in the fiber which increase</w:t>
      </w:r>
      <w:r w:rsidR="004E2A12" w:rsidRPr="00AA096E">
        <w:rPr>
          <w:sz w:val="24"/>
          <w:szCs w:val="24"/>
        </w:rPr>
        <w:t xml:space="preserve"> fouling and minimize filter area utilization. </w:t>
      </w:r>
      <w:commentRangeEnd w:id="26"/>
      <w:r w:rsidR="00623E1B">
        <w:rPr>
          <w:rStyle w:val="CommentReference"/>
        </w:rPr>
        <w:commentReference w:id="26"/>
      </w:r>
      <w:commentRangeEnd w:id="27"/>
      <w:r w:rsidR="0006564F">
        <w:rPr>
          <w:rStyle w:val="CommentReference"/>
        </w:rPr>
        <w:commentReference w:id="27"/>
      </w:r>
    </w:p>
    <w:p w14:paraId="4B61A5C3" w14:textId="7124FC8A" w:rsidR="00597167" w:rsidRPr="00AA096E" w:rsidRDefault="00597167" w:rsidP="00396D0B">
      <w:pPr>
        <w:spacing w:line="480" w:lineRule="auto"/>
        <w:ind w:firstLine="0"/>
        <w:rPr>
          <w:sz w:val="24"/>
          <w:szCs w:val="24"/>
        </w:rPr>
      </w:pPr>
      <w:del w:id="31" w:author="Dhingra, Ashna" w:date="2025-03-07T13:26:00Z">
        <w:r w:rsidRPr="00AA096E">
          <w:rPr>
            <w:sz w:val="24"/>
            <w:szCs w:val="24"/>
          </w:rPr>
          <w:delText xml:space="preserve">For filters that experience Starling flow, </w:delText>
        </w:r>
        <w:r w:rsidR="00931188" w:rsidRPr="00AA096E">
          <w:rPr>
            <w:sz w:val="24"/>
            <w:szCs w:val="24"/>
          </w:rPr>
          <w:delText xml:space="preserve">permeate </w:delText>
        </w:r>
        <w:r w:rsidRPr="00AA096E">
          <w:rPr>
            <w:sz w:val="24"/>
            <w:szCs w:val="24"/>
          </w:rPr>
          <w:delText>flux (LMH)</w:delText>
        </w:r>
        <w:r w:rsidR="00C21DE8" w:rsidRPr="00AA096E">
          <w:rPr>
            <w:sz w:val="24"/>
            <w:szCs w:val="24"/>
          </w:rPr>
          <w:delText xml:space="preserve"> </w:delText>
        </w:r>
        <w:r w:rsidR="004B00F8" w:rsidRPr="00AA096E">
          <w:rPr>
            <w:sz w:val="24"/>
            <w:szCs w:val="24"/>
          </w:rPr>
          <w:delText xml:space="preserve">alone is not </w:delText>
        </w:r>
        <w:r w:rsidR="006A1A5B" w:rsidRPr="00AA096E">
          <w:rPr>
            <w:sz w:val="24"/>
            <w:szCs w:val="24"/>
          </w:rPr>
          <w:delText xml:space="preserve">necessarily </w:delText>
        </w:r>
        <w:r w:rsidR="004B00F8" w:rsidRPr="00AA096E">
          <w:rPr>
            <w:sz w:val="24"/>
            <w:szCs w:val="24"/>
          </w:rPr>
          <w:delText xml:space="preserve">an </w:delText>
        </w:r>
        <w:r w:rsidRPr="00AA096E">
          <w:rPr>
            <w:sz w:val="24"/>
            <w:szCs w:val="24"/>
          </w:rPr>
          <w:delText>accurate scaling parameter</w:delText>
        </w:r>
        <w:r w:rsidR="004B00F8" w:rsidRPr="00AA096E">
          <w:rPr>
            <w:sz w:val="24"/>
            <w:szCs w:val="24"/>
          </w:rPr>
          <w:delText xml:space="preserve"> </w:delText>
        </w:r>
        <w:r w:rsidR="004D5AE6" w:rsidRPr="00AA096E">
          <w:rPr>
            <w:sz w:val="24"/>
            <w:szCs w:val="24"/>
          </w:rPr>
          <w:delText xml:space="preserve">since </w:delText>
        </w:r>
        <w:r w:rsidR="004B00F8" w:rsidRPr="00AA096E">
          <w:rPr>
            <w:sz w:val="24"/>
            <w:szCs w:val="24"/>
          </w:rPr>
          <w:delText>it</w:delText>
        </w:r>
        <w:r w:rsidR="004D5AE6" w:rsidRPr="00AA096E">
          <w:rPr>
            <w:sz w:val="24"/>
            <w:szCs w:val="24"/>
          </w:rPr>
          <w:delText xml:space="preserve"> assume</w:delText>
        </w:r>
        <w:r w:rsidR="004B00F8" w:rsidRPr="00AA096E">
          <w:rPr>
            <w:sz w:val="24"/>
            <w:szCs w:val="24"/>
          </w:rPr>
          <w:delText>s</w:delText>
        </w:r>
        <w:r w:rsidR="004D5AE6" w:rsidRPr="00AA096E">
          <w:rPr>
            <w:sz w:val="24"/>
            <w:szCs w:val="24"/>
          </w:rPr>
          <w:delText xml:space="preserve"> that the whole membrane experiences flow equivalently</w:delText>
        </w:r>
      </w:del>
      <w:r w:rsidR="004C57D7" w:rsidRPr="00AA096E">
        <w:rPr>
          <w:sz w:val="24"/>
          <w:szCs w:val="24"/>
        </w:rPr>
        <w:t xml:space="preserve">A dimensionless </w:t>
      </w:r>
      <w:r w:rsidR="00953D21" w:rsidRPr="00AA096E">
        <w:rPr>
          <w:sz w:val="24"/>
          <w:szCs w:val="24"/>
        </w:rPr>
        <w:t xml:space="preserve">scalable </w:t>
      </w:r>
      <w:r w:rsidR="004C57D7" w:rsidRPr="00AA096E">
        <w:rPr>
          <w:sz w:val="24"/>
          <w:szCs w:val="24"/>
        </w:rPr>
        <w:t xml:space="preserve">value, </w:t>
      </w:r>
      <w:commentRangeStart w:id="32"/>
      <w:r w:rsidR="004C57D7" w:rsidRPr="00AA096E">
        <w:rPr>
          <w:sz w:val="24"/>
          <w:szCs w:val="24"/>
        </w:rPr>
        <w:t xml:space="preserve">the </w:t>
      </w:r>
      <w:r w:rsidR="00901DC3">
        <w:rPr>
          <w:sz w:val="24"/>
          <w:szCs w:val="24"/>
        </w:rPr>
        <w:t>back</w:t>
      </w:r>
      <w:r w:rsidR="004C57D7" w:rsidRPr="00AA096E">
        <w:rPr>
          <w:sz w:val="24"/>
          <w:szCs w:val="24"/>
        </w:rPr>
        <w:t xml:space="preserve"> flow ratio</w:t>
      </w:r>
      <w:commentRangeEnd w:id="32"/>
      <w:r w:rsidR="004C57D7" w:rsidRPr="00AA096E">
        <w:rPr>
          <w:rStyle w:val="CommentReference"/>
          <w:sz w:val="24"/>
          <w:szCs w:val="24"/>
        </w:rPr>
        <w:commentReference w:id="32"/>
      </w:r>
      <w:r w:rsidR="004C57D7" w:rsidRPr="00AA096E">
        <w:rPr>
          <w:sz w:val="24"/>
          <w:szCs w:val="24"/>
        </w:rPr>
        <w:t>, is presented here that can provide an estimate for the extent of Starling flow that a particular membrane is prone to experience</w:t>
      </w:r>
      <w:ins w:id="33" w:author="Coffman, Jon" w:date="2025-03-16T11:48:00Z">
        <w:r w:rsidR="008F3E9E">
          <w:rPr>
            <w:sz w:val="24"/>
            <w:szCs w:val="24"/>
          </w:rPr>
          <w:t xml:space="preserve">. </w:t>
        </w:r>
      </w:ins>
      <w:r w:rsidR="0044559E" w:rsidRPr="0044559E">
        <w:rPr>
          <w:sz w:val="24"/>
          <w:szCs w:val="24"/>
        </w:rPr>
        <w:t>This ratio—flow exiting fibers versus net permeate flow—serves as a tool for hollow fiber evaluation and a precise TFF scaling parameter, replacing net permeate flux for scalability assessments.</w:t>
      </w:r>
      <w:ins w:id="34" w:author="Coffman, Jon" w:date="2025-05-09T12:36:00Z" w16du:dateUtc="2025-05-09T16:36:00Z">
        <w:r w:rsidR="00E221B1">
          <w:rPr>
            <w:sz w:val="24"/>
            <w:szCs w:val="24"/>
          </w:rPr>
          <w:t xml:space="preserve"> </w:t>
        </w:r>
        <w:r w:rsidR="00814080">
          <w:rPr>
            <w:sz w:val="24"/>
            <w:szCs w:val="24"/>
          </w:rPr>
          <w:t>The back-flow</w:t>
        </w:r>
      </w:ins>
      <w:ins w:id="35" w:author="Coffman, Jon" w:date="2025-05-09T12:37:00Z" w16du:dateUtc="2025-05-09T16:37:00Z">
        <w:r w:rsidR="006B7E21">
          <w:rPr>
            <w:sz w:val="24"/>
            <w:szCs w:val="24"/>
          </w:rPr>
          <w:t xml:space="preserve"> ratio, and thus the rate of fouling,</w:t>
        </w:r>
      </w:ins>
      <w:ins w:id="36" w:author="Coffman, Jon" w:date="2025-05-09T12:36:00Z" w16du:dateUtc="2025-05-09T16:36:00Z">
        <w:r w:rsidR="00814080">
          <w:rPr>
            <w:sz w:val="24"/>
            <w:szCs w:val="24"/>
          </w:rPr>
          <w:t xml:space="preserve"> scales with the square of the fiber length, and inversely with the cube of the lumen radius</w:t>
        </w:r>
      </w:ins>
      <w:ins w:id="37" w:author="Coffman, Jon" w:date="2025-05-09T12:37:00Z" w16du:dateUtc="2025-05-09T16:37:00Z">
        <w:r w:rsidR="006B7E21">
          <w:rPr>
            <w:sz w:val="24"/>
            <w:szCs w:val="24"/>
          </w:rPr>
          <w:t xml:space="preserve">. </w:t>
        </w:r>
      </w:ins>
    </w:p>
    <w:p w14:paraId="1A5A1799" w14:textId="56474D63" w:rsidR="00F02BC5" w:rsidRPr="00AA096E" w:rsidRDefault="00A33BFE" w:rsidP="00396D0B">
      <w:pPr>
        <w:spacing w:line="480" w:lineRule="auto"/>
        <w:ind w:firstLine="0"/>
        <w:rPr>
          <w:del w:id="38" w:author="Dhingra, Ashna" w:date="2025-03-21T18:36:00Z"/>
          <w:sz w:val="24"/>
          <w:szCs w:val="24"/>
        </w:rPr>
      </w:pPr>
      <m:oMathPara>
        <m:oMath>
          <m:r>
            <w:ins w:id="39" w:author="Coffman, Jon" w:date="2025-03-17T09:48:00Z">
              <w:del w:id="40" w:author="Dhingra, Ashna" w:date="2025-03-21T18:36:00Z">
                <w:rPr>
                  <w:rFonts w:ascii="Cambria Math" w:hAnsi="Cambria Math"/>
                  <w:sz w:val="24"/>
                  <w:szCs w:val="24"/>
                </w:rPr>
                <m:t>Back</m:t>
              </w:del>
            </w:ins>
          </m:r>
          <m:r>
            <w:del w:id="41" w:author="Dhingra, Ashna" w:date="2025-03-21T18:36:00Z">
              <w:rPr>
                <w:rFonts w:ascii="Cambria Math" w:hAnsi="Cambria Math"/>
                <w:sz w:val="24"/>
                <w:szCs w:val="24"/>
              </w:rPr>
              <m:t>Futile Flow Ratio=</m:t>
            </w:del>
          </m:r>
          <m:f>
            <m:fPr>
              <m:ctrlPr>
                <w:del w:id="42" w:author="Dhingra, Ashna" w:date="2025-03-21T18:36:00Z">
                  <w:rPr>
                    <w:rFonts w:ascii="Cambria Math" w:hAnsi="Cambria Math"/>
                    <w:i/>
                    <w:sz w:val="24"/>
                    <w:szCs w:val="24"/>
                  </w:rPr>
                </w:del>
              </m:ctrlPr>
            </m:fPr>
            <m:num>
              <m:sSub>
                <m:sSubPr>
                  <m:ctrlPr>
                    <w:del w:id="43" w:author="Dhingra, Ashna" w:date="2025-03-21T18:36:00Z">
                      <w:rPr>
                        <w:rFonts w:ascii="Cambria Math" w:hAnsi="Cambria Math"/>
                        <w:i/>
                        <w:sz w:val="24"/>
                        <w:szCs w:val="24"/>
                      </w:rPr>
                    </w:del>
                  </m:ctrlPr>
                </m:sSubPr>
                <m:e>
                  <m:r>
                    <w:del w:id="44" w:author="Dhingra, Ashna" w:date="2025-03-21T18:36:00Z">
                      <w:rPr>
                        <w:rFonts w:ascii="Cambria Math" w:hAnsi="Cambria Math"/>
                        <w:sz w:val="24"/>
                        <w:szCs w:val="24"/>
                      </w:rPr>
                      <m:t>Q</m:t>
                    </w:del>
                  </m:r>
                </m:e>
                <m:sub>
                  <m:r>
                    <w:del w:id="45" w:author="Dhingra, Ashna" w:date="2025-03-21T18:36:00Z">
                      <w:rPr>
                        <w:rFonts w:ascii="Cambria Math" w:hAnsi="Cambria Math"/>
                        <w:sz w:val="24"/>
                        <w:szCs w:val="24"/>
                      </w:rPr>
                      <m:t xml:space="preserve">starling,out </m:t>
                    </w:del>
                  </m:r>
                </m:sub>
              </m:sSub>
            </m:num>
            <m:den>
              <m:sSub>
                <m:sSubPr>
                  <m:ctrlPr>
                    <w:del w:id="46" w:author="Dhingra, Ashna" w:date="2025-03-21T18:36:00Z">
                      <w:rPr>
                        <w:rFonts w:ascii="Cambria Math" w:hAnsi="Cambria Math"/>
                        <w:i/>
                        <w:sz w:val="24"/>
                        <w:szCs w:val="24"/>
                      </w:rPr>
                    </w:del>
                  </m:ctrlPr>
                </m:sSubPr>
                <m:e>
                  <m:r>
                    <w:del w:id="47" w:author="Dhingra, Ashna" w:date="2025-03-21T18:36:00Z">
                      <w:rPr>
                        <w:rFonts w:ascii="Cambria Math" w:hAnsi="Cambria Math"/>
                        <w:sz w:val="24"/>
                        <w:szCs w:val="24"/>
                      </w:rPr>
                      <m:t>Q</m:t>
                    </w:del>
                  </m:r>
                </m:e>
                <m:sub>
                  <m:r>
                    <w:del w:id="48" w:author="Dhingra, Ashna" w:date="2025-03-21T18:36:00Z">
                      <w:rPr>
                        <w:rFonts w:ascii="Cambria Math" w:hAnsi="Cambria Math"/>
                        <w:sz w:val="24"/>
                        <w:szCs w:val="24"/>
                      </w:rPr>
                      <m:t xml:space="preserve">starling,out </m:t>
                    </w:del>
                  </m:r>
                </m:sub>
              </m:sSub>
              <m:r>
                <w:del w:id="49" w:author="Dhingra, Ashna" w:date="2025-03-21T18:36:00Z">
                  <w:rPr>
                    <w:rFonts w:ascii="Cambria Math" w:hAnsi="Cambria Math"/>
                    <w:sz w:val="24"/>
                    <w:szCs w:val="24"/>
                  </w:rPr>
                  <m:t>-</m:t>
                </w:del>
              </m:r>
              <m:sSub>
                <m:sSubPr>
                  <m:ctrlPr>
                    <w:del w:id="50" w:author="Dhingra, Ashna" w:date="2025-03-21T18:36:00Z">
                      <w:rPr>
                        <w:rFonts w:ascii="Cambria Math" w:hAnsi="Cambria Math"/>
                        <w:i/>
                        <w:sz w:val="24"/>
                        <w:szCs w:val="24"/>
                      </w:rPr>
                    </w:del>
                  </m:ctrlPr>
                </m:sSubPr>
                <m:e>
                  <m:r>
                    <w:del w:id="51" w:author="Dhingra, Ashna" w:date="2025-03-21T18:36:00Z">
                      <w:rPr>
                        <w:rFonts w:ascii="Cambria Math" w:hAnsi="Cambria Math"/>
                        <w:sz w:val="24"/>
                        <w:szCs w:val="24"/>
                      </w:rPr>
                      <m:t>Q</m:t>
                    </w:del>
                  </m:r>
                </m:e>
                <m:sub>
                  <m:r>
                    <w:del w:id="52" w:author="Dhingra, Ashna" w:date="2025-03-21T18:36:00Z">
                      <w:rPr>
                        <w:rFonts w:ascii="Cambria Math" w:hAnsi="Cambria Math"/>
                        <w:sz w:val="24"/>
                        <w:szCs w:val="24"/>
                      </w:rPr>
                      <m:t>starling,in</m:t>
                    </w:del>
                  </m:r>
                </m:sub>
              </m:sSub>
            </m:den>
          </m:f>
          <m:r>
            <w:del w:id="53" w:author="Dhingra, Ashna" w:date="2025-03-21T18:36:00Z">
              <w:rPr>
                <w:rFonts w:ascii="Cambria Math" w:hAnsi="Cambria Math"/>
                <w:sz w:val="24"/>
                <w:szCs w:val="24"/>
              </w:rPr>
              <m:t>=</m:t>
            </w:del>
          </m:r>
          <m:f>
            <m:fPr>
              <m:ctrlPr>
                <w:del w:id="54" w:author="Dhingra, Ashna" w:date="2025-03-21T18:36:00Z">
                  <w:rPr>
                    <w:rFonts w:ascii="Cambria Math" w:hAnsi="Cambria Math"/>
                    <w:i/>
                    <w:sz w:val="24"/>
                    <w:szCs w:val="24"/>
                  </w:rPr>
                </w:del>
              </m:ctrlPr>
            </m:fPr>
            <m:num>
              <m:sSub>
                <m:sSubPr>
                  <m:ctrlPr>
                    <w:del w:id="55" w:author="Dhingra, Ashna" w:date="2025-03-21T18:36:00Z">
                      <w:rPr>
                        <w:rFonts w:ascii="Cambria Math" w:hAnsi="Cambria Math"/>
                        <w:i/>
                        <w:sz w:val="24"/>
                        <w:szCs w:val="24"/>
                      </w:rPr>
                    </w:del>
                  </m:ctrlPr>
                </m:sSubPr>
                <m:e>
                  <m:r>
                    <w:del w:id="56" w:author="Dhingra, Ashna" w:date="2025-03-21T18:36:00Z">
                      <w:rPr>
                        <w:rFonts w:ascii="Cambria Math" w:hAnsi="Cambria Math"/>
                        <w:sz w:val="24"/>
                        <w:szCs w:val="24"/>
                      </w:rPr>
                      <m:t>Q</m:t>
                    </w:del>
                  </m:r>
                </m:e>
                <m:sub>
                  <m:r>
                    <w:del w:id="57" w:author="Dhingra, Ashna" w:date="2025-03-21T18:36:00Z">
                      <w:rPr>
                        <w:rFonts w:ascii="Cambria Math" w:hAnsi="Cambria Math"/>
                        <w:sz w:val="24"/>
                        <w:szCs w:val="24"/>
                      </w:rPr>
                      <m:t xml:space="preserve">starling,out </m:t>
                    </w:del>
                  </m:r>
                </m:sub>
              </m:sSub>
            </m:num>
            <m:den>
              <m:sSub>
                <m:sSubPr>
                  <m:ctrlPr>
                    <w:del w:id="58" w:author="Dhingra, Ashna" w:date="2025-03-21T18:36:00Z">
                      <w:rPr>
                        <w:rFonts w:ascii="Cambria Math" w:hAnsi="Cambria Math"/>
                        <w:i/>
                        <w:sz w:val="24"/>
                        <w:szCs w:val="24"/>
                      </w:rPr>
                    </w:del>
                  </m:ctrlPr>
                </m:sSubPr>
                <m:e>
                  <m:r>
                    <w:del w:id="59" w:author="Dhingra, Ashna" w:date="2025-03-21T18:36:00Z">
                      <w:rPr>
                        <w:rFonts w:ascii="Cambria Math" w:hAnsi="Cambria Math"/>
                        <w:sz w:val="24"/>
                        <w:szCs w:val="24"/>
                      </w:rPr>
                      <m:t>Q</m:t>
                    </w:del>
                  </m:r>
                </m:e>
                <m:sub>
                  <m:r>
                    <w:del w:id="60" w:author="Dhingra, Ashna" w:date="2025-03-21T18:36:00Z">
                      <w:rPr>
                        <w:rFonts w:ascii="Cambria Math" w:hAnsi="Cambria Math"/>
                        <w:sz w:val="24"/>
                        <w:szCs w:val="24"/>
                      </w:rPr>
                      <m:t>p</m:t>
                    </w:del>
                  </m:r>
                </m:sub>
              </m:sSub>
            </m:den>
          </m:f>
          <m:r>
            <w:del w:id="61" w:author="Dhingra, Ashna" w:date="2025-03-19T13:07:00Z">
              <w:rPr>
                <w:rFonts w:ascii="Cambria Math" w:hAnsi="Cambria Math"/>
                <w:sz w:val="24"/>
                <w:szCs w:val="24"/>
              </w:rPr>
              <m:t xml:space="preserve">≈ </m:t>
            </w:del>
          </m:r>
          <m:f>
            <m:fPr>
              <m:ctrlPr>
                <w:del w:id="62" w:author="Dhingra, Ashna" w:date="2025-03-19T13:07:00Z">
                  <w:rPr>
                    <w:rFonts w:ascii="Cambria Math" w:hAnsi="Cambria Math"/>
                    <w:i/>
                    <w:sz w:val="24"/>
                    <w:szCs w:val="24"/>
                  </w:rPr>
                </w:del>
              </m:ctrlPr>
            </m:fPr>
            <m:num>
              <m:r>
                <w:del w:id="63" w:author="Dhingra, Ashna" w:date="2025-03-19T13:07:00Z">
                  <w:rPr>
                    <w:rFonts w:ascii="Cambria Math" w:hAnsi="Cambria Math"/>
                    <w:sz w:val="24"/>
                    <w:szCs w:val="24"/>
                  </w:rPr>
                  <m:t>2μ</m:t>
                </w:del>
              </m:r>
              <m:sSup>
                <m:sSupPr>
                  <m:ctrlPr>
                    <w:del w:id="64" w:author="Dhingra, Ashna" w:date="2025-03-19T13:07:00Z">
                      <w:rPr>
                        <w:rFonts w:ascii="Cambria Math" w:hAnsi="Cambria Math"/>
                        <w:i/>
                        <w:sz w:val="24"/>
                        <w:szCs w:val="24"/>
                      </w:rPr>
                    </w:del>
                  </m:ctrlPr>
                </m:sSupPr>
                <m:e>
                  <m:r>
                    <w:del w:id="65" w:author="Dhingra, Ashna" w:date="2025-03-19T13:07:00Z">
                      <w:rPr>
                        <w:rFonts w:ascii="Cambria Math" w:hAnsi="Cambria Math"/>
                        <w:sz w:val="24"/>
                        <w:szCs w:val="24"/>
                      </w:rPr>
                      <m:t>L</m:t>
                    </w:del>
                  </m:r>
                </m:e>
                <m:sup>
                  <m:r>
                    <w:del w:id="66" w:author="Dhingra, Ashna" w:date="2025-03-19T13:07:00Z">
                      <w:rPr>
                        <w:rFonts w:ascii="Cambria Math" w:hAnsi="Cambria Math"/>
                        <w:sz w:val="24"/>
                        <w:szCs w:val="24"/>
                      </w:rPr>
                      <m:t>2</m:t>
                    </w:del>
                  </m:r>
                </m:sup>
              </m:sSup>
              <m:sSub>
                <m:sSubPr>
                  <m:ctrlPr>
                    <w:del w:id="67" w:author="Dhingra, Ashna" w:date="2025-03-19T13:07:00Z">
                      <w:rPr>
                        <w:rFonts w:ascii="Cambria Math" w:hAnsi="Cambria Math"/>
                        <w:i/>
                        <w:sz w:val="24"/>
                        <w:szCs w:val="24"/>
                      </w:rPr>
                    </w:del>
                  </m:ctrlPr>
                </m:sSubPr>
                <m:e>
                  <m:r>
                    <w:del w:id="68" w:author="Dhingra, Ashna" w:date="2025-03-19T13:07:00Z">
                      <w:rPr>
                        <w:rFonts w:ascii="Cambria Math" w:hAnsi="Cambria Math"/>
                        <w:sz w:val="24"/>
                        <w:szCs w:val="24"/>
                      </w:rPr>
                      <m:t>Q</m:t>
                    </w:del>
                  </m:r>
                </m:e>
                <m:sub>
                  <m:r>
                    <w:del w:id="69" w:author="Dhingra, Ashna" w:date="2025-03-19T13:07:00Z">
                      <w:rPr>
                        <w:rFonts w:ascii="Cambria Math" w:hAnsi="Cambria Math"/>
                        <w:sz w:val="24"/>
                        <w:szCs w:val="24"/>
                      </w:rPr>
                      <m:t>r</m:t>
                    </w:del>
                  </m:r>
                </m:sub>
              </m:sSub>
              <m:r>
                <w:del w:id="70" w:author="Dhingra, Ashna" w:date="2025-03-19T13:07:00Z">
                  <w:rPr>
                    <w:rFonts w:ascii="Cambria Math" w:hAnsi="Cambria Math"/>
                    <w:sz w:val="24"/>
                    <w:szCs w:val="24"/>
                  </w:rPr>
                  <m:t>κ</m:t>
                </w:del>
              </m:r>
            </m:num>
            <m:den>
              <m:sSup>
                <m:sSupPr>
                  <m:ctrlPr>
                    <w:del w:id="71" w:author="Dhingra, Ashna" w:date="2025-03-19T13:07:00Z">
                      <w:rPr>
                        <w:rFonts w:ascii="Cambria Math" w:hAnsi="Cambria Math"/>
                        <w:i/>
                        <w:sz w:val="24"/>
                        <w:szCs w:val="24"/>
                      </w:rPr>
                    </w:del>
                  </m:ctrlPr>
                </m:sSupPr>
                <m:e>
                  <m:r>
                    <w:del w:id="72" w:author="Dhingra, Ashna" w:date="2025-03-19T13:07:00Z">
                      <w:rPr>
                        <w:rFonts w:ascii="Cambria Math" w:hAnsi="Cambria Math"/>
                        <w:sz w:val="24"/>
                        <w:szCs w:val="24"/>
                      </w:rPr>
                      <m:t>R</m:t>
                    </w:del>
                  </m:r>
                </m:e>
                <m:sup>
                  <m:r>
                    <w:del w:id="73" w:author="Dhingra, Ashna" w:date="2025-03-19T13:07:00Z">
                      <w:rPr>
                        <w:rFonts w:ascii="Cambria Math" w:hAnsi="Cambria Math"/>
                        <w:sz w:val="24"/>
                        <w:szCs w:val="24"/>
                      </w:rPr>
                      <m:t>3</m:t>
                    </w:del>
                  </m:r>
                </m:sup>
              </m:sSup>
              <m:sSub>
                <m:sSubPr>
                  <m:ctrlPr>
                    <w:del w:id="74" w:author="Dhingra, Ashna" w:date="2025-03-19T13:07:00Z">
                      <w:rPr>
                        <w:rFonts w:ascii="Cambria Math" w:hAnsi="Cambria Math"/>
                        <w:i/>
                        <w:sz w:val="24"/>
                        <w:szCs w:val="24"/>
                      </w:rPr>
                    </w:del>
                  </m:ctrlPr>
                </m:sSubPr>
                <m:e>
                  <m:r>
                    <w:del w:id="75" w:author="Dhingra, Ashna" w:date="2025-03-19T13:07:00Z">
                      <w:rPr>
                        <w:rFonts w:ascii="Cambria Math" w:hAnsi="Cambria Math"/>
                        <w:sz w:val="24"/>
                        <w:szCs w:val="24"/>
                      </w:rPr>
                      <m:t>Q</m:t>
                    </w:del>
                  </m:r>
                </m:e>
                <m:sub>
                  <m:r>
                    <w:del w:id="76" w:author="Dhingra, Ashna" w:date="2025-03-19T13:07:00Z">
                      <w:rPr>
                        <w:rFonts w:ascii="Cambria Math" w:hAnsi="Cambria Math"/>
                        <w:sz w:val="24"/>
                        <w:szCs w:val="24"/>
                      </w:rPr>
                      <m:t>p</m:t>
                    </w:del>
                  </m:r>
                </m:sub>
              </m:sSub>
            </m:den>
          </m:f>
        </m:oMath>
      </m:oMathPara>
    </w:p>
    <w:p w14:paraId="7FDC82F3" w14:textId="51CB805F" w:rsidR="00857E97" w:rsidRPr="00AA096E" w:rsidRDefault="00EC7988" w:rsidP="00396D0B">
      <w:pPr>
        <w:spacing w:line="480" w:lineRule="auto"/>
        <w:ind w:firstLine="0"/>
        <w:rPr>
          <w:del w:id="77" w:author="Dhingra, Ashna" w:date="2025-03-21T18:36:00Z"/>
          <w:sz w:val="24"/>
          <w:szCs w:val="24"/>
        </w:rPr>
      </w:pPr>
      <w:del w:id="78" w:author="Dhingra, Ashna" w:date="2025-03-21T18:36:00Z">
        <w:r w:rsidRPr="00AA096E">
          <w:rPr>
            <w:sz w:val="24"/>
            <w:szCs w:val="24"/>
          </w:rPr>
          <w:delText>A higher ratio suggests a lower filter capacity (L/m</w:delText>
        </w:r>
        <w:r w:rsidRPr="00AA096E">
          <w:rPr>
            <w:sz w:val="24"/>
            <w:szCs w:val="24"/>
            <w:vertAlign w:val="superscript"/>
          </w:rPr>
          <w:delText>2</w:delText>
        </w:r>
        <w:r w:rsidRPr="00AA096E">
          <w:rPr>
            <w:sz w:val="24"/>
            <w:szCs w:val="24"/>
          </w:rPr>
          <w:delText xml:space="preserve">). </w:delText>
        </w:r>
        <w:r w:rsidR="004E2A12" w:rsidRPr="00AA096E">
          <w:rPr>
            <w:sz w:val="24"/>
            <w:szCs w:val="24"/>
          </w:rPr>
          <w:delText xml:space="preserve">Per analysis via the model, shorter fiber length, lower recirculation rate through the hollow fibers, larger lumen diameter, and lower membrane permeability all help lower the trans-lumen pressure drop and therefore minimize the effect of Starling flow. Smaller pore </w:delText>
        </w:r>
        <w:r w:rsidR="004E2A12" w:rsidRPr="00AA096E" w:rsidDel="00D230C3">
          <w:rPr>
            <w:sz w:val="24"/>
            <w:szCs w:val="24"/>
          </w:rPr>
          <w:delText>size</w:delText>
        </w:r>
      </w:del>
      <w:del w:id="79" w:author="Dhingra, Ashna" w:date="2025-03-07T13:25:00Z">
        <w:r w:rsidR="004E2A12" w:rsidRPr="00AA096E">
          <w:rPr>
            <w:sz w:val="24"/>
            <w:szCs w:val="24"/>
          </w:rPr>
          <w:delText xml:space="preserve"> </w:delText>
        </w:r>
        <w:commentRangeStart w:id="80"/>
        <w:r w:rsidR="004E2A12" w:rsidRPr="00AA096E">
          <w:rPr>
            <w:sz w:val="24"/>
            <w:szCs w:val="24"/>
          </w:rPr>
          <w:delText>distribution</w:delText>
        </w:r>
      </w:del>
      <w:commentRangeEnd w:id="80"/>
      <w:del w:id="81" w:author="Dhingra, Ashna" w:date="2025-03-21T18:36:00Z">
        <w:r w:rsidR="00BD06F0">
          <w:rPr>
            <w:rStyle w:val="CommentReference"/>
          </w:rPr>
          <w:commentReference w:id="80"/>
        </w:r>
        <w:r w:rsidR="004E2A12" w:rsidRPr="00AA096E">
          <w:rPr>
            <w:sz w:val="24"/>
            <w:szCs w:val="24"/>
          </w:rPr>
          <w:delText>, higher porosity, larger fiber wall thickness, lower cell density,</w:delText>
        </w:r>
        <w:r w:rsidR="00DD5FD4" w:rsidRPr="00AA096E">
          <w:rPr>
            <w:sz w:val="24"/>
            <w:szCs w:val="24"/>
          </w:rPr>
          <w:delText xml:space="preserve"> slower cell growth rates,</w:delText>
        </w:r>
        <w:r w:rsidR="004E2A12" w:rsidRPr="00AA096E">
          <w:rPr>
            <w:sz w:val="24"/>
            <w:szCs w:val="24"/>
          </w:rPr>
          <w:delText xml:space="preserve"> higher cell viability, and lower viscosity are also shown to positively impact filter performance.</w:delText>
        </w:r>
      </w:del>
    </w:p>
    <w:p w14:paraId="420E1EFF" w14:textId="233210E8" w:rsidR="009468CA" w:rsidRPr="00AA096E" w:rsidRDefault="009468CA" w:rsidP="00053CD2">
      <w:pPr>
        <w:ind w:firstLine="0"/>
        <w:rPr>
          <w:sz w:val="24"/>
          <w:szCs w:val="24"/>
        </w:rPr>
      </w:pPr>
      <w:r w:rsidRPr="00AA096E">
        <w:rPr>
          <w:i/>
          <w:sz w:val="24"/>
          <w:szCs w:val="24"/>
        </w:rPr>
        <w:lastRenderedPageBreak/>
        <w:t xml:space="preserve">Keywords: </w:t>
      </w:r>
      <w:r w:rsidR="004E2A12" w:rsidRPr="00AA096E">
        <w:rPr>
          <w:sz w:val="24"/>
          <w:szCs w:val="24"/>
        </w:rPr>
        <w:t>Tangential Flow Filtration</w:t>
      </w:r>
      <w:r w:rsidR="00380D16" w:rsidRPr="00AA096E">
        <w:rPr>
          <w:sz w:val="24"/>
          <w:szCs w:val="24"/>
        </w:rPr>
        <w:t>,</w:t>
      </w:r>
      <w:r w:rsidR="00C407FC" w:rsidRPr="00AA096E">
        <w:rPr>
          <w:sz w:val="24"/>
          <w:szCs w:val="24"/>
        </w:rPr>
        <w:t xml:space="preserve"> Continuous</w:t>
      </w:r>
      <w:r w:rsidR="00380D16" w:rsidRPr="00AA096E">
        <w:rPr>
          <w:sz w:val="24"/>
          <w:szCs w:val="24"/>
        </w:rPr>
        <w:t xml:space="preserve"> Bioprocessing, Mammalian Cell Culture, Filter Fouling</w:t>
      </w:r>
      <w:r w:rsidR="00C407FC" w:rsidRPr="00AA096E">
        <w:rPr>
          <w:sz w:val="24"/>
          <w:szCs w:val="24"/>
        </w:rPr>
        <w:t>,</w:t>
      </w:r>
      <w:r w:rsidR="00380D16" w:rsidRPr="00AA096E">
        <w:rPr>
          <w:sz w:val="24"/>
          <w:szCs w:val="24"/>
        </w:rPr>
        <w:t xml:space="preserve"> </w:t>
      </w:r>
      <w:r w:rsidR="00C407FC" w:rsidRPr="00AA096E">
        <w:rPr>
          <w:sz w:val="24"/>
          <w:szCs w:val="24"/>
        </w:rPr>
        <w:t xml:space="preserve">Mechanistic </w:t>
      </w:r>
      <w:r w:rsidR="00380D16" w:rsidRPr="00AA096E">
        <w:rPr>
          <w:sz w:val="24"/>
          <w:szCs w:val="24"/>
        </w:rPr>
        <w:t>Modeling</w:t>
      </w:r>
      <w:r w:rsidR="0057110F" w:rsidRPr="00AA096E">
        <w:rPr>
          <w:sz w:val="24"/>
          <w:szCs w:val="24"/>
        </w:rPr>
        <w:t>, Starling Flow</w:t>
      </w:r>
      <w:r w:rsidR="009F2E17">
        <w:rPr>
          <w:sz w:val="24"/>
          <w:szCs w:val="24"/>
        </w:rPr>
        <w:t xml:space="preserve">, Pore Constriction, </w:t>
      </w:r>
      <w:r w:rsidR="00E3490B">
        <w:rPr>
          <w:sz w:val="24"/>
          <w:szCs w:val="24"/>
        </w:rPr>
        <w:t xml:space="preserve">Complete Blocking, Intermediate Blocking, Caking, </w:t>
      </w:r>
      <w:r w:rsidR="00B12015">
        <w:rPr>
          <w:sz w:val="24"/>
          <w:szCs w:val="24"/>
        </w:rPr>
        <w:t>Fluid Mechanics</w:t>
      </w:r>
      <w:r w:rsidR="006211C1">
        <w:rPr>
          <w:sz w:val="24"/>
          <w:szCs w:val="24"/>
        </w:rPr>
        <w:t>, Sieving</w:t>
      </w:r>
    </w:p>
    <w:p w14:paraId="5FB7651E" w14:textId="77777777" w:rsidR="00053CD2" w:rsidRPr="004E2A12" w:rsidRDefault="00053CD2" w:rsidP="00053CD2">
      <w:pPr>
        <w:ind w:firstLine="0"/>
      </w:pPr>
    </w:p>
    <w:p w14:paraId="282731DE" w14:textId="74037B2E" w:rsidR="001F3B31" w:rsidRDefault="660504C0" w:rsidP="005B3252">
      <w:pPr>
        <w:pStyle w:val="Sectionheading"/>
        <w:spacing w:before="0" w:after="0" w:line="480" w:lineRule="auto"/>
        <w:rPr>
          <w:lang w:val="en-US"/>
        </w:rPr>
      </w:pPr>
      <w:r w:rsidRPr="004E2A12">
        <w:rPr>
          <w:lang w:val="en-US"/>
        </w:rPr>
        <w:t>Introduction</w:t>
      </w:r>
    </w:p>
    <w:p w14:paraId="687ACA69" w14:textId="5EE16D50" w:rsidR="00BA1BF4" w:rsidRPr="00940742" w:rsidRDefault="00BA1BF4" w:rsidP="005B3252">
      <w:pPr>
        <w:spacing w:line="480" w:lineRule="auto"/>
        <w:ind w:firstLine="0"/>
        <w:rPr>
          <w:sz w:val="24"/>
          <w:szCs w:val="24"/>
        </w:rPr>
      </w:pPr>
      <w:r w:rsidRPr="00473DAC">
        <w:rPr>
          <w:sz w:val="24"/>
          <w:szCs w:val="24"/>
        </w:rPr>
        <w:t>Tangential flow</w:t>
      </w:r>
      <w:r w:rsidR="001F3B31" w:rsidRPr="00473DAC">
        <w:rPr>
          <w:sz w:val="24"/>
          <w:szCs w:val="24"/>
        </w:rPr>
        <w:t xml:space="preserve"> filtration</w:t>
      </w:r>
      <w:r w:rsidRPr="00473DAC">
        <w:rPr>
          <w:sz w:val="24"/>
          <w:szCs w:val="24"/>
        </w:rPr>
        <w:t xml:space="preserve"> (TFF)</w:t>
      </w:r>
      <w:r w:rsidR="001F3B31" w:rsidRPr="00473DAC">
        <w:rPr>
          <w:sz w:val="24"/>
          <w:szCs w:val="24"/>
        </w:rPr>
        <w:t xml:space="preserve"> is a type of filtration used in continuous processes</w:t>
      </w:r>
      <w:ins w:id="82" w:author="Dhingra, Ashna" w:date="2025-03-07T13:27:00Z">
        <w:r w:rsidRPr="00473DAC">
          <w:rPr>
            <w:sz w:val="24"/>
            <w:szCs w:val="24"/>
          </w:rPr>
          <w:t xml:space="preserve"> </w:t>
        </w:r>
        <w:commentRangeStart w:id="83"/>
        <w:r w:rsidRPr="00473DAC">
          <w:rPr>
            <w:sz w:val="24"/>
            <w:szCs w:val="24"/>
          </w:rPr>
          <w:t xml:space="preserve">and </w:t>
        </w:r>
        <w:r w:rsidR="0057110F" w:rsidRPr="00473DAC">
          <w:rPr>
            <w:sz w:val="24"/>
            <w:szCs w:val="24"/>
          </w:rPr>
          <w:t>is</w:t>
        </w:r>
        <w:r w:rsidRPr="00473DAC">
          <w:rPr>
            <w:sz w:val="24"/>
            <w:szCs w:val="24"/>
          </w:rPr>
          <w:t xml:space="preserve"> </w:t>
        </w:r>
        <w:r w:rsidR="004708F5">
          <w:rPr>
            <w:sz w:val="24"/>
            <w:szCs w:val="24"/>
          </w:rPr>
          <w:t>being increasingly used across the industry</w:t>
        </w:r>
      </w:ins>
      <w:customXmlInsRangeStart w:id="84" w:author="Dhingra, Ashna" w:date="2025-03-07T13:39:00Z"/>
      <w:sdt>
        <w:sdtPr>
          <w:rPr>
            <w:sz w:val="24"/>
            <w:szCs w:val="24"/>
          </w:rPr>
          <w:id w:val="1174301708"/>
          <w:citation/>
        </w:sdtPr>
        <w:sdtContent>
          <w:customXmlInsRangeEnd w:id="84"/>
          <w:ins w:id="85" w:author="Dhingra, Ashna" w:date="2025-03-07T13:39:00Z">
            <w:r w:rsidR="004E5935">
              <w:rPr>
                <w:sz w:val="24"/>
                <w:szCs w:val="24"/>
              </w:rPr>
              <w:fldChar w:fldCharType="begin"/>
            </w:r>
            <w:r w:rsidR="004E5935">
              <w:rPr>
                <w:sz w:val="24"/>
                <w:szCs w:val="24"/>
              </w:rPr>
              <w:instrText xml:space="preserve"> CITATION Cof21 \l 1033 </w:instrText>
            </w:r>
          </w:ins>
          <w:r w:rsidR="004E5935">
            <w:rPr>
              <w:sz w:val="24"/>
              <w:szCs w:val="24"/>
            </w:rPr>
            <w:fldChar w:fldCharType="separate"/>
          </w:r>
          <w:r>
            <w:rPr>
              <w:noProof/>
              <w:sz w:val="24"/>
              <w:szCs w:val="24"/>
            </w:rPr>
            <w:t xml:space="preserve"> (Coffman, et al., 2021)</w:t>
          </w:r>
          <w:ins w:id="86" w:author="Dhingra, Ashna" w:date="2025-03-07T13:39:00Z">
            <w:r w:rsidR="004E5935">
              <w:rPr>
                <w:sz w:val="24"/>
                <w:szCs w:val="24"/>
              </w:rPr>
              <w:fldChar w:fldCharType="end"/>
            </w:r>
          </w:ins>
          <w:customXmlInsRangeStart w:id="87" w:author="Dhingra, Ashna" w:date="2025-03-07T13:39:00Z"/>
        </w:sdtContent>
      </w:sdt>
      <w:customXmlInsRangeEnd w:id="87"/>
      <w:del w:id="88" w:author="Dhingra, Ashna" w:date="2025-03-07T13:28:00Z">
        <w:r w:rsidRPr="00473DAC" w:rsidDel="001C157F">
          <w:rPr>
            <w:sz w:val="24"/>
            <w:szCs w:val="24"/>
          </w:rPr>
          <w:delText xml:space="preserve"> </w:delText>
        </w:r>
        <w:commentRangeStart w:id="89"/>
        <w:r w:rsidRPr="00473DAC" w:rsidDel="001C157F">
          <w:rPr>
            <w:sz w:val="24"/>
            <w:szCs w:val="24"/>
          </w:rPr>
          <w:delText xml:space="preserve">and </w:delText>
        </w:r>
        <w:r w:rsidR="0057110F" w:rsidRPr="00473DAC" w:rsidDel="001C157F">
          <w:rPr>
            <w:sz w:val="24"/>
            <w:szCs w:val="24"/>
          </w:rPr>
          <w:delText>is</w:delText>
        </w:r>
        <w:r w:rsidRPr="00473DAC" w:rsidDel="001C157F">
          <w:rPr>
            <w:sz w:val="24"/>
            <w:szCs w:val="24"/>
          </w:rPr>
          <w:delText xml:space="preserve"> </w:delText>
        </w:r>
        <w:r w:rsidRPr="00473DAC">
          <w:rPr>
            <w:sz w:val="24"/>
            <w:szCs w:val="24"/>
          </w:rPr>
          <w:delText xml:space="preserve">currently used </w:delText>
        </w:r>
        <w:r w:rsidR="0057110F" w:rsidRPr="00473DAC">
          <w:rPr>
            <w:sz w:val="24"/>
            <w:szCs w:val="24"/>
          </w:rPr>
          <w:delText>in the perfusion platform at AstraZeneca</w:delText>
        </w:r>
      </w:del>
      <w:r w:rsidR="0057110F" w:rsidRPr="00473DAC">
        <w:rPr>
          <w:sz w:val="24"/>
          <w:szCs w:val="24"/>
        </w:rPr>
        <w:t xml:space="preserve">. </w:t>
      </w:r>
      <w:commentRangeEnd w:id="83"/>
      <w:r w:rsidR="00C82088">
        <w:rPr>
          <w:rStyle w:val="CommentReference"/>
        </w:rPr>
        <w:commentReference w:id="83"/>
      </w:r>
      <w:commentRangeEnd w:id="89"/>
      <w:r w:rsidR="004E5935">
        <w:rPr>
          <w:rStyle w:val="CommentReference"/>
        </w:rPr>
        <w:commentReference w:id="89"/>
      </w:r>
      <w:r w:rsidR="0057110F" w:rsidRPr="00473DAC">
        <w:rPr>
          <w:sz w:val="24"/>
          <w:szCs w:val="24"/>
        </w:rPr>
        <w:t xml:space="preserve">A bundled hollow fiber membrane is used as the </w:t>
      </w:r>
      <w:r w:rsidRPr="00473DAC">
        <w:rPr>
          <w:sz w:val="24"/>
          <w:szCs w:val="24"/>
        </w:rPr>
        <w:t xml:space="preserve">cell retention device </w:t>
      </w:r>
      <w:r w:rsidR="00343874" w:rsidRPr="00473DAC">
        <w:rPr>
          <w:sz w:val="24"/>
          <w:szCs w:val="24"/>
        </w:rPr>
        <w:t>where</w:t>
      </w:r>
      <w:r w:rsidR="0057110F" w:rsidRPr="00473DAC">
        <w:rPr>
          <w:sz w:val="24"/>
          <w:szCs w:val="24"/>
        </w:rPr>
        <w:t xml:space="preserve"> TFF is the filtration mechanism</w:t>
      </w:r>
      <w:r w:rsidR="001F3B31" w:rsidRPr="00473DAC">
        <w:rPr>
          <w:sz w:val="24"/>
          <w:szCs w:val="24"/>
        </w:rPr>
        <w:t xml:space="preserve">. </w:t>
      </w:r>
      <w:r w:rsidRPr="00473DAC">
        <w:rPr>
          <w:sz w:val="24"/>
          <w:szCs w:val="24"/>
        </w:rPr>
        <w:t>In this process,</w:t>
      </w:r>
      <w:r w:rsidR="0075332D" w:rsidRPr="00473DAC">
        <w:rPr>
          <w:sz w:val="24"/>
          <w:szCs w:val="24"/>
        </w:rPr>
        <w:t xml:space="preserve"> mammalian</w:t>
      </w:r>
      <w:r w:rsidR="001F3B31" w:rsidRPr="00473DAC">
        <w:rPr>
          <w:sz w:val="24"/>
          <w:szCs w:val="24"/>
        </w:rPr>
        <w:t xml:space="preserve"> </w:t>
      </w:r>
      <w:r w:rsidRPr="00473DAC">
        <w:rPr>
          <w:sz w:val="24"/>
          <w:szCs w:val="24"/>
        </w:rPr>
        <w:t>cell culture from a perfusion bioreactor is pumped into the</w:t>
      </w:r>
      <w:r w:rsidR="0057110F" w:rsidRPr="00473DAC">
        <w:rPr>
          <w:sz w:val="24"/>
          <w:szCs w:val="24"/>
        </w:rPr>
        <w:t xml:space="preserve"> </w:t>
      </w:r>
      <w:r w:rsidRPr="00473DAC">
        <w:rPr>
          <w:sz w:val="24"/>
          <w:szCs w:val="24"/>
        </w:rPr>
        <w:t>device and</w:t>
      </w:r>
      <w:r w:rsidR="001F3B31" w:rsidRPr="00473DAC">
        <w:rPr>
          <w:sz w:val="24"/>
          <w:szCs w:val="24"/>
        </w:rPr>
        <w:t xml:space="preserve"> flows tangentially to the surface of a semipermeable or porous membrane, and the filtered permeate is collected.</w:t>
      </w:r>
      <w:r w:rsidRPr="00473DAC">
        <w:rPr>
          <w:sz w:val="24"/>
          <w:szCs w:val="24"/>
        </w:rPr>
        <w:t xml:space="preserve"> The retentate is then recirculated back into the bioreactor</w:t>
      </w:r>
      <w:r w:rsidR="00CD1087">
        <w:rPr>
          <w:sz w:val="24"/>
          <w:szCs w:val="24"/>
        </w:rPr>
        <w:t xml:space="preserve"> </w:t>
      </w:r>
      <w:sdt>
        <w:sdtPr>
          <w:rPr>
            <w:sz w:val="24"/>
            <w:szCs w:val="24"/>
          </w:rPr>
          <w:id w:val="-1927879548"/>
          <w:citation/>
        </w:sdtPr>
        <w:sdtContent>
          <w:r w:rsidR="00CD1087">
            <w:rPr>
              <w:sz w:val="24"/>
              <w:szCs w:val="24"/>
            </w:rPr>
            <w:fldChar w:fldCharType="begin"/>
          </w:r>
          <w:r w:rsidR="00CD1087">
            <w:rPr>
              <w:sz w:val="24"/>
              <w:szCs w:val="24"/>
            </w:rPr>
            <w:instrText xml:space="preserve"> CITATION WuD24 \l 1033 </w:instrText>
          </w:r>
          <w:r w:rsidR="00CD1087">
            <w:rPr>
              <w:sz w:val="24"/>
              <w:szCs w:val="24"/>
            </w:rPr>
            <w:fldChar w:fldCharType="separate"/>
          </w:r>
          <w:r>
            <w:rPr>
              <w:noProof/>
              <w:sz w:val="24"/>
              <w:szCs w:val="24"/>
            </w:rPr>
            <w:t>(WuDunn, et al., 2024)</w:t>
          </w:r>
          <w:r w:rsidR="00CD1087">
            <w:rPr>
              <w:sz w:val="24"/>
              <w:szCs w:val="24"/>
            </w:rPr>
            <w:fldChar w:fldCharType="end"/>
          </w:r>
        </w:sdtContent>
      </w:sdt>
      <w:r w:rsidR="002C44DC">
        <w:rPr>
          <w:sz w:val="24"/>
          <w:szCs w:val="24"/>
        </w:rPr>
        <w:t xml:space="preserve">. </w:t>
      </w:r>
      <w:r w:rsidR="00CD1087">
        <w:rPr>
          <w:sz w:val="24"/>
          <w:szCs w:val="24"/>
        </w:rPr>
        <w:t xml:space="preserve"> </w:t>
      </w:r>
      <w:del w:id="90" w:author="Coffman, Jon" w:date="2025-03-03T18:16:00Z">
        <w:r w:rsidR="00674962" w:rsidDel="00127615">
          <w:rPr>
            <w:sz w:val="24"/>
            <w:szCs w:val="24"/>
          </w:rPr>
          <w:delText>have shown</w:delText>
        </w:r>
        <w:r w:rsidRPr="00473DAC" w:rsidDel="00127615">
          <w:rPr>
            <w:sz w:val="24"/>
            <w:szCs w:val="24"/>
          </w:rPr>
          <w:delText xml:space="preserve"> a schematic of AstraZeneca’s perfusion bioreactor </w:delText>
        </w:r>
        <w:r w:rsidR="00674962" w:rsidDel="00127615">
          <w:rPr>
            <w:sz w:val="24"/>
            <w:szCs w:val="24"/>
          </w:rPr>
          <w:delText xml:space="preserve">set up in their study (Figure 1). </w:delText>
        </w:r>
      </w:del>
    </w:p>
    <w:p w14:paraId="7A669B88" w14:textId="77777777" w:rsidR="00887929" w:rsidRDefault="00887929" w:rsidP="0075326F">
      <w:pPr>
        <w:ind w:firstLine="0"/>
      </w:pPr>
    </w:p>
    <w:p w14:paraId="65FD7DB1" w14:textId="7BFE2A25" w:rsidR="00844282" w:rsidRPr="00473DAC" w:rsidRDefault="00BB0E54" w:rsidP="00A3031A">
      <w:pPr>
        <w:spacing w:line="480" w:lineRule="auto"/>
        <w:ind w:firstLine="0"/>
        <w:rPr>
          <w:sz w:val="24"/>
          <w:szCs w:val="24"/>
        </w:rPr>
      </w:pPr>
      <w:r>
        <w:rPr>
          <w:sz w:val="24"/>
          <w:szCs w:val="24"/>
        </w:rPr>
        <w:t xml:space="preserve">The performance of the TFF is </w:t>
      </w:r>
      <w:r w:rsidR="0082630C">
        <w:rPr>
          <w:sz w:val="24"/>
          <w:szCs w:val="24"/>
        </w:rPr>
        <w:t>often limited by fouling</w:t>
      </w:r>
      <w:r w:rsidR="009A360C">
        <w:rPr>
          <w:sz w:val="24"/>
          <w:szCs w:val="24"/>
        </w:rPr>
        <w:t xml:space="preserve"> </w:t>
      </w:r>
      <w:sdt>
        <w:sdtPr>
          <w:rPr>
            <w:sz w:val="24"/>
            <w:szCs w:val="24"/>
          </w:rPr>
          <w:id w:val="-2062163843"/>
          <w:citation/>
        </w:sdtPr>
        <w:sdtContent>
          <w:r w:rsidR="009A360C">
            <w:rPr>
              <w:sz w:val="24"/>
              <w:szCs w:val="24"/>
            </w:rPr>
            <w:fldChar w:fldCharType="begin"/>
          </w:r>
          <w:r w:rsidR="009A360C">
            <w:rPr>
              <w:sz w:val="24"/>
              <w:szCs w:val="24"/>
            </w:rPr>
            <w:instrText xml:space="preserve"> CITATION Pin20 \l 1033 </w:instrText>
          </w:r>
          <w:r w:rsidR="009A360C">
            <w:rPr>
              <w:sz w:val="24"/>
              <w:szCs w:val="24"/>
            </w:rPr>
            <w:fldChar w:fldCharType="separate"/>
          </w:r>
          <w:r>
            <w:rPr>
              <w:noProof/>
              <w:sz w:val="24"/>
              <w:szCs w:val="24"/>
            </w:rPr>
            <w:t>(Pinto &amp; Brower, 2020)</w:t>
          </w:r>
          <w:r w:rsidR="009A360C">
            <w:rPr>
              <w:sz w:val="24"/>
              <w:szCs w:val="24"/>
            </w:rPr>
            <w:fldChar w:fldCharType="end"/>
          </w:r>
        </w:sdtContent>
      </w:sdt>
      <w:proofErr w:type="gramStart"/>
      <w:r w:rsidR="00FE6695">
        <w:rPr>
          <w:sz w:val="24"/>
          <w:szCs w:val="24"/>
        </w:rPr>
        <w:t>.</w:t>
      </w:r>
      <w:r w:rsidR="00AD3545">
        <w:rPr>
          <w:sz w:val="24"/>
          <w:szCs w:val="24"/>
        </w:rPr>
        <w:t xml:space="preserve"> </w:t>
      </w:r>
      <w:r w:rsidR="00BA1BF4" w:rsidRPr="00473DAC">
        <w:rPr>
          <w:sz w:val="24"/>
          <w:szCs w:val="24"/>
        </w:rPr>
        <w:t>.</w:t>
      </w:r>
      <w:proofErr w:type="gramEnd"/>
      <w:r w:rsidR="00B45090" w:rsidRPr="00473DAC">
        <w:rPr>
          <w:sz w:val="24"/>
          <w:szCs w:val="24"/>
        </w:rPr>
        <w:t xml:space="preserve"> In perfusion</w:t>
      </w:r>
      <w:r w:rsidR="00887929" w:rsidRPr="00473DAC">
        <w:rPr>
          <w:sz w:val="24"/>
          <w:szCs w:val="24"/>
        </w:rPr>
        <w:t>,</w:t>
      </w:r>
      <w:r w:rsidR="00B45090" w:rsidRPr="00473DAC">
        <w:rPr>
          <w:sz w:val="24"/>
          <w:szCs w:val="24"/>
        </w:rPr>
        <w:t xml:space="preserve"> the main evidence of fouling is </w:t>
      </w:r>
      <w:r w:rsidR="00FE6695">
        <w:rPr>
          <w:sz w:val="24"/>
          <w:szCs w:val="24"/>
        </w:rPr>
        <w:t xml:space="preserve">often </w:t>
      </w:r>
      <w:r w:rsidR="00B45090" w:rsidRPr="00473DAC">
        <w:rPr>
          <w:sz w:val="24"/>
          <w:szCs w:val="24"/>
        </w:rPr>
        <w:t xml:space="preserve">seen by the drop in concentration of antibody or titer in the permeate stream relative to the concentration of titer in the bioreactor. </w:t>
      </w:r>
      <w:r w:rsidR="00332D6B">
        <w:rPr>
          <w:sz w:val="24"/>
          <w:szCs w:val="24"/>
        </w:rPr>
        <w:t xml:space="preserve">An example of sieving is shown in </w:t>
      </w:r>
      <w:commentRangeStart w:id="91"/>
      <w:r w:rsidR="00560721" w:rsidRPr="00473DAC">
        <w:rPr>
          <w:sz w:val="24"/>
          <w:szCs w:val="24"/>
        </w:rPr>
        <w:fldChar w:fldCharType="begin"/>
      </w:r>
      <w:r w:rsidR="00560721" w:rsidRPr="00473DAC">
        <w:rPr>
          <w:sz w:val="24"/>
          <w:szCs w:val="24"/>
        </w:rPr>
        <w:instrText xml:space="preserve"> REF _Ref178948320 \h </w:instrText>
      </w:r>
      <w:r w:rsidR="00473DAC">
        <w:rPr>
          <w:sz w:val="24"/>
          <w:szCs w:val="24"/>
        </w:rPr>
        <w:instrText xml:space="preserve"> \* MERGEFORMAT </w:instrText>
      </w:r>
      <w:r w:rsidR="00560721" w:rsidRPr="00473DAC">
        <w:rPr>
          <w:sz w:val="24"/>
          <w:szCs w:val="24"/>
        </w:rPr>
      </w:r>
      <w:r w:rsidR="00560721" w:rsidRPr="00473DAC">
        <w:rPr>
          <w:sz w:val="24"/>
          <w:szCs w:val="24"/>
        </w:rPr>
        <w:fldChar w:fldCharType="separate"/>
      </w:r>
      <w:r w:rsidR="000C7203" w:rsidRPr="000C7203">
        <w:rPr>
          <w:sz w:val="24"/>
          <w:szCs w:val="24"/>
        </w:rPr>
        <w:t xml:space="preserve">Figure </w:t>
      </w:r>
      <w:r w:rsidR="000B6D09" w:rsidRPr="000B6D09">
        <w:rPr>
          <w:noProof/>
          <w:sz w:val="24"/>
          <w:szCs w:val="24"/>
        </w:rPr>
        <w:t>2</w:t>
      </w:r>
      <w:r w:rsidR="00560721" w:rsidRPr="00473DAC">
        <w:rPr>
          <w:sz w:val="24"/>
          <w:szCs w:val="24"/>
        </w:rPr>
        <w:fldChar w:fldCharType="end"/>
      </w:r>
      <w:ins w:id="92" w:author="Coffman, Jon" w:date="2025-03-03T18:34:00Z">
        <w:del w:id="93" w:author="Dhingra, Ashna" w:date="2025-03-07T13:44:00Z">
          <w:r w:rsidR="00560721" w:rsidRPr="00473DAC">
            <w:rPr>
              <w:sz w:val="24"/>
              <w:szCs w:val="24"/>
            </w:rPr>
            <w:delText xml:space="preserve"> </w:delText>
          </w:r>
        </w:del>
      </w:ins>
      <w:commentRangeEnd w:id="91"/>
      <w:del w:id="94" w:author="Dhingra, Ashna" w:date="2025-03-07T13:44:00Z">
        <w:r w:rsidR="009636AA">
          <w:rPr>
            <w:rStyle w:val="CommentReference"/>
          </w:rPr>
          <w:commentReference w:id="91"/>
        </w:r>
        <w:r w:rsidR="00B95842">
          <w:rPr>
            <w:sz w:val="24"/>
            <w:szCs w:val="24"/>
          </w:rPr>
          <w:delText>,</w:delText>
        </w:r>
      </w:del>
      <w:r w:rsidR="00B95842">
        <w:rPr>
          <w:sz w:val="24"/>
          <w:szCs w:val="24"/>
        </w:rPr>
        <w:t xml:space="preserve"> which shows a decrease in the fraction of </w:t>
      </w:r>
      <w:r w:rsidR="00B06997">
        <w:rPr>
          <w:sz w:val="24"/>
          <w:szCs w:val="24"/>
        </w:rPr>
        <w:t>product passing through the membrane</w:t>
      </w:r>
      <w:del w:id="95" w:author="Dhingra, Ashna" w:date="2025-03-07T13:47:00Z">
        <w:r w:rsidR="00B06997">
          <w:rPr>
            <w:sz w:val="24"/>
            <w:szCs w:val="24"/>
          </w:rPr>
          <w:delText>.</w:delText>
        </w:r>
      </w:del>
      <w:r w:rsidR="00B06997">
        <w:rPr>
          <w:sz w:val="24"/>
          <w:szCs w:val="24"/>
        </w:rPr>
        <w:t xml:space="preserve"> </w:t>
      </w:r>
      <w:r w:rsidR="002B1A74">
        <w:rPr>
          <w:sz w:val="24"/>
          <w:szCs w:val="24"/>
        </w:rPr>
        <w:t>across</w:t>
      </w:r>
      <w:r w:rsidR="00332D6B">
        <w:rPr>
          <w:sz w:val="24"/>
          <w:szCs w:val="24"/>
        </w:rPr>
        <w:t xml:space="preserve"> different scales for </w:t>
      </w:r>
      <w:proofErr w:type="spellStart"/>
      <w:r w:rsidR="00332D6B">
        <w:rPr>
          <w:sz w:val="24"/>
          <w:szCs w:val="24"/>
        </w:rPr>
        <w:t>mAb</w:t>
      </w:r>
      <w:proofErr w:type="spellEnd"/>
      <w:r w:rsidR="00332D6B">
        <w:rPr>
          <w:sz w:val="24"/>
          <w:szCs w:val="24"/>
        </w:rPr>
        <w:t xml:space="preserve"> A</w:t>
      </w:r>
      <w:r w:rsidR="00887929" w:rsidRPr="00473DAC">
        <w:rPr>
          <w:sz w:val="24"/>
          <w:szCs w:val="24"/>
        </w:rPr>
        <w:t xml:space="preserve">. The </w:t>
      </w:r>
      <w:r w:rsidR="000A3C81" w:rsidRPr="00473DAC">
        <w:rPr>
          <w:sz w:val="24"/>
          <w:szCs w:val="24"/>
        </w:rPr>
        <w:t>concentration</w:t>
      </w:r>
      <w:r w:rsidR="00887929" w:rsidRPr="00473DAC">
        <w:rPr>
          <w:sz w:val="24"/>
          <w:szCs w:val="24"/>
        </w:rPr>
        <w:t xml:space="preserve"> ratio</w:t>
      </w:r>
      <w:commentRangeStart w:id="96"/>
      <w:commentRangeStart w:id="97"/>
      <w:commentRangeEnd w:id="96"/>
      <w:r w:rsidR="00992912" w:rsidRPr="00473DAC">
        <w:rPr>
          <w:rStyle w:val="CommentReference"/>
          <w:sz w:val="24"/>
          <w:szCs w:val="24"/>
        </w:rPr>
        <w:commentReference w:id="96"/>
      </w:r>
      <w:commentRangeEnd w:id="97"/>
      <w:r w:rsidR="00DB73D9" w:rsidRPr="00473DAC">
        <w:rPr>
          <w:rStyle w:val="CommentReference"/>
          <w:sz w:val="24"/>
          <w:szCs w:val="24"/>
        </w:rPr>
        <w:commentReference w:id="97"/>
      </w:r>
      <w:r w:rsidR="003C34A1" w:rsidRPr="00473DAC">
        <w:rPr>
          <w:sz w:val="24"/>
          <w:szCs w:val="24"/>
        </w:rPr>
        <w:t xml:space="preserve"> </w:t>
      </w:r>
      <w:r w:rsidR="00E4345C" w:rsidRPr="00473DAC">
        <w:rPr>
          <w:sz w:val="24"/>
          <w:szCs w:val="24"/>
        </w:rPr>
        <w:t>(</w:t>
      </w:r>
      <w:r w:rsidR="00DB73D9" w:rsidRPr="00473DAC">
        <w:rPr>
          <w:sz w:val="24"/>
          <w:szCs w:val="24"/>
        </w:rPr>
        <w:t>or sieving ratio)</w:t>
      </w:r>
      <w:r w:rsidR="00887929" w:rsidRPr="00473DAC">
        <w:rPr>
          <w:sz w:val="24"/>
          <w:szCs w:val="24"/>
        </w:rPr>
        <w:t xml:space="preserve"> is calculated by dividing the titer concentration in the permeate by the titer concentration in the bioreactor</w:t>
      </w:r>
      <w:r w:rsidR="001A34DC" w:rsidRPr="00473DAC">
        <w:rPr>
          <w:sz w:val="24"/>
          <w:szCs w:val="24"/>
        </w:rPr>
        <w:t xml:space="preserve"> at any given time</w:t>
      </w:r>
      <w:r w:rsidR="00887929" w:rsidRPr="00473DAC">
        <w:rPr>
          <w:sz w:val="24"/>
          <w:szCs w:val="24"/>
        </w:rPr>
        <w:t>.</w:t>
      </w:r>
      <w:r w:rsidR="00BF6D2F" w:rsidRPr="00473DAC">
        <w:rPr>
          <w:sz w:val="24"/>
          <w:szCs w:val="24"/>
        </w:rPr>
        <w:t xml:space="preserve"> Decreases in </w:t>
      </w:r>
      <w:r w:rsidR="000A3C81" w:rsidRPr="00473DAC">
        <w:rPr>
          <w:sz w:val="24"/>
          <w:szCs w:val="24"/>
        </w:rPr>
        <w:t>con</w:t>
      </w:r>
      <w:r w:rsidR="00342926" w:rsidRPr="00473DAC">
        <w:rPr>
          <w:sz w:val="24"/>
          <w:szCs w:val="24"/>
        </w:rPr>
        <w:t>ce</w:t>
      </w:r>
      <w:r w:rsidR="000A3C81" w:rsidRPr="00473DAC">
        <w:rPr>
          <w:sz w:val="24"/>
          <w:szCs w:val="24"/>
        </w:rPr>
        <w:t>ntration</w:t>
      </w:r>
      <w:r w:rsidR="00BF6D2F" w:rsidRPr="00473DAC">
        <w:rPr>
          <w:sz w:val="24"/>
          <w:szCs w:val="24"/>
        </w:rPr>
        <w:t xml:space="preserve"> ratio indicate higher levels of</w:t>
      </w:r>
      <w:r w:rsidR="00C4611B" w:rsidRPr="00473DAC">
        <w:rPr>
          <w:sz w:val="24"/>
          <w:szCs w:val="24"/>
        </w:rPr>
        <w:t xml:space="preserve"> fouling and therefore</w:t>
      </w:r>
      <w:r w:rsidR="00BF6D2F" w:rsidRPr="00473DAC">
        <w:rPr>
          <w:sz w:val="24"/>
          <w:szCs w:val="24"/>
        </w:rPr>
        <w:t xml:space="preserve"> product retention in the bioreactor. </w:t>
      </w:r>
    </w:p>
    <w:p w14:paraId="2169C1D1" w14:textId="443DFDAF" w:rsidR="00FC5E08" w:rsidRPr="00473DAC" w:rsidRDefault="00FC5E08" w:rsidP="00FE33CF">
      <w:pPr>
        <w:spacing w:line="480" w:lineRule="auto"/>
        <w:ind w:firstLine="0"/>
        <w:jc w:val="left"/>
        <w:rPr>
          <w:sz w:val="24"/>
          <w:szCs w:val="24"/>
        </w:rPr>
      </w:pPr>
      <w:proofErr w:type="gramStart"/>
      <w:r w:rsidRPr="00473DAC">
        <w:rPr>
          <w:sz w:val="24"/>
          <w:szCs w:val="24"/>
        </w:rPr>
        <w:lastRenderedPageBreak/>
        <w:t>In order to</w:t>
      </w:r>
      <w:proofErr w:type="gramEnd"/>
      <w:r w:rsidRPr="00473DAC">
        <w:rPr>
          <w:sz w:val="24"/>
          <w:szCs w:val="24"/>
        </w:rPr>
        <w:t xml:space="preserve"> accurately predict filter fouling, </w:t>
      </w:r>
      <w:r w:rsidR="00C4611B" w:rsidRPr="00473DAC">
        <w:rPr>
          <w:sz w:val="24"/>
          <w:szCs w:val="24"/>
        </w:rPr>
        <w:t>the model presented here</w:t>
      </w:r>
      <w:r w:rsidRPr="00473DAC">
        <w:rPr>
          <w:sz w:val="24"/>
          <w:szCs w:val="24"/>
        </w:rPr>
        <w:t xml:space="preserve"> </w:t>
      </w:r>
      <w:r w:rsidR="002F72DF" w:rsidRPr="00473DAC">
        <w:rPr>
          <w:sz w:val="24"/>
          <w:szCs w:val="24"/>
        </w:rPr>
        <w:t>account</w:t>
      </w:r>
      <w:r w:rsidR="00232DBC">
        <w:rPr>
          <w:sz w:val="24"/>
          <w:szCs w:val="24"/>
        </w:rPr>
        <w:t>s</w:t>
      </w:r>
      <w:r w:rsidR="002F72DF" w:rsidRPr="00473DAC">
        <w:rPr>
          <w:sz w:val="24"/>
          <w:szCs w:val="24"/>
        </w:rPr>
        <w:t xml:space="preserve"> </w:t>
      </w:r>
      <w:r w:rsidRPr="00473DAC">
        <w:rPr>
          <w:sz w:val="24"/>
          <w:szCs w:val="24"/>
        </w:rPr>
        <w:t>for</w:t>
      </w:r>
      <w:r w:rsidR="00B36FE7" w:rsidRPr="00473DAC">
        <w:rPr>
          <w:sz w:val="24"/>
          <w:szCs w:val="24"/>
        </w:rPr>
        <w:t xml:space="preserve"> fluid</w:t>
      </w:r>
      <w:r w:rsidRPr="00473DAC">
        <w:rPr>
          <w:sz w:val="24"/>
          <w:szCs w:val="24"/>
        </w:rPr>
        <w:t xml:space="preserve"> </w:t>
      </w:r>
      <w:proofErr w:type="gramStart"/>
      <w:r w:rsidRPr="00473DAC">
        <w:rPr>
          <w:sz w:val="24"/>
          <w:szCs w:val="24"/>
        </w:rPr>
        <w:t>flow ,</w:t>
      </w:r>
      <w:proofErr w:type="gramEnd"/>
      <w:r w:rsidRPr="00473DAC">
        <w:rPr>
          <w:sz w:val="24"/>
          <w:szCs w:val="24"/>
        </w:rPr>
        <w:t xml:space="preserve"> fouling, and sieving</w:t>
      </w:r>
      <w:commentRangeStart w:id="98"/>
      <w:del w:id="99" w:author="Coffman, Jon" w:date="2025-03-03T18:36:00Z">
        <w:r w:rsidRPr="00473DAC" w:rsidDel="00674149">
          <w:rPr>
            <w:sz w:val="24"/>
            <w:szCs w:val="24"/>
          </w:rPr>
          <w:delText>.</w:delText>
        </w:r>
      </w:del>
      <w:commentRangeEnd w:id="98"/>
      <w:r w:rsidR="00790739">
        <w:rPr>
          <w:rStyle w:val="CommentReference"/>
        </w:rPr>
        <w:commentReference w:id="98"/>
      </w:r>
      <w:del w:id="100" w:author="Coffman, Jon" w:date="2025-03-03T18:36:00Z">
        <w:r w:rsidRPr="00473DAC">
          <w:rPr>
            <w:sz w:val="24"/>
            <w:szCs w:val="24"/>
          </w:rPr>
          <w:delText xml:space="preserve"> </w:delText>
        </w:r>
      </w:del>
      <w:ins w:id="101" w:author="Dhingra, Ashna" w:date="2025-03-07T13:49:00Z">
        <w:r w:rsidRPr="00473DAC" w:rsidDel="00674149">
          <w:rPr>
            <w:sz w:val="24"/>
            <w:szCs w:val="24"/>
          </w:rPr>
          <w:t xml:space="preserve"> </w:t>
        </w:r>
      </w:ins>
      <w:r w:rsidRPr="00473DAC">
        <w:rPr>
          <w:sz w:val="24"/>
          <w:szCs w:val="24"/>
        </w:rPr>
        <w:t xml:space="preserve">The goal of such modeling is the prediction of </w:t>
      </w:r>
      <w:r w:rsidR="00342926" w:rsidRPr="00473DAC">
        <w:rPr>
          <w:sz w:val="24"/>
          <w:szCs w:val="24"/>
        </w:rPr>
        <w:t>the concentration</w:t>
      </w:r>
      <w:r w:rsidR="002F72DF" w:rsidRPr="00473DAC">
        <w:rPr>
          <w:sz w:val="24"/>
          <w:szCs w:val="24"/>
        </w:rPr>
        <w:t>/sieving</w:t>
      </w:r>
      <w:r w:rsidRPr="00473DAC">
        <w:rPr>
          <w:sz w:val="24"/>
          <w:szCs w:val="24"/>
        </w:rPr>
        <w:t xml:space="preserve"> ratio as a function of the cell culture performance, membrane geometry make up, and the bioreactor operating parameters.</w:t>
      </w:r>
    </w:p>
    <w:p w14:paraId="2C844132" w14:textId="409853C0" w:rsidR="00BF6D2F" w:rsidRPr="00473DAC" w:rsidRDefault="00FC5E08" w:rsidP="00FE33CF">
      <w:pPr>
        <w:spacing w:line="480" w:lineRule="auto"/>
        <w:ind w:firstLine="0"/>
        <w:jc w:val="left"/>
        <w:rPr>
          <w:sz w:val="24"/>
          <w:szCs w:val="24"/>
        </w:rPr>
      </w:pPr>
      <w:r w:rsidRPr="00473DAC">
        <w:rPr>
          <w:sz w:val="24"/>
          <w:szCs w:val="24"/>
        </w:rPr>
        <w:t xml:space="preserve">Fluid flow is examined through the lens of approximate solutions to the Navier-Stokes equations. The mechanism of membrane fouling is comprised of </w:t>
      </w:r>
      <w:r w:rsidR="00F1589F">
        <w:rPr>
          <w:sz w:val="24"/>
          <w:szCs w:val="24"/>
        </w:rPr>
        <w:t xml:space="preserve">the </w:t>
      </w:r>
      <w:r w:rsidRPr="00473DAC">
        <w:rPr>
          <w:sz w:val="24"/>
          <w:szCs w:val="24"/>
        </w:rPr>
        <w:t>four main types</w:t>
      </w:r>
      <w:r w:rsidR="00F1589F">
        <w:rPr>
          <w:sz w:val="24"/>
          <w:szCs w:val="24"/>
        </w:rPr>
        <w:t xml:space="preserve"> commonly used</w:t>
      </w:r>
      <w:r w:rsidR="002F72DF" w:rsidRPr="00473DAC">
        <w:rPr>
          <w:sz w:val="24"/>
          <w:szCs w:val="24"/>
        </w:rPr>
        <w:t>–</w:t>
      </w:r>
      <w:r w:rsidRPr="00473DAC">
        <w:rPr>
          <w:sz w:val="24"/>
          <w:szCs w:val="24"/>
        </w:rPr>
        <w:t xml:space="preserve"> standard</w:t>
      </w:r>
      <w:r w:rsidR="002F72DF" w:rsidRPr="00473DAC">
        <w:rPr>
          <w:sz w:val="24"/>
          <w:szCs w:val="24"/>
        </w:rPr>
        <w:t xml:space="preserve"> pore constriction/standard</w:t>
      </w:r>
      <w:r w:rsidRPr="00473DAC">
        <w:rPr>
          <w:sz w:val="24"/>
          <w:szCs w:val="24"/>
        </w:rPr>
        <w:t xml:space="preserve"> blocking, cake filtration, complete blocking, and intermediate blocking</w:t>
      </w:r>
      <w:ins w:id="102" w:author="Coffman, Jon" w:date="2025-03-03T18:41:00Z">
        <w:r w:rsidR="009022D3">
          <w:rPr>
            <w:sz w:val="24"/>
            <w:szCs w:val="24"/>
          </w:rPr>
          <w:t xml:space="preserve"> </w:t>
        </w:r>
      </w:ins>
      <w:sdt>
        <w:sdtPr>
          <w:rPr>
            <w:sz w:val="24"/>
            <w:szCs w:val="24"/>
          </w:rPr>
          <w:id w:val="501469070"/>
          <w:citation/>
        </w:sdtPr>
        <w:sdtContent>
          <w:r w:rsidR="00C15383">
            <w:rPr>
              <w:sz w:val="24"/>
              <w:szCs w:val="24"/>
            </w:rPr>
            <w:fldChar w:fldCharType="begin"/>
          </w:r>
          <w:r w:rsidR="00C15383">
            <w:rPr>
              <w:sz w:val="24"/>
              <w:szCs w:val="24"/>
            </w:rPr>
            <w:instrText xml:space="preserve"> CITATION Her \l 1033 </w:instrText>
          </w:r>
          <w:r w:rsidR="00C15383">
            <w:rPr>
              <w:sz w:val="24"/>
              <w:szCs w:val="24"/>
            </w:rPr>
            <w:fldChar w:fldCharType="separate"/>
          </w:r>
          <w:r>
            <w:rPr>
              <w:noProof/>
              <w:sz w:val="24"/>
              <w:szCs w:val="24"/>
            </w:rPr>
            <w:t>(Hermia, 1985)</w:t>
          </w:r>
          <w:r w:rsidR="00C15383">
            <w:rPr>
              <w:sz w:val="24"/>
              <w:szCs w:val="24"/>
            </w:rPr>
            <w:fldChar w:fldCharType="end"/>
          </w:r>
        </w:sdtContent>
      </w:sdt>
      <w:r w:rsidR="00C15383">
        <w:rPr>
          <w:sz w:val="24"/>
          <w:szCs w:val="24"/>
        </w:rPr>
        <w:t xml:space="preserve"> </w:t>
      </w:r>
      <w:sdt>
        <w:sdtPr>
          <w:rPr>
            <w:sz w:val="24"/>
            <w:szCs w:val="24"/>
          </w:rPr>
          <w:id w:val="899945320"/>
          <w:citation/>
        </w:sdtPr>
        <w:sdtContent>
          <w:r w:rsidR="00C15383">
            <w:rPr>
              <w:sz w:val="24"/>
              <w:szCs w:val="24"/>
            </w:rPr>
            <w:fldChar w:fldCharType="begin"/>
          </w:r>
          <w:r w:rsidR="00C15383">
            <w:rPr>
              <w:sz w:val="24"/>
              <w:szCs w:val="24"/>
            </w:rPr>
            <w:instrText xml:space="preserve"> CITATION Kir19 \l 1033 </w:instrText>
          </w:r>
          <w:r w:rsidR="00C15383">
            <w:rPr>
              <w:sz w:val="24"/>
              <w:szCs w:val="24"/>
            </w:rPr>
            <w:fldChar w:fldCharType="separate"/>
          </w:r>
          <w:r>
            <w:rPr>
              <w:noProof/>
              <w:sz w:val="24"/>
              <w:szCs w:val="24"/>
            </w:rPr>
            <w:t>(Kirschner, Cheng, Paul, &amp; Freeman, 2019)</w:t>
          </w:r>
          <w:r w:rsidR="00C15383">
            <w:rPr>
              <w:sz w:val="24"/>
              <w:szCs w:val="24"/>
            </w:rPr>
            <w:fldChar w:fldCharType="end"/>
          </w:r>
        </w:sdtContent>
      </w:sdt>
      <w:r w:rsidRPr="00473DAC">
        <w:rPr>
          <w:sz w:val="24"/>
          <w:szCs w:val="24"/>
        </w:rPr>
        <w:t xml:space="preserve">. We introduce a mathematical formulation to study fouling in detail based on approaches previously used in literature. </w:t>
      </w:r>
    </w:p>
    <w:p w14:paraId="568E8666" w14:textId="77777777" w:rsidR="00030142" w:rsidRPr="00473DAC" w:rsidRDefault="00030142" w:rsidP="00030142">
      <w:pPr>
        <w:spacing w:line="360" w:lineRule="auto"/>
        <w:ind w:firstLine="0"/>
        <w:jc w:val="left"/>
        <w:rPr>
          <w:sz w:val="24"/>
          <w:szCs w:val="24"/>
        </w:rPr>
      </w:pPr>
    </w:p>
    <w:p w14:paraId="3E651D10" w14:textId="25F3A2D7" w:rsidR="00FF018B" w:rsidRDefault="00F62790" w:rsidP="005B3252">
      <w:pPr>
        <w:pStyle w:val="Sectionheading"/>
        <w:spacing w:before="0" w:after="0" w:line="480" w:lineRule="auto"/>
        <w:rPr>
          <w:lang w:val="en-US"/>
        </w:rPr>
      </w:pPr>
      <w:r w:rsidRPr="004E2A12">
        <w:rPr>
          <w:lang w:val="en-US"/>
        </w:rPr>
        <w:t>M</w:t>
      </w:r>
      <w:r w:rsidR="00422A4E" w:rsidRPr="004E2A12">
        <w:rPr>
          <w:lang w:val="en-US"/>
        </w:rPr>
        <w:t>odeling and Theoretical Aspects</w:t>
      </w:r>
    </w:p>
    <w:p w14:paraId="0EBAE8CD" w14:textId="69327CE4" w:rsidR="008F300B" w:rsidRDefault="008F300B" w:rsidP="005B3252">
      <w:pPr>
        <w:pStyle w:val="Subsectionheading"/>
        <w:spacing w:before="0" w:after="0" w:line="480" w:lineRule="auto"/>
      </w:pPr>
      <w:r w:rsidRPr="008F300B">
        <w:rPr>
          <w:lang w:val="en-US"/>
        </w:rPr>
        <w:t>Modeling</w:t>
      </w:r>
      <w:r w:rsidR="00ED4DE3">
        <w:t xml:space="preserve">: </w:t>
      </w:r>
      <w:r w:rsidR="00612BB6">
        <w:t xml:space="preserve">General </w:t>
      </w:r>
      <w:r>
        <w:t xml:space="preserve">Approach </w:t>
      </w:r>
    </w:p>
    <w:p w14:paraId="57075CCC" w14:textId="498052D1" w:rsidR="00190ACB" w:rsidRPr="00473DAC" w:rsidRDefault="0010255B" w:rsidP="00FE33CF">
      <w:pPr>
        <w:spacing w:line="480" w:lineRule="auto"/>
        <w:ind w:firstLine="0"/>
        <w:rPr>
          <w:sz w:val="24"/>
          <w:szCs w:val="24"/>
        </w:rPr>
      </w:pPr>
      <w:r w:rsidRPr="0010255B">
        <w:rPr>
          <w:sz w:val="24"/>
          <w:szCs w:val="24"/>
        </w:rPr>
        <w:t>First-principles modeling uses simple mechanistic descriptions to model TFF performance. Although it cannot precisely examine complex geometries and flows, it effectively explains fouling effects. With canonical assumptions like Poiseuille flow in the lumen, the model incorporates particle size effects on TFF performance. It combines first principles and numerical methods to address flow, fouling, and particle size effects. The fouling model uses empirical parameters based on experimental bench-scale data.</w:t>
      </w:r>
    </w:p>
    <w:p w14:paraId="1AD88F01" w14:textId="2B7DFDC0" w:rsidR="0042794C" w:rsidRPr="00473DAC" w:rsidRDefault="0042794C" w:rsidP="00FE33CF">
      <w:pPr>
        <w:spacing w:line="480" w:lineRule="auto"/>
        <w:ind w:firstLine="0"/>
        <w:rPr>
          <w:sz w:val="24"/>
          <w:szCs w:val="24"/>
        </w:rPr>
      </w:pPr>
      <w:r w:rsidRPr="00473DAC">
        <w:rPr>
          <w:sz w:val="24"/>
          <w:szCs w:val="24"/>
        </w:rPr>
        <w:t xml:space="preserve">The required model inputs are: </w:t>
      </w:r>
    </w:p>
    <w:p w14:paraId="1B7C68BF" w14:textId="17927D1B" w:rsidR="0042794C" w:rsidRPr="00473DAC" w:rsidRDefault="0042794C" w:rsidP="00FE33CF">
      <w:pPr>
        <w:pStyle w:val="ListParagraph"/>
        <w:numPr>
          <w:ilvl w:val="0"/>
          <w:numId w:val="10"/>
        </w:numPr>
        <w:spacing w:line="480" w:lineRule="auto"/>
        <w:rPr>
          <w:sz w:val="24"/>
          <w:szCs w:val="24"/>
        </w:rPr>
      </w:pPr>
      <w:r w:rsidRPr="00473DAC">
        <w:rPr>
          <w:sz w:val="24"/>
          <w:szCs w:val="24"/>
        </w:rPr>
        <w:t>Cell culture performanc</w:t>
      </w:r>
      <w:r w:rsidR="00612BB6" w:rsidRPr="00473DAC">
        <w:rPr>
          <w:sz w:val="24"/>
          <w:szCs w:val="24"/>
        </w:rPr>
        <w:t>e</w:t>
      </w:r>
      <w:r w:rsidRPr="00473DAC">
        <w:rPr>
          <w:sz w:val="24"/>
          <w:szCs w:val="24"/>
        </w:rPr>
        <w:t xml:space="preserve">: </w:t>
      </w:r>
      <w:r w:rsidR="00BF47E0" w:rsidRPr="00473DAC">
        <w:rPr>
          <w:sz w:val="24"/>
          <w:szCs w:val="24"/>
        </w:rPr>
        <w:t xml:space="preserve">In-run </w:t>
      </w:r>
      <w:r w:rsidRPr="00473DAC">
        <w:rPr>
          <w:sz w:val="24"/>
          <w:szCs w:val="24"/>
        </w:rPr>
        <w:t xml:space="preserve">viable cell densities (VCD), viabilities, </w:t>
      </w:r>
      <w:ins w:id="103" w:author="Coffman, Jon" w:date="2025-03-06T11:46:00Z">
        <w:r w:rsidR="00F4516E">
          <w:rPr>
            <w:sz w:val="24"/>
            <w:szCs w:val="24"/>
          </w:rPr>
          <w:t xml:space="preserve">and </w:t>
        </w:r>
      </w:ins>
      <w:r w:rsidRPr="00473DAC">
        <w:rPr>
          <w:sz w:val="24"/>
          <w:szCs w:val="24"/>
        </w:rPr>
        <w:t>bleed rates</w:t>
      </w:r>
      <w:r w:rsidR="00612BB6" w:rsidRPr="00473DAC">
        <w:rPr>
          <w:sz w:val="24"/>
          <w:szCs w:val="24"/>
        </w:rPr>
        <w:t xml:space="preserve">, </w:t>
      </w:r>
      <w:del w:id="104" w:author="Coffman, Jon" w:date="2025-03-06T11:46:00Z">
        <w:r w:rsidR="00612BB6" w:rsidRPr="00473DAC" w:rsidDel="00C86ADE">
          <w:rPr>
            <w:sz w:val="24"/>
            <w:szCs w:val="24"/>
          </w:rPr>
          <w:delText xml:space="preserve">and </w:delText>
        </w:r>
      </w:del>
      <w:ins w:id="105" w:author="Coffman, Jon" w:date="2025-03-06T11:46:00Z">
        <w:r w:rsidR="00C86ADE">
          <w:rPr>
            <w:sz w:val="24"/>
            <w:szCs w:val="24"/>
          </w:rPr>
          <w:t xml:space="preserve">in addition to </w:t>
        </w:r>
      </w:ins>
      <w:r w:rsidR="00612BB6" w:rsidRPr="00473DAC">
        <w:rPr>
          <w:sz w:val="24"/>
          <w:szCs w:val="24"/>
        </w:rPr>
        <w:t>particle size distribution</w:t>
      </w:r>
      <w:r w:rsidRPr="00473DAC">
        <w:rPr>
          <w:sz w:val="24"/>
          <w:szCs w:val="24"/>
        </w:rPr>
        <w:t xml:space="preserve"> for a historic representative run. </w:t>
      </w:r>
      <w:r w:rsidRPr="00473DAC">
        <w:rPr>
          <w:sz w:val="24"/>
          <w:szCs w:val="24"/>
        </w:rPr>
        <w:lastRenderedPageBreak/>
        <w:t>This information is used</w:t>
      </w:r>
      <w:r w:rsidR="004E2BBA" w:rsidRPr="00473DAC">
        <w:rPr>
          <w:sz w:val="24"/>
          <w:szCs w:val="24"/>
        </w:rPr>
        <w:t xml:space="preserve"> </w:t>
      </w:r>
      <w:r w:rsidRPr="00473DAC">
        <w:rPr>
          <w:sz w:val="24"/>
          <w:szCs w:val="24"/>
        </w:rPr>
        <w:t>to calculate cell kinetics parameters</w:t>
      </w:r>
      <w:ins w:id="106" w:author="Coffman, Jon" w:date="2025-03-06T11:47:00Z">
        <w:r w:rsidR="00271AF5">
          <w:rPr>
            <w:sz w:val="24"/>
            <w:szCs w:val="24"/>
          </w:rPr>
          <w:t xml:space="preserve"> (growth rate, death rate, and particle formation rate)</w:t>
        </w:r>
      </w:ins>
      <w:r w:rsidRPr="00473DAC">
        <w:rPr>
          <w:sz w:val="24"/>
          <w:szCs w:val="24"/>
        </w:rPr>
        <w:t xml:space="preserve"> and foulant load</w:t>
      </w:r>
      <w:r w:rsidR="004E2BBA" w:rsidRPr="00473DAC">
        <w:rPr>
          <w:sz w:val="24"/>
          <w:szCs w:val="24"/>
        </w:rPr>
        <w:t xml:space="preserve"> and</w:t>
      </w:r>
      <w:r w:rsidR="00612BB6" w:rsidRPr="00473DAC">
        <w:rPr>
          <w:sz w:val="24"/>
          <w:szCs w:val="24"/>
        </w:rPr>
        <w:t xml:space="preserve"> particle size distribution</w:t>
      </w:r>
      <w:r w:rsidR="004E2BBA" w:rsidRPr="00473DAC">
        <w:rPr>
          <w:sz w:val="24"/>
          <w:szCs w:val="24"/>
        </w:rPr>
        <w:t xml:space="preserve"> at every time point</w:t>
      </w:r>
      <w:del w:id="107" w:author="Coffman, Jon" w:date="2025-03-06T11:53:00Z">
        <w:r w:rsidR="004E2BBA" w:rsidRPr="00473DAC" w:rsidDel="00545D5E">
          <w:rPr>
            <w:sz w:val="24"/>
            <w:szCs w:val="24"/>
          </w:rPr>
          <w:delText xml:space="preserve"> which feed the fouling models</w:delText>
        </w:r>
      </w:del>
      <w:r w:rsidR="004E2BBA" w:rsidRPr="00473DAC">
        <w:rPr>
          <w:sz w:val="24"/>
          <w:szCs w:val="24"/>
        </w:rPr>
        <w:t xml:space="preserve">. </w:t>
      </w:r>
    </w:p>
    <w:p w14:paraId="7C3E7EA2" w14:textId="510D693F" w:rsidR="00612BB6" w:rsidRPr="00473DAC" w:rsidRDefault="00612BB6" w:rsidP="00FE33CF">
      <w:pPr>
        <w:pStyle w:val="ListParagraph"/>
        <w:numPr>
          <w:ilvl w:val="0"/>
          <w:numId w:val="10"/>
        </w:numPr>
        <w:spacing w:line="480" w:lineRule="auto"/>
        <w:rPr>
          <w:sz w:val="24"/>
          <w:szCs w:val="24"/>
        </w:rPr>
      </w:pPr>
      <w:r w:rsidRPr="00473DAC">
        <w:rPr>
          <w:sz w:val="24"/>
          <w:szCs w:val="24"/>
        </w:rPr>
        <w:t>Membrane geometry makeup: hollow fiber length, lumen diameter, membrane thickness, pore size distribution, fiber count, membrane permeability</w:t>
      </w:r>
      <w:r w:rsidR="004E2BBA" w:rsidRPr="00473DAC">
        <w:rPr>
          <w:sz w:val="24"/>
          <w:szCs w:val="24"/>
        </w:rPr>
        <w:t xml:space="preserve">. This information is used to create flow models which determine flux and pressure profiles which influence fouling models. </w:t>
      </w:r>
    </w:p>
    <w:p w14:paraId="7120B78E" w14:textId="3CFDFDE4" w:rsidR="00612BB6" w:rsidRPr="00473DAC" w:rsidRDefault="00612BB6" w:rsidP="00FE33CF">
      <w:pPr>
        <w:pStyle w:val="ListParagraph"/>
        <w:numPr>
          <w:ilvl w:val="0"/>
          <w:numId w:val="10"/>
        </w:numPr>
        <w:spacing w:line="480" w:lineRule="auto"/>
        <w:rPr>
          <w:sz w:val="24"/>
          <w:szCs w:val="24"/>
        </w:rPr>
      </w:pPr>
      <w:r w:rsidRPr="00473DAC">
        <w:rPr>
          <w:sz w:val="24"/>
          <w:szCs w:val="24"/>
        </w:rPr>
        <w:t>Operating parameters: recirculation rate</w:t>
      </w:r>
      <w:r w:rsidR="00CD47B1">
        <w:rPr>
          <w:sz w:val="24"/>
          <w:szCs w:val="24"/>
        </w:rPr>
        <w:t xml:space="preserve"> (or crossflow rate)</w:t>
      </w:r>
      <w:r w:rsidRPr="00473DAC">
        <w:rPr>
          <w:sz w:val="24"/>
          <w:szCs w:val="24"/>
        </w:rPr>
        <w:t xml:space="preserve"> through hollow fibers, bioreactor volume and VVD</w:t>
      </w:r>
      <w:r w:rsidR="004E2BBA" w:rsidRPr="00473DAC">
        <w:rPr>
          <w:sz w:val="24"/>
          <w:szCs w:val="24"/>
        </w:rPr>
        <w:t>. This information is also used to create flow models which determine flux and pressure profiles which influence fouling models.</w:t>
      </w:r>
    </w:p>
    <w:p w14:paraId="6204469E" w14:textId="0A68B3D1" w:rsidR="00612BB6" w:rsidRDefault="00612BB6" w:rsidP="00FE33CF">
      <w:pPr>
        <w:spacing w:line="480" w:lineRule="auto"/>
        <w:ind w:firstLine="0"/>
      </w:pPr>
      <w:r w:rsidRPr="00473DAC">
        <w:rPr>
          <w:sz w:val="24"/>
          <w:szCs w:val="24"/>
        </w:rPr>
        <w:t xml:space="preserve">The primary model output is the </w:t>
      </w:r>
      <w:r w:rsidR="00665C82">
        <w:rPr>
          <w:sz w:val="24"/>
          <w:szCs w:val="24"/>
        </w:rPr>
        <w:t xml:space="preserve">sieving </w:t>
      </w:r>
      <w:r w:rsidRPr="00473DAC">
        <w:rPr>
          <w:sz w:val="24"/>
          <w:szCs w:val="24"/>
        </w:rPr>
        <w:t>ratio profile</w:t>
      </w:r>
      <w:ins w:id="108" w:author="Coffman, Jon" w:date="2025-03-06T11:54:00Z">
        <w:r w:rsidR="00401CEF">
          <w:rPr>
            <w:sz w:val="24"/>
            <w:szCs w:val="24"/>
          </w:rPr>
          <w:t xml:space="preserve"> and pressure profile</w:t>
        </w:r>
      </w:ins>
      <w:r>
        <w:t xml:space="preserve">. </w:t>
      </w:r>
    </w:p>
    <w:p w14:paraId="057BF362" w14:textId="77777777" w:rsidR="00030142" w:rsidRDefault="00030142" w:rsidP="00030142">
      <w:pPr>
        <w:spacing w:line="360" w:lineRule="auto"/>
        <w:ind w:firstLine="0"/>
      </w:pPr>
    </w:p>
    <w:p w14:paraId="24148D27" w14:textId="025BD49B" w:rsidR="00AA6F59" w:rsidRDefault="00014B0A" w:rsidP="005B3252">
      <w:pPr>
        <w:pStyle w:val="Subsectionheading"/>
        <w:spacing w:before="0" w:after="0" w:line="480" w:lineRule="auto"/>
      </w:pPr>
      <w:r>
        <w:t xml:space="preserve">Cell </w:t>
      </w:r>
      <w:r w:rsidR="00ED4DE3">
        <w:t xml:space="preserve">Growth Kinetics Model </w:t>
      </w:r>
    </w:p>
    <w:p w14:paraId="17F7FD8D" w14:textId="1493FF7F" w:rsidR="00ED4DE3" w:rsidRPr="00473DAC" w:rsidRDefault="00D336E1" w:rsidP="008B0965">
      <w:pPr>
        <w:spacing w:line="480" w:lineRule="auto"/>
        <w:ind w:firstLine="0"/>
        <w:rPr>
          <w:sz w:val="24"/>
          <w:szCs w:val="24"/>
        </w:rPr>
      </w:pPr>
      <w:r w:rsidRPr="00D336E1">
        <w:rPr>
          <w:sz w:val="24"/>
          <w:szCs w:val="24"/>
        </w:rPr>
        <w:t xml:space="preserve">Membrane fouling occurs due to particles in the fluid, primarily live cells, dead cells, and subcellular debris like DNA, proteins, and lipids. </w:t>
      </w:r>
      <w:ins w:id="109" w:author="Coffman, Jon" w:date="2025-03-06T11:54:00Z">
        <w:r w:rsidR="006C3644">
          <w:rPr>
            <w:sz w:val="24"/>
            <w:szCs w:val="24"/>
          </w:rPr>
          <w:t>Media components, such as antifoam, are not included in the</w:t>
        </w:r>
      </w:ins>
      <w:ins w:id="110" w:author="Coffman, Jon" w:date="2025-03-06T11:55:00Z">
        <w:r w:rsidR="006C3644">
          <w:rPr>
            <w:sz w:val="24"/>
            <w:szCs w:val="24"/>
          </w:rPr>
          <w:t xml:space="preserve"> model, and have not appeared to be a quantitative factor</w:t>
        </w:r>
        <w:r w:rsidR="009A765A">
          <w:rPr>
            <w:sz w:val="24"/>
            <w:szCs w:val="24"/>
          </w:rPr>
          <w:t xml:space="preserve"> for sieving.</w:t>
        </w:r>
      </w:ins>
      <w:r w:rsidR="00ED4DE3" w:rsidRPr="00473DAC">
        <w:rPr>
          <w:sz w:val="24"/>
          <w:szCs w:val="24"/>
        </w:rPr>
        <w:t xml:space="preserve"> </w:t>
      </w:r>
      <w:commentRangeStart w:id="111"/>
      <w:commentRangeStart w:id="112"/>
      <w:del w:id="113" w:author="Dhingra, Ashna" w:date="2025-03-07T14:17:00Z">
        <w:r w:rsidR="00ED4DE3" w:rsidRPr="00473DAC">
          <w:rPr>
            <w:sz w:val="24"/>
            <w:szCs w:val="24"/>
          </w:rPr>
          <w:delText xml:space="preserve">A cell growth kinetic-based model allows for population prediction of viable cells, dead cells, and cell debris which comprise the foulant load going into the TFF module. </w:delText>
        </w:r>
      </w:del>
      <w:r w:rsidR="00ED4DE3" w:rsidRPr="00473DAC">
        <w:rPr>
          <w:sz w:val="24"/>
          <w:szCs w:val="24"/>
        </w:rPr>
        <w:t xml:space="preserve">One experimental data set for platform cell culture conditions </w:t>
      </w:r>
      <w:r w:rsidR="007C7F09" w:rsidRPr="00473DAC">
        <w:rPr>
          <w:sz w:val="24"/>
          <w:szCs w:val="24"/>
        </w:rPr>
        <w:t>can be used</w:t>
      </w:r>
      <w:r w:rsidR="00ED4DE3" w:rsidRPr="00473DAC">
        <w:rPr>
          <w:sz w:val="24"/>
          <w:szCs w:val="24"/>
        </w:rPr>
        <w:t xml:space="preserve"> to estimate model parameters</w:t>
      </w:r>
      <w:commentRangeEnd w:id="111"/>
      <w:ins w:id="114" w:author="Dhingra, Ashna" w:date="2025-03-07T14:17:00Z">
        <w:r w:rsidR="000E4BC3">
          <w:rPr>
            <w:sz w:val="24"/>
            <w:szCs w:val="24"/>
          </w:rPr>
          <w:t xml:space="preserve"> for the cell growth model</w:t>
        </w:r>
      </w:ins>
      <w:r w:rsidR="00ED4DE3" w:rsidRPr="00473DAC">
        <w:rPr>
          <w:sz w:val="24"/>
          <w:szCs w:val="24"/>
        </w:rPr>
        <w:t xml:space="preserve">. </w:t>
      </w:r>
      <w:r w:rsidR="0090073D">
        <w:rPr>
          <w:rStyle w:val="CommentReference"/>
        </w:rPr>
        <w:commentReference w:id="111"/>
      </w:r>
      <w:commentRangeEnd w:id="112"/>
      <w:r w:rsidR="000E4BC3">
        <w:rPr>
          <w:rStyle w:val="CommentReference"/>
        </w:rPr>
        <w:commentReference w:id="112"/>
      </w:r>
    </w:p>
    <w:p w14:paraId="7D1116AC" w14:textId="506B9F2F" w:rsidR="00AA6F59" w:rsidRPr="00473DAC" w:rsidRDefault="00000000" w:rsidP="008B0965">
      <w:pPr>
        <w:spacing w:line="480" w:lineRule="auto"/>
        <w:ind w:firstLine="0"/>
        <w:rPr>
          <w:sz w:val="24"/>
          <w:szCs w:val="24"/>
        </w:rPr>
      </w:pPr>
      <w:sdt>
        <w:sdtPr>
          <w:rPr>
            <w:sz w:val="24"/>
            <w:szCs w:val="24"/>
          </w:rPr>
          <w:id w:val="-1703396137"/>
          <w:citation/>
        </w:sdtPr>
        <w:sdtContent>
          <w:r w:rsidR="00B42E96">
            <w:rPr>
              <w:sz w:val="24"/>
              <w:szCs w:val="24"/>
            </w:rPr>
            <w:fldChar w:fldCharType="begin"/>
          </w:r>
          <w:r w:rsidR="00B42E96">
            <w:rPr>
              <w:sz w:val="24"/>
              <w:szCs w:val="24"/>
            </w:rPr>
            <w:instrText xml:space="preserve"> CITATION Sea90 \l 1033 </w:instrText>
          </w:r>
          <w:r w:rsidR="00B42E96">
            <w:rPr>
              <w:sz w:val="24"/>
              <w:szCs w:val="24"/>
            </w:rPr>
            <w:fldChar w:fldCharType="separate"/>
          </w:r>
          <w:r w:rsidR="001C4B6D">
            <w:rPr>
              <w:noProof/>
              <w:sz w:val="24"/>
              <w:szCs w:val="24"/>
            </w:rPr>
            <w:t>(Seamans &amp; Hu, 1990)</w:t>
          </w:r>
          <w:r w:rsidR="00B42E96">
            <w:rPr>
              <w:sz w:val="24"/>
              <w:szCs w:val="24"/>
            </w:rPr>
            <w:fldChar w:fldCharType="end"/>
          </w:r>
        </w:sdtContent>
      </w:sdt>
      <w:r w:rsidR="00B42E96">
        <w:rPr>
          <w:sz w:val="24"/>
          <w:szCs w:val="24"/>
        </w:rPr>
        <w:t xml:space="preserve"> </w:t>
      </w:r>
      <w:r w:rsidR="00ED4DE3" w:rsidRPr="00473DAC">
        <w:rPr>
          <w:sz w:val="24"/>
          <w:szCs w:val="24"/>
        </w:rPr>
        <w:t xml:space="preserve">studied the kinetics of growth and antibody production in a perfusion culture. </w:t>
      </w:r>
      <w:sdt>
        <w:sdtPr>
          <w:rPr>
            <w:sz w:val="24"/>
            <w:szCs w:val="24"/>
          </w:rPr>
          <w:id w:val="-1321733492"/>
          <w:citation/>
        </w:sdtPr>
        <w:sdtContent>
          <w:r w:rsidR="00B42E96">
            <w:rPr>
              <w:sz w:val="24"/>
              <w:szCs w:val="24"/>
            </w:rPr>
            <w:fldChar w:fldCharType="begin"/>
          </w:r>
          <w:r w:rsidR="00B42E96">
            <w:rPr>
              <w:sz w:val="24"/>
              <w:szCs w:val="24"/>
            </w:rPr>
            <w:instrText xml:space="preserve"> CITATION Sid04 \l 1033 </w:instrText>
          </w:r>
          <w:r w:rsidR="00B42E96">
            <w:rPr>
              <w:sz w:val="24"/>
              <w:szCs w:val="24"/>
            </w:rPr>
            <w:fldChar w:fldCharType="separate"/>
          </w:r>
          <w:r w:rsidR="001C4B6D">
            <w:rPr>
              <w:noProof/>
              <w:sz w:val="24"/>
              <w:szCs w:val="24"/>
            </w:rPr>
            <w:t>(Sidoli, Mantalaris, &amp; Asprey, 2004)</w:t>
          </w:r>
          <w:r w:rsidR="00B42E96">
            <w:rPr>
              <w:sz w:val="24"/>
              <w:szCs w:val="24"/>
            </w:rPr>
            <w:fldChar w:fldCharType="end"/>
          </w:r>
        </w:sdtContent>
      </w:sdt>
      <w:r w:rsidR="00ED4DE3" w:rsidRPr="00473DAC">
        <w:rPr>
          <w:sz w:val="24"/>
          <w:szCs w:val="24"/>
        </w:rPr>
        <w:t xml:space="preserve"> also proposed a method for the </w:t>
      </w:r>
      <w:r w:rsidR="00ED4DE3" w:rsidRPr="00473DAC">
        <w:rPr>
          <w:sz w:val="24"/>
          <w:szCs w:val="24"/>
        </w:rPr>
        <w:lastRenderedPageBreak/>
        <w:t xml:space="preserve">modeling of mammalian cells. Specific cell growth and death rates are generally obtained experimentally, but </w:t>
      </w:r>
      <w:sdt>
        <w:sdtPr>
          <w:rPr>
            <w:sz w:val="24"/>
            <w:szCs w:val="24"/>
          </w:rPr>
          <w:id w:val="1293861445"/>
          <w:citation/>
        </w:sdtPr>
        <w:sdtContent>
          <w:r w:rsidR="00B42E96">
            <w:rPr>
              <w:sz w:val="24"/>
              <w:szCs w:val="24"/>
            </w:rPr>
            <w:fldChar w:fldCharType="begin"/>
          </w:r>
          <w:r w:rsidR="00B42E96">
            <w:rPr>
              <w:sz w:val="24"/>
              <w:szCs w:val="24"/>
            </w:rPr>
            <w:instrText xml:space="preserve"> CITATION Sid04 \l 1033 </w:instrText>
          </w:r>
          <w:r w:rsidR="00B42E96">
            <w:rPr>
              <w:sz w:val="24"/>
              <w:szCs w:val="24"/>
            </w:rPr>
            <w:fldChar w:fldCharType="separate"/>
          </w:r>
          <w:r w:rsidR="001C4B6D">
            <w:rPr>
              <w:noProof/>
              <w:sz w:val="24"/>
              <w:szCs w:val="24"/>
            </w:rPr>
            <w:t>(Sidoli, Mantalaris, &amp; Asprey, 2004)</w:t>
          </w:r>
          <w:r w:rsidR="00B42E96">
            <w:rPr>
              <w:sz w:val="24"/>
              <w:szCs w:val="24"/>
            </w:rPr>
            <w:fldChar w:fldCharType="end"/>
          </w:r>
        </w:sdtContent>
      </w:sdt>
      <w:r w:rsidR="00B42E96">
        <w:rPr>
          <w:sz w:val="24"/>
          <w:szCs w:val="24"/>
        </w:rPr>
        <w:t xml:space="preserve"> </w:t>
      </w:r>
      <w:r w:rsidR="00ED4DE3" w:rsidRPr="00473DAC">
        <w:rPr>
          <w:sz w:val="24"/>
          <w:szCs w:val="24"/>
        </w:rPr>
        <w:t xml:space="preserve">provided empirical fitting of those parameters with experimental data. The cell growth rate is limited by the maximum apparent growth rate, due to inherent limits associated with the carrying capacity of the reactor. </w:t>
      </w:r>
      <w:r w:rsidR="00873389" w:rsidRPr="00873389">
        <w:rPr>
          <w:sz w:val="24"/>
          <w:szCs w:val="24"/>
        </w:rPr>
        <w:t>Our kinetic model of cell growth and death also considers the degradation of dead cells into debris, modeling the size distribution of subcellular debris.</w:t>
      </w:r>
    </w:p>
    <w:tbl>
      <w:tblPr>
        <w:tblStyle w:val="PlainTable5"/>
        <w:tblW w:w="0" w:type="auto"/>
        <w:tblLook w:val="04A0" w:firstRow="1" w:lastRow="0" w:firstColumn="1" w:lastColumn="0" w:noHBand="0" w:noVBand="1"/>
      </w:tblPr>
      <w:tblGrid>
        <w:gridCol w:w="2250"/>
        <w:gridCol w:w="2700"/>
        <w:gridCol w:w="4067"/>
      </w:tblGrid>
      <w:tr w:rsidR="00ED4DE3" w:rsidRPr="00473DAC" w14:paraId="28041D83" w14:textId="77777777" w:rsidTr="00D029E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50" w:type="dxa"/>
          </w:tcPr>
          <w:p w14:paraId="660846FF" w14:textId="5F552DCD" w:rsidR="00ED4DE3" w:rsidRPr="00473DAC" w:rsidRDefault="00ED4DE3" w:rsidP="005B3252">
            <w:pPr>
              <w:spacing w:line="480" w:lineRule="auto"/>
              <w:ind w:firstLine="0"/>
              <w:rPr>
                <w:sz w:val="24"/>
                <w:szCs w:val="24"/>
              </w:rPr>
            </w:pPr>
            <w:r w:rsidRPr="00473DAC">
              <w:rPr>
                <w:sz w:val="24"/>
                <w:szCs w:val="24"/>
              </w:rPr>
              <w:t>Cell Growth Kinetics</w:t>
            </w:r>
          </w:p>
        </w:tc>
        <w:tc>
          <w:tcPr>
            <w:tcW w:w="2700" w:type="dxa"/>
          </w:tcPr>
          <w:p w14:paraId="6698861E" w14:textId="66D5856B" w:rsidR="00ED4DE3" w:rsidRPr="00473DAC" w:rsidRDefault="00ED4DE3" w:rsidP="005B3252">
            <w:pPr>
              <w:spacing w:line="480" w:lineRule="auto"/>
              <w:ind w:firstLine="0"/>
              <w:cnfStyle w:val="100000000000" w:firstRow="1" w:lastRow="0" w:firstColumn="0" w:lastColumn="0" w:oddVBand="0" w:evenVBand="0" w:oddHBand="0" w:evenHBand="0" w:firstRowFirstColumn="0" w:firstRowLastColumn="0" w:lastRowFirstColumn="0" w:lastRowLastColumn="0"/>
              <w:rPr>
                <w:sz w:val="24"/>
                <w:szCs w:val="24"/>
              </w:rPr>
            </w:pPr>
            <w:r w:rsidRPr="00473DAC">
              <w:rPr>
                <w:sz w:val="24"/>
                <w:szCs w:val="24"/>
              </w:rPr>
              <w:t>Reaction</w:t>
            </w:r>
          </w:p>
        </w:tc>
        <w:tc>
          <w:tcPr>
            <w:tcW w:w="4067" w:type="dxa"/>
          </w:tcPr>
          <w:p w14:paraId="045E12CE" w14:textId="41113796" w:rsidR="00ED4DE3" w:rsidRPr="00473DAC" w:rsidRDefault="00ED4DE3" w:rsidP="005B3252">
            <w:pPr>
              <w:spacing w:line="480" w:lineRule="auto"/>
              <w:ind w:firstLine="0"/>
              <w:cnfStyle w:val="100000000000" w:firstRow="1" w:lastRow="0" w:firstColumn="0" w:lastColumn="0" w:oddVBand="0" w:evenVBand="0" w:oddHBand="0" w:evenHBand="0" w:firstRowFirstColumn="0" w:firstRowLastColumn="0" w:lastRowFirstColumn="0" w:lastRowLastColumn="0"/>
              <w:rPr>
                <w:sz w:val="24"/>
                <w:szCs w:val="24"/>
              </w:rPr>
            </w:pPr>
            <w:r w:rsidRPr="00473DAC">
              <w:rPr>
                <w:sz w:val="24"/>
                <w:szCs w:val="24"/>
              </w:rPr>
              <w:t>Exponential Growth Model</w:t>
            </w:r>
          </w:p>
        </w:tc>
      </w:tr>
      <w:tr w:rsidR="00ED4DE3" w:rsidRPr="00473DAC" w14:paraId="0F2111EB" w14:textId="77777777" w:rsidTr="00D029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40ECF8AA" w14:textId="59386DA8" w:rsidR="00ED4DE3" w:rsidRPr="00473DAC" w:rsidRDefault="00ED4DE3" w:rsidP="006702AC">
            <w:pPr>
              <w:ind w:firstLine="0"/>
              <w:rPr>
                <w:sz w:val="24"/>
                <w:szCs w:val="24"/>
              </w:rPr>
            </w:pPr>
            <w:r w:rsidRPr="00473DAC">
              <w:rPr>
                <w:sz w:val="24"/>
                <w:szCs w:val="24"/>
              </w:rPr>
              <w:t>Cell Growth</w:t>
            </w:r>
          </w:p>
        </w:tc>
        <w:tc>
          <w:tcPr>
            <w:tcW w:w="2700" w:type="dxa"/>
          </w:tcPr>
          <w:p w14:paraId="5E0C75EF" w14:textId="689B79B5" w:rsidR="00ED4DE3" w:rsidRPr="00473DAC" w:rsidRDefault="00000000" w:rsidP="006702AC">
            <w:pPr>
              <w:ind w:firstLine="0"/>
              <w:cnfStyle w:val="000000100000" w:firstRow="0" w:lastRow="0" w:firstColumn="0" w:lastColumn="0" w:oddVBand="0" w:evenVBand="0" w:oddHBand="1" w:evenHBand="0" w:firstRowFirstColumn="0" w:firstRowLastColumn="0" w:lastRowFirstColumn="0" w:lastRowLastColumn="0"/>
              <w:rPr>
                <w:sz w:val="24"/>
                <w:szCs w:val="24"/>
              </w:rPr>
            </w:pPr>
            <m:oMathPara>
              <m:oMath>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v</m:t>
                    </m:r>
                  </m:sub>
                </m:sSub>
                <m:box>
                  <m:boxPr>
                    <m:opEmu m:val="1"/>
                    <m:ctrlPr>
                      <w:rPr>
                        <w:rFonts w:ascii="Cambria Math" w:hAnsi="Cambria Math"/>
                        <w:i/>
                        <w:sz w:val="24"/>
                        <w:szCs w:val="24"/>
                      </w:rPr>
                    </m:ctrlPr>
                  </m:boxPr>
                  <m:e>
                    <m:groupChr>
                      <m:groupChrPr>
                        <m:chr m:val="→"/>
                        <m:vertJc m:val="bot"/>
                        <m:ctrlPr>
                          <w:rPr>
                            <w:rFonts w:ascii="Cambria Math" w:hAnsi="Cambria Math"/>
                            <w:i/>
                            <w:sz w:val="24"/>
                            <w:szCs w:val="24"/>
                          </w:rPr>
                        </m:ctrlPr>
                      </m:groupChrPr>
                      <m:e>
                        <m:r>
                          <w:rPr>
                            <w:rFonts w:ascii="Cambria Math" w:hAnsi="Cambria Math"/>
                            <w:sz w:val="24"/>
                            <w:szCs w:val="24"/>
                          </w:rPr>
                          <m:t>μ</m:t>
                        </m:r>
                      </m:e>
                    </m:groupChr>
                  </m:e>
                </m:box>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v</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v</m:t>
                    </m:r>
                  </m:sub>
                </m:sSub>
              </m:oMath>
            </m:oMathPara>
          </w:p>
        </w:tc>
        <w:tc>
          <w:tcPr>
            <w:tcW w:w="4067" w:type="dxa"/>
          </w:tcPr>
          <w:p w14:paraId="1F154C69" w14:textId="3823314B" w:rsidR="00ED4DE3" w:rsidRPr="00473DAC" w:rsidRDefault="00000000" w:rsidP="006702AC">
            <w:pPr>
              <w:ind w:firstLine="0"/>
              <w:cnfStyle w:val="000000100000" w:firstRow="0" w:lastRow="0" w:firstColumn="0" w:lastColumn="0" w:oddVBand="0" w:evenVBand="0" w:oddHBand="1" w:evenHBand="0" w:firstRowFirstColumn="0" w:firstRowLastColumn="0" w:lastRowFirstColumn="0" w:lastRowLastColumn="0"/>
              <w:rPr>
                <w:sz w:val="24"/>
                <w:szCs w:val="24"/>
              </w:rPr>
            </w:pPr>
            <m:oMathPara>
              <m:oMath>
                <m:f>
                  <m:fPr>
                    <m:ctrlPr>
                      <w:rPr>
                        <w:rFonts w:ascii="Cambria Math" w:hAnsi="Cambria Math"/>
                        <w:i/>
                        <w:sz w:val="24"/>
                        <w:szCs w:val="24"/>
                      </w:rPr>
                    </m:ctrlPr>
                  </m:fPr>
                  <m:num>
                    <m:r>
                      <w:rPr>
                        <w:rFonts w:ascii="Cambria Math" w:hAnsi="Cambria Math"/>
                        <w:sz w:val="24"/>
                        <w:szCs w:val="24"/>
                      </w:rPr>
                      <m:t>d</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v</m:t>
                        </m:r>
                      </m:sub>
                    </m:sSub>
                  </m:num>
                  <m:den>
                    <m:r>
                      <w:rPr>
                        <w:rFonts w:ascii="Cambria Math" w:hAnsi="Cambria Math"/>
                        <w:sz w:val="24"/>
                        <w:szCs w:val="24"/>
                      </w:rPr>
                      <m:t>dt</m:t>
                    </m:r>
                  </m:den>
                </m:f>
                <m:r>
                  <w:rPr>
                    <w:rFonts w:ascii="Cambria Math" w:hAnsi="Cambria Math"/>
                    <w:sz w:val="24"/>
                    <w:szCs w:val="24"/>
                  </w:rPr>
                  <m:t>=μ</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v</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d</m:t>
                    </m:r>
                  </m:sub>
                </m:sSub>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v</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Bleed Rate</m:t>
                    </m:r>
                  </m:num>
                  <m:den>
                    <m:r>
                      <w:rPr>
                        <w:rFonts w:ascii="Cambria Math" w:hAnsi="Cambria Math"/>
                        <w:sz w:val="24"/>
                        <w:szCs w:val="24"/>
                      </w:rPr>
                      <m:t>Volume</m:t>
                    </m:r>
                  </m:den>
                </m:f>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v</m:t>
                    </m:r>
                  </m:sub>
                </m:sSub>
              </m:oMath>
            </m:oMathPara>
          </w:p>
        </w:tc>
      </w:tr>
      <w:tr w:rsidR="00ED4DE3" w:rsidRPr="00473DAC" w14:paraId="1E228682" w14:textId="77777777" w:rsidTr="00D029E9">
        <w:tc>
          <w:tcPr>
            <w:cnfStyle w:val="001000000000" w:firstRow="0" w:lastRow="0" w:firstColumn="1" w:lastColumn="0" w:oddVBand="0" w:evenVBand="0" w:oddHBand="0" w:evenHBand="0" w:firstRowFirstColumn="0" w:firstRowLastColumn="0" w:lastRowFirstColumn="0" w:lastRowLastColumn="0"/>
            <w:tcW w:w="2250" w:type="dxa"/>
          </w:tcPr>
          <w:p w14:paraId="02B91993" w14:textId="348F43D8" w:rsidR="00ED4DE3" w:rsidRPr="00473DAC" w:rsidRDefault="00ED4DE3" w:rsidP="006702AC">
            <w:pPr>
              <w:ind w:firstLine="0"/>
              <w:rPr>
                <w:sz w:val="24"/>
                <w:szCs w:val="24"/>
              </w:rPr>
            </w:pPr>
            <w:r w:rsidRPr="00473DAC">
              <w:rPr>
                <w:sz w:val="24"/>
                <w:szCs w:val="24"/>
              </w:rPr>
              <w:t>Cell Death</w:t>
            </w:r>
          </w:p>
        </w:tc>
        <w:tc>
          <w:tcPr>
            <w:tcW w:w="2700" w:type="dxa"/>
          </w:tcPr>
          <w:p w14:paraId="1216CE88" w14:textId="3C65559F" w:rsidR="00ED4DE3" w:rsidRPr="00473DAC" w:rsidRDefault="00000000" w:rsidP="006702AC">
            <w:pPr>
              <w:ind w:firstLine="0"/>
              <w:cnfStyle w:val="000000000000" w:firstRow="0" w:lastRow="0" w:firstColumn="0" w:lastColumn="0" w:oddVBand="0" w:evenVBand="0" w:oddHBand="0" w:evenHBand="0" w:firstRowFirstColumn="0" w:firstRowLastColumn="0" w:lastRowFirstColumn="0" w:lastRowLastColumn="0"/>
              <w:rPr>
                <w:sz w:val="24"/>
                <w:szCs w:val="24"/>
              </w:rPr>
            </w:pPr>
            <m:oMathPara>
              <m:oMath>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v</m:t>
                    </m:r>
                  </m:sub>
                </m:sSub>
                <m:box>
                  <m:boxPr>
                    <m:opEmu m:val="1"/>
                    <m:ctrlPr>
                      <w:rPr>
                        <w:rFonts w:ascii="Cambria Math" w:hAnsi="Cambria Math"/>
                        <w:i/>
                        <w:sz w:val="24"/>
                        <w:szCs w:val="24"/>
                      </w:rPr>
                    </m:ctrlPr>
                  </m:boxPr>
                  <m:e>
                    <m:groupChr>
                      <m:groupChrPr>
                        <m:chr m:val="→"/>
                        <m:vertJc m:val="bot"/>
                        <m:ctrlPr>
                          <w:rPr>
                            <w:rFonts w:ascii="Cambria Math" w:hAnsi="Cambria Math"/>
                            <w:i/>
                            <w:sz w:val="24"/>
                            <w:szCs w:val="24"/>
                          </w:rPr>
                        </m:ctrlPr>
                      </m:groupChrPr>
                      <m:e>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d</m:t>
                            </m:r>
                          </m:sub>
                        </m:sSub>
                      </m:e>
                    </m:groupChr>
                  </m:e>
                </m:box>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d</m:t>
                    </m:r>
                  </m:sub>
                </m:sSub>
              </m:oMath>
            </m:oMathPara>
          </w:p>
        </w:tc>
        <w:tc>
          <w:tcPr>
            <w:tcW w:w="4067" w:type="dxa"/>
          </w:tcPr>
          <w:p w14:paraId="0FFDFEBE" w14:textId="32B2E9F1" w:rsidR="00ED4DE3" w:rsidRPr="00473DAC" w:rsidRDefault="00000000" w:rsidP="006702AC">
            <w:pPr>
              <w:ind w:firstLine="0"/>
              <w:cnfStyle w:val="000000000000" w:firstRow="0" w:lastRow="0" w:firstColumn="0" w:lastColumn="0" w:oddVBand="0" w:evenVBand="0" w:oddHBand="0" w:evenHBand="0" w:firstRowFirstColumn="0" w:firstRowLastColumn="0" w:lastRowFirstColumn="0" w:lastRowLastColumn="0"/>
              <w:rPr>
                <w:sz w:val="24"/>
                <w:szCs w:val="24"/>
              </w:rPr>
            </w:pPr>
            <m:oMathPara>
              <m:oMath>
                <m:f>
                  <m:fPr>
                    <m:ctrlPr>
                      <w:rPr>
                        <w:rFonts w:ascii="Cambria Math" w:hAnsi="Cambria Math"/>
                        <w:i/>
                        <w:sz w:val="24"/>
                        <w:szCs w:val="24"/>
                      </w:rPr>
                    </m:ctrlPr>
                  </m:fPr>
                  <m:num>
                    <m:r>
                      <w:rPr>
                        <w:rFonts w:ascii="Cambria Math" w:hAnsi="Cambria Math"/>
                        <w:sz w:val="24"/>
                        <w:szCs w:val="24"/>
                      </w:rPr>
                      <m:t>d</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d</m:t>
                        </m:r>
                      </m:sub>
                    </m:sSub>
                  </m:num>
                  <m:den>
                    <m:r>
                      <w:rPr>
                        <w:rFonts w:ascii="Cambria Math" w:hAnsi="Cambria Math"/>
                        <w:sz w:val="24"/>
                        <w:szCs w:val="24"/>
                      </w:rPr>
                      <m:t>dt</m:t>
                    </m:r>
                  </m:den>
                </m:f>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d</m:t>
                    </m:r>
                  </m:sub>
                </m:sSub>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v</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3</m:t>
                    </m:r>
                  </m:sub>
                </m:sSub>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d</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Bleed Rate</m:t>
                    </m:r>
                  </m:num>
                  <m:den>
                    <m:r>
                      <w:rPr>
                        <w:rFonts w:ascii="Cambria Math" w:hAnsi="Cambria Math"/>
                        <w:sz w:val="24"/>
                        <w:szCs w:val="24"/>
                      </w:rPr>
                      <m:t>Volume</m:t>
                    </m:r>
                  </m:den>
                </m:f>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d</m:t>
                    </m:r>
                  </m:sub>
                </m:sSub>
              </m:oMath>
            </m:oMathPara>
          </w:p>
        </w:tc>
      </w:tr>
      <w:tr w:rsidR="00ED4DE3" w:rsidRPr="00473DAC" w14:paraId="1045E8B9" w14:textId="77777777" w:rsidTr="00D029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2D8EE7A5" w14:textId="7EC54C99" w:rsidR="00ED4DE3" w:rsidRPr="00473DAC" w:rsidRDefault="00ED4DE3" w:rsidP="006702AC">
            <w:pPr>
              <w:ind w:firstLine="0"/>
              <w:jc w:val="left"/>
              <w:rPr>
                <w:sz w:val="24"/>
                <w:szCs w:val="24"/>
              </w:rPr>
            </w:pPr>
            <w:r w:rsidRPr="00473DAC">
              <w:rPr>
                <w:sz w:val="24"/>
                <w:szCs w:val="24"/>
              </w:rPr>
              <w:t>Dead Cell Degradation</w:t>
            </w:r>
          </w:p>
        </w:tc>
        <w:tc>
          <w:tcPr>
            <w:tcW w:w="2700" w:type="dxa"/>
          </w:tcPr>
          <w:p w14:paraId="5E59642E" w14:textId="3397FB23" w:rsidR="00ED4DE3" w:rsidRPr="00473DAC" w:rsidRDefault="00000000" w:rsidP="006702AC">
            <w:pPr>
              <w:ind w:firstLine="0"/>
              <w:cnfStyle w:val="000000100000" w:firstRow="0" w:lastRow="0" w:firstColumn="0" w:lastColumn="0" w:oddVBand="0" w:evenVBand="0" w:oddHBand="1" w:evenHBand="0" w:firstRowFirstColumn="0" w:firstRowLastColumn="0" w:lastRowFirstColumn="0" w:lastRowLastColumn="0"/>
              <w:rPr>
                <w:sz w:val="24"/>
                <w:szCs w:val="24"/>
              </w:rPr>
            </w:pPr>
            <m:oMathPara>
              <m:oMath>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d</m:t>
                    </m:r>
                  </m:sub>
                </m:sSub>
                <m:box>
                  <m:boxPr>
                    <m:opEmu m:val="1"/>
                    <m:ctrlPr>
                      <w:rPr>
                        <w:rFonts w:ascii="Cambria Math" w:hAnsi="Cambria Math"/>
                        <w:i/>
                        <w:sz w:val="24"/>
                        <w:szCs w:val="24"/>
                      </w:rPr>
                    </m:ctrlPr>
                  </m:boxPr>
                  <m:e>
                    <m:groupChr>
                      <m:groupChrPr>
                        <m:chr m:val="→"/>
                        <m:vertJc m:val="bot"/>
                        <m:ctrlPr>
                          <w:rPr>
                            <w:rFonts w:ascii="Cambria Math" w:hAnsi="Cambria Math"/>
                            <w:i/>
                            <w:sz w:val="24"/>
                            <w:szCs w:val="24"/>
                          </w:rPr>
                        </m:ctrlPr>
                      </m:groupChrPr>
                      <m:e>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3</m:t>
                            </m:r>
                          </m:sub>
                        </m:sSub>
                      </m:e>
                    </m:groupChr>
                  </m:e>
                </m:box>
                <m:r>
                  <w:rPr>
                    <w:rFonts w:ascii="Cambria Math" w:hAnsi="Cambria Math"/>
                    <w:sz w:val="24"/>
                    <w:szCs w:val="24"/>
                  </w:rPr>
                  <m:t>N×D</m:t>
                </m:r>
              </m:oMath>
            </m:oMathPara>
          </w:p>
        </w:tc>
        <w:tc>
          <w:tcPr>
            <w:tcW w:w="4067" w:type="dxa"/>
          </w:tcPr>
          <w:p w14:paraId="26651E3E" w14:textId="3AB59977" w:rsidR="00ED4DE3" w:rsidRPr="00473DAC" w:rsidRDefault="00000000" w:rsidP="006702AC">
            <w:pPr>
              <w:ind w:firstLine="0"/>
              <w:cnfStyle w:val="000000100000" w:firstRow="0" w:lastRow="0" w:firstColumn="0" w:lastColumn="0" w:oddVBand="0" w:evenVBand="0" w:oddHBand="1" w:evenHBand="0" w:firstRowFirstColumn="0" w:firstRowLastColumn="0" w:lastRowFirstColumn="0" w:lastRowLastColumn="0"/>
              <w:rPr>
                <w:sz w:val="24"/>
                <w:szCs w:val="24"/>
              </w:rPr>
            </w:pPr>
            <m:oMathPara>
              <m:oMath>
                <m:f>
                  <m:fPr>
                    <m:ctrlPr>
                      <w:rPr>
                        <w:rFonts w:ascii="Cambria Math" w:hAnsi="Cambria Math"/>
                        <w:i/>
                        <w:sz w:val="24"/>
                        <w:szCs w:val="24"/>
                      </w:rPr>
                    </m:ctrlPr>
                  </m:fPr>
                  <m:num>
                    <m:r>
                      <w:rPr>
                        <w:rFonts w:ascii="Cambria Math" w:hAnsi="Cambria Math"/>
                        <w:sz w:val="24"/>
                        <w:szCs w:val="24"/>
                      </w:rPr>
                      <m:t>dD</m:t>
                    </m:r>
                  </m:num>
                  <m:den>
                    <m:r>
                      <w:rPr>
                        <w:rFonts w:ascii="Cambria Math" w:hAnsi="Cambria Math"/>
                        <w:sz w:val="24"/>
                        <w:szCs w:val="24"/>
                      </w:rPr>
                      <m:t>dt</m:t>
                    </m:r>
                  </m:den>
                </m:f>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debris</m:t>
                    </m:r>
                  </m:sub>
                </m:sSub>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3</m:t>
                    </m:r>
                  </m:sub>
                </m:sSub>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d</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Bleed Rate</m:t>
                    </m:r>
                  </m:num>
                  <m:den>
                    <m:r>
                      <w:rPr>
                        <w:rFonts w:ascii="Cambria Math" w:hAnsi="Cambria Math"/>
                        <w:sz w:val="24"/>
                        <w:szCs w:val="24"/>
                      </w:rPr>
                      <m:t>Volume</m:t>
                    </m:r>
                  </m:den>
                </m:f>
                <m:r>
                  <w:rPr>
                    <w:rFonts w:ascii="Cambria Math" w:hAnsi="Cambria Math"/>
                    <w:sz w:val="24"/>
                    <w:szCs w:val="24"/>
                  </w:rPr>
                  <m:t>D</m:t>
                </m:r>
              </m:oMath>
            </m:oMathPara>
          </w:p>
        </w:tc>
      </w:tr>
    </w:tbl>
    <w:p w14:paraId="51D3025D" w14:textId="77777777" w:rsidR="006702AC" w:rsidRDefault="006702AC" w:rsidP="00ED6079">
      <w:pPr>
        <w:pStyle w:val="Caption"/>
        <w:ind w:firstLine="0"/>
        <w:rPr>
          <w:sz w:val="20"/>
          <w:szCs w:val="20"/>
        </w:rPr>
      </w:pPr>
    </w:p>
    <w:p w14:paraId="4E7A8E45" w14:textId="6ED739D8" w:rsidR="00ED4DE3" w:rsidRPr="00473DAC" w:rsidRDefault="00ED6079" w:rsidP="00ED6079">
      <w:pPr>
        <w:pStyle w:val="Caption"/>
        <w:ind w:firstLine="0"/>
        <w:rPr>
          <w:sz w:val="20"/>
          <w:szCs w:val="20"/>
        </w:rPr>
      </w:pPr>
      <w:r w:rsidRPr="00473DAC">
        <w:rPr>
          <w:sz w:val="20"/>
          <w:szCs w:val="20"/>
        </w:rPr>
        <w:t xml:space="preserve">Table </w:t>
      </w:r>
      <w:r w:rsidRPr="00473DAC">
        <w:rPr>
          <w:sz w:val="20"/>
          <w:szCs w:val="20"/>
        </w:rPr>
        <w:fldChar w:fldCharType="begin"/>
      </w:r>
      <w:r w:rsidRPr="00473DAC">
        <w:rPr>
          <w:sz w:val="20"/>
          <w:szCs w:val="20"/>
        </w:rPr>
        <w:instrText xml:space="preserve"> SEQ Table \* ARABIC </w:instrText>
      </w:r>
      <w:r w:rsidRPr="00473DAC">
        <w:rPr>
          <w:sz w:val="20"/>
          <w:szCs w:val="20"/>
        </w:rPr>
        <w:fldChar w:fldCharType="separate"/>
      </w:r>
      <w:r w:rsidR="00F07918">
        <w:rPr>
          <w:noProof/>
          <w:sz w:val="20"/>
          <w:szCs w:val="20"/>
        </w:rPr>
        <w:t>1</w:t>
      </w:r>
      <w:r w:rsidRPr="00473DAC">
        <w:rPr>
          <w:sz w:val="20"/>
          <w:szCs w:val="20"/>
        </w:rPr>
        <w:fldChar w:fldCharType="end"/>
      </w:r>
      <w:r w:rsidRPr="00473DAC">
        <w:rPr>
          <w:sz w:val="20"/>
          <w:szCs w:val="20"/>
        </w:rPr>
        <w:t>.</w:t>
      </w:r>
      <w:r w:rsidR="00ED4DE3" w:rsidRPr="00473DAC">
        <w:rPr>
          <w:sz w:val="20"/>
          <w:szCs w:val="20"/>
        </w:rPr>
        <w:t xml:space="preserve"> </w:t>
      </w:r>
      <w:r w:rsidR="0073167F" w:rsidRPr="00473DAC">
        <w:rPr>
          <w:sz w:val="20"/>
          <w:szCs w:val="20"/>
        </w:rPr>
        <w:t xml:space="preserve">Exponential Cell Growth Kinetics Model. </w:t>
      </w:r>
    </w:p>
    <w:p w14:paraId="23DC8DA6" w14:textId="45376799" w:rsidR="005334E9" w:rsidRPr="005334E9" w:rsidRDefault="00000000" w:rsidP="005B3252">
      <w:pPr>
        <w:spacing w:line="480" w:lineRule="auto"/>
        <w:ind w:firstLine="0"/>
      </w:pPr>
      <m:oMathPara>
        <m:oMath>
          <m:eqArr>
            <m:eqArrPr>
              <m:maxDist m:val="1"/>
              <m:ctrlPr>
                <w:rPr>
                  <w:rFonts w:ascii="Cambria Math" w:hAnsi="Cambria Math"/>
                  <w:i/>
                  <w:sz w:val="24"/>
                  <w:szCs w:val="24"/>
                </w:rPr>
              </m:ctrlPr>
            </m:eqArrPr>
            <m:e>
              <m:r>
                <w:rPr>
                  <w:rFonts w:ascii="Cambria Math" w:hAnsi="Cambria Math"/>
                  <w:sz w:val="24"/>
                  <w:szCs w:val="24"/>
                </w:rPr>
                <m:t>μ=</m:t>
              </m:r>
              <m:sSubSup>
                <m:sSubSupPr>
                  <m:ctrlPr>
                    <w:rPr>
                      <w:rFonts w:ascii="Cambria Math" w:hAnsi="Cambria Math"/>
                      <w:i/>
                      <w:sz w:val="24"/>
                      <w:szCs w:val="24"/>
                    </w:rPr>
                  </m:ctrlPr>
                </m:sSubSupPr>
                <m:e>
                  <m:r>
                    <w:rPr>
                      <w:rFonts w:ascii="Cambria Math" w:hAnsi="Cambria Math"/>
                      <w:sz w:val="24"/>
                      <w:szCs w:val="24"/>
                    </w:rPr>
                    <m:t>μ</m:t>
                  </m:r>
                </m:e>
                <m:sub>
                  <m:r>
                    <w:rPr>
                      <w:rFonts w:ascii="Cambria Math" w:hAnsi="Cambria Math"/>
                      <w:sz w:val="24"/>
                      <w:szCs w:val="24"/>
                    </w:rPr>
                    <m:t>max</m:t>
                  </m:r>
                </m:sub>
                <m:sup>
                  <m:r>
                    <w:rPr>
                      <w:rFonts w:ascii="Cambria Math" w:hAnsi="Cambria Math"/>
                      <w:sz w:val="24"/>
                      <w:szCs w:val="24"/>
                    </w:rPr>
                    <m:t>app</m:t>
                  </m:r>
                </m:sup>
              </m:sSubSup>
              <m:d>
                <m:dPr>
                  <m:ctrlPr>
                    <w:rPr>
                      <w:rFonts w:ascii="Cambria Math" w:hAnsi="Cambria Math"/>
                      <w:i/>
                      <w:sz w:val="24"/>
                      <w:szCs w:val="24"/>
                    </w:rPr>
                  </m:ctrlPr>
                </m:dPr>
                <m:e>
                  <m:r>
                    <w:rPr>
                      <w:rFonts w:ascii="Cambria Math" w:hAnsi="Cambria Math"/>
                      <w:sz w:val="24"/>
                      <w:szCs w:val="24"/>
                    </w:rPr>
                    <m:t>1-</m:t>
                  </m:r>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capacity</m:t>
                      </m:r>
                    </m:sub>
                  </m:sSub>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v</m:t>
                      </m:r>
                    </m:sub>
                  </m:sSub>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1</m:t>
                  </m:r>
                </m:e>
              </m:d>
            </m:e>
          </m:eqArr>
        </m:oMath>
      </m:oMathPara>
    </w:p>
    <w:p w14:paraId="2B206C0B" w14:textId="0E1E3726" w:rsidR="00ED4DE3" w:rsidRDefault="00000000" w:rsidP="005B3252">
      <w:pPr>
        <w:spacing w:line="480" w:lineRule="auto"/>
        <w:ind w:firstLine="0"/>
      </w:pPr>
      <m:oMathPara>
        <m:oMath>
          <m:eqArr>
            <m:eqArrPr>
              <m:maxDist m:val="1"/>
              <m:ctrlPr>
                <w:rPr>
                  <w:rFonts w:ascii="Cambria Math" w:hAnsi="Cambria Math"/>
                  <w:i/>
                  <w:sz w:val="24"/>
                  <w:szCs w:val="24"/>
                </w:rPr>
              </m:ctrlPr>
            </m:eqArrPr>
            <m:e>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d</m:t>
                  </m:r>
                </m:sub>
              </m:sSub>
              <m:r>
                <w:rPr>
                  <w:rFonts w:ascii="Cambria Math" w:hAnsi="Cambria Math"/>
                  <w:sz w:val="24"/>
                  <w:szCs w:val="24"/>
                </w:rPr>
                <m:t>=</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0</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1</m:t>
                      </m:r>
                    </m:sub>
                  </m:sSub>
                  <m:r>
                    <w:rPr>
                      <w:rFonts w:ascii="Cambria Math" w:hAnsi="Cambria Math"/>
                      <w:sz w:val="24"/>
                      <w:szCs w:val="24"/>
                    </w:rPr>
                    <m:t>μ</m:t>
                  </m:r>
                </m:e>
              </m:d>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v</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d</m:t>
                      </m:r>
                    </m:sub>
                  </m:sSub>
                </m:e>
              </m:d>
              <m:r>
                <w:rPr>
                  <w:rFonts w:ascii="Cambria Math" w:hAnsi="Cambria Math"/>
                  <w:sz w:val="24"/>
                  <w:szCs w:val="24"/>
                </w:rPr>
                <m:t xml:space="preserve"> #</m:t>
              </m:r>
              <m:d>
                <m:dPr>
                  <m:ctrlPr>
                    <w:rPr>
                      <w:rFonts w:ascii="Cambria Math" w:hAnsi="Cambria Math"/>
                      <w:i/>
                      <w:sz w:val="24"/>
                      <w:szCs w:val="24"/>
                    </w:rPr>
                  </m:ctrlPr>
                </m:dPr>
                <m:e>
                  <m:r>
                    <w:rPr>
                      <w:rFonts w:ascii="Cambria Math" w:hAnsi="Cambria Math"/>
                      <w:sz w:val="24"/>
                      <w:szCs w:val="24"/>
                    </w:rPr>
                    <m:t>2</m:t>
                  </m:r>
                </m:e>
              </m:d>
            </m:e>
          </m:eqArr>
        </m:oMath>
      </m:oMathPara>
    </w:p>
    <w:p w14:paraId="63A2D7DE" w14:textId="168FB4A7" w:rsidR="001F3EEF" w:rsidRPr="00473DAC" w:rsidRDefault="001F3EEF" w:rsidP="008B0965">
      <w:pPr>
        <w:spacing w:line="480" w:lineRule="auto"/>
        <w:ind w:firstLine="0"/>
        <w:rPr>
          <w:sz w:val="24"/>
          <w:szCs w:val="24"/>
        </w:rPr>
      </w:pPr>
      <w:proofErr w:type="gramStart"/>
      <w:r w:rsidRPr="00473DAC">
        <w:rPr>
          <w:sz w:val="24"/>
          <w:szCs w:val="24"/>
        </w:rPr>
        <w:t>The number factor of cell debris formation (</w:t>
      </w:r>
      <w:proofErr w:type="spellStart"/>
      <w:r w:rsidRPr="00473DAC">
        <w:rPr>
          <w:i/>
          <w:iCs/>
          <w:sz w:val="24"/>
          <w:szCs w:val="24"/>
        </w:rPr>
        <w:t>N</w:t>
      </w:r>
      <w:r w:rsidR="00B42E96" w:rsidRPr="00B42E96">
        <w:rPr>
          <w:i/>
          <w:iCs/>
          <w:sz w:val="24"/>
          <w:szCs w:val="24"/>
          <w:vertAlign w:val="subscript"/>
        </w:rPr>
        <w:t>debris</w:t>
      </w:r>
      <w:proofErr w:type="spellEnd"/>
      <w:r w:rsidRPr="00473DAC">
        <w:rPr>
          <w:sz w:val="24"/>
          <w:szCs w:val="24"/>
        </w:rPr>
        <w:t>),</w:t>
      </w:r>
      <w:proofErr w:type="gramEnd"/>
      <w:r w:rsidRPr="00473DAC">
        <w:rPr>
          <w:sz w:val="24"/>
          <w:szCs w:val="24"/>
        </w:rPr>
        <w:t xml:space="preserve"> is estimated to be 10</w:t>
      </w:r>
      <w:r w:rsidRPr="00473DAC">
        <w:rPr>
          <w:sz w:val="24"/>
          <w:szCs w:val="24"/>
          <w:vertAlign w:val="superscript"/>
        </w:rPr>
        <w:t>6</w:t>
      </w:r>
      <w:r w:rsidRPr="00473DAC">
        <w:rPr>
          <w:sz w:val="24"/>
          <w:szCs w:val="24"/>
        </w:rPr>
        <w:t xml:space="preserve">. This is from the </w:t>
      </w:r>
      <w:r w:rsidR="007A3411" w:rsidRPr="00473DAC">
        <w:rPr>
          <w:sz w:val="24"/>
          <w:szCs w:val="24"/>
        </w:rPr>
        <w:t>volume</w:t>
      </w:r>
      <w:r w:rsidRPr="00473DAC">
        <w:rPr>
          <w:sz w:val="24"/>
          <w:szCs w:val="24"/>
        </w:rPr>
        <w:t xml:space="preserve"> comparison between dead cells and cell debris</w:t>
      </w:r>
      <w:r w:rsidR="00466E17" w:rsidRPr="00473DAC">
        <w:rPr>
          <w:sz w:val="24"/>
          <w:szCs w:val="24"/>
        </w:rPr>
        <w:t xml:space="preserve"> from existing data available at AstraZeneca</w:t>
      </w:r>
      <w:r w:rsidRPr="00473DAC">
        <w:rPr>
          <w:sz w:val="24"/>
          <w:szCs w:val="24"/>
        </w:rPr>
        <w:t xml:space="preserve">. </w:t>
      </w:r>
      <w:sdt>
        <w:sdtPr>
          <w:rPr>
            <w:sz w:val="24"/>
            <w:szCs w:val="24"/>
            <w:vertAlign w:val="superscript"/>
          </w:rPr>
          <w:id w:val="-1128384644"/>
          <w:citation/>
        </w:sdtPr>
        <w:sdtContent>
          <w:r w:rsidRPr="00473DAC">
            <w:rPr>
              <w:sz w:val="24"/>
              <w:szCs w:val="24"/>
              <w:vertAlign w:val="superscript"/>
            </w:rPr>
            <w:fldChar w:fldCharType="begin"/>
          </w:r>
          <w:r w:rsidRPr="00473DAC">
            <w:rPr>
              <w:sz w:val="24"/>
              <w:szCs w:val="24"/>
            </w:rPr>
            <w:instrText xml:space="preserve"> CITATION Kwo18 \l 1033 </w:instrText>
          </w:r>
          <w:r w:rsidRPr="00473DAC">
            <w:rPr>
              <w:sz w:val="24"/>
              <w:szCs w:val="24"/>
              <w:vertAlign w:val="superscript"/>
            </w:rPr>
            <w:fldChar w:fldCharType="separate"/>
          </w:r>
          <w:r>
            <w:rPr>
              <w:noProof/>
              <w:sz w:val="24"/>
              <w:szCs w:val="24"/>
            </w:rPr>
            <w:t>(Kwon, Yao, Hamel, &amp; Han, 2018)</w:t>
          </w:r>
          <w:r w:rsidRPr="00473DAC">
            <w:rPr>
              <w:sz w:val="24"/>
              <w:szCs w:val="24"/>
              <w:vertAlign w:val="superscript"/>
            </w:rPr>
            <w:fldChar w:fldCharType="end"/>
          </w:r>
        </w:sdtContent>
      </w:sdt>
      <w:r w:rsidRPr="00473DAC">
        <w:rPr>
          <w:sz w:val="24"/>
          <w:szCs w:val="24"/>
        </w:rPr>
        <w:t xml:space="preserve">.  </w:t>
      </w:r>
    </w:p>
    <w:p w14:paraId="14CC255F" w14:textId="7F0AA170" w:rsidR="00ED4DE3" w:rsidRPr="00473DAC" w:rsidRDefault="00D93C31" w:rsidP="008B0965">
      <w:pPr>
        <w:spacing w:line="480" w:lineRule="auto"/>
        <w:ind w:firstLine="0"/>
        <w:rPr>
          <w:sz w:val="24"/>
          <w:szCs w:val="24"/>
        </w:rPr>
      </w:pPr>
      <w:r w:rsidRPr="00D93C31">
        <w:rPr>
          <w:sz w:val="24"/>
          <w:szCs w:val="24"/>
        </w:rPr>
        <w:t>Once foulant populations are determined, they can be translated into a particle size distribution using measured diameters for live cells, dead cells, and debris. The particle size relative to pore size dictates the fouling mechanism: smaller particles constrict pores, while larger particles can completely block them</w:t>
      </w:r>
      <w:r w:rsidR="00ED4DE3" w:rsidRPr="00473DAC">
        <w:rPr>
          <w:sz w:val="24"/>
          <w:szCs w:val="24"/>
        </w:rPr>
        <w:t xml:space="preserve">. </w:t>
      </w:r>
      <w:sdt>
        <w:sdtPr>
          <w:rPr>
            <w:sz w:val="24"/>
            <w:szCs w:val="24"/>
          </w:rPr>
          <w:id w:val="276070855"/>
          <w:citation/>
        </w:sdtPr>
        <w:sdtContent>
          <w:r w:rsidR="00297A02" w:rsidRPr="00473DAC">
            <w:rPr>
              <w:sz w:val="24"/>
              <w:szCs w:val="24"/>
            </w:rPr>
            <w:fldChar w:fldCharType="begin"/>
          </w:r>
          <w:r w:rsidR="00297A02" w:rsidRPr="00473DAC">
            <w:rPr>
              <w:sz w:val="24"/>
              <w:szCs w:val="24"/>
            </w:rPr>
            <w:instrText xml:space="preserve"> CITATION Tur17 \l 1033 </w:instrText>
          </w:r>
          <w:r w:rsidR="00297A02" w:rsidRPr="00473DAC">
            <w:rPr>
              <w:sz w:val="24"/>
              <w:szCs w:val="24"/>
            </w:rPr>
            <w:fldChar w:fldCharType="separate"/>
          </w:r>
          <w:r w:rsidR="00ED4DE3">
            <w:rPr>
              <w:noProof/>
              <w:sz w:val="24"/>
              <w:szCs w:val="24"/>
            </w:rPr>
            <w:t>(Turner, Joseph, Titchener-Hooker, &amp; Bender, 2017)</w:t>
          </w:r>
          <w:r w:rsidR="00297A02" w:rsidRPr="00473DAC">
            <w:rPr>
              <w:sz w:val="24"/>
              <w:szCs w:val="24"/>
            </w:rPr>
            <w:fldChar w:fldCharType="end"/>
          </w:r>
        </w:sdtContent>
      </w:sdt>
      <w:r w:rsidR="00ED4DE3" w:rsidRPr="00473DAC">
        <w:rPr>
          <w:sz w:val="24"/>
          <w:szCs w:val="24"/>
        </w:rPr>
        <w:t xml:space="preserve"> have studied the size distribution of cell debris at sub-micron and nanometer scale. </w:t>
      </w:r>
      <w:del w:id="115" w:author="Dhingra, Ashna" w:date="2025-03-17T16:15:00Z">
        <w:r w:rsidR="00ED4DE3" w:rsidRPr="00473DAC">
          <w:rPr>
            <w:sz w:val="24"/>
            <w:szCs w:val="24"/>
          </w:rPr>
          <w:lastRenderedPageBreak/>
          <w:delText xml:space="preserve">Their findings show that the cell debris is distributed into two log-normal distributions, with peaks located at </w:delText>
        </w:r>
        <w:commentRangeStart w:id="116"/>
        <w:r w:rsidR="00ED4DE3" w:rsidRPr="00473DAC">
          <w:rPr>
            <w:sz w:val="24"/>
            <w:szCs w:val="24"/>
          </w:rPr>
          <w:delText xml:space="preserve">10 nm </w:delText>
        </w:r>
        <w:commentRangeEnd w:id="116"/>
        <w:r w:rsidR="007660C4">
          <w:rPr>
            <w:rStyle w:val="CommentReference"/>
          </w:rPr>
          <w:commentReference w:id="116"/>
        </w:r>
        <w:r w:rsidR="00ED4DE3" w:rsidRPr="00473DAC">
          <w:rPr>
            <w:sz w:val="24"/>
            <w:szCs w:val="24"/>
          </w:rPr>
          <w:delText xml:space="preserve">and 100 nm, respectively. </w:delText>
        </w:r>
      </w:del>
      <w:r w:rsidR="00ED4DE3" w:rsidRPr="00473DAC">
        <w:rPr>
          <w:sz w:val="24"/>
          <w:szCs w:val="24"/>
        </w:rPr>
        <w:t xml:space="preserve">For </w:t>
      </w:r>
      <w:del w:id="117" w:author="Mollet, Michael" w:date="2025-05-02T10:30:00Z">
        <w:r w:rsidR="00ED4DE3" w:rsidRPr="00473DAC" w:rsidDel="00966682">
          <w:rPr>
            <w:sz w:val="24"/>
            <w:szCs w:val="24"/>
          </w:rPr>
          <w:delText xml:space="preserve">a </w:delText>
        </w:r>
      </w:del>
      <w:r w:rsidR="00ED4DE3" w:rsidRPr="00473DAC">
        <w:rPr>
          <w:sz w:val="24"/>
          <w:szCs w:val="24"/>
        </w:rPr>
        <w:t xml:space="preserve">specific </w:t>
      </w:r>
      <w:r w:rsidR="00C411C8" w:rsidRPr="00473DAC">
        <w:rPr>
          <w:sz w:val="24"/>
          <w:szCs w:val="24"/>
        </w:rPr>
        <w:t>antibodies</w:t>
      </w:r>
      <w:r w:rsidR="00ED4DE3" w:rsidRPr="00473DAC">
        <w:rPr>
          <w:sz w:val="24"/>
          <w:szCs w:val="24"/>
        </w:rPr>
        <w:t xml:space="preserve">, distributions can be found experimentally and fit to a log-normal equation </w:t>
      </w:r>
      <w:proofErr w:type="gramStart"/>
      <w:r w:rsidR="00ED4DE3" w:rsidRPr="00473DAC">
        <w:rPr>
          <w:sz w:val="24"/>
          <w:szCs w:val="24"/>
        </w:rPr>
        <w:t>in order to</w:t>
      </w:r>
      <w:proofErr w:type="gramEnd"/>
      <w:r w:rsidR="00ED4DE3" w:rsidRPr="00473DAC">
        <w:rPr>
          <w:sz w:val="24"/>
          <w:szCs w:val="24"/>
        </w:rPr>
        <w:t xml:space="preserve"> feed the model. </w:t>
      </w:r>
    </w:p>
    <w:p w14:paraId="3B0AF6CD" w14:textId="77777777" w:rsidR="00030142" w:rsidRDefault="00030142" w:rsidP="00030142">
      <w:pPr>
        <w:spacing w:line="360" w:lineRule="auto"/>
        <w:ind w:firstLine="0"/>
      </w:pPr>
    </w:p>
    <w:p w14:paraId="74CB7477" w14:textId="5E947DE5" w:rsidR="00ED4DE3" w:rsidRDefault="00ED4DE3" w:rsidP="005B3252">
      <w:pPr>
        <w:pStyle w:val="Subsectionheading"/>
        <w:spacing w:before="0" w:after="0" w:line="480" w:lineRule="auto"/>
      </w:pPr>
      <w:r>
        <w:t xml:space="preserve">Membrane Fouling </w:t>
      </w:r>
      <w:r w:rsidRPr="00ED4DE3">
        <w:rPr>
          <w:lang w:val="en-US"/>
        </w:rPr>
        <w:t>Modeling</w:t>
      </w:r>
      <w:r>
        <w:t xml:space="preserve"> </w:t>
      </w:r>
    </w:p>
    <w:p w14:paraId="3B006A04" w14:textId="57D2628F" w:rsidR="00547243" w:rsidRPr="00473DAC" w:rsidRDefault="00ED4DE3" w:rsidP="008B0965">
      <w:pPr>
        <w:spacing w:line="480" w:lineRule="auto"/>
        <w:ind w:firstLine="0"/>
        <w:rPr>
          <w:sz w:val="24"/>
          <w:szCs w:val="24"/>
        </w:rPr>
      </w:pPr>
      <w:r w:rsidRPr="00473DAC">
        <w:rPr>
          <w:sz w:val="24"/>
          <w:szCs w:val="24"/>
        </w:rPr>
        <w:t>Membranes foul in four ways – standard pore constriction</w:t>
      </w:r>
      <w:r w:rsidR="000A4EAC" w:rsidRPr="00473DAC">
        <w:rPr>
          <w:sz w:val="24"/>
          <w:szCs w:val="24"/>
        </w:rPr>
        <w:t xml:space="preserve"> (sometimes referred to as standard blocking)</w:t>
      </w:r>
      <w:r w:rsidRPr="00473DAC">
        <w:rPr>
          <w:sz w:val="24"/>
          <w:szCs w:val="24"/>
        </w:rPr>
        <w:t>, cake formation, complete blocking, and intermediate blocking, as first introduced by Hermia in his study of normal dead-end filtration</w:t>
      </w:r>
      <w:r w:rsidR="00547243" w:rsidRPr="00473DAC">
        <w:rPr>
          <w:sz w:val="24"/>
          <w:szCs w:val="24"/>
        </w:rPr>
        <w:t xml:space="preserve"> </w:t>
      </w:r>
      <w:sdt>
        <w:sdtPr>
          <w:rPr>
            <w:sz w:val="24"/>
            <w:szCs w:val="24"/>
          </w:rPr>
          <w:id w:val="-895273878"/>
          <w:citation/>
        </w:sdtPr>
        <w:sdtContent>
          <w:r w:rsidR="00547243" w:rsidRPr="00473DAC">
            <w:rPr>
              <w:sz w:val="24"/>
              <w:szCs w:val="24"/>
            </w:rPr>
            <w:fldChar w:fldCharType="begin"/>
          </w:r>
          <w:r w:rsidR="00AA08AC" w:rsidRPr="00473DAC">
            <w:rPr>
              <w:sz w:val="24"/>
              <w:szCs w:val="24"/>
            </w:rPr>
            <w:instrText xml:space="preserve">CITATION Her \l 1033 </w:instrText>
          </w:r>
          <w:r w:rsidR="00547243" w:rsidRPr="00473DAC">
            <w:rPr>
              <w:sz w:val="24"/>
              <w:szCs w:val="24"/>
            </w:rPr>
            <w:fldChar w:fldCharType="separate"/>
          </w:r>
          <w:r>
            <w:rPr>
              <w:noProof/>
              <w:sz w:val="24"/>
              <w:szCs w:val="24"/>
            </w:rPr>
            <w:t>(Hermia, 1985)</w:t>
          </w:r>
          <w:r w:rsidR="00547243" w:rsidRPr="00473DAC">
            <w:rPr>
              <w:sz w:val="24"/>
              <w:szCs w:val="24"/>
            </w:rPr>
            <w:fldChar w:fldCharType="end"/>
          </w:r>
        </w:sdtContent>
      </w:sdt>
      <w:r w:rsidR="00547243" w:rsidRPr="00473DAC">
        <w:rPr>
          <w:sz w:val="24"/>
          <w:szCs w:val="24"/>
        </w:rPr>
        <w:t xml:space="preserve">. These relationships and parameter estimation (only considering standard pore constriction and caking) was shown to be effective at predicting differential pressure profiles for dead-end depth filtration at varying filter areas, scales, and flow rates </w:t>
      </w:r>
      <w:sdt>
        <w:sdtPr>
          <w:rPr>
            <w:sz w:val="24"/>
            <w:szCs w:val="24"/>
          </w:rPr>
          <w:id w:val="-172419617"/>
          <w:citation/>
        </w:sdtPr>
        <w:sdtContent>
          <w:r w:rsidR="00547243" w:rsidRPr="00473DAC">
            <w:rPr>
              <w:sz w:val="24"/>
              <w:szCs w:val="24"/>
            </w:rPr>
            <w:fldChar w:fldCharType="begin"/>
          </w:r>
          <w:r w:rsidR="00547243" w:rsidRPr="00473DAC">
            <w:rPr>
              <w:sz w:val="24"/>
              <w:szCs w:val="24"/>
            </w:rPr>
            <w:instrText xml:space="preserve"> CITATION Ros23 \l 1033 </w:instrText>
          </w:r>
          <w:r w:rsidR="00547243" w:rsidRPr="00473DAC">
            <w:rPr>
              <w:sz w:val="24"/>
              <w:szCs w:val="24"/>
            </w:rPr>
            <w:fldChar w:fldCharType="separate"/>
          </w:r>
          <w:r>
            <w:rPr>
              <w:noProof/>
              <w:sz w:val="24"/>
              <w:szCs w:val="24"/>
            </w:rPr>
            <w:t>(Rose, Dhingra, Joseph, &amp; Coffman, 2023)</w:t>
          </w:r>
          <w:r w:rsidR="00547243" w:rsidRPr="00473DAC">
            <w:rPr>
              <w:sz w:val="24"/>
              <w:szCs w:val="24"/>
            </w:rPr>
            <w:fldChar w:fldCharType="end"/>
          </w:r>
        </w:sdtContent>
      </w:sdt>
      <w:r w:rsidR="00547243" w:rsidRPr="00473DAC">
        <w:rPr>
          <w:sz w:val="24"/>
          <w:szCs w:val="24"/>
        </w:rPr>
        <w:t xml:space="preserve">. </w:t>
      </w:r>
      <w:r w:rsidR="000D0C48" w:rsidRPr="00473DAC">
        <w:rPr>
          <w:sz w:val="24"/>
          <w:szCs w:val="24"/>
        </w:rPr>
        <w:t xml:space="preserve">These principles can be extended to TFF as well. </w:t>
      </w:r>
    </w:p>
    <w:p w14:paraId="3FD9E992" w14:textId="72A64E67" w:rsidR="000E3378" w:rsidRPr="00473DAC" w:rsidRDefault="000E3378" w:rsidP="008B0965">
      <w:pPr>
        <w:spacing w:line="480" w:lineRule="auto"/>
        <w:ind w:firstLine="0"/>
        <w:rPr>
          <w:sz w:val="24"/>
          <w:szCs w:val="24"/>
        </w:rPr>
      </w:pPr>
      <w:r w:rsidRPr="00473DAC">
        <w:rPr>
          <w:sz w:val="24"/>
          <w:szCs w:val="24"/>
        </w:rPr>
        <w:t>Though these mechanisms were introduced for normal flow filtration, they are easily extended to cross-flow filtration, for instance, as done by</w:t>
      </w:r>
      <w:r w:rsidR="006702AC">
        <w:rPr>
          <w:sz w:val="24"/>
          <w:szCs w:val="24"/>
        </w:rPr>
        <w:t xml:space="preserve"> </w:t>
      </w:r>
      <w:commentRangeStart w:id="118"/>
      <w:commentRangeStart w:id="119"/>
      <w:sdt>
        <w:sdtPr>
          <w:rPr>
            <w:sz w:val="24"/>
            <w:szCs w:val="24"/>
          </w:rPr>
          <w:id w:val="-2082669746"/>
          <w:citation/>
        </w:sdtPr>
        <w:sdtContent>
          <w:r w:rsidR="006702AC">
            <w:rPr>
              <w:sz w:val="24"/>
              <w:szCs w:val="24"/>
            </w:rPr>
            <w:fldChar w:fldCharType="begin"/>
          </w:r>
          <w:r w:rsidR="006702AC">
            <w:rPr>
              <w:sz w:val="24"/>
              <w:szCs w:val="24"/>
            </w:rPr>
            <w:instrText xml:space="preserve"> CITATION Kir19 \l 1033 </w:instrText>
          </w:r>
          <w:r w:rsidR="006702AC">
            <w:rPr>
              <w:sz w:val="24"/>
              <w:szCs w:val="24"/>
            </w:rPr>
            <w:fldChar w:fldCharType="separate"/>
          </w:r>
          <w:r>
            <w:rPr>
              <w:noProof/>
              <w:sz w:val="24"/>
              <w:szCs w:val="24"/>
            </w:rPr>
            <w:t>(Kirschner, Cheng, Paul, &amp; Freeman, 2019)</w:t>
          </w:r>
          <w:r w:rsidR="006702AC">
            <w:rPr>
              <w:sz w:val="24"/>
              <w:szCs w:val="24"/>
            </w:rPr>
            <w:fldChar w:fldCharType="end"/>
          </w:r>
        </w:sdtContent>
      </w:sdt>
      <w:commentRangeEnd w:id="118"/>
      <w:ins w:id="120" w:author="Dhingra, Ashna" w:date="2025-03-17T16:24:00Z">
        <w:r w:rsidR="00F74147">
          <w:rPr>
            <w:sz w:val="24"/>
            <w:szCs w:val="24"/>
          </w:rPr>
          <w:t xml:space="preserve"> </w:t>
        </w:r>
      </w:ins>
      <w:proofErr w:type="spellStart"/>
      <w:ins w:id="121" w:author="Dhingra, Ashna" w:date="2025-03-17T16:27:00Z">
        <w:r w:rsidR="00C30CA6">
          <w:rPr>
            <w:sz w:val="24"/>
            <w:szCs w:val="24"/>
          </w:rPr>
          <w:t>and</w:t>
        </w:r>
        <w:proofErr w:type="spellEnd"/>
        <w:r w:rsidR="00C30CA6">
          <w:rPr>
            <w:sz w:val="24"/>
            <w:szCs w:val="24"/>
          </w:rPr>
          <w:t xml:space="preserve"> </w:t>
        </w:r>
      </w:ins>
      <w:customXmlInsRangeStart w:id="122" w:author="Dhingra, Ashna" w:date="2025-03-17T16:27:00Z"/>
      <w:sdt>
        <w:sdtPr>
          <w:rPr>
            <w:sz w:val="24"/>
            <w:szCs w:val="24"/>
          </w:rPr>
          <w:id w:val="-933052108"/>
          <w:citation/>
        </w:sdtPr>
        <w:sdtContent>
          <w:customXmlInsRangeEnd w:id="122"/>
          <w:ins w:id="123" w:author="Dhingra, Ashna" w:date="2025-03-17T16:27:00Z">
            <w:r w:rsidR="00C30CA6">
              <w:rPr>
                <w:sz w:val="24"/>
                <w:szCs w:val="24"/>
              </w:rPr>
              <w:fldChar w:fldCharType="begin"/>
            </w:r>
            <w:r w:rsidR="00C30CA6">
              <w:rPr>
                <w:sz w:val="24"/>
                <w:szCs w:val="24"/>
              </w:rPr>
              <w:instrText xml:space="preserve"> CITATION Bol17 \l 1033 </w:instrText>
            </w:r>
          </w:ins>
          <w:r w:rsidR="00C30CA6">
            <w:rPr>
              <w:sz w:val="24"/>
              <w:szCs w:val="24"/>
            </w:rPr>
            <w:fldChar w:fldCharType="separate"/>
          </w:r>
          <w:ins w:id="124" w:author="Dhingra, Ashna" w:date="2025-03-17T16:27:00Z">
            <w:r w:rsidR="00C30CA6" w:rsidRPr="00C30CA6">
              <w:rPr>
                <w:noProof/>
                <w:sz w:val="24"/>
                <w:szCs w:val="24"/>
                <w:rPrChange w:id="125" w:author="Dhingra, Ashna" w:date="2025-03-17T16:27:00Z">
                  <w:rPr/>
                </w:rPrChange>
              </w:rPr>
              <w:t>(Bolton &amp; Apostolidis, 2017)</w:t>
            </w:r>
            <w:r w:rsidR="00C30CA6">
              <w:rPr>
                <w:sz w:val="24"/>
                <w:szCs w:val="24"/>
              </w:rPr>
              <w:fldChar w:fldCharType="end"/>
            </w:r>
          </w:ins>
          <w:customXmlInsRangeStart w:id="126" w:author="Dhingra, Ashna" w:date="2025-03-17T16:27:00Z"/>
        </w:sdtContent>
      </w:sdt>
      <w:customXmlInsRangeEnd w:id="126"/>
      <w:r w:rsidRPr="00473DAC">
        <w:rPr>
          <w:sz w:val="24"/>
          <w:szCs w:val="24"/>
        </w:rPr>
        <w:t xml:space="preserve">. </w:t>
      </w:r>
      <w:r w:rsidR="006A20E2">
        <w:rPr>
          <w:rStyle w:val="CommentReference"/>
        </w:rPr>
        <w:commentReference w:id="118"/>
      </w:r>
      <w:commentRangeEnd w:id="119"/>
      <w:r w:rsidR="00C30CA6">
        <w:rPr>
          <w:rStyle w:val="CommentReference"/>
        </w:rPr>
        <w:commentReference w:id="119"/>
      </w:r>
      <w:r w:rsidRPr="00473DAC">
        <w:rPr>
          <w:sz w:val="24"/>
          <w:szCs w:val="24"/>
        </w:rPr>
        <w:t>The equations for the membrane resistance and available area fraction are given by</w:t>
      </w:r>
      <w:r w:rsidR="006702AC">
        <w:rPr>
          <w:sz w:val="24"/>
          <w:szCs w:val="24"/>
        </w:rPr>
        <w:t>:</w:t>
      </w:r>
      <w:r w:rsidR="00963686" w:rsidRPr="00473DAC">
        <w:rPr>
          <w:sz w:val="24"/>
          <w:szCs w:val="24"/>
        </w:rPr>
        <w:t xml:space="preserve"> </w:t>
      </w:r>
    </w:p>
    <w:p w14:paraId="460FB702" w14:textId="2CACCABF" w:rsidR="005334E9" w:rsidRPr="00473DAC" w:rsidRDefault="00000000" w:rsidP="005B3252">
      <w:pPr>
        <w:spacing w:line="480" w:lineRule="auto"/>
        <w:ind w:firstLine="0"/>
        <w:rPr>
          <w:sz w:val="24"/>
          <w:szCs w:val="24"/>
        </w:rPr>
      </w:pPr>
      <m:oMathPara>
        <m:oMath>
          <m:eqArr>
            <m:eqArrPr>
              <m:maxDist m:val="1"/>
              <m:ctrlPr>
                <w:rPr>
                  <w:rFonts w:ascii="Cambria Math" w:hAnsi="Cambria Math"/>
                  <w:i/>
                  <w:sz w:val="24"/>
                  <w:szCs w:val="24"/>
                </w:rPr>
              </m:ctrlPr>
            </m:eqArrPr>
            <m:e>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frac</m:t>
                      </m:r>
                    </m:sub>
                  </m:sSub>
                </m:num>
                <m:den>
                  <m:r>
                    <w:rPr>
                      <w:rFonts w:ascii="Cambria Math" w:hAnsi="Cambria Math"/>
                      <w:sz w:val="24"/>
                      <w:szCs w:val="24"/>
                    </w:rPr>
                    <m:t>∂t</m:t>
                  </m:r>
                </m:den>
              </m:f>
              <m:r>
                <w:rPr>
                  <w:rFonts w:ascii="Cambria Math" w:hAnsi="Cambria Math"/>
                  <w:sz w:val="24"/>
                  <w:szCs w:val="24"/>
                </w:rPr>
                <m:t>=σ</m:t>
              </m:r>
              <m:d>
                <m:dPr>
                  <m:ctrlPr>
                    <w:rPr>
                      <w:rFonts w:ascii="Cambria Math" w:hAnsi="Cambria Math"/>
                      <w:i/>
                      <w:sz w:val="24"/>
                      <w:szCs w:val="24"/>
                    </w:rPr>
                  </m:ctrlPr>
                </m:dPr>
                <m:e>
                  <m:r>
                    <w:rPr>
                      <w:rFonts w:ascii="Cambria Math" w:hAnsi="Cambria Math"/>
                      <w:sz w:val="24"/>
                      <w:szCs w:val="24"/>
                    </w:rPr>
                    <m:t>t</m:t>
                  </m:r>
                </m:e>
              </m:d>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frac</m:t>
                  </m:r>
                </m:sub>
              </m:sSub>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J</m:t>
              </m:r>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-B</m:t>
              </m:r>
              <m:d>
                <m:dPr>
                  <m:ctrlPr>
                    <w:rPr>
                      <w:rFonts w:ascii="Cambria Math" w:hAnsi="Cambria Math"/>
                      <w:i/>
                      <w:sz w:val="24"/>
                      <w:szCs w:val="24"/>
                    </w:rPr>
                  </m:ctrlPr>
                </m:dPr>
                <m:e>
                  <m:r>
                    <w:rPr>
                      <w:rFonts w:ascii="Cambria Math" w:hAnsi="Cambria Math"/>
                      <w:sz w:val="24"/>
                      <w:szCs w:val="24"/>
                    </w:rPr>
                    <m:t>1-</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frac</m:t>
                      </m:r>
                    </m:sub>
                  </m:sSub>
                  <m:d>
                    <m:dPr>
                      <m:ctrlPr>
                        <w:rPr>
                          <w:rFonts w:ascii="Cambria Math" w:hAnsi="Cambria Math"/>
                          <w:i/>
                          <w:sz w:val="24"/>
                          <w:szCs w:val="24"/>
                        </w:rPr>
                      </m:ctrlPr>
                    </m:dPr>
                    <m:e>
                      <m:r>
                        <w:rPr>
                          <w:rFonts w:ascii="Cambria Math" w:hAnsi="Cambria Math"/>
                          <w:sz w:val="24"/>
                          <w:szCs w:val="24"/>
                        </w:rPr>
                        <m:t>t</m:t>
                      </m:r>
                    </m:e>
                  </m:d>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3</m:t>
                  </m:r>
                </m:e>
              </m:d>
            </m:e>
          </m:eqArr>
        </m:oMath>
      </m:oMathPara>
    </w:p>
    <w:p w14:paraId="168841A5" w14:textId="26473AB5" w:rsidR="00374CE3" w:rsidRPr="00473DAC" w:rsidRDefault="00000000" w:rsidP="005B3252">
      <w:pPr>
        <w:spacing w:line="480" w:lineRule="auto"/>
        <w:ind w:firstLine="0"/>
        <w:rPr>
          <w:sz w:val="24"/>
          <w:szCs w:val="24"/>
        </w:rPr>
      </w:pPr>
      <m:oMathPara>
        <m:oMath>
          <m:eqArr>
            <m:eqArrPr>
              <m:maxDist m:val="1"/>
              <m:ctrlPr>
                <w:rPr>
                  <w:rFonts w:ascii="Cambria Math" w:hAnsi="Cambria Math"/>
                  <w:i/>
                  <w:sz w:val="24"/>
                  <w:szCs w:val="24"/>
                </w:rPr>
              </m:ctrlPr>
            </m:eqArrPr>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m</m:t>
                  </m:r>
                </m:sub>
              </m:sSub>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m</m:t>
                      </m:r>
                    </m:sub>
                  </m:sSub>
                  <m:d>
                    <m:dPr>
                      <m:ctrlPr>
                        <w:rPr>
                          <w:rFonts w:ascii="Cambria Math" w:hAnsi="Cambria Math"/>
                          <w:i/>
                          <w:sz w:val="24"/>
                          <w:szCs w:val="24"/>
                        </w:rPr>
                      </m:ctrlPr>
                    </m:dPr>
                    <m:e>
                      <m:r>
                        <w:rPr>
                          <w:rFonts w:ascii="Cambria Math" w:hAnsi="Cambria Math"/>
                          <w:sz w:val="24"/>
                          <w:szCs w:val="24"/>
                        </w:rPr>
                        <m:t>0</m:t>
                      </m:r>
                    </m:e>
                  </m:d>
                </m:num>
                <m:den>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sz w:val="24"/>
                              <w:szCs w:val="24"/>
                            </w:rPr>
                            <m:t>1-</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s</m:t>
                              </m:r>
                            </m:sub>
                          </m:sSub>
                          <m:d>
                            <m:dPr>
                              <m:ctrlPr>
                                <w:rPr>
                                  <w:rFonts w:ascii="Cambria Math" w:hAnsi="Cambria Math"/>
                                  <w:i/>
                                  <w:sz w:val="24"/>
                                  <w:szCs w:val="24"/>
                                </w:rPr>
                              </m:ctrlPr>
                            </m:dPr>
                            <m:e>
                              <m:r>
                                <w:rPr>
                                  <w:rFonts w:ascii="Cambria Math" w:hAnsi="Cambria Math"/>
                                  <w:sz w:val="24"/>
                                  <w:szCs w:val="24"/>
                                </w:rPr>
                                <m:t>t</m:t>
                              </m:r>
                            </m:e>
                          </m:d>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f</m:t>
                              </m:r>
                            </m:sub>
                          </m:sSub>
                          <m:d>
                            <m:dPr>
                              <m:ctrlPr>
                                <w:rPr>
                                  <w:rFonts w:ascii="Cambria Math" w:hAnsi="Cambria Math"/>
                                  <w:i/>
                                  <w:sz w:val="24"/>
                                  <w:szCs w:val="24"/>
                                </w:rPr>
                              </m:ctrlPr>
                            </m:dPr>
                            <m:e>
                              <m:r>
                                <w:rPr>
                                  <w:rFonts w:ascii="Cambria Math" w:hAnsi="Cambria Math"/>
                                  <w:sz w:val="24"/>
                                  <w:szCs w:val="24"/>
                                </w:rPr>
                                <m:t>t</m:t>
                              </m:r>
                            </m:e>
                          </m:d>
                        </m:e>
                      </m:d>
                    </m:e>
                    <m:sup>
                      <m:r>
                        <w:rPr>
                          <w:rFonts w:ascii="Cambria Math" w:hAnsi="Cambria Math"/>
                          <w:sz w:val="24"/>
                          <w:szCs w:val="24"/>
                        </w:rPr>
                        <m:t>2</m:t>
                      </m:r>
                    </m:sup>
                  </m:sSup>
                </m:den>
              </m:f>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c</m:t>
                  </m:r>
                </m:sub>
              </m:sSub>
              <m:d>
                <m:dPr>
                  <m:ctrlPr>
                    <w:rPr>
                      <w:rFonts w:ascii="Cambria Math" w:hAnsi="Cambria Math"/>
                      <w:i/>
                      <w:sz w:val="24"/>
                      <w:szCs w:val="24"/>
                    </w:rPr>
                  </m:ctrlPr>
                </m:dPr>
                <m:e>
                  <m:r>
                    <w:rPr>
                      <w:rFonts w:ascii="Cambria Math" w:hAnsi="Cambria Math"/>
                      <w:sz w:val="24"/>
                      <w:szCs w:val="24"/>
                    </w:rPr>
                    <m:t>t</m:t>
                  </m:r>
                </m:e>
              </m:d>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f</m:t>
                  </m:r>
                </m:sub>
              </m:sSub>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 xml:space="preserve"> #</m:t>
              </m:r>
              <m:d>
                <m:dPr>
                  <m:ctrlPr>
                    <w:rPr>
                      <w:rFonts w:ascii="Cambria Math" w:hAnsi="Cambria Math"/>
                      <w:i/>
                      <w:sz w:val="24"/>
                      <w:szCs w:val="24"/>
                    </w:rPr>
                  </m:ctrlPr>
                </m:dPr>
                <m:e>
                  <m:r>
                    <w:rPr>
                      <w:rFonts w:ascii="Cambria Math" w:hAnsi="Cambria Math"/>
                      <w:sz w:val="24"/>
                      <w:szCs w:val="24"/>
                    </w:rPr>
                    <m:t>4</m:t>
                  </m:r>
                </m:e>
              </m:d>
            </m:e>
          </m:eqArr>
          <m:r>
            <w:rPr>
              <w:rFonts w:ascii="Cambria Math" w:hAnsi="Cambria Math"/>
              <w:sz w:val="24"/>
              <w:szCs w:val="24"/>
            </w:rPr>
            <m:t xml:space="preserve"> </m:t>
          </m:r>
        </m:oMath>
      </m:oMathPara>
    </w:p>
    <w:p w14:paraId="2747E7DC" w14:textId="48E24CFF" w:rsidR="004F20F6" w:rsidRPr="00473DAC" w:rsidRDefault="00374CE3" w:rsidP="008B0965">
      <w:pPr>
        <w:spacing w:line="480" w:lineRule="auto"/>
        <w:ind w:firstLine="0"/>
        <w:rPr>
          <w:sz w:val="24"/>
          <w:szCs w:val="24"/>
        </w:rPr>
      </w:pPr>
      <w:r w:rsidRPr="00473DAC">
        <w:rPr>
          <w:sz w:val="24"/>
          <w:szCs w:val="24"/>
        </w:rPr>
        <w:t xml:space="preserve">Here, </w:t>
      </w:r>
      <w:r w:rsidRPr="00473DAC">
        <w:rPr>
          <w:rFonts w:ascii="Cambria Math" w:hAnsi="Cambria Math" w:cs="Cambria Math"/>
          <w:sz w:val="24"/>
          <w:szCs w:val="24"/>
        </w:rPr>
        <w:t>𝐽</w:t>
      </w:r>
      <w:r w:rsidRPr="00473DAC">
        <w:rPr>
          <w:sz w:val="24"/>
          <w:szCs w:val="24"/>
        </w:rPr>
        <w:t xml:space="preserve"> is the flux through the section of the membrane at</w:t>
      </w:r>
      <w:r w:rsidR="001A5325" w:rsidRPr="00473DAC">
        <w:rPr>
          <w:sz w:val="24"/>
          <w:szCs w:val="24"/>
        </w:rPr>
        <w:t xml:space="preserve"> axial point</w:t>
      </w:r>
      <w:r w:rsidRPr="00473DAC">
        <w:rPr>
          <w:sz w:val="24"/>
          <w:szCs w:val="24"/>
        </w:rPr>
        <w:t xml:space="preserve"> </w:t>
      </w:r>
      <w:commentRangeStart w:id="127"/>
      <w:r w:rsidRPr="00473DAC">
        <w:rPr>
          <w:rFonts w:ascii="Cambria Math" w:hAnsi="Cambria Math" w:cs="Cambria Math"/>
          <w:sz w:val="24"/>
          <w:szCs w:val="24"/>
        </w:rPr>
        <w:t>𝑧</w:t>
      </w:r>
      <w:commentRangeEnd w:id="127"/>
      <w:r w:rsidR="00261A8B" w:rsidRPr="00473DAC">
        <w:rPr>
          <w:rStyle w:val="CommentReference"/>
          <w:sz w:val="24"/>
          <w:szCs w:val="24"/>
        </w:rPr>
        <w:commentReference w:id="127"/>
      </w:r>
      <w:r w:rsidRPr="00473DAC">
        <w:rPr>
          <w:sz w:val="24"/>
          <w:szCs w:val="24"/>
        </w:rPr>
        <w:t xml:space="preserve"> and time </w:t>
      </w:r>
      <w:r w:rsidRPr="00473DAC">
        <w:rPr>
          <w:rFonts w:ascii="Cambria Math" w:hAnsi="Cambria Math" w:cs="Cambria Math"/>
          <w:sz w:val="24"/>
          <w:szCs w:val="24"/>
        </w:rPr>
        <w:t>𝑡</w:t>
      </w:r>
      <w:r w:rsidRPr="00473DAC">
        <w:rPr>
          <w:sz w:val="24"/>
          <w:szCs w:val="24"/>
        </w:rPr>
        <w:t xml:space="preserve">, and </w:t>
      </w:r>
      <w:r w:rsidRPr="00473DAC">
        <w:rPr>
          <w:rFonts w:ascii="Cambria Math" w:hAnsi="Cambria Math" w:cs="Cambria Math"/>
          <w:sz w:val="24"/>
          <w:szCs w:val="24"/>
        </w:rPr>
        <w:t>𝑉</w:t>
      </w:r>
      <w:r w:rsidRPr="00473DAC">
        <w:rPr>
          <w:rFonts w:ascii="Cambria Math" w:hAnsi="Cambria Math" w:cs="Cambria Math"/>
          <w:sz w:val="24"/>
          <w:szCs w:val="24"/>
          <w:vertAlign w:val="subscript"/>
        </w:rPr>
        <w:t>𝑓</w:t>
      </w:r>
      <w:r w:rsidRPr="00473DAC">
        <w:rPr>
          <w:sz w:val="24"/>
          <w:szCs w:val="24"/>
        </w:rPr>
        <w:t xml:space="preserve"> is the cumulative volume filtered through that section up to time </w:t>
      </w:r>
      <w:r w:rsidRPr="00473DAC">
        <w:rPr>
          <w:rFonts w:ascii="Cambria Math" w:hAnsi="Cambria Math" w:cs="Cambria Math"/>
          <w:sz w:val="24"/>
          <w:szCs w:val="24"/>
        </w:rPr>
        <w:t>𝑡</w:t>
      </w:r>
      <w:r w:rsidRPr="00473DAC">
        <w:rPr>
          <w:sz w:val="24"/>
          <w:szCs w:val="24"/>
        </w:rPr>
        <w:t xml:space="preserve">. These are obtained over </w:t>
      </w:r>
      <w:r w:rsidRPr="00473DAC">
        <w:rPr>
          <w:sz w:val="24"/>
          <w:szCs w:val="24"/>
        </w:rPr>
        <w:lastRenderedPageBreak/>
        <w:t xml:space="preserve">the course of solving the flow and fouling equations in combination with Darcy’s law over time. </w:t>
      </w:r>
      <w:r w:rsidR="00B26DDE" w:rsidRPr="00473DAC">
        <w:rPr>
          <w:sz w:val="24"/>
          <w:szCs w:val="24"/>
        </w:rPr>
        <w:t xml:space="preserve">Area fraction loss rate is a function of currently available area fraction because </w:t>
      </w:r>
      <w:proofErr w:type="gramStart"/>
      <w:r w:rsidR="00B26DDE" w:rsidRPr="00473DAC">
        <w:rPr>
          <w:sz w:val="24"/>
          <w:szCs w:val="24"/>
        </w:rPr>
        <w:t>similar to</w:t>
      </w:r>
      <w:proofErr w:type="gramEnd"/>
      <w:r w:rsidR="00B26DDE" w:rsidRPr="00473DAC">
        <w:rPr>
          <w:sz w:val="24"/>
          <w:szCs w:val="24"/>
        </w:rPr>
        <w:t xml:space="preserve"> site-binding theory, the more available area there is, the faster foulant will occupy it. </w:t>
      </w:r>
      <w:r w:rsidR="00304A4D" w:rsidRPr="00473DAC">
        <w:rPr>
          <w:sz w:val="24"/>
          <w:szCs w:val="24"/>
        </w:rPr>
        <w:t>Overall membrane resistance is an additive combination of membrane resistance due to pore constriction and caking</w:t>
      </w:r>
      <w:r w:rsidR="00106692" w:rsidRPr="00473DAC">
        <w:rPr>
          <w:sz w:val="24"/>
          <w:szCs w:val="24"/>
        </w:rPr>
        <w:t xml:space="preserve">, </w:t>
      </w:r>
      <w:proofErr w:type="gramStart"/>
      <w:r w:rsidR="00106692" w:rsidRPr="00473DAC">
        <w:rPr>
          <w:sz w:val="24"/>
          <w:szCs w:val="24"/>
        </w:rPr>
        <w:t>similar to</w:t>
      </w:r>
      <w:proofErr w:type="gramEnd"/>
      <w:r w:rsidR="00106692" w:rsidRPr="00473DAC">
        <w:rPr>
          <w:sz w:val="24"/>
          <w:szCs w:val="24"/>
        </w:rPr>
        <w:t xml:space="preserve"> normal flow filtration</w:t>
      </w:r>
      <w:r w:rsidR="00AE466B" w:rsidRPr="00473DAC">
        <w:rPr>
          <w:sz w:val="24"/>
          <w:szCs w:val="24"/>
        </w:rPr>
        <w:t>.</w:t>
      </w:r>
      <w:r w:rsidR="003C64C8" w:rsidRPr="00473DAC">
        <w:rPr>
          <w:sz w:val="24"/>
          <w:szCs w:val="24"/>
        </w:rPr>
        <w:t xml:space="preserve"> </w:t>
      </w:r>
      <w:r w:rsidR="005C1321" w:rsidRPr="00473DAC">
        <w:rPr>
          <w:sz w:val="24"/>
          <w:szCs w:val="24"/>
        </w:rPr>
        <w:t xml:space="preserve">Further derivation for standard pore constriction and cake formation fouling mechanisms is outlined by </w:t>
      </w:r>
      <w:sdt>
        <w:sdtPr>
          <w:rPr>
            <w:sz w:val="24"/>
            <w:szCs w:val="24"/>
          </w:rPr>
          <w:id w:val="248309788"/>
          <w:citation/>
        </w:sdtPr>
        <w:sdtContent>
          <w:r w:rsidR="005C1321" w:rsidRPr="00473DAC">
            <w:rPr>
              <w:sz w:val="24"/>
              <w:szCs w:val="24"/>
            </w:rPr>
            <w:fldChar w:fldCharType="begin"/>
          </w:r>
          <w:r w:rsidR="005C1321" w:rsidRPr="00473DAC">
            <w:rPr>
              <w:sz w:val="24"/>
              <w:szCs w:val="24"/>
            </w:rPr>
            <w:instrText xml:space="preserve"> CITATION Ros23 \l 1033 </w:instrText>
          </w:r>
          <w:r w:rsidR="005C1321" w:rsidRPr="00473DAC">
            <w:rPr>
              <w:sz w:val="24"/>
              <w:szCs w:val="24"/>
            </w:rPr>
            <w:fldChar w:fldCharType="separate"/>
          </w:r>
          <w:r>
            <w:rPr>
              <w:noProof/>
              <w:sz w:val="24"/>
              <w:szCs w:val="24"/>
            </w:rPr>
            <w:t>(Rose, Dhingra, Joseph, &amp; Coffman, 2023)</w:t>
          </w:r>
          <w:r w:rsidR="005C1321" w:rsidRPr="00473DAC">
            <w:rPr>
              <w:sz w:val="24"/>
              <w:szCs w:val="24"/>
            </w:rPr>
            <w:fldChar w:fldCharType="end"/>
          </w:r>
        </w:sdtContent>
      </w:sdt>
      <w:r w:rsidR="005C1321" w:rsidRPr="00473DAC">
        <w:rPr>
          <w:sz w:val="24"/>
          <w:szCs w:val="24"/>
        </w:rPr>
        <w:t>.</w:t>
      </w:r>
    </w:p>
    <w:p w14:paraId="3B1A21D7" w14:textId="78080324" w:rsidR="00374CE3" w:rsidRPr="007D7004" w:rsidRDefault="00374CE3" w:rsidP="008B0965">
      <w:pPr>
        <w:spacing w:line="480" w:lineRule="auto"/>
        <w:ind w:firstLine="0"/>
        <w:rPr>
          <w:rFonts w:ascii="Times New Roman" w:hAnsi="Times New Roman"/>
          <w:sz w:val="24"/>
          <w:szCs w:val="24"/>
        </w:rPr>
      </w:pPr>
      <w:r w:rsidRPr="00473DAC">
        <w:rPr>
          <w:sz w:val="24"/>
          <w:szCs w:val="24"/>
        </w:rPr>
        <w:t>In addition to parameters already described previously, the equations contain the four fouling coefficients – (</w:t>
      </w:r>
      <w:proofErr w:type="spellStart"/>
      <w:r w:rsidRPr="00473DAC">
        <w:rPr>
          <w:sz w:val="24"/>
          <w:szCs w:val="24"/>
        </w:rPr>
        <w:t>i</w:t>
      </w:r>
      <w:proofErr w:type="spellEnd"/>
      <w:r w:rsidRPr="00473DAC">
        <w:rPr>
          <w:sz w:val="24"/>
          <w:szCs w:val="24"/>
        </w:rPr>
        <w:t xml:space="preserve">) </w:t>
      </w:r>
      <w:r w:rsidRPr="00473DAC">
        <w:rPr>
          <w:rFonts w:ascii="Cambria Math" w:hAnsi="Cambria Math" w:cs="Cambria Math"/>
          <w:sz w:val="24"/>
          <w:szCs w:val="24"/>
        </w:rPr>
        <w:t>𝜎</w:t>
      </w:r>
      <w:r w:rsidRPr="00473DAC">
        <w:rPr>
          <w:sz w:val="24"/>
          <w:szCs w:val="24"/>
        </w:rPr>
        <w:t xml:space="preserve">, the area blocked through complete and intermediate blocking per volume filtrate, (ii) </w:t>
      </w:r>
      <w:commentRangeStart w:id="128"/>
      <w:r w:rsidRPr="00473DAC">
        <w:rPr>
          <w:rFonts w:ascii="Cambria Math" w:hAnsi="Cambria Math" w:cs="Cambria Math"/>
          <w:sz w:val="24"/>
          <w:szCs w:val="24"/>
        </w:rPr>
        <w:t>𝐵</w:t>
      </w:r>
      <w:r w:rsidRPr="00473DAC">
        <w:rPr>
          <w:sz w:val="24"/>
          <w:szCs w:val="24"/>
        </w:rPr>
        <w:t>, the liftoff coefficient</w:t>
      </w:r>
      <w:commentRangeEnd w:id="128"/>
      <w:r w:rsidR="005A500B">
        <w:rPr>
          <w:rStyle w:val="CommentReference"/>
        </w:rPr>
        <w:commentReference w:id="128"/>
      </w:r>
      <w:r w:rsidRPr="00473DAC">
        <w:rPr>
          <w:sz w:val="24"/>
          <w:szCs w:val="24"/>
        </w:rPr>
        <w:t xml:space="preserve">, which describes the loss of blocking agents from the membrane surface as the particles are carried away by the flow, (iii) </w:t>
      </w:r>
      <w:r w:rsidRPr="00473DAC">
        <w:rPr>
          <w:rFonts w:ascii="Cambria Math" w:hAnsi="Cambria Math" w:cs="Cambria Math"/>
          <w:sz w:val="24"/>
          <w:szCs w:val="24"/>
        </w:rPr>
        <w:t>𝐾𝑠</w:t>
      </w:r>
      <w:r w:rsidRPr="00473DAC">
        <w:rPr>
          <w:sz w:val="24"/>
          <w:szCs w:val="24"/>
        </w:rPr>
        <w:t xml:space="preserve">, the </w:t>
      </w:r>
      <w:r w:rsidR="00840896" w:rsidRPr="00473DAC">
        <w:rPr>
          <w:sz w:val="24"/>
          <w:szCs w:val="24"/>
        </w:rPr>
        <w:t>pore constriction</w:t>
      </w:r>
      <w:r w:rsidRPr="00473DAC">
        <w:rPr>
          <w:sz w:val="24"/>
          <w:szCs w:val="24"/>
        </w:rPr>
        <w:t xml:space="preserve"> coefficient, and (iv) </w:t>
      </w:r>
      <w:r w:rsidRPr="00473DAC">
        <w:rPr>
          <w:rFonts w:ascii="Cambria Math" w:hAnsi="Cambria Math" w:cs="Cambria Math"/>
          <w:sz w:val="24"/>
          <w:szCs w:val="24"/>
        </w:rPr>
        <w:t>𝐾𝑐</w:t>
      </w:r>
      <w:r w:rsidRPr="00473DAC">
        <w:rPr>
          <w:sz w:val="24"/>
          <w:szCs w:val="24"/>
        </w:rPr>
        <w:t>, the cake resistance coefficient. All four parameters depend on the</w:t>
      </w:r>
      <w:r w:rsidR="00F005CB" w:rsidRPr="00473DAC">
        <w:rPr>
          <w:sz w:val="24"/>
          <w:szCs w:val="24"/>
        </w:rPr>
        <w:t xml:space="preserve"> particle sizes. </w:t>
      </w:r>
      <w:r w:rsidR="00F005CB" w:rsidRPr="00473DAC">
        <w:rPr>
          <w:rFonts w:ascii="Cambria Math" w:hAnsi="Cambria Math" w:cs="Cambria Math"/>
          <w:sz w:val="24"/>
          <w:szCs w:val="24"/>
        </w:rPr>
        <w:t>𝐵</w:t>
      </w:r>
      <w:r w:rsidR="00F005CB" w:rsidRPr="00473DAC">
        <w:rPr>
          <w:sz w:val="24"/>
          <w:szCs w:val="24"/>
        </w:rPr>
        <w:t xml:space="preserve"> also depends on the flow</w:t>
      </w:r>
      <w:r w:rsidR="00D542A1" w:rsidRPr="00473DAC">
        <w:rPr>
          <w:sz w:val="24"/>
          <w:szCs w:val="24"/>
        </w:rPr>
        <w:t xml:space="preserve"> rate</w:t>
      </w:r>
      <w:r w:rsidR="00F005CB" w:rsidRPr="00473DAC">
        <w:rPr>
          <w:sz w:val="24"/>
          <w:szCs w:val="24"/>
        </w:rPr>
        <w:t xml:space="preserve"> within the lumen.</w:t>
      </w:r>
      <w:r w:rsidR="00F57C46" w:rsidRPr="00473DAC">
        <w:rPr>
          <w:sz w:val="24"/>
          <w:szCs w:val="24"/>
        </w:rPr>
        <w:t xml:space="preserve"> </w:t>
      </w:r>
      <w:r w:rsidR="00D604B2">
        <w:rPr>
          <w:rFonts w:cs="Times"/>
          <w:sz w:val="24"/>
          <w:szCs w:val="24"/>
        </w:rPr>
        <w:t xml:space="preserve">We solve for σ by integrating over the total </w:t>
      </w:r>
      <w:r w:rsidR="00A85AC8">
        <w:rPr>
          <w:rFonts w:cs="Times"/>
          <w:sz w:val="24"/>
          <w:szCs w:val="24"/>
        </w:rPr>
        <w:t xml:space="preserve">areal projection </w:t>
      </w:r>
      <w:r w:rsidR="004F05C1">
        <w:rPr>
          <w:rFonts w:cs="Times"/>
          <w:sz w:val="24"/>
          <w:szCs w:val="24"/>
        </w:rPr>
        <w:t xml:space="preserve">of </w:t>
      </w:r>
      <w:r w:rsidR="00D604B2">
        <w:rPr>
          <w:rFonts w:cs="Times"/>
          <w:sz w:val="24"/>
          <w:szCs w:val="24"/>
        </w:rPr>
        <w:t xml:space="preserve">particles that are larger than the </w:t>
      </w:r>
      <w:r w:rsidR="009D5480">
        <w:rPr>
          <w:rFonts w:cs="Times"/>
          <w:sz w:val="24"/>
          <w:szCs w:val="24"/>
        </w:rPr>
        <w:t>cutoff size for pore entry.</w:t>
      </w:r>
      <w:r w:rsidR="007D7004">
        <w:rPr>
          <w:rFonts w:cs="Times"/>
          <w:sz w:val="24"/>
          <w:szCs w:val="24"/>
        </w:rPr>
        <w:t xml:space="preserve"> Similarly, we solve for </w:t>
      </w:r>
      <w:r w:rsidR="007D7004" w:rsidRPr="00473DAC">
        <w:rPr>
          <w:rFonts w:ascii="Cambria Math" w:hAnsi="Cambria Math" w:cs="Cambria Math"/>
          <w:sz w:val="24"/>
          <w:szCs w:val="24"/>
        </w:rPr>
        <w:t>𝐾𝑠</w:t>
      </w:r>
      <w:r w:rsidR="007D7004">
        <w:rPr>
          <w:rFonts w:ascii="Cambria Math" w:hAnsi="Cambria Math" w:cs="Cambria Math"/>
          <w:sz w:val="24"/>
          <w:szCs w:val="24"/>
        </w:rPr>
        <w:t xml:space="preserve"> </w:t>
      </w:r>
      <w:r w:rsidR="007D7004">
        <w:rPr>
          <w:rFonts w:ascii="Times New Roman" w:hAnsi="Times New Roman"/>
          <w:sz w:val="24"/>
          <w:szCs w:val="24"/>
        </w:rPr>
        <w:t xml:space="preserve">by integrating over the </w:t>
      </w:r>
      <w:r w:rsidR="00477333">
        <w:rPr>
          <w:rFonts w:ascii="Times New Roman" w:hAnsi="Times New Roman"/>
          <w:sz w:val="24"/>
          <w:szCs w:val="24"/>
        </w:rPr>
        <w:t>total radius</w:t>
      </w:r>
      <w:r w:rsidR="005745C8">
        <w:rPr>
          <w:rFonts w:ascii="Times New Roman" w:hAnsi="Times New Roman"/>
          <w:sz w:val="24"/>
          <w:szCs w:val="24"/>
        </w:rPr>
        <w:t xml:space="preserve"> of particles that are smaller than the cutoff size for pore entry. </w:t>
      </w:r>
      <w:r w:rsidR="00477333">
        <w:rPr>
          <w:rFonts w:ascii="Times New Roman" w:hAnsi="Times New Roman"/>
          <w:sz w:val="24"/>
          <w:szCs w:val="24"/>
        </w:rPr>
        <w:t xml:space="preserve"> </w:t>
      </w:r>
    </w:p>
    <w:p w14:paraId="199C0DC0" w14:textId="1E1D1D07" w:rsidR="00F57C46" w:rsidRPr="00473DAC" w:rsidRDefault="00000000" w:rsidP="005B3252">
      <w:pPr>
        <w:spacing w:line="480" w:lineRule="auto"/>
        <w:ind w:firstLine="0"/>
        <w:rPr>
          <w:sz w:val="24"/>
          <w:szCs w:val="24"/>
        </w:rPr>
      </w:pPr>
      <m:oMathPara>
        <m:oMath>
          <m:eqArr>
            <m:eqArrPr>
              <m:maxDist m:val="1"/>
              <m:ctrlPr>
                <w:rPr>
                  <w:rFonts w:ascii="Cambria Math" w:hAnsi="Cambria Math"/>
                  <w:i/>
                  <w:sz w:val="24"/>
                  <w:szCs w:val="24"/>
                </w:rPr>
              </m:ctrlPr>
            </m:eqArrPr>
            <m:e>
              <m:r>
                <w:rPr>
                  <w:rFonts w:ascii="Cambria Math" w:hAnsi="Cambria Math"/>
                  <w:sz w:val="24"/>
                  <w:szCs w:val="24"/>
                </w:rPr>
                <m:t>σ=</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1</m:t>
                  </m:r>
                </m:sub>
              </m:sSub>
              <m:nary>
                <m:naryPr>
                  <m:limLoc m:val="subSup"/>
                  <m:ctrlPr>
                    <w:rPr>
                      <w:rFonts w:ascii="Cambria Math" w:hAnsi="Cambria Math"/>
                      <w:i/>
                      <w:sz w:val="24"/>
                      <w:szCs w:val="24"/>
                    </w:rPr>
                  </m:ctrlPr>
                </m:naryPr>
                <m:sub>
                  <m:r>
                    <w:rPr>
                      <w:rFonts w:ascii="Cambria Math" w:hAnsi="Cambria Math"/>
                      <w:sz w:val="24"/>
                      <w:szCs w:val="24"/>
                    </w:rPr>
                    <m:t>r=K</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pore</m:t>
                      </m:r>
                    </m:sub>
                  </m:sSub>
                  <m:d>
                    <m:dPr>
                      <m:ctrlPr>
                        <w:rPr>
                          <w:rFonts w:ascii="Cambria Math" w:hAnsi="Cambria Math"/>
                          <w:i/>
                          <w:sz w:val="24"/>
                          <w:szCs w:val="24"/>
                        </w:rPr>
                      </m:ctrlPr>
                    </m:dPr>
                    <m:e>
                      <m:r>
                        <w:rPr>
                          <w:rFonts w:ascii="Cambria Math" w:hAnsi="Cambria Math"/>
                          <w:sz w:val="24"/>
                          <w:szCs w:val="24"/>
                        </w:rPr>
                        <m:t>t</m:t>
                      </m:r>
                    </m:e>
                  </m:d>
                </m:sub>
                <m:sup>
                  <m:r>
                    <w:rPr>
                      <w:rFonts w:ascii="Cambria Math" w:hAnsi="Cambria Math"/>
                      <w:sz w:val="24"/>
                      <w:szCs w:val="24"/>
                    </w:rPr>
                    <m:t>+∞</m:t>
                  </m:r>
                </m:sup>
                <m:e>
                  <m:r>
                    <w:rPr>
                      <w:rFonts w:ascii="Cambria Math" w:hAnsi="Cambria Math"/>
                      <w:sz w:val="24"/>
                      <w:szCs w:val="24"/>
                    </w:rPr>
                    <m:t>N</m:t>
                  </m:r>
                  <m:d>
                    <m:dPr>
                      <m:ctrlPr>
                        <w:rPr>
                          <w:rFonts w:ascii="Cambria Math" w:hAnsi="Cambria Math"/>
                          <w:i/>
                          <w:sz w:val="24"/>
                          <w:szCs w:val="24"/>
                        </w:rPr>
                      </m:ctrlPr>
                    </m:dPr>
                    <m:e>
                      <m:r>
                        <w:rPr>
                          <w:rFonts w:ascii="Cambria Math" w:hAnsi="Cambria Math"/>
                          <w:sz w:val="24"/>
                          <w:szCs w:val="24"/>
                        </w:rPr>
                        <m:t>r,t</m:t>
                      </m:r>
                    </m:e>
                  </m:d>
                  <m:r>
                    <w:rPr>
                      <w:rFonts w:ascii="Cambria Math" w:hAnsi="Cambria Math"/>
                      <w:sz w:val="24"/>
                      <w:szCs w:val="24"/>
                    </w:rPr>
                    <m:t>π</m:t>
                  </m:r>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2</m:t>
                      </m:r>
                    </m:sup>
                  </m:sSup>
                  <m:r>
                    <w:rPr>
                      <w:rFonts w:ascii="Cambria Math" w:hAnsi="Cambria Math"/>
                      <w:sz w:val="24"/>
                      <w:szCs w:val="24"/>
                    </w:rPr>
                    <m:t>dr</m:t>
                  </m:r>
                </m:e>
              </m:nary>
              <m:r>
                <w:rPr>
                  <w:rFonts w:ascii="Cambria Math" w:hAnsi="Cambria Math"/>
                  <w:sz w:val="24"/>
                  <w:szCs w:val="24"/>
                </w:rPr>
                <m:t xml:space="preserve"> #</m:t>
              </m:r>
              <m:d>
                <m:dPr>
                  <m:ctrlPr>
                    <w:rPr>
                      <w:rFonts w:ascii="Cambria Math" w:hAnsi="Cambria Math"/>
                      <w:i/>
                      <w:sz w:val="24"/>
                      <w:szCs w:val="24"/>
                    </w:rPr>
                  </m:ctrlPr>
                </m:dPr>
                <m:e>
                  <m:r>
                    <w:rPr>
                      <w:rFonts w:ascii="Cambria Math" w:hAnsi="Cambria Math"/>
                      <w:sz w:val="24"/>
                      <w:szCs w:val="24"/>
                    </w:rPr>
                    <m:t>5</m:t>
                  </m:r>
                </m:e>
              </m:d>
            </m:e>
          </m:eqArr>
        </m:oMath>
      </m:oMathPara>
    </w:p>
    <w:p w14:paraId="2AB7C7E8" w14:textId="77777777" w:rsidR="00200AE9" w:rsidRPr="00473DAC" w:rsidRDefault="00200AE9" w:rsidP="005B3252">
      <w:pPr>
        <w:spacing w:line="480" w:lineRule="auto"/>
        <w:ind w:firstLine="0"/>
        <w:rPr>
          <w:sz w:val="24"/>
          <w:szCs w:val="24"/>
        </w:rPr>
      </w:pPr>
    </w:p>
    <w:p w14:paraId="675D570B" w14:textId="285388E6" w:rsidR="00EA57A9" w:rsidRPr="00473DAC" w:rsidRDefault="00000000" w:rsidP="005B3252">
      <w:pPr>
        <w:spacing w:line="480" w:lineRule="auto"/>
        <w:ind w:firstLine="0"/>
        <w:rPr>
          <w:sz w:val="24"/>
          <w:szCs w:val="24"/>
        </w:rPr>
      </w:pPr>
      <m:oMathPara>
        <m:oMath>
          <m:eqArr>
            <m:eqArrPr>
              <m:maxDist m:val="1"/>
              <m:ctrlPr>
                <w:rPr>
                  <w:rFonts w:ascii="Cambria Math" w:hAnsi="Cambria Math"/>
                  <w:i/>
                  <w:sz w:val="24"/>
                  <w:szCs w:val="24"/>
                </w:rPr>
              </m:ctrlPr>
            </m:eqArrPr>
            <m:e>
              <m:r>
                <w:rPr>
                  <w:rFonts w:ascii="Cambria Math" w:hAnsi="Cambria Math"/>
                  <w:sz w:val="24"/>
                  <w:szCs w:val="24"/>
                </w:rPr>
                <m:t xml:space="preserve">B= </m:t>
              </m:r>
              <m:d>
                <m:dPr>
                  <m:begChr m:val="{"/>
                  <m:endChr m:val=""/>
                  <m:ctrlPr>
                    <w:rPr>
                      <w:rFonts w:ascii="Cambria Math" w:hAnsi="Cambria Math"/>
                      <w:i/>
                      <w:sz w:val="24"/>
                      <w:szCs w:val="24"/>
                    </w:rPr>
                  </m:ctrlPr>
                </m:dPr>
                <m:e>
                  <m:eqArr>
                    <m:eqArrPr>
                      <m:ctrlPr>
                        <w:rPr>
                          <w:rFonts w:ascii="Cambria Math" w:hAnsi="Cambria Math"/>
                          <w:i/>
                          <w:sz w:val="24"/>
                          <w:szCs w:val="24"/>
                        </w:rPr>
                      </m:ctrlPr>
                    </m:eqArrPr>
                    <m:e>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2</m:t>
                          </m:r>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lift</m:t>
                              </m:r>
                            </m:sub>
                          </m:sSub>
                        </m:num>
                        <m:den>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drag</m:t>
                              </m:r>
                            </m:sub>
                          </m:sSub>
                        </m:den>
                      </m:f>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drag</m:t>
                          </m:r>
                        </m:sub>
                      </m:sSub>
                      <m:r>
                        <w:rPr>
                          <w:rFonts w:ascii="Cambria Math" w:hAnsi="Cambria Math"/>
                          <w:sz w:val="24"/>
                          <w:szCs w:val="24"/>
                        </w:rPr>
                        <m:t>&lt;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lift</m:t>
                          </m:r>
                        </m:sub>
                      </m:sSub>
                    </m:e>
                    <m:e>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2</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drag</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lift</m:t>
                          </m:r>
                        </m:sub>
                      </m:sSub>
                    </m:e>
                  </m:eqArr>
                  <m:r>
                    <w:rPr>
                      <w:rFonts w:ascii="Cambria Math" w:hAnsi="Cambria Math"/>
                      <w:sz w:val="24"/>
                      <w:szCs w:val="24"/>
                    </w:rPr>
                    <m:t xml:space="preserve"> </m:t>
                  </m:r>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6</m:t>
                  </m:r>
                </m:e>
              </m:d>
            </m:e>
          </m:eqArr>
        </m:oMath>
      </m:oMathPara>
    </w:p>
    <w:p w14:paraId="5F068A26" w14:textId="77777777" w:rsidR="00200AE9" w:rsidRPr="00473DAC" w:rsidRDefault="00200AE9" w:rsidP="005B3252">
      <w:pPr>
        <w:spacing w:line="480" w:lineRule="auto"/>
        <w:ind w:firstLine="0"/>
        <w:rPr>
          <w:sz w:val="24"/>
          <w:szCs w:val="24"/>
        </w:rPr>
      </w:pPr>
    </w:p>
    <w:p w14:paraId="6C647E3C" w14:textId="4D7B052F" w:rsidR="00F57C46" w:rsidRPr="00473DAC" w:rsidRDefault="00000000" w:rsidP="005B3252">
      <w:pPr>
        <w:spacing w:line="480" w:lineRule="auto"/>
        <w:ind w:firstLine="0"/>
        <w:rPr>
          <w:sz w:val="24"/>
          <w:szCs w:val="24"/>
        </w:rPr>
      </w:pPr>
      <m:oMathPara>
        <m:oMath>
          <m:eqArr>
            <m:eqArrPr>
              <m:maxDist m:val="1"/>
              <m:ctrlPr>
                <w:rPr>
                  <w:rFonts w:ascii="Cambria Math" w:hAnsi="Cambria Math"/>
                  <w:i/>
                  <w:sz w:val="24"/>
                  <w:szCs w:val="24"/>
                </w:rPr>
              </m:ctrlPr>
            </m:eqArrPr>
            <m:e>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s</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3</m:t>
                  </m:r>
                </m:sub>
              </m:sSub>
              <m:nary>
                <m:naryPr>
                  <m:limLoc m:val="subSup"/>
                  <m:ctrlPr>
                    <w:rPr>
                      <w:rFonts w:ascii="Cambria Math" w:hAnsi="Cambria Math"/>
                      <w:i/>
                      <w:sz w:val="24"/>
                      <w:szCs w:val="24"/>
                    </w:rPr>
                  </m:ctrlPr>
                </m:naryPr>
                <m:sub>
                  <m:r>
                    <w:rPr>
                      <w:rFonts w:ascii="Cambria Math" w:hAnsi="Cambria Math"/>
                      <w:sz w:val="24"/>
                      <w:szCs w:val="24"/>
                    </w:rPr>
                    <m:t>r=0</m:t>
                  </m:r>
                </m:sub>
                <m:sup>
                  <m:r>
                    <w:rPr>
                      <w:rFonts w:ascii="Cambria Math" w:hAnsi="Cambria Math"/>
                      <w:sz w:val="24"/>
                      <w:szCs w:val="24"/>
                    </w:rPr>
                    <m:t>r=K</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pore</m:t>
                      </m:r>
                    </m:sub>
                  </m:sSub>
                  <m:d>
                    <m:dPr>
                      <m:ctrlPr>
                        <w:rPr>
                          <w:rFonts w:ascii="Cambria Math" w:hAnsi="Cambria Math"/>
                          <w:i/>
                          <w:sz w:val="24"/>
                          <w:szCs w:val="24"/>
                        </w:rPr>
                      </m:ctrlPr>
                    </m:dPr>
                    <m:e>
                      <m:r>
                        <w:rPr>
                          <w:rFonts w:ascii="Cambria Math" w:hAnsi="Cambria Math"/>
                          <w:sz w:val="24"/>
                          <w:szCs w:val="24"/>
                        </w:rPr>
                        <m:t>t</m:t>
                      </m:r>
                    </m:e>
                  </m:d>
                </m:sup>
                <m:e>
                  <m:r>
                    <w:rPr>
                      <w:rFonts w:ascii="Cambria Math" w:hAnsi="Cambria Math"/>
                      <w:sz w:val="24"/>
                      <w:szCs w:val="24"/>
                    </w:rPr>
                    <m:t>N</m:t>
                  </m:r>
                  <m:d>
                    <m:dPr>
                      <m:ctrlPr>
                        <w:rPr>
                          <w:rFonts w:ascii="Cambria Math" w:hAnsi="Cambria Math"/>
                          <w:i/>
                          <w:sz w:val="24"/>
                          <w:szCs w:val="24"/>
                        </w:rPr>
                      </m:ctrlPr>
                    </m:dPr>
                    <m:e>
                      <m:r>
                        <w:rPr>
                          <w:rFonts w:ascii="Cambria Math" w:hAnsi="Cambria Math"/>
                          <w:sz w:val="24"/>
                          <w:szCs w:val="24"/>
                        </w:rPr>
                        <m:t>r,t</m:t>
                      </m:r>
                    </m:e>
                  </m:d>
                  <m:r>
                    <w:rPr>
                      <w:rFonts w:ascii="Cambria Math" w:hAnsi="Cambria Math"/>
                      <w:sz w:val="24"/>
                      <w:szCs w:val="24"/>
                    </w:rPr>
                    <m:t>dr</m:t>
                  </m:r>
                </m:e>
              </m:nary>
              <m:r>
                <w:rPr>
                  <w:rFonts w:ascii="Cambria Math" w:hAnsi="Cambria Math"/>
                  <w:sz w:val="24"/>
                  <w:szCs w:val="24"/>
                </w:rPr>
                <m:t xml:space="preserve"> #</m:t>
              </m:r>
              <m:d>
                <m:dPr>
                  <m:ctrlPr>
                    <w:rPr>
                      <w:rFonts w:ascii="Cambria Math" w:hAnsi="Cambria Math"/>
                      <w:i/>
                      <w:sz w:val="24"/>
                      <w:szCs w:val="24"/>
                    </w:rPr>
                  </m:ctrlPr>
                </m:dPr>
                <m:e>
                  <m:r>
                    <w:rPr>
                      <w:rFonts w:ascii="Cambria Math" w:hAnsi="Cambria Math"/>
                      <w:sz w:val="24"/>
                      <w:szCs w:val="24"/>
                    </w:rPr>
                    <m:t>7</m:t>
                  </m:r>
                </m:e>
              </m:d>
            </m:e>
          </m:eqArr>
        </m:oMath>
      </m:oMathPara>
    </w:p>
    <w:p w14:paraId="51DDC7B4" w14:textId="77777777" w:rsidR="00200AE9" w:rsidRPr="00473DAC" w:rsidRDefault="00200AE9" w:rsidP="005B3252">
      <w:pPr>
        <w:spacing w:line="480" w:lineRule="auto"/>
        <w:ind w:firstLine="0"/>
        <w:rPr>
          <w:sz w:val="24"/>
          <w:szCs w:val="24"/>
        </w:rPr>
      </w:pPr>
    </w:p>
    <w:p w14:paraId="4C665B3E" w14:textId="3BDE406E" w:rsidR="00200AE9" w:rsidRPr="00473DAC" w:rsidRDefault="00000000" w:rsidP="005B3252">
      <w:pPr>
        <w:spacing w:line="480" w:lineRule="auto"/>
        <w:ind w:firstLine="0"/>
        <w:rPr>
          <w:sz w:val="24"/>
          <w:szCs w:val="24"/>
        </w:rPr>
      </w:pPr>
      <m:oMathPara>
        <m:oMath>
          <m:eqArr>
            <m:eqArrPr>
              <m:maxDist m:val="1"/>
              <m:ctrlPr>
                <w:rPr>
                  <w:rFonts w:ascii="Cambria Math" w:hAnsi="Cambria Math"/>
                  <w:i/>
                  <w:sz w:val="24"/>
                  <w:szCs w:val="24"/>
                </w:rPr>
              </m:ctrlPr>
            </m:eqArrPr>
            <m:e>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c</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4</m:t>
                  </m:r>
                </m:sub>
              </m:sSub>
              <m:d>
                <m:dPr>
                  <m:begChr m:val="["/>
                  <m:endChr m:val="]"/>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α</m:t>
                      </m:r>
                      <m:d>
                        <m:dPr>
                          <m:ctrlPr>
                            <w:rPr>
                              <w:rFonts w:ascii="Cambria Math" w:hAnsi="Cambria Math"/>
                              <w:i/>
                              <w:sz w:val="24"/>
                              <w:szCs w:val="24"/>
                            </w:rPr>
                          </m:ctrlPr>
                        </m:dPr>
                        <m:e>
                          <m:r>
                            <w:rPr>
                              <w:rFonts w:ascii="Cambria Math" w:hAnsi="Cambria Math"/>
                              <w:sz w:val="24"/>
                              <w:szCs w:val="24"/>
                            </w:rPr>
                            <m:t>r</m:t>
                          </m:r>
                        </m:e>
                      </m:d>
                      <m:r>
                        <w:rPr>
                          <w:rFonts w:ascii="Cambria Math" w:hAnsi="Cambria Math"/>
                          <w:sz w:val="24"/>
                          <w:szCs w:val="24"/>
                        </w:rPr>
                        <m:t>sρ</m:t>
                      </m:r>
                    </m:num>
                    <m:den>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m</m:t>
                          </m:r>
                        </m:sub>
                      </m:sSub>
                      <m:d>
                        <m:dPr>
                          <m:ctrlPr>
                            <w:rPr>
                              <w:rFonts w:ascii="Cambria Math" w:hAnsi="Cambria Math"/>
                              <w:i/>
                              <w:sz w:val="24"/>
                              <w:szCs w:val="24"/>
                            </w:rPr>
                          </m:ctrlPr>
                        </m:dPr>
                        <m:e>
                          <m:r>
                            <w:rPr>
                              <w:rFonts w:ascii="Cambria Math" w:hAnsi="Cambria Math"/>
                              <w:sz w:val="24"/>
                              <w:szCs w:val="24"/>
                            </w:rPr>
                            <m:t>t=0</m:t>
                          </m:r>
                        </m:e>
                      </m:d>
                      <m:d>
                        <m:dPr>
                          <m:ctrlPr>
                            <w:rPr>
                              <w:rFonts w:ascii="Cambria Math" w:hAnsi="Cambria Math"/>
                              <w:i/>
                              <w:sz w:val="24"/>
                              <w:szCs w:val="24"/>
                            </w:rPr>
                          </m:ctrlPr>
                        </m:dPr>
                        <m:e>
                          <m:r>
                            <w:rPr>
                              <w:rFonts w:ascii="Cambria Math" w:hAnsi="Cambria Math"/>
                              <w:sz w:val="24"/>
                              <w:szCs w:val="24"/>
                            </w:rPr>
                            <m:t>1-s</m:t>
                          </m:r>
                        </m:e>
                      </m:d>
                    </m:den>
                  </m:f>
                </m:e>
              </m:d>
              <m:r>
                <w:rPr>
                  <w:rFonts w:ascii="Cambria Math" w:hAnsi="Cambria Math"/>
                  <w:sz w:val="24"/>
                  <w:szCs w:val="24"/>
                </w:rPr>
                <m:t xml:space="preserve"> #</m:t>
              </m:r>
              <m:d>
                <m:dPr>
                  <m:ctrlPr>
                    <w:rPr>
                      <w:rFonts w:ascii="Cambria Math" w:hAnsi="Cambria Math"/>
                      <w:i/>
                      <w:sz w:val="24"/>
                      <w:szCs w:val="24"/>
                    </w:rPr>
                  </m:ctrlPr>
                </m:dPr>
                <m:e>
                  <m:r>
                    <w:rPr>
                      <w:rFonts w:ascii="Cambria Math" w:hAnsi="Cambria Math"/>
                      <w:sz w:val="24"/>
                      <w:szCs w:val="24"/>
                    </w:rPr>
                    <m:t>8</m:t>
                  </m:r>
                </m:e>
              </m:d>
            </m:e>
          </m:eqArr>
        </m:oMath>
      </m:oMathPara>
    </w:p>
    <w:p w14:paraId="051E7CDF" w14:textId="5D041317" w:rsidR="00582C3B" w:rsidRPr="00473DAC" w:rsidRDefault="00582C3B" w:rsidP="008B0965">
      <w:pPr>
        <w:spacing w:line="480" w:lineRule="auto"/>
        <w:ind w:firstLine="0"/>
        <w:rPr>
          <w:sz w:val="24"/>
          <w:szCs w:val="24"/>
        </w:rPr>
      </w:pPr>
      <w:r w:rsidRPr="00473DAC">
        <w:rPr>
          <w:sz w:val="24"/>
          <w:szCs w:val="24"/>
        </w:rPr>
        <w:t xml:space="preserve">In these expressions </w:t>
      </w:r>
      <w:r w:rsidRPr="00473DAC">
        <w:rPr>
          <w:rFonts w:ascii="Cambria Math" w:hAnsi="Cambria Math" w:cs="Cambria Math"/>
          <w:sz w:val="24"/>
          <w:szCs w:val="24"/>
        </w:rPr>
        <w:t>𝑐</w:t>
      </w:r>
      <w:r w:rsidRPr="00473DAC">
        <w:rPr>
          <w:sz w:val="24"/>
          <w:szCs w:val="24"/>
          <w:vertAlign w:val="subscript"/>
        </w:rPr>
        <w:t>1</w:t>
      </w:r>
      <w:r w:rsidRPr="00473DAC">
        <w:rPr>
          <w:sz w:val="24"/>
          <w:szCs w:val="24"/>
        </w:rPr>
        <w:t xml:space="preserve">, </w:t>
      </w:r>
      <w:r w:rsidRPr="00473DAC">
        <w:rPr>
          <w:rFonts w:ascii="Cambria Math" w:hAnsi="Cambria Math" w:cs="Cambria Math"/>
          <w:sz w:val="24"/>
          <w:szCs w:val="24"/>
        </w:rPr>
        <w:t>𝑐</w:t>
      </w:r>
      <w:r w:rsidRPr="00473DAC">
        <w:rPr>
          <w:sz w:val="24"/>
          <w:szCs w:val="24"/>
          <w:vertAlign w:val="subscript"/>
        </w:rPr>
        <w:t>2</w:t>
      </w:r>
      <w:r w:rsidRPr="00473DAC">
        <w:rPr>
          <w:sz w:val="24"/>
          <w:szCs w:val="24"/>
        </w:rPr>
        <w:t xml:space="preserve">, </w:t>
      </w:r>
      <w:r w:rsidRPr="00473DAC">
        <w:rPr>
          <w:rFonts w:ascii="Cambria Math" w:hAnsi="Cambria Math" w:cs="Cambria Math"/>
          <w:sz w:val="24"/>
          <w:szCs w:val="24"/>
        </w:rPr>
        <w:t>𝑐</w:t>
      </w:r>
      <w:r w:rsidRPr="00473DAC">
        <w:rPr>
          <w:sz w:val="24"/>
          <w:szCs w:val="24"/>
          <w:vertAlign w:val="subscript"/>
        </w:rPr>
        <w:t>3</w:t>
      </w:r>
      <w:r w:rsidRPr="00473DAC">
        <w:rPr>
          <w:sz w:val="24"/>
          <w:szCs w:val="24"/>
        </w:rPr>
        <w:t xml:space="preserve">, </w:t>
      </w:r>
      <w:r w:rsidRPr="00473DAC">
        <w:rPr>
          <w:rFonts w:ascii="Cambria Math" w:hAnsi="Cambria Math" w:cs="Cambria Math"/>
          <w:sz w:val="24"/>
          <w:szCs w:val="24"/>
        </w:rPr>
        <w:t>𝑐</w:t>
      </w:r>
      <w:r w:rsidRPr="00473DAC">
        <w:rPr>
          <w:sz w:val="24"/>
          <w:szCs w:val="24"/>
          <w:vertAlign w:val="subscript"/>
        </w:rPr>
        <w:t>4</w:t>
      </w:r>
      <w:r w:rsidRPr="00473DAC">
        <w:rPr>
          <w:sz w:val="24"/>
          <w:szCs w:val="24"/>
        </w:rPr>
        <w:t xml:space="preserve"> are regression parameters</w:t>
      </w:r>
      <w:r w:rsidR="00FE50D3" w:rsidRPr="00473DAC">
        <w:rPr>
          <w:sz w:val="24"/>
          <w:szCs w:val="24"/>
        </w:rPr>
        <w:t xml:space="preserve"> which can be solved through parameter estimation with existing sieving ratio data</w:t>
      </w:r>
      <w:r w:rsidRPr="00473DAC">
        <w:rPr>
          <w:sz w:val="24"/>
          <w:szCs w:val="24"/>
        </w:rPr>
        <w:t xml:space="preserve">. </w:t>
      </w:r>
      <w:r w:rsidR="00FE50D3" w:rsidRPr="00473DAC">
        <w:rPr>
          <w:sz w:val="24"/>
          <w:szCs w:val="24"/>
        </w:rPr>
        <w:t xml:space="preserve">Additionally, </w:t>
      </w:r>
      <w:r w:rsidRPr="00473DAC">
        <w:rPr>
          <w:rFonts w:ascii="Cambria Math" w:hAnsi="Cambria Math" w:cs="Cambria Math"/>
          <w:sz w:val="24"/>
          <w:szCs w:val="24"/>
        </w:rPr>
        <w:t>𝑠</w:t>
      </w:r>
      <w:r w:rsidRPr="00473DAC">
        <w:rPr>
          <w:sz w:val="24"/>
          <w:szCs w:val="24"/>
        </w:rPr>
        <w:t xml:space="preserve"> is the volume fraction of solids. </w:t>
      </w:r>
      <w:r w:rsidRPr="00473DAC">
        <w:rPr>
          <w:rFonts w:ascii="Cambria Math" w:hAnsi="Cambria Math" w:cs="Cambria Math"/>
          <w:sz w:val="24"/>
          <w:szCs w:val="24"/>
        </w:rPr>
        <w:t>𝐾</w:t>
      </w:r>
      <w:r w:rsidRPr="00473DAC">
        <w:rPr>
          <w:sz w:val="24"/>
          <w:szCs w:val="24"/>
        </w:rPr>
        <w:t xml:space="preserve"> describes a</w:t>
      </w:r>
      <w:r w:rsidR="00C67CB7" w:rsidRPr="00473DAC">
        <w:rPr>
          <w:sz w:val="24"/>
          <w:szCs w:val="24"/>
        </w:rPr>
        <w:t xml:space="preserve"> fractional</w:t>
      </w:r>
      <w:r w:rsidRPr="00473DAC">
        <w:rPr>
          <w:sz w:val="24"/>
          <w:szCs w:val="24"/>
        </w:rPr>
        <w:t xml:space="preserve"> cutoff size, separating the particles which are small enough to enter the pore and contribute to standard pore constriction, and those </w:t>
      </w:r>
      <w:ins w:id="129" w:author="Dhingra, Ashna" w:date="2025-03-21T18:25:00Z">
        <w:r w:rsidR="005A5E93">
          <w:rPr>
            <w:sz w:val="24"/>
            <w:szCs w:val="24"/>
          </w:rPr>
          <w:t xml:space="preserve">too large </w:t>
        </w:r>
      </w:ins>
      <w:del w:id="130" w:author="Dhingra, Ashna" w:date="2025-03-21T18:25:00Z">
        <w:r w:rsidRPr="00473DAC">
          <w:rPr>
            <w:sz w:val="24"/>
            <w:szCs w:val="24"/>
          </w:rPr>
          <w:delText xml:space="preserve">large enough to be unable </w:delText>
        </w:r>
      </w:del>
      <w:r w:rsidRPr="00473DAC">
        <w:rPr>
          <w:sz w:val="24"/>
          <w:szCs w:val="24"/>
        </w:rPr>
        <w:t xml:space="preserve">to enter pores and must contribute to complete blocking. We also have the specific cake resistance, </w:t>
      </w:r>
      <w:r w:rsidRPr="00473DAC">
        <w:rPr>
          <w:rFonts w:ascii="Cambria Math" w:hAnsi="Cambria Math" w:cs="Cambria Math"/>
          <w:sz w:val="24"/>
          <w:szCs w:val="24"/>
        </w:rPr>
        <w:t>𝛼</w:t>
      </w:r>
      <w:r w:rsidRPr="00473DAC">
        <w:rPr>
          <w:sz w:val="24"/>
          <w:szCs w:val="24"/>
        </w:rPr>
        <w:t>(</w:t>
      </w:r>
      <w:r w:rsidRPr="00473DAC">
        <w:rPr>
          <w:rFonts w:ascii="Cambria Math" w:hAnsi="Cambria Math" w:cs="Cambria Math"/>
          <w:sz w:val="24"/>
          <w:szCs w:val="24"/>
        </w:rPr>
        <w:t>𝑟</w:t>
      </w:r>
      <w:r w:rsidRPr="00473DAC">
        <w:rPr>
          <w:sz w:val="24"/>
          <w:szCs w:val="24"/>
        </w:rPr>
        <w:t xml:space="preserve">), which for slow flow rates can be obtained using the </w:t>
      </w:r>
      <w:proofErr w:type="spellStart"/>
      <w:r w:rsidRPr="00473DAC">
        <w:rPr>
          <w:sz w:val="24"/>
          <w:szCs w:val="24"/>
        </w:rPr>
        <w:t>Cozeny</w:t>
      </w:r>
      <w:proofErr w:type="spellEnd"/>
      <w:r w:rsidRPr="00473DAC">
        <w:rPr>
          <w:sz w:val="24"/>
          <w:szCs w:val="24"/>
        </w:rPr>
        <w:t>-Karman equation.</w:t>
      </w:r>
      <w:ins w:id="131" w:author="Dhingra, Ashna" w:date="2025-03-21T18:25:00Z">
        <w:r w:rsidR="005A5E93">
          <w:rPr>
            <w:sz w:val="24"/>
            <w:szCs w:val="24"/>
          </w:rPr>
          <w:t xml:space="preserve"> From equation 7, we can see that larger pore sizes will increase</w:t>
        </w:r>
      </w:ins>
      <w:ins w:id="132" w:author="Dhingra, Ashna" w:date="2025-03-21T18:26:00Z">
        <w:r w:rsidR="005A5E93">
          <w:rPr>
            <w:sz w:val="24"/>
            <w:szCs w:val="24"/>
          </w:rPr>
          <w:t xml:space="preserve"> the value of K</w:t>
        </w:r>
        <w:r w:rsidR="005A5E93" w:rsidRPr="005A5E93">
          <w:rPr>
            <w:sz w:val="24"/>
            <w:szCs w:val="24"/>
            <w:vertAlign w:val="subscript"/>
            <w:rPrChange w:id="133" w:author="Dhingra, Ashna" w:date="2025-03-21T18:26:00Z">
              <w:rPr>
                <w:sz w:val="24"/>
                <w:szCs w:val="24"/>
              </w:rPr>
            </w:rPrChange>
          </w:rPr>
          <w:t>s</w:t>
        </w:r>
        <w:r w:rsidR="005A5E93">
          <w:rPr>
            <w:sz w:val="24"/>
            <w:szCs w:val="24"/>
          </w:rPr>
          <w:t xml:space="preserve"> and therefore increase the contribution of pore constriction.</w:t>
        </w:r>
      </w:ins>
      <w:ins w:id="134" w:author="Dhingra, Ashna" w:date="2025-03-21T18:27:00Z">
        <w:r w:rsidR="006C12B5">
          <w:rPr>
            <w:sz w:val="24"/>
            <w:szCs w:val="24"/>
          </w:rPr>
          <w:t xml:space="preserve"> This is why larger pore sizes may </w:t>
        </w:r>
      </w:ins>
      <w:ins w:id="135" w:author="Dhingra, Ashna" w:date="2025-03-21T18:28:00Z">
        <w:r w:rsidR="0007621A">
          <w:rPr>
            <w:sz w:val="24"/>
            <w:szCs w:val="24"/>
          </w:rPr>
          <w:t xml:space="preserve">in fact </w:t>
        </w:r>
      </w:ins>
      <w:ins w:id="136" w:author="Dhingra, Ashna" w:date="2025-03-21T18:27:00Z">
        <w:r w:rsidR="0007621A">
          <w:rPr>
            <w:sz w:val="24"/>
            <w:szCs w:val="24"/>
          </w:rPr>
          <w:t xml:space="preserve">result in poorer sieving as </w:t>
        </w:r>
      </w:ins>
      <w:ins w:id="137" w:author="Dhingra, Ashna" w:date="2025-03-21T18:28:00Z">
        <w:r w:rsidR="0007621A">
          <w:rPr>
            <w:sz w:val="24"/>
            <w:szCs w:val="24"/>
          </w:rPr>
          <w:t xml:space="preserve">seen by </w:t>
        </w:r>
      </w:ins>
      <w:customXmlInsRangeStart w:id="138" w:author="Dhingra, Ashna" w:date="2025-03-21T18:28:00Z"/>
      <w:sdt>
        <w:sdtPr>
          <w:rPr>
            <w:sz w:val="24"/>
            <w:szCs w:val="24"/>
          </w:rPr>
          <w:id w:val="1968466989"/>
          <w:citation/>
        </w:sdtPr>
        <w:sdtContent>
          <w:customXmlInsRangeEnd w:id="138"/>
          <w:ins w:id="139" w:author="Dhingra, Ashna" w:date="2025-03-21T18:28:00Z">
            <w:r w:rsidR="0007621A">
              <w:rPr>
                <w:sz w:val="24"/>
                <w:szCs w:val="24"/>
              </w:rPr>
              <w:fldChar w:fldCharType="begin"/>
            </w:r>
            <w:r w:rsidR="0007621A">
              <w:rPr>
                <w:sz w:val="24"/>
                <w:szCs w:val="24"/>
              </w:rPr>
              <w:instrText xml:space="preserve"> CITATION WuD24 \l 1033 </w:instrText>
            </w:r>
          </w:ins>
          <w:r w:rsidR="0007621A">
            <w:rPr>
              <w:sz w:val="24"/>
              <w:szCs w:val="24"/>
            </w:rPr>
            <w:fldChar w:fldCharType="separate"/>
          </w:r>
          <w:ins w:id="140" w:author="Dhingra, Ashna" w:date="2025-03-21T18:28:00Z">
            <w:r w:rsidR="0007621A" w:rsidRPr="0007621A">
              <w:rPr>
                <w:noProof/>
                <w:sz w:val="24"/>
                <w:szCs w:val="24"/>
                <w:rPrChange w:id="141" w:author="Dhingra, Ashna" w:date="2025-03-21T18:28:00Z">
                  <w:rPr/>
                </w:rPrChange>
              </w:rPr>
              <w:t>(WuDunn, et al., 2024)</w:t>
            </w:r>
            <w:r w:rsidR="0007621A">
              <w:rPr>
                <w:sz w:val="24"/>
                <w:szCs w:val="24"/>
              </w:rPr>
              <w:fldChar w:fldCharType="end"/>
            </w:r>
          </w:ins>
          <w:customXmlInsRangeStart w:id="142" w:author="Dhingra, Ashna" w:date="2025-03-21T18:28:00Z"/>
        </w:sdtContent>
      </w:sdt>
      <w:customXmlInsRangeEnd w:id="142"/>
      <w:ins w:id="143" w:author="Dhingra, Ashna" w:date="2025-03-21T18:28:00Z">
        <w:r w:rsidR="0007621A">
          <w:rPr>
            <w:sz w:val="24"/>
            <w:szCs w:val="24"/>
          </w:rPr>
          <w:t xml:space="preserve">. </w:t>
        </w:r>
      </w:ins>
    </w:p>
    <w:p w14:paraId="2A5D4352" w14:textId="77777777" w:rsidR="00E345B3" w:rsidRPr="00473DAC" w:rsidRDefault="00E345B3" w:rsidP="00030142">
      <w:pPr>
        <w:spacing w:line="360" w:lineRule="auto"/>
        <w:ind w:firstLine="0"/>
        <w:rPr>
          <w:sz w:val="24"/>
          <w:szCs w:val="24"/>
        </w:rPr>
      </w:pPr>
    </w:p>
    <w:p w14:paraId="411C3B3D" w14:textId="4E0B62D1" w:rsidR="0037578C" w:rsidRDefault="0037578C" w:rsidP="005B3252">
      <w:pPr>
        <w:pStyle w:val="Subsectionheading"/>
        <w:spacing w:before="0" w:after="0" w:line="480" w:lineRule="auto"/>
      </w:pPr>
      <w:r>
        <w:t xml:space="preserve">Flow Model </w:t>
      </w:r>
    </w:p>
    <w:p w14:paraId="63E837BC" w14:textId="65A0E6AA" w:rsidR="00030142" w:rsidRPr="00F22143" w:rsidRDefault="0037578C" w:rsidP="00113342">
      <w:pPr>
        <w:spacing w:line="480" w:lineRule="auto"/>
        <w:ind w:firstLine="0"/>
        <w:rPr>
          <w:sz w:val="24"/>
          <w:szCs w:val="24"/>
        </w:rPr>
      </w:pPr>
      <w:r w:rsidRPr="00F22143">
        <w:rPr>
          <w:sz w:val="24"/>
          <w:szCs w:val="24"/>
        </w:rPr>
        <w:t>For the fiber types</w:t>
      </w:r>
      <w:r w:rsidR="00775323">
        <w:rPr>
          <w:sz w:val="24"/>
          <w:szCs w:val="24"/>
        </w:rPr>
        <w:t xml:space="preserve"> and recirculation rates</w:t>
      </w:r>
      <w:r w:rsidRPr="00F22143">
        <w:rPr>
          <w:sz w:val="24"/>
          <w:szCs w:val="24"/>
        </w:rPr>
        <w:t xml:space="preserve"> used for perfusion TFF </w:t>
      </w:r>
      <w:del w:id="144" w:author="Coffman, Jon" w:date="2025-03-10T16:04:00Z">
        <w:r w:rsidRPr="00F22143" w:rsidDel="009C685F">
          <w:rPr>
            <w:sz w:val="24"/>
            <w:szCs w:val="24"/>
          </w:rPr>
          <w:delText>AstraZeneca</w:delText>
        </w:r>
      </w:del>
      <w:ins w:id="145" w:author="Coffman, Jon" w:date="2025-03-10T16:04:00Z">
        <w:r w:rsidR="009C685F">
          <w:rPr>
            <w:sz w:val="24"/>
            <w:szCs w:val="24"/>
          </w:rPr>
          <w:t>described</w:t>
        </w:r>
      </w:ins>
      <w:ins w:id="146" w:author="Coffman, Jon" w:date="2025-03-10T16:05:00Z">
        <w:r w:rsidR="009C685F">
          <w:rPr>
            <w:sz w:val="24"/>
            <w:szCs w:val="24"/>
          </w:rPr>
          <w:t xml:space="preserve"> here</w:t>
        </w:r>
      </w:ins>
      <w:r w:rsidRPr="00F22143">
        <w:rPr>
          <w:sz w:val="24"/>
          <w:szCs w:val="24"/>
        </w:rPr>
        <w:t>, the flow inside the lumen was determined to be nearly laminar through Reynolds number calculations.</w:t>
      </w:r>
      <w:r w:rsidR="00AB49F7">
        <w:rPr>
          <w:sz w:val="24"/>
          <w:szCs w:val="24"/>
        </w:rPr>
        <w:t xml:space="preserve"> T</w:t>
      </w:r>
      <w:r w:rsidRPr="00F22143">
        <w:rPr>
          <w:sz w:val="24"/>
          <w:szCs w:val="24"/>
        </w:rPr>
        <w:t>ime-independent flow</w:t>
      </w:r>
      <w:r w:rsidR="00AB49F7">
        <w:rPr>
          <w:sz w:val="24"/>
          <w:szCs w:val="24"/>
        </w:rPr>
        <w:t xml:space="preserve"> was also assumed</w:t>
      </w:r>
      <w:r w:rsidRPr="00F22143">
        <w:rPr>
          <w:sz w:val="24"/>
          <w:szCs w:val="24"/>
        </w:rPr>
        <w:t xml:space="preserve"> given that the fouling time scale is much larger than the flow time scale. </w:t>
      </w:r>
      <w:r w:rsidR="00020BA1" w:rsidRPr="00F22143">
        <w:rPr>
          <w:sz w:val="24"/>
          <w:szCs w:val="24"/>
        </w:rPr>
        <w:t xml:space="preserve">Since the permeate flow rate is </w:t>
      </w:r>
      <w:r w:rsidR="0086584B">
        <w:rPr>
          <w:sz w:val="24"/>
          <w:szCs w:val="24"/>
        </w:rPr>
        <w:t>much smaller than the recirculation rate</w:t>
      </w:r>
      <w:r w:rsidR="00020BA1" w:rsidRPr="00F22143">
        <w:rPr>
          <w:sz w:val="24"/>
          <w:szCs w:val="24"/>
        </w:rPr>
        <w:t xml:space="preserve">, we can assume that the flow in the lumen is fully developed. The pressure drop is also assumed to be only variant axially in the </w:t>
      </w:r>
      <w:r w:rsidR="00020BA1" w:rsidRPr="00F22143">
        <w:rPr>
          <w:i/>
          <w:iCs/>
          <w:sz w:val="24"/>
          <w:szCs w:val="24"/>
        </w:rPr>
        <w:t>z</w:t>
      </w:r>
      <w:r w:rsidR="00020BA1" w:rsidRPr="00F22143">
        <w:rPr>
          <w:sz w:val="24"/>
          <w:szCs w:val="24"/>
        </w:rPr>
        <w:t xml:space="preserve">-direction and not in </w:t>
      </w:r>
      <w:r w:rsidR="00020BA1" w:rsidRPr="00F22143">
        <w:rPr>
          <w:i/>
          <w:iCs/>
          <w:sz w:val="24"/>
          <w:szCs w:val="24"/>
        </w:rPr>
        <w:t>r</w:t>
      </w:r>
      <w:r w:rsidR="00020BA1" w:rsidRPr="00F22143">
        <w:rPr>
          <w:sz w:val="24"/>
          <w:szCs w:val="24"/>
        </w:rPr>
        <w:t xml:space="preserve">. </w:t>
      </w:r>
      <w:proofErr w:type="gramStart"/>
      <w:r w:rsidR="00020BA1" w:rsidRPr="00F22143">
        <w:rPr>
          <w:sz w:val="24"/>
          <w:szCs w:val="24"/>
        </w:rPr>
        <w:lastRenderedPageBreak/>
        <w:t>All of</w:t>
      </w:r>
      <w:proofErr w:type="gramEnd"/>
      <w:r w:rsidR="00020BA1" w:rsidRPr="00F22143">
        <w:rPr>
          <w:sz w:val="24"/>
          <w:szCs w:val="24"/>
        </w:rPr>
        <w:t xml:space="preserve"> these assumptions can be used to analytically simplify the Navier-Stokes equations, </w:t>
      </w:r>
      <w:r w:rsidR="006D6FB8" w:rsidRPr="00F22143">
        <w:rPr>
          <w:sz w:val="24"/>
          <w:szCs w:val="24"/>
        </w:rPr>
        <w:t xml:space="preserve">so that the flow inside the lumen can be </w:t>
      </w:r>
      <w:proofErr w:type="gramStart"/>
      <w:r w:rsidR="006D6FB8" w:rsidRPr="00F22143">
        <w:rPr>
          <w:sz w:val="24"/>
          <w:szCs w:val="24"/>
        </w:rPr>
        <w:t xml:space="preserve">treated </w:t>
      </w:r>
      <w:r w:rsidR="00020BA1" w:rsidRPr="00F22143">
        <w:rPr>
          <w:sz w:val="24"/>
          <w:szCs w:val="24"/>
        </w:rPr>
        <w:t xml:space="preserve"> as</w:t>
      </w:r>
      <w:proofErr w:type="gramEnd"/>
      <w:r w:rsidR="00020BA1" w:rsidRPr="00F22143">
        <w:rPr>
          <w:sz w:val="24"/>
          <w:szCs w:val="24"/>
        </w:rPr>
        <w:t xml:space="preserve"> Hagen-Poiseuille flow. </w:t>
      </w:r>
    </w:p>
    <w:p w14:paraId="2EC305A5" w14:textId="44DD2288" w:rsidR="00200AE9" w:rsidRPr="00F22143" w:rsidRDefault="00000000" w:rsidP="005B3252">
      <w:pPr>
        <w:spacing w:line="480" w:lineRule="auto"/>
        <w:ind w:firstLine="0"/>
        <w:rPr>
          <w:sz w:val="24"/>
          <w:szCs w:val="24"/>
        </w:rPr>
      </w:pPr>
      <m:oMathPara>
        <m:oMath>
          <m:eqArr>
            <m:eqArrPr>
              <m:maxDist m:val="1"/>
              <m:ctrlPr>
                <w:rPr>
                  <w:rFonts w:ascii="Cambria Math" w:hAnsi="Cambria Math"/>
                  <w:i/>
                  <w:sz w:val="24"/>
                  <w:szCs w:val="24"/>
                </w:rPr>
              </m:ctrlPr>
            </m:eqArrPr>
            <m:e>
              <m:f>
                <m:fPr>
                  <m:ctrlPr>
                    <w:rPr>
                      <w:rFonts w:ascii="Cambria Math" w:hAnsi="Cambria Math"/>
                      <w:i/>
                      <w:sz w:val="24"/>
                      <w:szCs w:val="24"/>
                    </w:rPr>
                  </m:ctrlPr>
                </m:fPr>
                <m:num>
                  <m:r>
                    <w:rPr>
                      <w:rFonts w:ascii="Cambria Math" w:hAnsi="Cambria Math"/>
                      <w:sz w:val="24"/>
                      <w:szCs w:val="24"/>
                    </w:rPr>
                    <m:t>dP</m:t>
                  </m:r>
                </m:num>
                <m:den>
                  <m:r>
                    <w:rPr>
                      <w:rFonts w:ascii="Cambria Math" w:hAnsi="Cambria Math"/>
                      <w:sz w:val="24"/>
                      <w:szCs w:val="24"/>
                    </w:rPr>
                    <m:t>dz</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8μu</m:t>
                  </m:r>
                  <m:d>
                    <m:dPr>
                      <m:ctrlPr>
                        <w:rPr>
                          <w:rFonts w:ascii="Cambria Math" w:hAnsi="Cambria Math"/>
                          <w:i/>
                          <w:sz w:val="24"/>
                          <w:szCs w:val="24"/>
                        </w:rPr>
                      </m:ctrlPr>
                    </m:dPr>
                    <m:e>
                      <m:r>
                        <w:rPr>
                          <w:rFonts w:ascii="Cambria Math" w:hAnsi="Cambria Math"/>
                          <w:sz w:val="24"/>
                          <w:szCs w:val="24"/>
                        </w:rPr>
                        <m:t>z</m:t>
                      </m:r>
                    </m:e>
                  </m:d>
                </m:num>
                <m:den>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2</m:t>
                      </m:r>
                    </m:sup>
                  </m:sSup>
                </m:den>
              </m:f>
              <m:r>
                <w:rPr>
                  <w:rFonts w:ascii="Cambria Math" w:hAnsi="Cambria Math"/>
                  <w:sz w:val="24"/>
                  <w:szCs w:val="24"/>
                </w:rPr>
                <m:t xml:space="preserve"> #</m:t>
              </m:r>
              <m:d>
                <m:dPr>
                  <m:ctrlPr>
                    <w:rPr>
                      <w:rFonts w:ascii="Cambria Math" w:hAnsi="Cambria Math"/>
                      <w:i/>
                      <w:sz w:val="24"/>
                      <w:szCs w:val="24"/>
                    </w:rPr>
                  </m:ctrlPr>
                </m:dPr>
                <m:e>
                  <m:r>
                    <w:rPr>
                      <w:rFonts w:ascii="Cambria Math" w:hAnsi="Cambria Math"/>
                      <w:sz w:val="24"/>
                      <w:szCs w:val="24"/>
                    </w:rPr>
                    <m:t>9</m:t>
                  </m:r>
                </m:e>
              </m:d>
            </m:e>
          </m:eqArr>
        </m:oMath>
      </m:oMathPara>
    </w:p>
    <w:p w14:paraId="001EB6AD" w14:textId="704DDEB3" w:rsidR="00B521FA" w:rsidRPr="00F22143" w:rsidRDefault="005620AD" w:rsidP="008B0965">
      <w:pPr>
        <w:spacing w:line="480" w:lineRule="auto"/>
        <w:ind w:firstLine="0"/>
        <w:rPr>
          <w:sz w:val="24"/>
          <w:szCs w:val="24"/>
        </w:rPr>
      </w:pPr>
      <w:r w:rsidRPr="00F22143">
        <w:rPr>
          <w:sz w:val="24"/>
          <w:szCs w:val="24"/>
        </w:rPr>
        <w:t>The lumen flow model demonstrates the variation in pressure along the axis of the lumen. This, in turn, causes the transmembrane pressure (TMP) to vary spatially, which results in a spatial variation in</w:t>
      </w:r>
      <w:r w:rsidR="008D457E">
        <w:rPr>
          <w:sz w:val="24"/>
          <w:szCs w:val="24"/>
        </w:rPr>
        <w:t xml:space="preserve"> </w:t>
      </w:r>
      <w:r w:rsidR="006D6FB8" w:rsidRPr="00F22143">
        <w:rPr>
          <w:sz w:val="24"/>
          <w:szCs w:val="24"/>
        </w:rPr>
        <w:t>flux and fouling</w:t>
      </w:r>
      <w:r w:rsidRPr="00F22143">
        <w:rPr>
          <w:sz w:val="24"/>
          <w:szCs w:val="24"/>
        </w:rPr>
        <w:t xml:space="preserve">. </w:t>
      </w:r>
      <w:r w:rsidR="002966D8" w:rsidRPr="00F22143">
        <w:rPr>
          <w:sz w:val="24"/>
          <w:szCs w:val="24"/>
        </w:rPr>
        <w:t xml:space="preserve">The fiber was discretized </w:t>
      </w:r>
      <w:r w:rsidRPr="00F22143">
        <w:rPr>
          <w:sz w:val="24"/>
          <w:szCs w:val="24"/>
        </w:rPr>
        <w:t xml:space="preserve">into </w:t>
      </w:r>
      <w:proofErr w:type="gramStart"/>
      <w:r w:rsidRPr="00F22143">
        <w:rPr>
          <w:sz w:val="24"/>
          <w:szCs w:val="24"/>
        </w:rPr>
        <w:t>a number of</w:t>
      </w:r>
      <w:proofErr w:type="gramEnd"/>
      <w:r w:rsidRPr="00F22143">
        <w:rPr>
          <w:sz w:val="24"/>
          <w:szCs w:val="24"/>
        </w:rPr>
        <w:t xml:space="preserve"> smaller </w:t>
      </w:r>
      <w:r w:rsidR="008D457E">
        <w:rPr>
          <w:sz w:val="24"/>
          <w:szCs w:val="24"/>
        </w:rPr>
        <w:t xml:space="preserve">partitions </w:t>
      </w:r>
      <w:r w:rsidRPr="00F22143">
        <w:rPr>
          <w:sz w:val="24"/>
          <w:szCs w:val="24"/>
        </w:rPr>
        <w:t xml:space="preserve">in series to numerically account for these variations. This </w:t>
      </w:r>
      <w:r w:rsidR="008D457E">
        <w:rPr>
          <w:sz w:val="24"/>
          <w:szCs w:val="24"/>
        </w:rPr>
        <w:t xml:space="preserve">mathematical </w:t>
      </w:r>
      <w:r w:rsidRPr="00F22143">
        <w:rPr>
          <w:sz w:val="24"/>
          <w:szCs w:val="24"/>
        </w:rPr>
        <w:t xml:space="preserve">setup is shown in </w:t>
      </w:r>
      <w:r w:rsidR="00ED6079" w:rsidRPr="00F22143">
        <w:rPr>
          <w:sz w:val="24"/>
          <w:szCs w:val="24"/>
        </w:rPr>
        <w:fldChar w:fldCharType="begin"/>
      </w:r>
      <w:r w:rsidR="00ED6079" w:rsidRPr="00F22143">
        <w:rPr>
          <w:sz w:val="24"/>
          <w:szCs w:val="24"/>
        </w:rPr>
        <w:instrText xml:space="preserve"> REF _Ref178948260 </w:instrText>
      </w:r>
      <w:r w:rsidR="00F22143">
        <w:rPr>
          <w:sz w:val="24"/>
          <w:szCs w:val="24"/>
        </w:rPr>
        <w:instrText xml:space="preserve"> \* MERGEFORMAT </w:instrText>
      </w:r>
      <w:r w:rsidR="00ED6079" w:rsidRPr="00F22143">
        <w:rPr>
          <w:sz w:val="24"/>
          <w:szCs w:val="24"/>
        </w:rPr>
        <w:fldChar w:fldCharType="separate"/>
      </w:r>
      <w:r w:rsidR="000C7203" w:rsidRPr="000C7203">
        <w:rPr>
          <w:sz w:val="24"/>
          <w:szCs w:val="24"/>
        </w:rPr>
        <w:t xml:space="preserve">Figure </w:t>
      </w:r>
      <w:r w:rsidR="000C7203" w:rsidRPr="000C7203">
        <w:rPr>
          <w:noProof/>
          <w:sz w:val="24"/>
          <w:szCs w:val="24"/>
        </w:rPr>
        <w:t>2</w:t>
      </w:r>
      <w:r w:rsidR="00ED6079" w:rsidRPr="00F22143">
        <w:rPr>
          <w:sz w:val="24"/>
          <w:szCs w:val="24"/>
        </w:rPr>
        <w:fldChar w:fldCharType="end"/>
      </w:r>
      <w:r w:rsidRPr="00F22143">
        <w:rPr>
          <w:sz w:val="24"/>
          <w:szCs w:val="24"/>
        </w:rPr>
        <w:t>.</w:t>
      </w:r>
      <w:r w:rsidR="00C90C4D" w:rsidRPr="00F22143">
        <w:rPr>
          <w:sz w:val="24"/>
          <w:szCs w:val="24"/>
        </w:rPr>
        <w:t xml:space="preserve"> </w:t>
      </w:r>
    </w:p>
    <w:p w14:paraId="391F39CB" w14:textId="59C89B7E" w:rsidR="00B521FA" w:rsidRPr="00F22143" w:rsidRDefault="00B521FA" w:rsidP="008B0965">
      <w:pPr>
        <w:spacing w:line="480" w:lineRule="auto"/>
        <w:ind w:firstLine="0"/>
        <w:rPr>
          <w:sz w:val="24"/>
          <w:szCs w:val="24"/>
        </w:rPr>
      </w:pPr>
      <w:r w:rsidRPr="00F22143">
        <w:rPr>
          <w:sz w:val="24"/>
          <w:szCs w:val="24"/>
        </w:rPr>
        <w:t xml:space="preserve">Using continuity and shell balances around each </w:t>
      </w:r>
      <w:r w:rsidR="008D457E">
        <w:rPr>
          <w:sz w:val="24"/>
          <w:szCs w:val="24"/>
        </w:rPr>
        <w:t>partition</w:t>
      </w:r>
      <w:r w:rsidR="00B46FFB" w:rsidRPr="00F22143">
        <w:rPr>
          <w:sz w:val="24"/>
          <w:szCs w:val="24"/>
        </w:rPr>
        <w:t xml:space="preserve"> and Darcy’s la</w:t>
      </w:r>
      <w:r w:rsidR="00961943" w:rsidRPr="00F22143">
        <w:rPr>
          <w:sz w:val="24"/>
          <w:szCs w:val="24"/>
        </w:rPr>
        <w:t>w</w:t>
      </w:r>
      <w:r w:rsidR="00C06CFF">
        <w:rPr>
          <w:sz w:val="24"/>
          <w:szCs w:val="24"/>
        </w:rPr>
        <w:t>, we arrive at</w:t>
      </w:r>
      <w:r w:rsidRPr="00F22143">
        <w:rPr>
          <w:sz w:val="24"/>
          <w:szCs w:val="24"/>
        </w:rPr>
        <w:t xml:space="preserve">: </w:t>
      </w:r>
    </w:p>
    <w:p w14:paraId="2F911DB9" w14:textId="5D70832F" w:rsidR="00DE2D1D" w:rsidRPr="00F22143" w:rsidRDefault="00000000" w:rsidP="00B521FA">
      <w:pPr>
        <w:spacing w:line="480" w:lineRule="auto"/>
        <w:ind w:firstLine="0"/>
        <w:rPr>
          <w:sz w:val="24"/>
          <w:szCs w:val="24"/>
        </w:rPr>
      </w:pPr>
      <m:oMathPara>
        <m:oMath>
          <m:eqArr>
            <m:eqArrPr>
              <m:maxDist m:val="1"/>
              <m:ctrlPr>
                <w:rPr>
                  <w:rFonts w:ascii="Cambria Math" w:hAnsi="Cambria Math"/>
                  <w:i/>
                  <w:sz w:val="24"/>
                  <w:szCs w:val="24"/>
                </w:rPr>
              </m:ctrlPr>
            </m:eqArrPr>
            <m:e>
              <m:f>
                <m:fPr>
                  <m:ctrlPr>
                    <w:rPr>
                      <w:rFonts w:ascii="Cambria Math" w:hAnsi="Cambria Math"/>
                      <w:i/>
                      <w:sz w:val="24"/>
                      <w:szCs w:val="24"/>
                    </w:rPr>
                  </m:ctrlPr>
                </m:fPr>
                <m:num>
                  <m:r>
                    <w:rPr>
                      <w:rFonts w:ascii="Cambria Math" w:hAnsi="Cambria Math"/>
                      <w:sz w:val="24"/>
                      <w:szCs w:val="24"/>
                    </w:rPr>
                    <m:t>du</m:t>
                  </m:r>
                </m:num>
                <m:den>
                  <m:r>
                    <w:rPr>
                      <w:rFonts w:ascii="Cambria Math" w:hAnsi="Cambria Math"/>
                      <w:sz w:val="24"/>
                      <w:szCs w:val="24"/>
                    </w:rPr>
                    <m:t>dz</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2κ</m:t>
                  </m:r>
                  <m:d>
                    <m:dPr>
                      <m:ctrlPr>
                        <w:rPr>
                          <w:rFonts w:ascii="Cambria Math" w:hAnsi="Cambria Math"/>
                          <w:i/>
                          <w:sz w:val="24"/>
                          <w:szCs w:val="24"/>
                        </w:rPr>
                      </m:ctrlPr>
                    </m:dPr>
                    <m:e>
                      <m:r>
                        <w:rPr>
                          <w:rFonts w:ascii="Cambria Math" w:hAnsi="Cambria Math"/>
                          <w:sz w:val="24"/>
                          <w:szCs w:val="24"/>
                        </w:rPr>
                        <m:t>z</m:t>
                      </m:r>
                    </m:e>
                  </m:d>
                </m:num>
                <m:den>
                  <m:r>
                    <w:rPr>
                      <w:rFonts w:ascii="Cambria Math" w:hAnsi="Cambria Math"/>
                      <w:sz w:val="24"/>
                      <w:szCs w:val="24"/>
                    </w:rPr>
                    <m:t>R</m:t>
                  </m:r>
                </m:den>
              </m:f>
              <m:d>
                <m:dPr>
                  <m:begChr m:val="["/>
                  <m:endChr m:val="]"/>
                  <m:ctrlPr>
                    <w:rPr>
                      <w:rFonts w:ascii="Cambria Math" w:hAnsi="Cambria Math"/>
                      <w:i/>
                      <w:sz w:val="24"/>
                      <w:szCs w:val="24"/>
                    </w:rPr>
                  </m:ctrlPr>
                </m:dPr>
                <m:e>
                  <m:r>
                    <w:rPr>
                      <w:rFonts w:ascii="Cambria Math" w:hAnsi="Cambria Math"/>
                      <w:sz w:val="24"/>
                      <w:szCs w:val="24"/>
                    </w:rPr>
                    <m:t>P</m:t>
                  </m:r>
                  <m:d>
                    <m:dPr>
                      <m:ctrlPr>
                        <w:rPr>
                          <w:rFonts w:ascii="Cambria Math" w:hAnsi="Cambria Math"/>
                          <w:i/>
                          <w:sz w:val="24"/>
                          <w:szCs w:val="24"/>
                        </w:rPr>
                      </m:ctrlPr>
                    </m:dPr>
                    <m:e>
                      <m:r>
                        <w:rPr>
                          <w:rFonts w:ascii="Cambria Math" w:hAnsi="Cambria Math"/>
                          <w:sz w:val="24"/>
                          <w:szCs w:val="24"/>
                        </w:rPr>
                        <m:t>z</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permeate</m:t>
                      </m:r>
                    </m:sub>
                  </m:sSub>
                </m:e>
              </m:d>
              <m:r>
                <w:rPr>
                  <w:rFonts w:ascii="Cambria Math" w:hAnsi="Cambria Math"/>
                  <w:sz w:val="24"/>
                  <w:szCs w:val="24"/>
                </w:rPr>
                <m:t xml:space="preserve"> #</m:t>
              </m:r>
              <m:d>
                <m:dPr>
                  <m:ctrlPr>
                    <w:rPr>
                      <w:rFonts w:ascii="Cambria Math" w:hAnsi="Cambria Math"/>
                      <w:i/>
                      <w:sz w:val="24"/>
                      <w:szCs w:val="24"/>
                    </w:rPr>
                  </m:ctrlPr>
                </m:dPr>
                <m:e>
                  <m:r>
                    <w:rPr>
                      <w:rFonts w:ascii="Cambria Math" w:hAnsi="Cambria Math"/>
                      <w:sz w:val="24"/>
                      <w:szCs w:val="24"/>
                    </w:rPr>
                    <m:t>10</m:t>
                  </m:r>
                </m:e>
              </m:d>
            </m:e>
          </m:eqArr>
        </m:oMath>
      </m:oMathPara>
    </w:p>
    <w:p w14:paraId="28D7113D" w14:textId="754CC4FC" w:rsidR="00B521FA" w:rsidRPr="00F22143" w:rsidRDefault="00000000" w:rsidP="00B521FA">
      <w:pPr>
        <w:spacing w:line="480" w:lineRule="auto"/>
        <w:ind w:firstLine="0"/>
        <w:rPr>
          <w:sz w:val="24"/>
          <w:szCs w:val="24"/>
        </w:rPr>
      </w:pPr>
      <m:oMathPara>
        <m:oMath>
          <m:eqArr>
            <m:eqArrPr>
              <m:maxDist m:val="1"/>
              <m:ctrlPr>
                <w:rPr>
                  <w:rFonts w:ascii="Cambria Math" w:hAnsi="Cambria Math"/>
                  <w:i/>
                  <w:sz w:val="24"/>
                  <w:szCs w:val="24"/>
                </w:rPr>
              </m:ctrlPr>
            </m:eqArrPr>
            <m:e>
              <m:r>
                <w:rPr>
                  <w:rFonts w:ascii="Cambria Math" w:hAnsi="Cambria Math"/>
                  <w:sz w:val="24"/>
                  <w:szCs w:val="24"/>
                </w:rPr>
                <m:t>J</m:t>
              </m:r>
              <m:d>
                <m:dPr>
                  <m:ctrlPr>
                    <w:rPr>
                      <w:rFonts w:ascii="Cambria Math" w:hAnsi="Cambria Math"/>
                      <w:i/>
                      <w:sz w:val="24"/>
                      <w:szCs w:val="24"/>
                    </w:rPr>
                  </m:ctrlPr>
                </m:dPr>
                <m:e>
                  <m:r>
                    <w:rPr>
                      <w:rFonts w:ascii="Cambria Math" w:hAnsi="Cambria Math"/>
                      <w:sz w:val="24"/>
                      <w:szCs w:val="24"/>
                    </w:rPr>
                    <m:t>t,z</m:t>
                  </m:r>
                </m:e>
              </m:d>
              <m:r>
                <w:rPr>
                  <w:rFonts w:ascii="Cambria Math" w:hAnsi="Cambria Math"/>
                  <w:sz w:val="24"/>
                  <w:szCs w:val="24"/>
                </w:rPr>
                <m:t>=κ</m:t>
              </m:r>
              <m:d>
                <m:dPr>
                  <m:ctrlPr>
                    <w:rPr>
                      <w:rFonts w:ascii="Cambria Math" w:hAnsi="Cambria Math"/>
                      <w:i/>
                      <w:sz w:val="24"/>
                      <w:szCs w:val="24"/>
                    </w:rPr>
                  </m:ctrlPr>
                </m:dPr>
                <m:e>
                  <m:r>
                    <w:rPr>
                      <w:rFonts w:ascii="Cambria Math" w:hAnsi="Cambria Math"/>
                      <w:sz w:val="24"/>
                      <w:szCs w:val="24"/>
                    </w:rPr>
                    <m:t>t,z</m:t>
                  </m:r>
                </m:e>
              </m:d>
              <m:r>
                <w:rPr>
                  <w:rFonts w:ascii="Cambria Math" w:hAnsi="Cambria Math"/>
                  <w:sz w:val="24"/>
                  <w:szCs w:val="24"/>
                </w:rPr>
                <m:t>×</m:t>
              </m:r>
              <m:d>
                <m:dPr>
                  <m:begChr m:val="["/>
                  <m:endChr m:val="]"/>
                  <m:ctrlPr>
                    <w:rPr>
                      <w:rFonts w:ascii="Cambria Math" w:hAnsi="Cambria Math"/>
                      <w:i/>
                      <w:sz w:val="24"/>
                      <w:szCs w:val="24"/>
                    </w:rPr>
                  </m:ctrlPr>
                </m:dPr>
                <m:e>
                  <m:r>
                    <w:rPr>
                      <w:rFonts w:ascii="Cambria Math" w:hAnsi="Cambria Math"/>
                      <w:sz w:val="24"/>
                      <w:szCs w:val="24"/>
                    </w:rPr>
                    <m:t>P</m:t>
                  </m:r>
                  <m:d>
                    <m:dPr>
                      <m:ctrlPr>
                        <w:rPr>
                          <w:rFonts w:ascii="Cambria Math" w:hAnsi="Cambria Math"/>
                          <w:i/>
                          <w:sz w:val="24"/>
                          <w:szCs w:val="24"/>
                        </w:rPr>
                      </m:ctrlPr>
                    </m:dPr>
                    <m:e>
                      <m:r>
                        <w:rPr>
                          <w:rFonts w:ascii="Cambria Math" w:hAnsi="Cambria Math"/>
                          <w:sz w:val="24"/>
                          <w:szCs w:val="24"/>
                        </w:rPr>
                        <m:t>t,z</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permeate</m:t>
                      </m:r>
                    </m:sub>
                  </m:sSub>
                  <m:d>
                    <m:dPr>
                      <m:ctrlPr>
                        <w:rPr>
                          <w:rFonts w:ascii="Cambria Math" w:hAnsi="Cambria Math"/>
                          <w:i/>
                          <w:sz w:val="24"/>
                          <w:szCs w:val="24"/>
                        </w:rPr>
                      </m:ctrlPr>
                    </m:dPr>
                    <m:e>
                      <m:r>
                        <w:rPr>
                          <w:rFonts w:ascii="Cambria Math" w:hAnsi="Cambria Math"/>
                          <w:sz w:val="24"/>
                          <w:szCs w:val="24"/>
                        </w:rPr>
                        <m:t>t</m:t>
                      </m:r>
                    </m:e>
                  </m:d>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11</m:t>
                  </m:r>
                </m:e>
              </m:d>
            </m:e>
          </m:eqArr>
          <m:r>
            <w:rPr>
              <w:rFonts w:ascii="Cambria Math" w:hAnsi="Cambria Math"/>
              <w:sz w:val="24"/>
              <w:szCs w:val="24"/>
            </w:rPr>
            <m:t xml:space="preserve"> </m:t>
          </m:r>
        </m:oMath>
      </m:oMathPara>
    </w:p>
    <w:p w14:paraId="113F2CCD" w14:textId="3EEA6724" w:rsidR="008E1DEA" w:rsidRPr="00F22143" w:rsidRDefault="008E1DEA" w:rsidP="00F22143">
      <w:pPr>
        <w:spacing w:line="480" w:lineRule="auto"/>
        <w:ind w:firstLine="0"/>
        <w:rPr>
          <w:sz w:val="24"/>
          <w:szCs w:val="24"/>
        </w:rPr>
      </w:pPr>
      <w:commentRangeStart w:id="147"/>
      <w:commentRangeStart w:id="148"/>
      <w:r w:rsidRPr="00F22143">
        <w:rPr>
          <w:sz w:val="24"/>
          <w:szCs w:val="24"/>
        </w:rPr>
        <w:t xml:space="preserve">Here, </w:t>
      </w:r>
      <m:oMath>
        <m:r>
          <w:rPr>
            <w:rFonts w:ascii="Cambria Math" w:hAnsi="Cambria Math"/>
            <w:sz w:val="24"/>
            <w:szCs w:val="24"/>
          </w:rPr>
          <m:t>κ</m:t>
        </m:r>
      </m:oMath>
      <w:r w:rsidRPr="00F22143">
        <w:rPr>
          <w:sz w:val="24"/>
          <w:szCs w:val="24"/>
        </w:rPr>
        <w:t xml:space="preserve"> is the membrane permeability which is a function of time</w:t>
      </w:r>
      <w:r w:rsidR="008903B3" w:rsidRPr="00F22143">
        <w:rPr>
          <w:sz w:val="24"/>
          <w:szCs w:val="24"/>
        </w:rPr>
        <w:t xml:space="preserve"> and axial </w:t>
      </w:r>
      <w:r w:rsidR="00EF7CB4" w:rsidRPr="00F22143">
        <w:rPr>
          <w:sz w:val="24"/>
          <w:szCs w:val="24"/>
        </w:rPr>
        <w:t>position</w:t>
      </w:r>
      <w:r w:rsidRPr="00F22143">
        <w:rPr>
          <w:sz w:val="24"/>
          <w:szCs w:val="24"/>
        </w:rPr>
        <w:t xml:space="preserve"> because of fouling, and </w:t>
      </w:r>
      <w:r w:rsidRPr="00F22143">
        <w:rPr>
          <w:i/>
          <w:iCs/>
          <w:sz w:val="24"/>
          <w:szCs w:val="24"/>
        </w:rPr>
        <w:t>J</w:t>
      </w:r>
      <w:r w:rsidRPr="00F22143">
        <w:rPr>
          <w:sz w:val="24"/>
          <w:szCs w:val="24"/>
        </w:rPr>
        <w:t xml:space="preserve"> is the flux of permeate exiting the fibers. </w:t>
      </w:r>
      <w:commentRangeEnd w:id="147"/>
      <w:r w:rsidRPr="00F22143">
        <w:rPr>
          <w:rStyle w:val="CommentReference"/>
          <w:sz w:val="24"/>
          <w:szCs w:val="24"/>
        </w:rPr>
        <w:commentReference w:id="147"/>
      </w:r>
      <w:commentRangeEnd w:id="148"/>
      <w:r w:rsidRPr="00F22143">
        <w:rPr>
          <w:rStyle w:val="CommentReference"/>
          <w:sz w:val="24"/>
          <w:szCs w:val="24"/>
        </w:rPr>
        <w:commentReference w:id="148"/>
      </w:r>
    </w:p>
    <w:p w14:paraId="33CFEAD5" w14:textId="42D2571A" w:rsidR="00B521FA" w:rsidRPr="00F22143" w:rsidRDefault="00B521FA" w:rsidP="00F22143">
      <w:pPr>
        <w:spacing w:line="480" w:lineRule="auto"/>
        <w:ind w:firstLine="0"/>
        <w:rPr>
          <w:sz w:val="24"/>
          <w:szCs w:val="24"/>
        </w:rPr>
      </w:pPr>
      <w:r w:rsidRPr="00F22143">
        <w:rPr>
          <w:sz w:val="24"/>
          <w:szCs w:val="24"/>
        </w:rPr>
        <w:t xml:space="preserve">Combining equations </w:t>
      </w:r>
      <w:r w:rsidR="00EF431F" w:rsidRPr="00F22143">
        <w:rPr>
          <w:sz w:val="24"/>
          <w:szCs w:val="24"/>
        </w:rPr>
        <w:t>9</w:t>
      </w:r>
      <w:r w:rsidRPr="00F22143">
        <w:rPr>
          <w:sz w:val="24"/>
          <w:szCs w:val="24"/>
        </w:rPr>
        <w:t xml:space="preserve"> and </w:t>
      </w:r>
      <w:r w:rsidR="00EF431F" w:rsidRPr="00F22143">
        <w:rPr>
          <w:sz w:val="24"/>
          <w:szCs w:val="24"/>
        </w:rPr>
        <w:t>10</w:t>
      </w:r>
      <w:r w:rsidRPr="00F22143">
        <w:rPr>
          <w:sz w:val="24"/>
          <w:szCs w:val="24"/>
        </w:rPr>
        <w:t xml:space="preserve"> above, we get the following second order</w:t>
      </w:r>
      <w:r w:rsidR="00E44486">
        <w:rPr>
          <w:sz w:val="24"/>
          <w:szCs w:val="24"/>
        </w:rPr>
        <w:t xml:space="preserve"> ordinary differential equation</w:t>
      </w:r>
      <w:r w:rsidRPr="00F22143">
        <w:rPr>
          <w:sz w:val="24"/>
          <w:szCs w:val="24"/>
        </w:rPr>
        <w:t xml:space="preserve"> </w:t>
      </w:r>
      <w:r w:rsidR="00E44486">
        <w:rPr>
          <w:sz w:val="24"/>
          <w:szCs w:val="24"/>
        </w:rPr>
        <w:t>(</w:t>
      </w:r>
      <w:r w:rsidRPr="00F22143">
        <w:rPr>
          <w:sz w:val="24"/>
          <w:szCs w:val="24"/>
        </w:rPr>
        <w:t>ODE</w:t>
      </w:r>
      <w:r w:rsidR="00E44486">
        <w:rPr>
          <w:sz w:val="24"/>
          <w:szCs w:val="24"/>
        </w:rPr>
        <w:t>)</w:t>
      </w:r>
      <w:r w:rsidRPr="00F22143">
        <w:rPr>
          <w:sz w:val="24"/>
          <w:szCs w:val="24"/>
        </w:rPr>
        <w:t xml:space="preserve"> which can be solved numerically (or analytically in the absence of fouling): </w:t>
      </w:r>
    </w:p>
    <w:p w14:paraId="1C8E0728" w14:textId="24B4D433" w:rsidR="008E58B3" w:rsidRPr="00F22143" w:rsidRDefault="00000000" w:rsidP="00B521FA">
      <w:pPr>
        <w:spacing w:line="480" w:lineRule="auto"/>
        <w:ind w:firstLine="0"/>
        <w:rPr>
          <w:sz w:val="24"/>
          <w:szCs w:val="24"/>
        </w:rPr>
      </w:pPr>
      <m:oMathPara>
        <m:oMath>
          <m:eqArr>
            <m:eqArrPr>
              <m:maxDist m:val="1"/>
              <m:ctrlPr>
                <w:rPr>
                  <w:rFonts w:ascii="Cambria Math" w:hAnsi="Cambria Math"/>
                  <w:i/>
                  <w:sz w:val="24"/>
                  <w:szCs w:val="24"/>
                </w:rPr>
              </m:ctrlPr>
            </m:eqArrPr>
            <m:e>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d</m:t>
                      </m:r>
                    </m:e>
                    <m:sup>
                      <m:r>
                        <w:rPr>
                          <w:rFonts w:ascii="Cambria Math" w:hAnsi="Cambria Math"/>
                          <w:sz w:val="24"/>
                          <w:szCs w:val="24"/>
                        </w:rPr>
                        <m:t>2</m:t>
                      </m:r>
                    </m:sup>
                  </m:sSup>
                  <m:r>
                    <w:rPr>
                      <w:rFonts w:ascii="Cambria Math" w:hAnsi="Cambria Math"/>
                      <w:sz w:val="24"/>
                      <w:szCs w:val="24"/>
                    </w:rPr>
                    <m:t>P</m:t>
                  </m:r>
                </m:num>
                <m:den>
                  <m:r>
                    <w:rPr>
                      <w:rFonts w:ascii="Cambria Math" w:hAnsi="Cambria Math"/>
                      <w:sz w:val="24"/>
                      <w:szCs w:val="24"/>
                    </w:rPr>
                    <m:t>d</m:t>
                  </m:r>
                  <m:sSup>
                    <m:sSupPr>
                      <m:ctrlPr>
                        <w:rPr>
                          <w:rFonts w:ascii="Cambria Math" w:hAnsi="Cambria Math"/>
                          <w:i/>
                          <w:sz w:val="24"/>
                          <w:szCs w:val="24"/>
                        </w:rPr>
                      </m:ctrlPr>
                    </m:sSupPr>
                    <m:e>
                      <m:r>
                        <w:rPr>
                          <w:rFonts w:ascii="Cambria Math" w:hAnsi="Cambria Math"/>
                          <w:sz w:val="24"/>
                          <w:szCs w:val="24"/>
                        </w:rPr>
                        <m:t>z</m:t>
                      </m:r>
                    </m:e>
                    <m:sup>
                      <m:r>
                        <w:rPr>
                          <w:rFonts w:ascii="Cambria Math" w:hAnsi="Cambria Math"/>
                          <w:sz w:val="24"/>
                          <w:szCs w:val="24"/>
                        </w:rPr>
                        <m:t>2</m:t>
                      </m:r>
                    </m:sup>
                  </m:sSup>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16μκ</m:t>
                  </m:r>
                  <m:d>
                    <m:dPr>
                      <m:ctrlPr>
                        <w:rPr>
                          <w:rFonts w:ascii="Cambria Math" w:hAnsi="Cambria Math"/>
                          <w:i/>
                          <w:sz w:val="24"/>
                          <w:szCs w:val="24"/>
                        </w:rPr>
                      </m:ctrlPr>
                    </m:dPr>
                    <m:e>
                      <m:r>
                        <w:rPr>
                          <w:rFonts w:ascii="Cambria Math" w:hAnsi="Cambria Math"/>
                          <w:sz w:val="24"/>
                          <w:szCs w:val="24"/>
                        </w:rPr>
                        <m:t>t,z</m:t>
                      </m:r>
                    </m:e>
                  </m:d>
                </m:num>
                <m:den>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3</m:t>
                      </m:r>
                    </m:sup>
                  </m:sSup>
                </m:den>
              </m:f>
              <m:d>
                <m:dPr>
                  <m:ctrlPr>
                    <w:rPr>
                      <w:rFonts w:ascii="Cambria Math" w:hAnsi="Cambria Math"/>
                      <w:i/>
                      <w:sz w:val="24"/>
                      <w:szCs w:val="24"/>
                    </w:rPr>
                  </m:ctrlPr>
                </m:dPr>
                <m:e>
                  <m:r>
                    <w:rPr>
                      <w:rFonts w:ascii="Cambria Math" w:hAnsi="Cambria Math"/>
                      <w:sz w:val="24"/>
                      <w:szCs w:val="24"/>
                    </w:rPr>
                    <m:t>P</m:t>
                  </m:r>
                  <m:d>
                    <m:dPr>
                      <m:ctrlPr>
                        <w:rPr>
                          <w:rFonts w:ascii="Cambria Math" w:hAnsi="Cambria Math"/>
                          <w:i/>
                          <w:sz w:val="24"/>
                          <w:szCs w:val="24"/>
                        </w:rPr>
                      </m:ctrlPr>
                    </m:dPr>
                    <m:e>
                      <m:r>
                        <w:rPr>
                          <w:rFonts w:ascii="Cambria Math" w:hAnsi="Cambria Math"/>
                          <w:sz w:val="24"/>
                          <w:szCs w:val="24"/>
                        </w:rPr>
                        <m:t>t,z</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permeate</m:t>
                      </m:r>
                    </m:sub>
                  </m:sSub>
                  <m:d>
                    <m:dPr>
                      <m:ctrlPr>
                        <w:rPr>
                          <w:rFonts w:ascii="Cambria Math" w:hAnsi="Cambria Math"/>
                          <w:i/>
                          <w:sz w:val="24"/>
                          <w:szCs w:val="24"/>
                        </w:rPr>
                      </m:ctrlPr>
                    </m:dPr>
                    <m:e>
                      <m:r>
                        <w:rPr>
                          <w:rFonts w:ascii="Cambria Math" w:hAnsi="Cambria Math"/>
                          <w:sz w:val="24"/>
                          <w:szCs w:val="24"/>
                        </w:rPr>
                        <m:t>t</m:t>
                      </m:r>
                    </m:e>
                  </m:d>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12</m:t>
                  </m:r>
                </m:e>
              </m:d>
            </m:e>
          </m:eqArr>
        </m:oMath>
      </m:oMathPara>
    </w:p>
    <w:p w14:paraId="68C146E1" w14:textId="77777777" w:rsidR="00B521FA" w:rsidRPr="00F22143" w:rsidRDefault="00B521FA" w:rsidP="00030142">
      <w:pPr>
        <w:spacing w:line="360" w:lineRule="auto"/>
        <w:ind w:firstLine="0"/>
        <w:rPr>
          <w:sz w:val="24"/>
          <w:szCs w:val="24"/>
        </w:rPr>
      </w:pPr>
    </w:p>
    <w:p w14:paraId="275E3B33" w14:textId="77777777" w:rsidR="00B521FA" w:rsidRDefault="00B521FA" w:rsidP="00030142">
      <w:pPr>
        <w:spacing w:line="360" w:lineRule="auto"/>
        <w:ind w:firstLine="0"/>
      </w:pPr>
    </w:p>
    <w:p w14:paraId="3AE096EF" w14:textId="391E7E1D" w:rsidR="009A7186" w:rsidRDefault="009A7186" w:rsidP="005B3252">
      <w:pPr>
        <w:spacing w:line="480" w:lineRule="auto"/>
        <w:ind w:firstLine="0"/>
        <w:jc w:val="center"/>
      </w:pPr>
      <w:r>
        <w:rPr>
          <w:noProof/>
        </w:rPr>
        <w:lastRenderedPageBreak/>
        <w:drawing>
          <wp:inline distT="0" distB="0" distL="0" distR="0" wp14:anchorId="28D4E11A" wp14:editId="369C03D4">
            <wp:extent cx="4846849" cy="219681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885267" cy="2214225"/>
                    </a:xfrm>
                    <a:prstGeom prst="rect">
                      <a:avLst/>
                    </a:prstGeom>
                    <a:noFill/>
                  </pic:spPr>
                </pic:pic>
              </a:graphicData>
            </a:graphic>
          </wp:inline>
        </w:drawing>
      </w:r>
    </w:p>
    <w:p w14:paraId="61D8E15F" w14:textId="30F4A054" w:rsidR="009A7186" w:rsidRPr="00F22143" w:rsidRDefault="00ED6079" w:rsidP="00ED6079">
      <w:pPr>
        <w:pStyle w:val="Caption"/>
        <w:rPr>
          <w:sz w:val="20"/>
          <w:szCs w:val="20"/>
        </w:rPr>
      </w:pPr>
      <w:bookmarkStart w:id="149" w:name="_Ref178948260"/>
      <w:r w:rsidRPr="00F22143">
        <w:rPr>
          <w:sz w:val="20"/>
          <w:szCs w:val="20"/>
        </w:rPr>
        <w:t xml:space="preserve">Figure </w:t>
      </w:r>
      <w:r w:rsidRPr="00F22143">
        <w:rPr>
          <w:sz w:val="20"/>
          <w:szCs w:val="20"/>
        </w:rPr>
        <w:fldChar w:fldCharType="begin"/>
      </w:r>
      <w:r w:rsidRPr="00F22143">
        <w:rPr>
          <w:sz w:val="20"/>
          <w:szCs w:val="20"/>
        </w:rPr>
        <w:instrText xml:space="preserve"> SEQ Figure \* ARABIC </w:instrText>
      </w:r>
      <w:r w:rsidRPr="00F22143">
        <w:rPr>
          <w:sz w:val="20"/>
          <w:szCs w:val="20"/>
        </w:rPr>
        <w:fldChar w:fldCharType="separate"/>
      </w:r>
      <w:r w:rsidR="004E0C76">
        <w:rPr>
          <w:noProof/>
          <w:sz w:val="20"/>
          <w:szCs w:val="20"/>
        </w:rPr>
        <w:t>1</w:t>
      </w:r>
      <w:r w:rsidRPr="00F22143">
        <w:rPr>
          <w:sz w:val="20"/>
          <w:szCs w:val="20"/>
        </w:rPr>
        <w:fldChar w:fldCharType="end"/>
      </w:r>
      <w:bookmarkEnd w:id="149"/>
      <w:r w:rsidRPr="00F22143">
        <w:rPr>
          <w:sz w:val="20"/>
          <w:szCs w:val="20"/>
        </w:rPr>
        <w:t>.</w:t>
      </w:r>
      <w:r w:rsidR="009A7186" w:rsidRPr="00F22143">
        <w:rPr>
          <w:sz w:val="20"/>
          <w:szCs w:val="20"/>
        </w:rPr>
        <w:t xml:space="preserve"> Serial Filtration Modeling Approach: Discretized Fiber. </w:t>
      </w:r>
    </w:p>
    <w:p w14:paraId="469ECA82" w14:textId="6C044902" w:rsidR="00B45543" w:rsidRPr="00F22143" w:rsidRDefault="00B65D71" w:rsidP="00DC45C0">
      <w:pPr>
        <w:spacing w:line="360" w:lineRule="auto"/>
        <w:ind w:firstLine="0"/>
        <w:jc w:val="left"/>
        <w:rPr>
          <w:sz w:val="24"/>
          <w:szCs w:val="24"/>
        </w:rPr>
      </w:pPr>
      <w:r w:rsidRPr="00F22143">
        <w:rPr>
          <w:sz w:val="24"/>
          <w:szCs w:val="24"/>
        </w:rPr>
        <w:t xml:space="preserve">Boundary condition </w:t>
      </w:r>
      <w:r w:rsidR="00B45543" w:rsidRPr="00F22143">
        <w:rPr>
          <w:sz w:val="24"/>
          <w:szCs w:val="24"/>
        </w:rPr>
        <w:t>is</w:t>
      </w:r>
      <w:r w:rsidRPr="00F22143">
        <w:rPr>
          <w:sz w:val="24"/>
          <w:szCs w:val="24"/>
        </w:rPr>
        <w:t xml:space="preserve"> as follows: </w:t>
      </w:r>
      <m:oMath>
        <m:r>
          <w:rPr>
            <w:rFonts w:ascii="Cambria Math" w:hAnsi="Cambria Math"/>
            <w:sz w:val="24"/>
            <w:szCs w:val="24"/>
          </w:rPr>
          <m:t xml:space="preserve">                                                                            </m:t>
        </m:r>
      </m:oMath>
    </w:p>
    <w:p w14:paraId="6D09F16B" w14:textId="3060387B" w:rsidR="00B45543" w:rsidRPr="00F22143" w:rsidRDefault="00000000" w:rsidP="00B45543">
      <w:pPr>
        <w:spacing w:line="480" w:lineRule="auto"/>
        <w:ind w:firstLine="0"/>
        <w:jc w:val="left"/>
        <w:rPr>
          <w:sz w:val="24"/>
          <w:szCs w:val="24"/>
        </w:rPr>
      </w:pPr>
      <m:oMathPara>
        <m:oMath>
          <m:eqArr>
            <m:eqArrPr>
              <m:maxDist m:val="1"/>
              <m:ctrlPr>
                <w:rPr>
                  <w:rFonts w:ascii="Cambria Math" w:hAnsi="Cambria Math"/>
                  <w:i/>
                  <w:sz w:val="24"/>
                  <w:szCs w:val="24"/>
                </w:rPr>
              </m:ctrlPr>
            </m:eqArrPr>
            <m:e>
              <m:r>
                <w:rPr>
                  <w:rFonts w:ascii="Cambria Math" w:hAnsi="Cambria Math"/>
                  <w:sz w:val="24"/>
                  <w:szCs w:val="24"/>
                </w:rPr>
                <m:t>u</m:t>
              </m:r>
              <m:d>
                <m:dPr>
                  <m:ctrlPr>
                    <w:rPr>
                      <w:rFonts w:ascii="Cambria Math" w:hAnsi="Cambria Math"/>
                      <w:i/>
                      <w:sz w:val="24"/>
                      <w:szCs w:val="24"/>
                    </w:rPr>
                  </m:ctrlPr>
                </m:dPr>
                <m:e>
                  <m:r>
                    <w:rPr>
                      <w:rFonts w:ascii="Cambria Math" w:hAnsi="Cambria Math"/>
                      <w:sz w:val="24"/>
                      <w:szCs w:val="24"/>
                    </w:rPr>
                    <m:t>z= 0</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0</m:t>
                  </m:r>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sub>
                  </m:sSub>
                  <m:r>
                    <w:rPr>
                      <w:rFonts w:ascii="Cambria Math" w:hAnsi="Cambria Math"/>
                      <w:sz w:val="24"/>
                      <w:szCs w:val="24"/>
                    </w:rPr>
                    <m:t>(z=0)</m:t>
                  </m:r>
                </m:num>
                <m:den>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fibers</m:t>
                      </m:r>
                    </m:sub>
                  </m:sSub>
                  <m:r>
                    <w:rPr>
                      <w:rFonts w:ascii="Cambria Math" w:hAnsi="Cambria Math"/>
                      <w:sz w:val="24"/>
                      <w:szCs w:val="24"/>
                    </w:rPr>
                    <m:t>π</m:t>
                  </m:r>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2</m:t>
                      </m:r>
                    </m:sup>
                  </m:sSup>
                </m:den>
              </m:f>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13</m:t>
                  </m:r>
                </m:e>
              </m:d>
            </m:e>
          </m:eqArr>
        </m:oMath>
      </m:oMathPara>
    </w:p>
    <w:p w14:paraId="74A61CE7" w14:textId="724DA6BA" w:rsidR="00925C86" w:rsidRPr="00F22143" w:rsidRDefault="00DC45C0" w:rsidP="00DC45C0">
      <w:pPr>
        <w:spacing w:line="360" w:lineRule="auto"/>
        <w:ind w:firstLine="0"/>
        <w:jc w:val="left"/>
        <w:rPr>
          <w:sz w:val="24"/>
          <w:szCs w:val="24"/>
        </w:rPr>
      </w:pPr>
      <w:r w:rsidRPr="00F22143">
        <w:rPr>
          <w:sz w:val="24"/>
          <w:szCs w:val="24"/>
        </w:rPr>
        <w:t xml:space="preserve">In constant permeate flow operation, </w:t>
      </w:r>
      <w:r w:rsidRPr="00F22143">
        <w:rPr>
          <w:rFonts w:ascii="Cambria Math" w:hAnsi="Cambria Math" w:cs="Cambria Math"/>
          <w:sz w:val="24"/>
          <w:szCs w:val="24"/>
        </w:rPr>
        <w:t>𝑄𝑝</w:t>
      </w:r>
      <w:r w:rsidRPr="00F22143">
        <w:rPr>
          <w:sz w:val="24"/>
          <w:szCs w:val="24"/>
        </w:rPr>
        <w:t xml:space="preserve"> is a set constant in the model and the above equations are solved iteratively through error minimization to calculate </w:t>
      </w:r>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permeate</m:t>
            </m:r>
          </m:sub>
        </m:sSub>
      </m:oMath>
      <w:r w:rsidR="00FE31E4" w:rsidRPr="00F22143">
        <w:rPr>
          <w:sz w:val="24"/>
          <w:szCs w:val="24"/>
        </w:rPr>
        <w:t>. Equation 1</w:t>
      </w:r>
      <w:r w:rsidR="00E53ED4" w:rsidRPr="00F22143">
        <w:rPr>
          <w:sz w:val="24"/>
          <w:szCs w:val="24"/>
        </w:rPr>
        <w:t>4</w:t>
      </w:r>
      <w:r w:rsidR="00FE31E4" w:rsidRPr="00F22143">
        <w:rPr>
          <w:sz w:val="24"/>
          <w:szCs w:val="24"/>
        </w:rPr>
        <w:t xml:space="preserve"> is used as the objective function for error minimization. </w:t>
      </w:r>
    </w:p>
    <w:p w14:paraId="57C617D8" w14:textId="0122ED2F" w:rsidR="00FE31E4" w:rsidRPr="00F22143" w:rsidRDefault="00000000" w:rsidP="00DC45C0">
      <w:pPr>
        <w:spacing w:line="360" w:lineRule="auto"/>
        <w:ind w:firstLine="0"/>
        <w:jc w:val="left"/>
        <w:rPr>
          <w:sz w:val="24"/>
          <w:szCs w:val="24"/>
        </w:rPr>
      </w:pPr>
      <m:oMathPara>
        <m:oMath>
          <m:eqArr>
            <m:eqArrPr>
              <m:maxDist m:val="1"/>
              <m:ctrlPr>
                <w:rPr>
                  <w:rFonts w:ascii="Cambria Math" w:hAnsi="Cambria Math"/>
                  <w:i/>
                  <w:sz w:val="24"/>
                  <w:szCs w:val="24"/>
                </w:rPr>
              </m:ctrlPr>
            </m:eqArrPr>
            <m:e>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p</m:t>
                  </m:r>
                </m:sub>
              </m:sSub>
              <m:r>
                <w:rPr>
                  <w:rFonts w:ascii="Cambria Math" w:hAnsi="Cambria Math"/>
                  <w:sz w:val="24"/>
                  <w:szCs w:val="24"/>
                </w:rPr>
                <m:t xml:space="preserve">= </m:t>
              </m:r>
              <m:d>
                <m:dPr>
                  <m:ctrlPr>
                    <w:rPr>
                      <w:rFonts w:ascii="Cambria Math" w:hAnsi="Cambria Math"/>
                      <w:i/>
                      <w:sz w:val="24"/>
                      <w:szCs w:val="24"/>
                    </w:rPr>
                  </m:ctrlPr>
                </m:dPr>
                <m:e>
                  <m:r>
                    <w:rPr>
                      <w:rFonts w:ascii="Cambria Math" w:hAnsi="Cambria Math"/>
                      <w:sz w:val="24"/>
                      <w:szCs w:val="24"/>
                    </w:rPr>
                    <m:t>u</m:t>
                  </m:r>
                  <m:d>
                    <m:dPr>
                      <m:ctrlPr>
                        <w:rPr>
                          <w:rFonts w:ascii="Cambria Math" w:hAnsi="Cambria Math"/>
                          <w:i/>
                          <w:sz w:val="24"/>
                          <w:szCs w:val="24"/>
                        </w:rPr>
                      </m:ctrlPr>
                    </m:dPr>
                    <m:e>
                      <m:r>
                        <w:rPr>
                          <w:rFonts w:ascii="Cambria Math" w:hAnsi="Cambria Math"/>
                          <w:sz w:val="24"/>
                          <w:szCs w:val="24"/>
                        </w:rPr>
                        <m:t>z= 0</m:t>
                      </m:r>
                    </m:e>
                  </m:d>
                  <m:r>
                    <w:rPr>
                      <w:rFonts w:ascii="Cambria Math" w:hAnsi="Cambria Math"/>
                      <w:sz w:val="24"/>
                      <w:szCs w:val="24"/>
                    </w:rPr>
                    <m:t>-u</m:t>
                  </m:r>
                  <m:d>
                    <m:dPr>
                      <m:ctrlPr>
                        <w:rPr>
                          <w:rFonts w:ascii="Cambria Math" w:hAnsi="Cambria Math"/>
                          <w:i/>
                          <w:sz w:val="24"/>
                          <w:szCs w:val="24"/>
                        </w:rPr>
                      </m:ctrlPr>
                    </m:dPr>
                    <m:e>
                      <m:r>
                        <w:rPr>
                          <w:rFonts w:ascii="Cambria Math" w:hAnsi="Cambria Math"/>
                          <w:sz w:val="24"/>
                          <w:szCs w:val="24"/>
                        </w:rPr>
                        <m:t>z=L</m:t>
                      </m:r>
                    </m:e>
                  </m:d>
                </m:e>
              </m:d>
              <m:r>
                <w:rPr>
                  <w:rFonts w:ascii="Cambria Math" w:hAnsi="Cambria Math"/>
                  <w:sz w:val="24"/>
                  <w:szCs w:val="24"/>
                </w:rPr>
                <m:t>×π</m:t>
              </m:r>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2</m:t>
                  </m:r>
                </m:sup>
              </m:sSup>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fibers</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14</m:t>
                  </m:r>
                </m:e>
              </m:d>
            </m:e>
          </m:eqArr>
        </m:oMath>
      </m:oMathPara>
    </w:p>
    <w:p w14:paraId="0C642BD1" w14:textId="463D595D" w:rsidR="00875A12" w:rsidRPr="00F22143" w:rsidRDefault="00875A12" w:rsidP="00875A12">
      <w:pPr>
        <w:spacing w:line="480" w:lineRule="auto"/>
        <w:ind w:firstLine="0"/>
        <w:jc w:val="left"/>
        <w:rPr>
          <w:sz w:val="24"/>
          <w:szCs w:val="24"/>
        </w:rPr>
      </w:pPr>
      <w:r w:rsidRPr="00F22143">
        <w:rPr>
          <w:sz w:val="24"/>
          <w:szCs w:val="24"/>
        </w:rPr>
        <w:t xml:space="preserve">In the absence of fouling, at the initial time point, i.e. constant </w:t>
      </w:r>
      <m:oMath>
        <m:r>
          <w:rPr>
            <w:rFonts w:ascii="Cambria Math" w:hAnsi="Cambria Math"/>
            <w:sz w:val="24"/>
            <w:szCs w:val="24"/>
          </w:rPr>
          <m:t xml:space="preserve">κ, </m:t>
        </m:r>
      </m:oMath>
      <w:r w:rsidRPr="00F22143">
        <w:rPr>
          <w:sz w:val="24"/>
          <w:szCs w:val="24"/>
        </w:rPr>
        <w:t xml:space="preserve"> equation 12 has an analytical solution</w:t>
      </w:r>
      <w:r w:rsidR="00FE31E4" w:rsidRPr="00F22143">
        <w:rPr>
          <w:sz w:val="24"/>
          <w:szCs w:val="24"/>
        </w:rPr>
        <w:t xml:space="preserve">, outlined in equations 15 and 16: </w:t>
      </w:r>
      <w:r w:rsidRPr="00F22143">
        <w:rPr>
          <w:sz w:val="24"/>
          <w:szCs w:val="24"/>
        </w:rPr>
        <w:t xml:space="preserve"> </w:t>
      </w:r>
    </w:p>
    <w:p w14:paraId="7278CC7C" w14:textId="3B52C482" w:rsidR="00FE31E4" w:rsidRPr="00F22143" w:rsidRDefault="00000000" w:rsidP="00875A12">
      <w:pPr>
        <w:spacing w:line="480" w:lineRule="auto"/>
        <w:ind w:firstLine="0"/>
        <w:jc w:val="left"/>
        <w:rPr>
          <w:sz w:val="24"/>
          <w:szCs w:val="24"/>
        </w:rPr>
      </w:pPr>
      <m:oMathPara>
        <m:oMath>
          <m:eqArr>
            <m:eqArrPr>
              <m:maxDist m:val="1"/>
              <m:ctrlPr>
                <w:rPr>
                  <w:rFonts w:ascii="Cambria Math" w:hAnsi="Cambria Math"/>
                  <w:i/>
                  <w:sz w:val="24"/>
                  <w:szCs w:val="24"/>
                </w:rPr>
              </m:ctrlPr>
            </m:eqArrPr>
            <m:e>
              <m:r>
                <w:rPr>
                  <w:rFonts w:ascii="Cambria Math" w:hAnsi="Cambria Math"/>
                  <w:sz w:val="24"/>
                  <w:szCs w:val="24"/>
                </w:rPr>
                <m:t>P</m:t>
              </m:r>
              <m:d>
                <m:dPr>
                  <m:ctrlPr>
                    <w:rPr>
                      <w:rFonts w:ascii="Cambria Math" w:hAnsi="Cambria Math"/>
                      <w:i/>
                      <w:sz w:val="24"/>
                      <w:szCs w:val="24"/>
                    </w:rPr>
                  </m:ctrlPr>
                </m:dPr>
                <m:e>
                  <m:r>
                    <w:rPr>
                      <w:rFonts w:ascii="Cambria Math" w:hAnsi="Cambria Math"/>
                      <w:sz w:val="24"/>
                      <w:szCs w:val="24"/>
                    </w:rPr>
                    <m:t>z, t=0</m:t>
                  </m:r>
                </m:e>
              </m:d>
              <m:r>
                <w:rPr>
                  <w:rFonts w:ascii="Cambria Math" w:hAnsi="Cambria Math"/>
                  <w:sz w:val="24"/>
                  <w:szCs w:val="24"/>
                </w:rPr>
                <m:t>=P</m:t>
              </m:r>
              <m:d>
                <m:dPr>
                  <m:ctrlPr>
                    <w:rPr>
                      <w:rFonts w:ascii="Cambria Math" w:hAnsi="Cambria Math"/>
                      <w:i/>
                      <w:sz w:val="24"/>
                      <w:szCs w:val="24"/>
                    </w:rPr>
                  </m:ctrlPr>
                </m:dPr>
                <m:e>
                  <m:r>
                    <w:rPr>
                      <w:rFonts w:ascii="Cambria Math" w:hAnsi="Cambria Math"/>
                      <w:sz w:val="24"/>
                      <w:szCs w:val="24"/>
                    </w:rPr>
                    <m:t>z=0</m:t>
                  </m:r>
                </m:e>
              </m:d>
              <m:r>
                <w:rPr>
                  <w:rFonts w:ascii="Cambria Math" w:hAnsi="Cambria Math"/>
                  <w:sz w:val="24"/>
                  <w:szCs w:val="24"/>
                </w:rPr>
                <m:t>-</m:t>
              </m:r>
              <m:d>
                <m:dPr>
                  <m:begChr m:val="["/>
                  <m:endChr m:val="]"/>
                  <m:ctrlPr>
                    <w:rPr>
                      <w:rFonts w:ascii="Cambria Math" w:hAnsi="Cambria Math"/>
                      <w:i/>
                      <w:sz w:val="24"/>
                      <w:szCs w:val="24"/>
                    </w:rPr>
                  </m:ctrlPr>
                </m:dPr>
                <m:e>
                  <m:rad>
                    <m:radPr>
                      <m:degHide m:val="1"/>
                      <m:ctrlPr>
                        <w:rPr>
                          <w:rFonts w:ascii="Cambria Math" w:hAnsi="Cambria Math"/>
                          <w:i/>
                          <w:sz w:val="24"/>
                          <w:szCs w:val="24"/>
                        </w:rPr>
                      </m:ctrlPr>
                    </m:radPr>
                    <m:deg/>
                    <m:e>
                      <m:f>
                        <m:fPr>
                          <m:ctrlPr>
                            <w:rPr>
                              <w:rFonts w:ascii="Cambria Math" w:hAnsi="Cambria Math"/>
                              <w:i/>
                              <w:sz w:val="24"/>
                              <w:szCs w:val="24"/>
                            </w:rPr>
                          </m:ctrlPr>
                        </m:fPr>
                        <m:num>
                          <m:r>
                            <w:rPr>
                              <w:rFonts w:ascii="Cambria Math" w:hAnsi="Cambria Math"/>
                              <w:sz w:val="24"/>
                              <w:szCs w:val="24"/>
                            </w:rPr>
                            <m:t>4μ</m:t>
                          </m:r>
                          <m:sSubSup>
                            <m:sSubSupPr>
                              <m:ctrlPr>
                                <w:rPr>
                                  <w:rFonts w:ascii="Cambria Math" w:hAnsi="Cambria Math"/>
                                  <w:i/>
                                  <w:sz w:val="24"/>
                                  <w:szCs w:val="24"/>
                                </w:rPr>
                              </m:ctrlPr>
                            </m:sSubSupPr>
                            <m:e>
                              <m:r>
                                <w:rPr>
                                  <w:rFonts w:ascii="Cambria Math" w:hAnsi="Cambria Math"/>
                                  <w:sz w:val="24"/>
                                  <w:szCs w:val="24"/>
                                </w:rPr>
                                <m:t>u</m:t>
                              </m:r>
                            </m:e>
                            <m:sub>
                              <m:r>
                                <w:rPr>
                                  <w:rFonts w:ascii="Cambria Math" w:hAnsi="Cambria Math"/>
                                  <w:sz w:val="24"/>
                                  <w:szCs w:val="24"/>
                                </w:rPr>
                                <m:t>0</m:t>
                              </m:r>
                            </m:sub>
                            <m:sup>
                              <m:r>
                                <w:rPr>
                                  <w:rFonts w:ascii="Cambria Math" w:hAnsi="Cambria Math"/>
                                  <w:sz w:val="24"/>
                                  <w:szCs w:val="24"/>
                                </w:rPr>
                                <m:t>2</m:t>
                              </m:r>
                            </m:sup>
                          </m:sSubSup>
                        </m:num>
                        <m:den>
                          <m:r>
                            <w:rPr>
                              <w:rFonts w:ascii="Cambria Math" w:hAnsi="Cambria Math"/>
                              <w:sz w:val="24"/>
                              <w:szCs w:val="24"/>
                            </w:rPr>
                            <m:t>κR</m:t>
                          </m:r>
                        </m:den>
                      </m:f>
                    </m:e>
                  </m:rad>
                  <m:r>
                    <w:rPr>
                      <w:rFonts w:ascii="Cambria Math" w:hAnsi="Cambria Math"/>
                      <w:sz w:val="24"/>
                      <w:szCs w:val="24"/>
                    </w:rPr>
                    <m:t>Sinh</m:t>
                  </m:r>
                  <m:d>
                    <m:dPr>
                      <m:ctrlPr>
                        <w:rPr>
                          <w:rFonts w:ascii="Cambria Math" w:hAnsi="Cambria Math"/>
                          <w:i/>
                          <w:sz w:val="24"/>
                          <w:szCs w:val="24"/>
                        </w:rPr>
                      </m:ctrlPr>
                    </m:dPr>
                    <m:e>
                      <m:rad>
                        <m:radPr>
                          <m:degHide m:val="1"/>
                          <m:ctrlPr>
                            <w:rPr>
                              <w:rFonts w:ascii="Cambria Math" w:hAnsi="Cambria Math"/>
                              <w:i/>
                              <w:sz w:val="24"/>
                              <w:szCs w:val="24"/>
                            </w:rPr>
                          </m:ctrlPr>
                        </m:radPr>
                        <m:deg/>
                        <m:e>
                          <m:f>
                            <m:fPr>
                              <m:ctrlPr>
                                <w:rPr>
                                  <w:rFonts w:ascii="Cambria Math" w:hAnsi="Cambria Math"/>
                                  <w:i/>
                                  <w:sz w:val="24"/>
                                  <w:szCs w:val="24"/>
                                </w:rPr>
                              </m:ctrlPr>
                            </m:fPr>
                            <m:num>
                              <m:r>
                                <w:rPr>
                                  <w:rFonts w:ascii="Cambria Math" w:hAnsi="Cambria Math"/>
                                  <w:sz w:val="24"/>
                                  <w:szCs w:val="24"/>
                                </w:rPr>
                                <m:t>16μκ</m:t>
                              </m:r>
                            </m:num>
                            <m:den>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3</m:t>
                                  </m:r>
                                </m:sup>
                              </m:sSup>
                            </m:den>
                          </m:f>
                        </m:e>
                      </m:rad>
                      <m:r>
                        <w:rPr>
                          <w:rFonts w:ascii="Cambria Math" w:hAnsi="Cambria Math"/>
                          <w:sz w:val="24"/>
                          <w:szCs w:val="24"/>
                        </w:rPr>
                        <m:t>z</m:t>
                      </m:r>
                    </m:e>
                  </m:d>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8μκ</m:t>
                      </m:r>
                    </m:num>
                    <m:den>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3</m:t>
                          </m:r>
                        </m:sup>
                      </m:sSup>
                    </m:den>
                  </m:f>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permeate</m:t>
                      </m:r>
                    </m:sub>
                  </m:sSub>
                  <m:sSup>
                    <m:sSupPr>
                      <m:ctrlPr>
                        <w:rPr>
                          <w:rFonts w:ascii="Cambria Math" w:hAnsi="Cambria Math"/>
                          <w:i/>
                          <w:sz w:val="24"/>
                          <w:szCs w:val="24"/>
                        </w:rPr>
                      </m:ctrlPr>
                    </m:sSupPr>
                    <m:e>
                      <m:r>
                        <w:rPr>
                          <w:rFonts w:ascii="Cambria Math" w:hAnsi="Cambria Math"/>
                          <w:sz w:val="24"/>
                          <w:szCs w:val="24"/>
                        </w:rPr>
                        <m:t>z</m:t>
                      </m:r>
                    </m:e>
                    <m:sup>
                      <m:r>
                        <w:rPr>
                          <w:rFonts w:ascii="Cambria Math" w:hAnsi="Cambria Math"/>
                          <w:sz w:val="24"/>
                          <w:szCs w:val="24"/>
                        </w:rPr>
                        <m:t>2</m:t>
                      </m:r>
                    </m:sup>
                  </m:sSup>
                  <m:r>
                    <w:rPr>
                      <w:rFonts w:ascii="Cambria Math" w:hAnsi="Cambria Math"/>
                      <w:sz w:val="24"/>
                      <w:szCs w:val="24"/>
                    </w:rPr>
                    <m:t xml:space="preserve"> </m:t>
                  </m:r>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15</m:t>
                  </m:r>
                </m:e>
              </m:d>
            </m:e>
          </m:eqArr>
        </m:oMath>
      </m:oMathPara>
    </w:p>
    <w:p w14:paraId="678E6C99" w14:textId="77777777" w:rsidR="00322621" w:rsidRPr="00F22143" w:rsidRDefault="00322621" w:rsidP="00875A12">
      <w:pPr>
        <w:spacing w:line="480" w:lineRule="auto"/>
        <w:ind w:firstLine="0"/>
        <w:jc w:val="left"/>
        <w:rPr>
          <w:sz w:val="24"/>
          <w:szCs w:val="24"/>
        </w:rPr>
      </w:pPr>
    </w:p>
    <w:p w14:paraId="2E367844" w14:textId="4A14B7C3" w:rsidR="00322621" w:rsidRPr="00F22143" w:rsidRDefault="00000000" w:rsidP="00875A12">
      <w:pPr>
        <w:spacing w:line="480" w:lineRule="auto"/>
        <w:ind w:firstLine="0"/>
        <w:jc w:val="left"/>
        <w:rPr>
          <w:sz w:val="24"/>
          <w:szCs w:val="24"/>
        </w:rPr>
      </w:pPr>
      <m:oMathPara>
        <m:oMath>
          <m:eqArr>
            <m:eqArrPr>
              <m:maxDist m:val="1"/>
              <m:ctrlPr>
                <w:rPr>
                  <w:rFonts w:ascii="Cambria Math" w:hAnsi="Cambria Math"/>
                  <w:i/>
                  <w:sz w:val="24"/>
                  <w:szCs w:val="24"/>
                </w:rPr>
              </m:ctrlPr>
            </m:eqArrPr>
            <m:e>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permeate</m:t>
                  </m:r>
                </m:sub>
              </m:sSub>
              <m:r>
                <w:rPr>
                  <w:rFonts w:ascii="Cambria Math" w:hAnsi="Cambria Math"/>
                  <w:sz w:val="24"/>
                  <w:szCs w:val="24"/>
                </w:rPr>
                <m:t>=P(z=0)-</m:t>
              </m:r>
              <m:f>
                <m:fPr>
                  <m:ctrlPr>
                    <w:rPr>
                      <w:rFonts w:ascii="Cambria Math" w:hAnsi="Cambria Math"/>
                      <w:i/>
                      <w:sz w:val="24"/>
                      <w:szCs w:val="24"/>
                    </w:rPr>
                  </m:ctrlPr>
                </m:fPr>
                <m:num>
                  <m:r>
                    <w:rPr>
                      <w:rFonts w:ascii="Cambria Math" w:hAnsi="Cambria Math"/>
                      <w:sz w:val="24"/>
                      <w:szCs w:val="24"/>
                    </w:rPr>
                    <m:t>R</m:t>
                  </m:r>
                </m:num>
                <m:den>
                  <m:r>
                    <w:rPr>
                      <w:rFonts w:ascii="Cambria Math" w:hAnsi="Cambria Math"/>
                      <w:sz w:val="24"/>
                      <w:szCs w:val="24"/>
                    </w:rPr>
                    <m:t>2Lκ</m:t>
                  </m:r>
                </m:den>
              </m:f>
              <m:d>
                <m:dPr>
                  <m:begChr m:val="["/>
                  <m:endChr m:val="]"/>
                  <m:ctrlPr>
                    <w:rPr>
                      <w:rFonts w:ascii="Cambria Math" w:hAnsi="Cambria Math"/>
                      <w:i/>
                      <w:sz w:val="24"/>
                      <w:szCs w:val="24"/>
                    </w:rPr>
                  </m:ctrlPr>
                </m:dPr>
                <m:e>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p</m:t>
                          </m:r>
                        </m:sub>
                      </m:sSub>
                    </m:num>
                    <m:den>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fibers</m:t>
                          </m:r>
                        </m:sub>
                      </m:sSub>
                      <m:r>
                        <w:rPr>
                          <w:rFonts w:ascii="Cambria Math" w:hAnsi="Cambria Math"/>
                          <w:sz w:val="24"/>
                          <w:szCs w:val="24"/>
                        </w:rPr>
                        <m:t>π</m:t>
                      </m:r>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2</m:t>
                          </m:r>
                        </m:sup>
                      </m:sSup>
                    </m:den>
                  </m:f>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0</m:t>
                      </m:r>
                    </m:sub>
                  </m:sSub>
                  <m:r>
                    <w:rPr>
                      <w:rFonts w:ascii="Cambria Math" w:hAnsi="Cambria Math"/>
                      <w:sz w:val="24"/>
                      <w:szCs w:val="24"/>
                    </w:rPr>
                    <m:t>Cosh</m:t>
                  </m:r>
                  <m:d>
                    <m:dPr>
                      <m:ctrlPr>
                        <w:rPr>
                          <w:rFonts w:ascii="Cambria Math" w:hAnsi="Cambria Math"/>
                          <w:i/>
                          <w:sz w:val="24"/>
                          <w:szCs w:val="24"/>
                        </w:rPr>
                      </m:ctrlPr>
                    </m:dPr>
                    <m:e>
                      <m:rad>
                        <m:radPr>
                          <m:degHide m:val="1"/>
                          <m:ctrlPr>
                            <w:rPr>
                              <w:rFonts w:ascii="Cambria Math" w:hAnsi="Cambria Math"/>
                              <w:i/>
                              <w:sz w:val="24"/>
                              <w:szCs w:val="24"/>
                            </w:rPr>
                          </m:ctrlPr>
                        </m:radPr>
                        <m:deg/>
                        <m:e>
                          <m:f>
                            <m:fPr>
                              <m:ctrlPr>
                                <w:rPr>
                                  <w:rFonts w:ascii="Cambria Math" w:hAnsi="Cambria Math"/>
                                  <w:i/>
                                  <w:sz w:val="24"/>
                                  <w:szCs w:val="24"/>
                                </w:rPr>
                              </m:ctrlPr>
                            </m:fPr>
                            <m:num>
                              <m:r>
                                <w:rPr>
                                  <w:rFonts w:ascii="Cambria Math" w:hAnsi="Cambria Math"/>
                                  <w:sz w:val="24"/>
                                  <w:szCs w:val="24"/>
                                </w:rPr>
                                <m:t>16μκ</m:t>
                              </m:r>
                            </m:num>
                            <m:den>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3</m:t>
                                  </m:r>
                                </m:sup>
                              </m:sSup>
                            </m:den>
                          </m:f>
                        </m:e>
                      </m:rad>
                      <m:r>
                        <w:rPr>
                          <w:rFonts w:ascii="Cambria Math" w:hAnsi="Cambria Math"/>
                          <w:sz w:val="24"/>
                          <w:szCs w:val="24"/>
                        </w:rPr>
                        <m:t>L</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0</m:t>
                      </m:r>
                    </m:sub>
                  </m:sSub>
                  <m:r>
                    <w:rPr>
                      <w:rFonts w:ascii="Cambria Math" w:hAnsi="Cambria Math"/>
                      <w:sz w:val="24"/>
                      <w:szCs w:val="24"/>
                    </w:rPr>
                    <m:t xml:space="preserve"> </m:t>
                  </m:r>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16</m:t>
                  </m:r>
                </m:e>
              </m:d>
            </m:e>
          </m:eqArr>
        </m:oMath>
      </m:oMathPara>
    </w:p>
    <w:p w14:paraId="5C129FCD" w14:textId="335397DA" w:rsidR="009A7186" w:rsidRPr="00F22143" w:rsidRDefault="009A7186" w:rsidP="005B3252">
      <w:pPr>
        <w:spacing w:line="480" w:lineRule="auto"/>
        <w:ind w:firstLine="0"/>
        <w:jc w:val="left"/>
        <w:rPr>
          <w:sz w:val="24"/>
          <w:szCs w:val="24"/>
        </w:rPr>
      </w:pPr>
      <w:r w:rsidRPr="00F22143">
        <w:rPr>
          <w:sz w:val="24"/>
          <w:szCs w:val="24"/>
        </w:rPr>
        <w:t xml:space="preserve">The flow through the membrane in each </w:t>
      </w:r>
      <w:r w:rsidR="002D5643">
        <w:rPr>
          <w:sz w:val="24"/>
          <w:szCs w:val="24"/>
        </w:rPr>
        <w:t>partition</w:t>
      </w:r>
      <w:r w:rsidRPr="00F22143">
        <w:rPr>
          <w:sz w:val="24"/>
          <w:szCs w:val="24"/>
        </w:rPr>
        <w:t xml:space="preserve"> is given by Darcy’s law: </w:t>
      </w:r>
    </w:p>
    <w:p w14:paraId="60176232" w14:textId="63EBEDC9" w:rsidR="00EF431F" w:rsidRPr="00F22143" w:rsidRDefault="00000000" w:rsidP="005B3252">
      <w:pPr>
        <w:spacing w:line="480" w:lineRule="auto"/>
        <w:ind w:firstLine="0"/>
        <w:jc w:val="left"/>
        <w:rPr>
          <w:sz w:val="24"/>
          <w:szCs w:val="24"/>
        </w:rPr>
      </w:pPr>
      <m:oMathPara>
        <m:oMath>
          <m:eqArr>
            <m:eqArrPr>
              <m:maxDist m:val="1"/>
              <m:ctrlPr>
                <w:rPr>
                  <w:rFonts w:ascii="Cambria Math" w:hAnsi="Cambria Math"/>
                  <w:i/>
                  <w:sz w:val="24"/>
                  <w:szCs w:val="24"/>
                </w:rPr>
              </m:ctrlPr>
            </m:eqArrPr>
            <m:e>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p,z</m:t>
                  </m:r>
                </m:sub>
              </m:sSub>
              <m:d>
                <m:dPr>
                  <m:ctrlPr>
                    <w:rPr>
                      <w:rFonts w:ascii="Cambria Math" w:hAnsi="Cambria Math"/>
                      <w:i/>
                      <w:sz w:val="24"/>
                      <w:szCs w:val="24"/>
                    </w:rPr>
                  </m:ctrlPr>
                </m:dPr>
                <m:e>
                  <m:r>
                    <w:rPr>
                      <w:rFonts w:ascii="Cambria Math" w:hAnsi="Cambria Math"/>
                      <w:sz w:val="24"/>
                      <w:szCs w:val="24"/>
                    </w:rPr>
                    <m:t>z,t</m:t>
                  </m:r>
                </m:e>
              </m:d>
              <m:r>
                <w:rPr>
                  <w:rFonts w:ascii="Cambria Math" w:hAnsi="Cambria Math"/>
                  <w:sz w:val="24"/>
                  <w:szCs w:val="24"/>
                </w:rPr>
                <m:t xml:space="preserve">= </m:t>
              </m:r>
              <m:f>
                <m:fPr>
                  <m:ctrlPr>
                    <w:rPr>
                      <w:rFonts w:ascii="Cambria Math" w:hAnsi="Cambria Math"/>
                      <w:i/>
                      <w:sz w:val="24"/>
                      <w:szCs w:val="24"/>
                    </w:rPr>
                  </m:ctrlPr>
                </m:fPr>
                <m:num>
                  <m:r>
                    <w:rPr>
                      <w:rFonts w:ascii="Cambria Math" w:hAnsi="Cambria Math"/>
                      <w:sz w:val="24"/>
                      <w:szCs w:val="24"/>
                    </w:rPr>
                    <m:t>ΔP</m:t>
                  </m:r>
                  <m:d>
                    <m:dPr>
                      <m:ctrlPr>
                        <w:rPr>
                          <w:rFonts w:ascii="Cambria Math" w:hAnsi="Cambria Math"/>
                          <w:i/>
                          <w:sz w:val="24"/>
                          <w:szCs w:val="24"/>
                        </w:rPr>
                      </m:ctrlPr>
                    </m:dPr>
                    <m:e>
                      <m:r>
                        <w:rPr>
                          <w:rFonts w:ascii="Cambria Math" w:hAnsi="Cambria Math"/>
                          <w:sz w:val="24"/>
                          <w:szCs w:val="24"/>
                        </w:rPr>
                        <m:t>z,t</m:t>
                      </m:r>
                    </m:e>
                  </m:d>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m</m:t>
                      </m:r>
                    </m:sub>
                  </m:sSub>
                  <m:d>
                    <m:dPr>
                      <m:ctrlPr>
                        <w:rPr>
                          <w:rFonts w:ascii="Cambria Math" w:hAnsi="Cambria Math"/>
                          <w:i/>
                          <w:sz w:val="24"/>
                          <w:szCs w:val="24"/>
                        </w:rPr>
                      </m:ctrlPr>
                    </m:dPr>
                    <m:e>
                      <m:r>
                        <w:rPr>
                          <w:rFonts w:ascii="Cambria Math" w:hAnsi="Cambria Math"/>
                          <w:sz w:val="24"/>
                          <w:szCs w:val="24"/>
                        </w:rPr>
                        <m:t>z,t</m:t>
                      </m:r>
                    </m:e>
                  </m:d>
                </m:num>
                <m:den>
                  <m:r>
                    <w:rPr>
                      <w:rFonts w:ascii="Cambria Math" w:hAnsi="Cambria Math"/>
                      <w:sz w:val="24"/>
                      <w:szCs w:val="24"/>
                    </w:rPr>
                    <m:t>μ</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m</m:t>
                      </m:r>
                    </m:sub>
                  </m:sSub>
                  <m:d>
                    <m:dPr>
                      <m:ctrlPr>
                        <w:rPr>
                          <w:rFonts w:ascii="Cambria Math" w:hAnsi="Cambria Math"/>
                          <w:i/>
                          <w:sz w:val="24"/>
                          <w:szCs w:val="24"/>
                        </w:rPr>
                      </m:ctrlPr>
                    </m:dPr>
                    <m:e>
                      <m:r>
                        <w:rPr>
                          <w:rFonts w:ascii="Cambria Math" w:hAnsi="Cambria Math"/>
                          <w:sz w:val="24"/>
                          <w:szCs w:val="24"/>
                        </w:rPr>
                        <m:t>z,t</m:t>
                      </m:r>
                    </m:e>
                  </m:d>
                </m:den>
              </m:f>
              <m:r>
                <w:rPr>
                  <w:rFonts w:ascii="Cambria Math" w:hAnsi="Cambria Math"/>
                  <w:sz w:val="24"/>
                  <w:szCs w:val="24"/>
                </w:rPr>
                <m:t>=κ</m:t>
              </m:r>
              <m:d>
                <m:dPr>
                  <m:ctrlPr>
                    <w:rPr>
                      <w:rFonts w:ascii="Cambria Math" w:hAnsi="Cambria Math"/>
                      <w:i/>
                      <w:sz w:val="24"/>
                      <w:szCs w:val="24"/>
                    </w:rPr>
                  </m:ctrlPr>
                </m:dPr>
                <m:e>
                  <m:r>
                    <w:rPr>
                      <w:rFonts w:ascii="Cambria Math" w:hAnsi="Cambria Math"/>
                      <w:sz w:val="24"/>
                      <w:szCs w:val="24"/>
                    </w:rPr>
                    <m:t>z,t</m:t>
                  </m:r>
                </m:e>
              </m:d>
              <m:r>
                <w:rPr>
                  <w:rFonts w:ascii="Cambria Math" w:hAnsi="Cambria Math"/>
                  <w:sz w:val="24"/>
                  <w:szCs w:val="24"/>
                </w:rPr>
                <m:t>ΔP</m:t>
              </m:r>
              <m:d>
                <m:dPr>
                  <m:ctrlPr>
                    <w:rPr>
                      <w:rFonts w:ascii="Cambria Math" w:hAnsi="Cambria Math"/>
                      <w:i/>
                      <w:sz w:val="24"/>
                      <w:szCs w:val="24"/>
                    </w:rPr>
                  </m:ctrlPr>
                </m:dPr>
                <m:e>
                  <m:r>
                    <w:rPr>
                      <w:rFonts w:ascii="Cambria Math" w:hAnsi="Cambria Math"/>
                      <w:sz w:val="24"/>
                      <w:szCs w:val="24"/>
                    </w:rPr>
                    <m:t>z,t</m:t>
                  </m:r>
                </m:e>
              </m:d>
              <m:r>
                <w:ins w:id="150" w:author="Dhingra, Ashna" w:date="2025-03-17T17:14:00Z">
                  <w:rPr>
                    <w:rFonts w:ascii="Cambria Math" w:hAnsi="Cambria Math"/>
                    <w:sz w:val="24"/>
                    <w:szCs w:val="24"/>
                  </w:rPr>
                  <m:t>×2πR</m:t>
                </w:ins>
              </m:r>
              <m:sSub>
                <m:sSubPr>
                  <m:ctrlPr>
                    <w:del w:id="151" w:author="Dhingra, Ashna" w:date="2025-03-17T17:13:00Z">
                      <w:rPr>
                        <w:rFonts w:ascii="Cambria Math" w:hAnsi="Cambria Math"/>
                        <w:i/>
                        <w:sz w:val="24"/>
                        <w:szCs w:val="24"/>
                      </w:rPr>
                    </w:del>
                  </m:ctrlPr>
                </m:sSubPr>
                <m:e>
                  <m:r>
                    <w:del w:id="152" w:author="Dhingra, Ashna" w:date="2025-03-17T17:13:00Z">
                      <w:rPr>
                        <w:rFonts w:ascii="Cambria Math" w:hAnsi="Cambria Math"/>
                        <w:sz w:val="24"/>
                        <w:szCs w:val="24"/>
                      </w:rPr>
                      <m:t>a</m:t>
                    </w:del>
                  </m:r>
                </m:e>
                <m:sub>
                  <m:r>
                    <w:del w:id="153" w:author="Dhingra, Ashna" w:date="2025-03-17T17:13:00Z">
                      <w:rPr>
                        <w:rFonts w:ascii="Cambria Math" w:hAnsi="Cambria Math"/>
                        <w:sz w:val="24"/>
                        <w:szCs w:val="24"/>
                      </w:rPr>
                      <m:t>m</m:t>
                    </w:del>
                  </m:r>
                </m:sub>
              </m:sSub>
              <m:d>
                <m:dPr>
                  <m:ctrlPr>
                    <w:del w:id="154" w:author="Dhingra, Ashna" w:date="2025-03-17T17:13:00Z">
                      <w:rPr>
                        <w:rFonts w:ascii="Cambria Math" w:hAnsi="Cambria Math"/>
                        <w:i/>
                        <w:sz w:val="24"/>
                        <w:szCs w:val="24"/>
                      </w:rPr>
                    </w:del>
                  </m:ctrlPr>
                </m:dPr>
                <m:e>
                  <m:r>
                    <w:del w:id="155" w:author="Dhingra, Ashna" w:date="2025-03-17T17:13:00Z">
                      <w:rPr>
                        <w:rFonts w:ascii="Cambria Math" w:hAnsi="Cambria Math"/>
                        <w:sz w:val="24"/>
                        <w:szCs w:val="24"/>
                      </w:rPr>
                      <m:t>z,t</m:t>
                    </w:del>
                  </m:r>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13</m:t>
                  </m:r>
                </m:e>
              </m:d>
            </m:e>
          </m:eqArr>
        </m:oMath>
      </m:oMathPara>
    </w:p>
    <w:p w14:paraId="5FDD24E3" w14:textId="47CFE4FC" w:rsidR="009A7186" w:rsidRPr="00F22143" w:rsidRDefault="009A7186" w:rsidP="008B0965">
      <w:pPr>
        <w:spacing w:line="480" w:lineRule="auto"/>
        <w:ind w:firstLine="0"/>
        <w:jc w:val="left"/>
        <w:rPr>
          <w:sz w:val="24"/>
          <w:szCs w:val="24"/>
        </w:rPr>
      </w:pPr>
      <w:r w:rsidRPr="00F22143">
        <w:rPr>
          <w:sz w:val="24"/>
          <w:szCs w:val="24"/>
        </w:rPr>
        <w:lastRenderedPageBreak/>
        <w:t xml:space="preserve">Here, </w:t>
      </w:r>
      <w:r w:rsidRPr="00F22143">
        <w:rPr>
          <w:rFonts w:cs="Times"/>
          <w:sz w:val="24"/>
          <w:szCs w:val="24"/>
        </w:rPr>
        <w:t>Δ</w:t>
      </w:r>
      <w:r w:rsidRPr="00F22143">
        <w:rPr>
          <w:sz w:val="24"/>
          <w:szCs w:val="24"/>
        </w:rPr>
        <w:t xml:space="preserve">P is the local TMP within each submodule, </w:t>
      </w:r>
      <m:oMath>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m</m:t>
            </m:r>
          </m:sub>
        </m:sSub>
      </m:oMath>
      <w:r w:rsidRPr="00F22143">
        <w:rPr>
          <w:sz w:val="24"/>
          <w:szCs w:val="24"/>
        </w:rPr>
        <w:t xml:space="preserve"> is the local unfouled membrane area, and </w:t>
      </w: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m</m:t>
            </m:r>
          </m:sub>
        </m:sSub>
      </m:oMath>
      <w:r w:rsidRPr="00F22143">
        <w:rPr>
          <w:sz w:val="24"/>
          <w:szCs w:val="24"/>
        </w:rPr>
        <w:t xml:space="preserve"> is the local membrane resistance</w:t>
      </w:r>
      <w:r w:rsidR="009E27E9" w:rsidRPr="00F22143">
        <w:rPr>
          <w:sz w:val="24"/>
          <w:szCs w:val="24"/>
        </w:rPr>
        <w:t xml:space="preserve"> which is </w:t>
      </w:r>
      <w:proofErr w:type="spellStart"/>
      <w:ins w:id="156" w:author="Dhingra, Ashna" w:date="2025-03-17T17:11:00Z">
        <w:r w:rsidR="00EC17D8">
          <w:rPr>
            <w:sz w:val="24"/>
            <w:szCs w:val="24"/>
          </w:rPr>
          <w:t>inversely</w:t>
        </w:r>
      </w:ins>
      <w:del w:id="157" w:author="Dhingra, Ashna" w:date="2025-03-17T17:11:00Z">
        <w:r w:rsidR="009E27E9" w:rsidRPr="00F22143">
          <w:rPr>
            <w:sz w:val="24"/>
            <w:szCs w:val="24"/>
          </w:rPr>
          <w:delText xml:space="preserve">directly </w:delText>
        </w:r>
      </w:del>
      <w:r w:rsidR="009E27E9" w:rsidRPr="00F22143">
        <w:rPr>
          <w:sz w:val="24"/>
          <w:szCs w:val="24"/>
        </w:rPr>
        <w:t>related</w:t>
      </w:r>
      <w:proofErr w:type="spellEnd"/>
      <w:r w:rsidR="009E27E9" w:rsidRPr="00F22143">
        <w:rPr>
          <w:sz w:val="24"/>
          <w:szCs w:val="24"/>
        </w:rPr>
        <w:t xml:space="preserve"> to permeability</w:t>
      </w:r>
      <w:r w:rsidRPr="00F22143">
        <w:rPr>
          <w:sz w:val="24"/>
          <w:szCs w:val="24"/>
        </w:rPr>
        <w:t xml:space="preserve">. </w:t>
      </w:r>
      <w:r w:rsidR="008A758B" w:rsidRPr="00F22143">
        <w:rPr>
          <w:sz w:val="24"/>
          <w:szCs w:val="24"/>
        </w:rPr>
        <w:t xml:space="preserve">The total flow through the membrane (permeate flow) is given </w:t>
      </w:r>
      <w:r w:rsidR="0074419D" w:rsidRPr="00F22143">
        <w:rPr>
          <w:sz w:val="24"/>
          <w:szCs w:val="24"/>
        </w:rPr>
        <w:t>by the following equation which</w:t>
      </w:r>
      <w:ins w:id="158" w:author="Dhingra, Ashna" w:date="2025-03-17T17:20:00Z">
        <w:r w:rsidR="0074419D" w:rsidRPr="00F22143">
          <w:rPr>
            <w:sz w:val="24"/>
            <w:szCs w:val="24"/>
          </w:rPr>
          <w:t xml:space="preserve"> </w:t>
        </w:r>
        <w:r w:rsidR="00497763">
          <w:rPr>
            <w:sz w:val="24"/>
            <w:szCs w:val="24"/>
          </w:rPr>
          <w:t>is</w:t>
        </w:r>
      </w:ins>
      <w:r w:rsidR="0074419D" w:rsidRPr="00F22143">
        <w:rPr>
          <w:sz w:val="24"/>
          <w:szCs w:val="24"/>
        </w:rPr>
        <w:t xml:space="preserve"> integrated numerically</w:t>
      </w:r>
      <w:r w:rsidR="008A758B" w:rsidRPr="00F22143">
        <w:rPr>
          <w:sz w:val="24"/>
          <w:szCs w:val="24"/>
        </w:rPr>
        <w:t xml:space="preserve">: </w:t>
      </w:r>
    </w:p>
    <w:p w14:paraId="53A606B9" w14:textId="321D33DB" w:rsidR="00215DA9" w:rsidRPr="00F22143" w:rsidRDefault="00000000" w:rsidP="008B0965">
      <w:pPr>
        <w:spacing w:line="480" w:lineRule="auto"/>
        <w:ind w:firstLine="0"/>
        <w:jc w:val="left"/>
        <w:rPr>
          <w:sz w:val="24"/>
          <w:szCs w:val="24"/>
        </w:rPr>
      </w:pPr>
      <m:oMathPara>
        <m:oMath>
          <m:eqArr>
            <m:eqArrPr>
              <m:maxDist m:val="1"/>
              <m:ctrlPr>
                <w:rPr>
                  <w:rFonts w:ascii="Cambria Math" w:hAnsi="Cambria Math"/>
                  <w:i/>
                  <w:sz w:val="24"/>
                  <w:szCs w:val="24"/>
                </w:rPr>
              </m:ctrlPr>
            </m:eqArrPr>
            <m:e>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p</m:t>
                  </m:r>
                </m:sub>
              </m:sSub>
              <m:r>
                <w:rPr>
                  <w:rFonts w:ascii="Cambria Math" w:hAnsi="Cambria Math"/>
                  <w:sz w:val="24"/>
                  <w:szCs w:val="24"/>
                </w:rPr>
                <m:t>=</m:t>
              </m:r>
              <m:nary>
                <m:naryPr>
                  <m:limLoc m:val="subSup"/>
                  <m:ctrlPr>
                    <w:rPr>
                      <w:rFonts w:ascii="Cambria Math" w:hAnsi="Cambria Math"/>
                      <w:i/>
                      <w:sz w:val="24"/>
                      <w:szCs w:val="24"/>
                    </w:rPr>
                  </m:ctrlPr>
                </m:naryPr>
                <m:sub>
                  <m:r>
                    <w:rPr>
                      <w:rFonts w:ascii="Cambria Math" w:hAnsi="Cambria Math"/>
                      <w:sz w:val="24"/>
                      <w:szCs w:val="24"/>
                    </w:rPr>
                    <m:t>z=0</m:t>
                  </m:r>
                </m:sub>
                <m:sup>
                  <m:r>
                    <w:rPr>
                      <w:rFonts w:ascii="Cambria Math" w:hAnsi="Cambria Math"/>
                      <w:sz w:val="24"/>
                      <w:szCs w:val="24"/>
                    </w:rPr>
                    <m:t>z=L</m:t>
                  </m:r>
                </m:sup>
                <m:e>
                  <m:f>
                    <m:fPr>
                      <m:ctrlPr>
                        <w:rPr>
                          <w:rFonts w:ascii="Cambria Math" w:hAnsi="Cambria Math"/>
                          <w:i/>
                          <w:sz w:val="24"/>
                          <w:szCs w:val="24"/>
                        </w:rPr>
                      </m:ctrlPr>
                    </m:fPr>
                    <m:num>
                      <m:r>
                        <w:rPr>
                          <w:rFonts w:ascii="Cambria Math" w:hAnsi="Cambria Math"/>
                          <w:sz w:val="24"/>
                          <w:szCs w:val="24"/>
                        </w:rPr>
                        <m:t>ΔP</m:t>
                      </m:r>
                      <m:d>
                        <m:dPr>
                          <m:ctrlPr>
                            <w:rPr>
                              <w:rFonts w:ascii="Cambria Math" w:hAnsi="Cambria Math"/>
                              <w:i/>
                              <w:sz w:val="24"/>
                              <w:szCs w:val="24"/>
                            </w:rPr>
                          </m:ctrlPr>
                        </m:dPr>
                        <m:e>
                          <m:r>
                            <w:rPr>
                              <w:rFonts w:ascii="Cambria Math" w:hAnsi="Cambria Math"/>
                              <w:sz w:val="24"/>
                              <w:szCs w:val="24"/>
                            </w:rPr>
                            <m:t>z,t</m:t>
                          </m:r>
                        </m:e>
                      </m:d>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frac</m:t>
                          </m:r>
                        </m:sub>
                      </m:sSub>
                      <m:d>
                        <m:dPr>
                          <m:ctrlPr>
                            <w:rPr>
                              <w:rFonts w:ascii="Cambria Math" w:hAnsi="Cambria Math"/>
                              <w:i/>
                              <w:sz w:val="24"/>
                              <w:szCs w:val="24"/>
                            </w:rPr>
                          </m:ctrlPr>
                        </m:dPr>
                        <m:e>
                          <m:r>
                            <w:rPr>
                              <w:rFonts w:ascii="Cambria Math" w:hAnsi="Cambria Math"/>
                              <w:sz w:val="24"/>
                              <w:szCs w:val="24"/>
                            </w:rPr>
                            <m:t>z,t</m:t>
                          </m:r>
                        </m:e>
                      </m:d>
                    </m:num>
                    <m:den>
                      <m:r>
                        <w:rPr>
                          <w:rFonts w:ascii="Cambria Math" w:hAnsi="Cambria Math"/>
                          <w:sz w:val="24"/>
                          <w:szCs w:val="24"/>
                        </w:rPr>
                        <m:t>μ</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m</m:t>
                          </m:r>
                        </m:sub>
                      </m:sSub>
                      <m:d>
                        <m:dPr>
                          <m:ctrlPr>
                            <w:rPr>
                              <w:rFonts w:ascii="Cambria Math" w:hAnsi="Cambria Math"/>
                              <w:i/>
                              <w:sz w:val="24"/>
                              <w:szCs w:val="24"/>
                            </w:rPr>
                          </m:ctrlPr>
                        </m:dPr>
                        <m:e>
                          <m:r>
                            <w:rPr>
                              <w:rFonts w:ascii="Cambria Math" w:hAnsi="Cambria Math"/>
                              <w:sz w:val="24"/>
                              <w:szCs w:val="24"/>
                            </w:rPr>
                            <m:t>z,t</m:t>
                          </m:r>
                        </m:e>
                      </m:d>
                    </m:den>
                  </m:f>
                </m:e>
              </m:nary>
              <m:r>
                <w:rPr>
                  <w:rFonts w:ascii="Cambria Math" w:hAnsi="Cambria Math"/>
                  <w:sz w:val="24"/>
                  <w:szCs w:val="24"/>
                </w:rPr>
                <m:t>2πR</m:t>
              </m:r>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fibers</m:t>
                  </m:r>
                </m:sub>
              </m:sSub>
              <m:r>
                <w:rPr>
                  <w:rFonts w:ascii="Cambria Math" w:hAnsi="Cambria Math"/>
                  <w:sz w:val="24"/>
                  <w:szCs w:val="24"/>
                </w:rPr>
                <m:t>dz #</m:t>
              </m:r>
              <m:d>
                <m:dPr>
                  <m:ctrlPr>
                    <w:rPr>
                      <w:rFonts w:ascii="Cambria Math" w:hAnsi="Cambria Math"/>
                      <w:i/>
                      <w:sz w:val="24"/>
                      <w:szCs w:val="24"/>
                    </w:rPr>
                  </m:ctrlPr>
                </m:dPr>
                <m:e>
                  <m:r>
                    <w:rPr>
                      <w:rFonts w:ascii="Cambria Math" w:hAnsi="Cambria Math"/>
                      <w:sz w:val="24"/>
                      <w:szCs w:val="24"/>
                    </w:rPr>
                    <m:t>14</m:t>
                  </m:r>
                </m:e>
              </m:d>
            </m:e>
          </m:eqArr>
        </m:oMath>
      </m:oMathPara>
    </w:p>
    <w:p w14:paraId="1B2CA0F1" w14:textId="70411198" w:rsidR="00957D03" w:rsidRDefault="00957D03" w:rsidP="008B0965">
      <w:pPr>
        <w:pStyle w:val="Subsectionheading"/>
        <w:spacing w:before="0" w:after="0" w:line="480" w:lineRule="auto"/>
      </w:pPr>
      <w:r>
        <w:t xml:space="preserve">Sieving Model </w:t>
      </w:r>
    </w:p>
    <w:p w14:paraId="0B4CF732" w14:textId="57376744" w:rsidR="00A704D7" w:rsidRPr="00F22143" w:rsidRDefault="00A704D7" w:rsidP="008B0965">
      <w:pPr>
        <w:spacing w:line="480" w:lineRule="auto"/>
        <w:ind w:firstLine="0"/>
        <w:rPr>
          <w:sz w:val="24"/>
          <w:szCs w:val="24"/>
        </w:rPr>
      </w:pPr>
      <w:r w:rsidRPr="00F22143">
        <w:rPr>
          <w:sz w:val="24"/>
          <w:szCs w:val="24"/>
        </w:rPr>
        <w:t xml:space="preserve">The membrane pore diameter </w:t>
      </w:r>
      <w:r w:rsidR="000A3C81" w:rsidRPr="00F22143">
        <w:rPr>
          <w:sz w:val="24"/>
          <w:szCs w:val="24"/>
        </w:rPr>
        <w:t xml:space="preserve">reduces over time as the pores foul due to standard pore constriction. </w:t>
      </w:r>
      <w:r w:rsidR="00D37C9A" w:rsidRPr="00F22143">
        <w:rPr>
          <w:sz w:val="24"/>
          <w:szCs w:val="24"/>
        </w:rPr>
        <w:t>W</w:t>
      </w:r>
      <w:r w:rsidR="000A3C81" w:rsidRPr="00F22143">
        <w:rPr>
          <w:sz w:val="24"/>
          <w:szCs w:val="24"/>
        </w:rPr>
        <w:t xml:space="preserve">hen the pore size is </w:t>
      </w:r>
      <w:r w:rsidR="006713A9" w:rsidRPr="00F22143">
        <w:rPr>
          <w:sz w:val="24"/>
          <w:szCs w:val="24"/>
        </w:rPr>
        <w:t>similar</w:t>
      </w:r>
      <w:commentRangeStart w:id="159"/>
      <w:commentRangeStart w:id="160"/>
      <w:commentRangeEnd w:id="159"/>
      <w:r w:rsidR="00AD5E53" w:rsidRPr="00F22143">
        <w:rPr>
          <w:rStyle w:val="CommentReference"/>
          <w:sz w:val="24"/>
          <w:szCs w:val="24"/>
        </w:rPr>
        <w:commentReference w:id="159"/>
      </w:r>
      <w:commentRangeEnd w:id="160"/>
      <w:r w:rsidR="006713A9" w:rsidRPr="00F22143">
        <w:rPr>
          <w:rStyle w:val="CommentReference"/>
          <w:sz w:val="24"/>
          <w:szCs w:val="24"/>
        </w:rPr>
        <w:commentReference w:id="160"/>
      </w:r>
      <w:r w:rsidR="006713A9" w:rsidRPr="00F22143">
        <w:rPr>
          <w:sz w:val="24"/>
          <w:szCs w:val="24"/>
        </w:rPr>
        <w:t xml:space="preserve"> </w:t>
      </w:r>
      <w:r w:rsidR="000A3C81" w:rsidRPr="00F22143">
        <w:rPr>
          <w:sz w:val="24"/>
          <w:szCs w:val="24"/>
        </w:rPr>
        <w:t xml:space="preserve">or smaller than the product size, the transport of product through the pore stops. Bolton et al. describe the canonical approach, which is to introduce a sieving coefficient, </w:t>
      </w:r>
      <w:r w:rsidR="000A3C81" w:rsidRPr="00F22143">
        <w:rPr>
          <w:rFonts w:ascii="Cambria Math" w:hAnsi="Cambria Math" w:cs="Cambria Math"/>
          <w:sz w:val="24"/>
          <w:szCs w:val="24"/>
        </w:rPr>
        <w:t>𝑆</w:t>
      </w:r>
      <w:r w:rsidR="009D1698" w:rsidRPr="00F22143">
        <w:rPr>
          <w:rFonts w:ascii="Cambria Math" w:hAnsi="Cambria Math" w:cs="Cambria Math"/>
          <w:sz w:val="24"/>
          <w:szCs w:val="24"/>
        </w:rPr>
        <w:t xml:space="preserve"> </w:t>
      </w:r>
      <w:sdt>
        <w:sdtPr>
          <w:rPr>
            <w:rFonts w:ascii="Cambria Math" w:hAnsi="Cambria Math" w:cs="Cambria Math"/>
            <w:sz w:val="24"/>
            <w:szCs w:val="24"/>
          </w:rPr>
          <w:id w:val="1607928814"/>
          <w:citation/>
        </w:sdtPr>
        <w:sdtContent>
          <w:r w:rsidR="009D1698" w:rsidRPr="00F22143">
            <w:rPr>
              <w:rFonts w:ascii="Cambria Math" w:hAnsi="Cambria Math" w:cs="Cambria Math"/>
              <w:sz w:val="24"/>
              <w:szCs w:val="24"/>
            </w:rPr>
            <w:fldChar w:fldCharType="begin"/>
          </w:r>
          <w:r w:rsidR="009D1698" w:rsidRPr="00F22143">
            <w:rPr>
              <w:rFonts w:ascii="Cambria Math" w:hAnsi="Cambria Math" w:cs="Cambria Math"/>
              <w:sz w:val="24"/>
              <w:szCs w:val="24"/>
            </w:rPr>
            <w:instrText xml:space="preserve"> CITATION Bol17 \l 1033 </w:instrText>
          </w:r>
          <w:r w:rsidR="009D1698" w:rsidRPr="00F22143">
            <w:rPr>
              <w:rFonts w:ascii="Cambria Math" w:hAnsi="Cambria Math" w:cs="Cambria Math"/>
              <w:sz w:val="24"/>
              <w:szCs w:val="24"/>
            </w:rPr>
            <w:fldChar w:fldCharType="separate"/>
          </w:r>
          <w:r>
            <w:rPr>
              <w:rFonts w:ascii="Cambria Math" w:hAnsi="Cambria Math" w:cs="Cambria Math"/>
              <w:noProof/>
              <w:sz w:val="24"/>
              <w:szCs w:val="24"/>
            </w:rPr>
            <w:t>(Bolton &amp; Apostolidis, 2017)</w:t>
          </w:r>
          <w:r w:rsidR="009D1698" w:rsidRPr="00F22143">
            <w:rPr>
              <w:rFonts w:ascii="Cambria Math" w:hAnsi="Cambria Math" w:cs="Cambria Math"/>
              <w:sz w:val="24"/>
              <w:szCs w:val="24"/>
            </w:rPr>
            <w:fldChar w:fldCharType="end"/>
          </w:r>
        </w:sdtContent>
      </w:sdt>
      <w:r w:rsidR="000A3C81" w:rsidRPr="00F22143">
        <w:rPr>
          <w:sz w:val="24"/>
          <w:szCs w:val="24"/>
        </w:rPr>
        <w:t>.</w:t>
      </w:r>
      <w:r w:rsidR="00E973A1" w:rsidRPr="00F22143">
        <w:rPr>
          <w:sz w:val="24"/>
          <w:szCs w:val="24"/>
        </w:rPr>
        <w:t xml:space="preserve"> The sieving coefficient varies </w:t>
      </w:r>
      <w:r w:rsidR="00D37C9A" w:rsidRPr="00F22143">
        <w:rPr>
          <w:sz w:val="24"/>
          <w:szCs w:val="24"/>
        </w:rPr>
        <w:t xml:space="preserve">spatially and temporally since membrane pore size varies as such. </w:t>
      </w:r>
    </w:p>
    <w:p w14:paraId="262A64A2" w14:textId="6916FEE6" w:rsidR="00EF431F" w:rsidRPr="00F22143" w:rsidRDefault="00000000" w:rsidP="008B0965">
      <w:pPr>
        <w:spacing w:line="480" w:lineRule="auto"/>
        <w:ind w:firstLine="0"/>
        <w:rPr>
          <w:sz w:val="24"/>
          <w:szCs w:val="24"/>
        </w:rPr>
      </w:pPr>
      <m:oMathPara>
        <m:oMath>
          <m:eqArr>
            <m:eqArrPr>
              <m:maxDist m:val="1"/>
              <m:ctrlPr>
                <w:rPr>
                  <w:rFonts w:ascii="Cambria Math" w:hAnsi="Cambria Math"/>
                  <w:i/>
                  <w:sz w:val="24"/>
                  <w:szCs w:val="24"/>
                </w:rPr>
              </m:ctrlPr>
            </m:eqArrPr>
            <m:e>
              <m:r>
                <w:rPr>
                  <w:rFonts w:ascii="Cambria Math" w:hAnsi="Cambria Math"/>
                  <w:sz w:val="24"/>
                  <w:szCs w:val="24"/>
                </w:rPr>
                <m:t>S</m:t>
              </m:r>
              <m:d>
                <m:dPr>
                  <m:ctrlPr>
                    <w:rPr>
                      <w:rFonts w:ascii="Cambria Math" w:hAnsi="Cambria Math"/>
                      <w:i/>
                      <w:sz w:val="24"/>
                      <w:szCs w:val="24"/>
                    </w:rPr>
                  </m:ctrlPr>
                </m:dPr>
                <m:e>
                  <m:r>
                    <w:rPr>
                      <w:rFonts w:ascii="Cambria Math" w:hAnsi="Cambria Math"/>
                      <w:sz w:val="24"/>
                      <w:szCs w:val="24"/>
                    </w:rPr>
                    <m:t>z,t</m:t>
                  </m:r>
                </m:e>
              </m:d>
              <m:r>
                <w:rPr>
                  <w:rFonts w:ascii="Cambria Math" w:hAnsi="Cambria Math"/>
                  <w:sz w:val="24"/>
                  <w:szCs w:val="24"/>
                </w:rPr>
                <m:t xml:space="preserve">= </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permeate</m:t>
                      </m:r>
                    </m:sub>
                  </m:sSub>
                  <m:d>
                    <m:dPr>
                      <m:ctrlPr>
                        <w:rPr>
                          <w:rFonts w:ascii="Cambria Math" w:hAnsi="Cambria Math"/>
                          <w:i/>
                          <w:sz w:val="24"/>
                          <w:szCs w:val="24"/>
                        </w:rPr>
                      </m:ctrlPr>
                    </m:dPr>
                    <m:e>
                      <m:r>
                        <w:rPr>
                          <w:rFonts w:ascii="Cambria Math" w:hAnsi="Cambria Math"/>
                          <w:sz w:val="24"/>
                          <w:szCs w:val="24"/>
                        </w:rPr>
                        <m:t>z,t</m:t>
                      </m:r>
                    </m:e>
                  </m:d>
                </m:num>
                <m:den>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lumen</m:t>
                      </m:r>
                    </m:sub>
                  </m:sSub>
                  <m:d>
                    <m:dPr>
                      <m:ctrlPr>
                        <w:rPr>
                          <w:rFonts w:ascii="Cambria Math" w:hAnsi="Cambria Math"/>
                          <w:i/>
                          <w:sz w:val="24"/>
                          <w:szCs w:val="24"/>
                        </w:rPr>
                      </m:ctrlPr>
                    </m:dPr>
                    <m:e>
                      <m:r>
                        <w:rPr>
                          <w:rFonts w:ascii="Cambria Math" w:hAnsi="Cambria Math"/>
                          <w:sz w:val="24"/>
                          <w:szCs w:val="24"/>
                        </w:rPr>
                        <m:t>z,t</m:t>
                      </m:r>
                    </m:e>
                  </m:d>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W</m:t>
                  </m:r>
                </m:num>
                <m:den>
                  <m:r>
                    <w:rPr>
                      <w:rFonts w:ascii="Cambria Math" w:hAnsi="Cambria Math"/>
                      <w:sz w:val="24"/>
                      <w:szCs w:val="24"/>
                    </w:rPr>
                    <m:t>1-</m:t>
                  </m:r>
                  <m:d>
                    <m:dPr>
                      <m:ctrlPr>
                        <w:rPr>
                          <w:rFonts w:ascii="Cambria Math" w:hAnsi="Cambria Math"/>
                          <w:i/>
                          <w:sz w:val="24"/>
                          <w:szCs w:val="24"/>
                        </w:rPr>
                      </m:ctrlPr>
                    </m:dPr>
                    <m:e>
                      <m:r>
                        <w:rPr>
                          <w:rFonts w:ascii="Cambria Math" w:hAnsi="Cambria Math"/>
                          <w:sz w:val="24"/>
                          <w:szCs w:val="24"/>
                        </w:rPr>
                        <m:t>1-W</m:t>
                      </m:r>
                    </m:e>
                  </m:d>
                  <m:func>
                    <m:funcPr>
                      <m:ctrlPr>
                        <w:rPr>
                          <w:rFonts w:ascii="Cambria Math" w:hAnsi="Cambria Math"/>
                          <w:i/>
                          <w:sz w:val="24"/>
                          <w:szCs w:val="24"/>
                        </w:rPr>
                      </m:ctrlPr>
                    </m:funcPr>
                    <m:fName>
                      <m:r>
                        <m:rPr>
                          <m:sty m:val="p"/>
                        </m:rPr>
                        <w:rPr>
                          <w:rFonts w:ascii="Cambria Math" w:hAnsi="Cambria Math"/>
                          <w:sz w:val="24"/>
                          <w:szCs w:val="24"/>
                        </w:rPr>
                        <m:t>exp</m:t>
                      </m:r>
                    </m:fName>
                    <m:e>
                      <m:d>
                        <m:dPr>
                          <m:ctrlPr>
                            <w:rPr>
                              <w:rFonts w:ascii="Cambria Math" w:hAnsi="Cambria Math"/>
                              <w:i/>
                              <w:sz w:val="24"/>
                              <w:szCs w:val="24"/>
                            </w:rPr>
                          </m:ctrlPr>
                        </m:dPr>
                        <m:e>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W</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m</m:t>
                                  </m:r>
                                </m:sub>
                              </m:sSub>
                              <m:r>
                                <w:rPr>
                                  <w:rFonts w:ascii="Cambria Math" w:hAnsi="Cambria Math"/>
                                  <w:sz w:val="24"/>
                                  <w:szCs w:val="24"/>
                                </w:rPr>
                                <m:t>J</m:t>
                              </m:r>
                            </m:num>
                            <m:den>
                              <m:r>
                                <w:rPr>
                                  <w:rFonts w:ascii="Cambria Math" w:hAnsi="Cambria Math"/>
                                  <w:sz w:val="24"/>
                                  <w:szCs w:val="24"/>
                                </w:rPr>
                                <m:t>HD</m:t>
                              </m:r>
                            </m:den>
                          </m:f>
                        </m:e>
                      </m:d>
                    </m:e>
                  </m:func>
                </m:den>
              </m:f>
              <m:r>
                <w:rPr>
                  <w:rFonts w:ascii="Cambria Math" w:hAnsi="Cambria Math"/>
                  <w:sz w:val="24"/>
                  <w:szCs w:val="24"/>
                </w:rPr>
                <m:t xml:space="preserve"> #</m:t>
              </m:r>
              <m:d>
                <m:dPr>
                  <m:ctrlPr>
                    <w:rPr>
                      <w:rFonts w:ascii="Cambria Math" w:hAnsi="Cambria Math"/>
                      <w:i/>
                      <w:sz w:val="24"/>
                      <w:szCs w:val="24"/>
                    </w:rPr>
                  </m:ctrlPr>
                </m:dPr>
                <m:e>
                  <m:r>
                    <w:rPr>
                      <w:rFonts w:ascii="Cambria Math" w:hAnsi="Cambria Math"/>
                      <w:sz w:val="24"/>
                      <w:szCs w:val="24"/>
                    </w:rPr>
                    <m:t>15</m:t>
                  </m:r>
                </m:e>
              </m:d>
            </m:e>
          </m:eqArr>
        </m:oMath>
      </m:oMathPara>
    </w:p>
    <w:p w14:paraId="4C5A135A" w14:textId="6E2BF8E4" w:rsidR="00653377" w:rsidRPr="00F22143" w:rsidRDefault="00342926" w:rsidP="008B0965">
      <w:pPr>
        <w:spacing w:line="480" w:lineRule="auto"/>
        <w:ind w:firstLine="0"/>
        <w:rPr>
          <w:sz w:val="24"/>
          <w:szCs w:val="24"/>
        </w:rPr>
      </w:pPr>
      <w:r w:rsidRPr="00F22143">
        <w:rPr>
          <w:sz w:val="24"/>
          <w:szCs w:val="24"/>
        </w:rPr>
        <w:t xml:space="preserve">Here, </w:t>
      </w:r>
      <w:r w:rsidRPr="00F22143">
        <w:rPr>
          <w:rFonts w:ascii="Cambria Math" w:hAnsi="Cambria Math" w:cs="Cambria Math"/>
          <w:sz w:val="24"/>
          <w:szCs w:val="24"/>
        </w:rPr>
        <w:t>𝑊</w:t>
      </w:r>
      <w:r w:rsidRPr="00F22143">
        <w:rPr>
          <w:sz w:val="24"/>
          <w:szCs w:val="24"/>
        </w:rPr>
        <w:t xml:space="preserve"> is a diffusive hindrance coefficient, </w:t>
      </w:r>
      <w:r w:rsidRPr="00F22143">
        <w:rPr>
          <w:rFonts w:ascii="Cambria Math" w:hAnsi="Cambria Math" w:cs="Cambria Math"/>
          <w:sz w:val="24"/>
          <w:szCs w:val="24"/>
        </w:rPr>
        <w:t>𝐻</w:t>
      </w:r>
      <w:r w:rsidRPr="00F22143">
        <w:rPr>
          <w:sz w:val="24"/>
          <w:szCs w:val="24"/>
        </w:rPr>
        <w:t xml:space="preserve"> is the convective hindrance coefficient, </w:t>
      </w:r>
      <w:r w:rsidRPr="00F22143">
        <w:rPr>
          <w:rFonts w:ascii="Cambria Math" w:hAnsi="Cambria Math" w:cs="Cambria Math"/>
          <w:sz w:val="24"/>
          <w:szCs w:val="24"/>
        </w:rPr>
        <w:t>𝐿</w:t>
      </w:r>
      <w:r w:rsidR="00393C26" w:rsidRPr="00F22143">
        <w:rPr>
          <w:rFonts w:ascii="Cambria Math" w:hAnsi="Cambria Math" w:cs="Cambria Math"/>
          <w:sz w:val="24"/>
          <w:szCs w:val="24"/>
          <w:vertAlign w:val="subscript"/>
        </w:rPr>
        <w:t>m</w:t>
      </w:r>
      <w:r w:rsidRPr="00F22143">
        <w:rPr>
          <w:sz w:val="24"/>
          <w:szCs w:val="24"/>
        </w:rPr>
        <w:t xml:space="preserve"> is the pore length (membrane thickness), and </w:t>
      </w:r>
      <w:r w:rsidRPr="00F22143">
        <w:rPr>
          <w:rFonts w:ascii="Cambria Math" w:hAnsi="Cambria Math" w:cs="Cambria Math"/>
          <w:sz w:val="24"/>
          <w:szCs w:val="24"/>
        </w:rPr>
        <w:t>𝐷</w:t>
      </w:r>
      <w:r w:rsidRPr="00F22143">
        <w:rPr>
          <w:sz w:val="24"/>
          <w:szCs w:val="24"/>
        </w:rPr>
        <w:t xml:space="preserve"> is the product diffusion coefficient. </w:t>
      </w:r>
      <w:ins w:id="161" w:author="Dhingra, Ashna" w:date="2025-03-12T14:55:00Z">
        <w:r w:rsidR="006260C1">
          <w:rPr>
            <w:sz w:val="24"/>
            <w:szCs w:val="24"/>
          </w:rPr>
          <w:t xml:space="preserve">Diffusion </w:t>
        </w:r>
        <w:proofErr w:type="spellStart"/>
        <w:r w:rsidR="006260C1">
          <w:rPr>
            <w:sz w:val="24"/>
            <w:szCs w:val="24"/>
          </w:rPr>
          <w:t>cofficien</w:t>
        </w:r>
      </w:ins>
      <w:ins w:id="162" w:author="Dhingra, Ashna" w:date="2025-03-12T14:56:00Z">
        <w:r w:rsidR="00001326">
          <w:rPr>
            <w:sz w:val="24"/>
            <w:szCs w:val="24"/>
          </w:rPr>
          <w:t>ts</w:t>
        </w:r>
        <w:proofErr w:type="spellEnd"/>
        <w:r w:rsidR="00001326">
          <w:rPr>
            <w:sz w:val="24"/>
            <w:szCs w:val="24"/>
          </w:rPr>
          <w:t xml:space="preserve"> are all in units of m</w:t>
        </w:r>
        <w:r w:rsidR="00001326" w:rsidRPr="00001326">
          <w:rPr>
            <w:sz w:val="24"/>
            <w:szCs w:val="24"/>
            <w:vertAlign w:val="superscript"/>
            <w:rPrChange w:id="163" w:author="Dhingra, Ashna" w:date="2025-03-12T14:56:00Z">
              <w:rPr>
                <w:sz w:val="24"/>
                <w:szCs w:val="24"/>
              </w:rPr>
            </w:rPrChange>
          </w:rPr>
          <w:t>2</w:t>
        </w:r>
        <w:r w:rsidR="00001326">
          <w:rPr>
            <w:sz w:val="24"/>
            <w:szCs w:val="24"/>
          </w:rPr>
          <w:t xml:space="preserve">/s. </w:t>
        </w:r>
      </w:ins>
      <w:r w:rsidR="00653377" w:rsidRPr="00F22143">
        <w:rPr>
          <w:sz w:val="24"/>
          <w:szCs w:val="24"/>
        </w:rPr>
        <w:t>These are</w:t>
      </w:r>
      <w:r w:rsidR="00243888" w:rsidRPr="00F22143">
        <w:rPr>
          <w:sz w:val="24"/>
          <w:szCs w:val="24"/>
        </w:rPr>
        <w:t xml:space="preserve"> both</w:t>
      </w:r>
      <w:r w:rsidR="00653377" w:rsidRPr="00F22143">
        <w:rPr>
          <w:sz w:val="24"/>
          <w:szCs w:val="24"/>
        </w:rPr>
        <w:t xml:space="preserve"> functions of </w:t>
      </w:r>
      <w:r w:rsidR="00653377" w:rsidRPr="00F22143">
        <w:rPr>
          <w:rFonts w:cs="Times"/>
          <w:sz w:val="24"/>
          <w:szCs w:val="24"/>
        </w:rPr>
        <w:t>λ</w:t>
      </w:r>
      <w:r w:rsidR="00653377" w:rsidRPr="00F22143">
        <w:rPr>
          <w:sz w:val="24"/>
          <w:szCs w:val="24"/>
        </w:rPr>
        <w:t>, which is the ratio of product radius and pore radius at any given time</w:t>
      </w:r>
      <w:r w:rsidR="00A8098A" w:rsidRPr="00F22143">
        <w:rPr>
          <w:sz w:val="24"/>
          <w:szCs w:val="24"/>
        </w:rPr>
        <w:t xml:space="preserve"> and axial</w:t>
      </w:r>
      <w:r w:rsidR="00653377" w:rsidRPr="00F22143">
        <w:rPr>
          <w:sz w:val="24"/>
          <w:szCs w:val="24"/>
        </w:rPr>
        <w:t xml:space="preserve"> point. It is useful to consider the dependence of product radius and product diffusion coefficient on the molecular weight of the protein. </w:t>
      </w:r>
      <w:r w:rsidR="00234676" w:rsidRPr="00F22143">
        <w:rPr>
          <w:sz w:val="24"/>
          <w:szCs w:val="24"/>
        </w:rPr>
        <w:t xml:space="preserve">From </w:t>
      </w:r>
      <w:r w:rsidR="00653377" w:rsidRPr="00F22143">
        <w:rPr>
          <w:sz w:val="24"/>
          <w:szCs w:val="24"/>
        </w:rPr>
        <w:t xml:space="preserve">literature, </w:t>
      </w:r>
      <w:sdt>
        <w:sdtPr>
          <w:rPr>
            <w:sz w:val="24"/>
            <w:szCs w:val="24"/>
          </w:rPr>
          <w:id w:val="893934414"/>
          <w:citation/>
        </w:sdtPr>
        <w:sdtContent>
          <w:r w:rsidR="00CA4C6C" w:rsidRPr="00F22143">
            <w:rPr>
              <w:sz w:val="24"/>
              <w:szCs w:val="24"/>
            </w:rPr>
            <w:fldChar w:fldCharType="begin"/>
          </w:r>
          <w:r w:rsidR="00CA4C6C" w:rsidRPr="00F22143">
            <w:rPr>
              <w:sz w:val="24"/>
              <w:szCs w:val="24"/>
            </w:rPr>
            <w:instrText xml:space="preserve"> CITATION You80 \l 1033 </w:instrText>
          </w:r>
          <w:r w:rsidR="00CA4C6C" w:rsidRPr="00F22143">
            <w:rPr>
              <w:sz w:val="24"/>
              <w:szCs w:val="24"/>
            </w:rPr>
            <w:fldChar w:fldCharType="separate"/>
          </w:r>
          <w:r>
            <w:rPr>
              <w:noProof/>
              <w:sz w:val="24"/>
              <w:szCs w:val="24"/>
            </w:rPr>
            <w:t>(Young, Carroad, &amp; Bell, 1980)</w:t>
          </w:r>
          <w:r w:rsidR="00CA4C6C" w:rsidRPr="00F22143">
            <w:rPr>
              <w:sz w:val="24"/>
              <w:szCs w:val="24"/>
            </w:rPr>
            <w:fldChar w:fldCharType="end"/>
          </w:r>
        </w:sdtContent>
      </w:sdt>
      <w:r w:rsidR="00CA4C6C" w:rsidRPr="00F22143">
        <w:rPr>
          <w:sz w:val="24"/>
          <w:szCs w:val="24"/>
        </w:rPr>
        <w:t xml:space="preserve"> </w:t>
      </w:r>
      <w:sdt>
        <w:sdtPr>
          <w:rPr>
            <w:sz w:val="24"/>
            <w:szCs w:val="24"/>
          </w:rPr>
          <w:id w:val="1823232926"/>
          <w:citation/>
        </w:sdtPr>
        <w:sdtContent>
          <w:r w:rsidR="00CA4C6C" w:rsidRPr="00F22143">
            <w:rPr>
              <w:sz w:val="24"/>
              <w:szCs w:val="24"/>
            </w:rPr>
            <w:fldChar w:fldCharType="begin"/>
          </w:r>
          <w:r w:rsidR="00CA4C6C" w:rsidRPr="00F22143">
            <w:rPr>
              <w:sz w:val="24"/>
              <w:szCs w:val="24"/>
            </w:rPr>
            <w:instrText xml:space="preserve"> CITATION Eri09 \l 1033 </w:instrText>
          </w:r>
          <w:r w:rsidR="00CA4C6C" w:rsidRPr="00F22143">
            <w:rPr>
              <w:sz w:val="24"/>
              <w:szCs w:val="24"/>
            </w:rPr>
            <w:fldChar w:fldCharType="separate"/>
          </w:r>
          <w:r>
            <w:rPr>
              <w:noProof/>
              <w:sz w:val="24"/>
              <w:szCs w:val="24"/>
            </w:rPr>
            <w:t>(Erickson, 2009)</w:t>
          </w:r>
          <w:r w:rsidR="00CA4C6C" w:rsidRPr="00F22143">
            <w:rPr>
              <w:sz w:val="24"/>
              <w:szCs w:val="24"/>
            </w:rPr>
            <w:fldChar w:fldCharType="end"/>
          </w:r>
        </w:sdtContent>
      </w:sdt>
      <w:r w:rsidR="00653377" w:rsidRPr="00F22143">
        <w:rPr>
          <w:sz w:val="24"/>
          <w:szCs w:val="24"/>
        </w:rPr>
        <w:t xml:space="preserve">, the following correlations are useful: </w:t>
      </w:r>
    </w:p>
    <w:p w14:paraId="4459ABF0" w14:textId="1EE7460E" w:rsidR="00EF431F" w:rsidRPr="00F22143" w:rsidRDefault="00000000" w:rsidP="008B0965">
      <w:pPr>
        <w:spacing w:line="480" w:lineRule="auto"/>
        <w:ind w:firstLine="0"/>
        <w:jc w:val="center"/>
        <w:rPr>
          <w:sz w:val="24"/>
          <w:szCs w:val="24"/>
        </w:rPr>
      </w:pPr>
      <m:oMathPara>
        <m:oMath>
          <m:eqArr>
            <m:eqArrPr>
              <m:maxDist m:val="1"/>
              <m:ctrlPr>
                <w:rPr>
                  <w:rFonts w:ascii="Cambria Math" w:hAnsi="Cambria Math"/>
                  <w:i/>
                  <w:sz w:val="24"/>
                  <w:szCs w:val="24"/>
                </w:rPr>
              </m:ctrlPr>
            </m:eqArrPr>
            <m:e>
              <m:r>
                <w:rPr>
                  <w:rFonts w:ascii="Cambria Math" w:hAnsi="Cambria Math"/>
                  <w:sz w:val="24"/>
                  <w:szCs w:val="24"/>
                </w:rPr>
                <m:t>D=8.34×</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-15</m:t>
                  </m:r>
                </m:sup>
              </m:sSup>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T</m:t>
                      </m:r>
                    </m:num>
                    <m:den>
                      <m:r>
                        <w:rPr>
                          <w:rFonts w:ascii="Cambria Math" w:hAnsi="Cambria Math"/>
                          <w:sz w:val="24"/>
                          <w:szCs w:val="24"/>
                        </w:rPr>
                        <m:t>μ</m:t>
                      </m:r>
                    </m:den>
                  </m:f>
                </m:e>
              </m:d>
              <m:sSup>
                <m:sSupPr>
                  <m:ctrlPr>
                    <w:rPr>
                      <w:rFonts w:ascii="Cambria Math" w:hAnsi="Cambria Math"/>
                      <w:i/>
                      <w:sz w:val="24"/>
                      <w:szCs w:val="24"/>
                    </w:rPr>
                  </m:ctrlPr>
                </m:sSupPr>
                <m:e>
                  <m:r>
                    <w:rPr>
                      <w:rFonts w:ascii="Cambria Math" w:hAnsi="Cambria Math"/>
                      <w:sz w:val="24"/>
                      <w:szCs w:val="24"/>
                    </w:rPr>
                    <m:t>M</m:t>
                  </m:r>
                </m:e>
                <m:sup>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3</m:t>
                      </m:r>
                    </m:den>
                  </m:f>
                </m:sup>
              </m:sSup>
              <m:r>
                <w:rPr>
                  <w:rFonts w:ascii="Cambria Math" w:hAnsi="Cambria Math"/>
                  <w:sz w:val="24"/>
                  <w:szCs w:val="24"/>
                </w:rPr>
                <m:t xml:space="preserve"> #</m:t>
              </m:r>
              <m:d>
                <m:dPr>
                  <m:ctrlPr>
                    <w:rPr>
                      <w:rFonts w:ascii="Cambria Math" w:hAnsi="Cambria Math"/>
                      <w:i/>
                      <w:sz w:val="24"/>
                      <w:szCs w:val="24"/>
                    </w:rPr>
                  </m:ctrlPr>
                </m:dPr>
                <m:e>
                  <m:r>
                    <w:rPr>
                      <w:rFonts w:ascii="Cambria Math" w:hAnsi="Cambria Math"/>
                      <w:sz w:val="24"/>
                      <w:szCs w:val="24"/>
                    </w:rPr>
                    <m:t>16</m:t>
                  </m:r>
                </m:e>
              </m:d>
            </m:e>
          </m:eqArr>
        </m:oMath>
      </m:oMathPara>
    </w:p>
    <w:p w14:paraId="736FC7E7" w14:textId="4EC5D62A" w:rsidR="00170387" w:rsidRPr="00F22143" w:rsidRDefault="00000000" w:rsidP="008B0965">
      <w:pPr>
        <w:spacing w:line="480" w:lineRule="auto"/>
        <w:ind w:firstLine="0"/>
        <w:jc w:val="center"/>
        <w:rPr>
          <w:sz w:val="24"/>
          <w:szCs w:val="24"/>
        </w:rPr>
      </w:pPr>
      <m:oMathPara>
        <m:oMath>
          <m:eqArr>
            <m:eqArrPr>
              <m:maxDist m:val="1"/>
              <m:ctrlPr>
                <w:rPr>
                  <w:rFonts w:ascii="Cambria Math" w:hAnsi="Cambria Math"/>
                  <w:i/>
                  <w:sz w:val="24"/>
                  <w:szCs w:val="24"/>
                </w:rPr>
              </m:ctrlPr>
            </m:eqArrPr>
            <m:e>
              <m:r>
                <w:rPr>
                  <w:rFonts w:ascii="Cambria Math" w:hAnsi="Cambria Math"/>
                  <w:sz w:val="24"/>
                  <w:szCs w:val="24"/>
                </w:rPr>
                <m:t>radius=6.6×</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-11</m:t>
                  </m:r>
                </m:sup>
              </m:sSup>
              <m:sSup>
                <m:sSupPr>
                  <m:ctrlPr>
                    <w:rPr>
                      <w:rFonts w:ascii="Cambria Math" w:hAnsi="Cambria Math"/>
                      <w:i/>
                      <w:sz w:val="24"/>
                      <w:szCs w:val="24"/>
                    </w:rPr>
                  </m:ctrlPr>
                </m:sSupPr>
                <m:e>
                  <m:r>
                    <w:rPr>
                      <w:rFonts w:ascii="Cambria Math" w:hAnsi="Cambria Math"/>
                      <w:sz w:val="24"/>
                      <w:szCs w:val="24"/>
                    </w:rPr>
                    <m:t>M</m:t>
                  </m:r>
                </m:e>
                <m:sup>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3</m:t>
                      </m:r>
                    </m:den>
                  </m:f>
                </m:sup>
              </m:sSup>
              <m:r>
                <w:rPr>
                  <w:rFonts w:ascii="Cambria Math" w:hAnsi="Cambria Math"/>
                  <w:sz w:val="24"/>
                  <w:szCs w:val="24"/>
                </w:rPr>
                <m:t xml:space="preserve"> #</m:t>
              </m:r>
              <m:d>
                <m:dPr>
                  <m:ctrlPr>
                    <w:rPr>
                      <w:rFonts w:ascii="Cambria Math" w:hAnsi="Cambria Math"/>
                      <w:i/>
                      <w:sz w:val="24"/>
                      <w:szCs w:val="24"/>
                    </w:rPr>
                  </m:ctrlPr>
                </m:dPr>
                <m:e>
                  <m:r>
                    <w:rPr>
                      <w:rFonts w:ascii="Cambria Math" w:hAnsi="Cambria Math"/>
                      <w:sz w:val="24"/>
                      <w:szCs w:val="24"/>
                    </w:rPr>
                    <m:t>17</m:t>
                  </m:r>
                </m:e>
              </m:d>
            </m:e>
          </m:eqArr>
        </m:oMath>
      </m:oMathPara>
    </w:p>
    <w:p w14:paraId="630712FC" w14:textId="0CFD7EFA" w:rsidR="00CA4C6C" w:rsidRPr="00F22143" w:rsidRDefault="00CA4C6C" w:rsidP="008B0965">
      <w:pPr>
        <w:spacing w:line="480" w:lineRule="auto"/>
        <w:ind w:firstLine="0"/>
        <w:jc w:val="left"/>
        <w:rPr>
          <w:sz w:val="24"/>
          <w:szCs w:val="24"/>
        </w:rPr>
      </w:pPr>
      <w:commentRangeStart w:id="164"/>
      <w:commentRangeStart w:id="165"/>
      <w:r w:rsidRPr="00F22143">
        <w:rPr>
          <w:rFonts w:ascii="Cambria Math" w:hAnsi="Cambria Math" w:cs="Cambria Math"/>
          <w:sz w:val="24"/>
          <w:szCs w:val="24"/>
        </w:rPr>
        <w:t>𝑇</w:t>
      </w:r>
      <w:r w:rsidRPr="00F22143">
        <w:rPr>
          <w:sz w:val="24"/>
          <w:szCs w:val="24"/>
        </w:rPr>
        <w:t xml:space="preserve"> is the temperature in Kelvin, and </w:t>
      </w:r>
      <w:r w:rsidRPr="00F22143">
        <w:rPr>
          <w:rFonts w:ascii="Cambria Math" w:hAnsi="Cambria Math" w:cs="Cambria Math"/>
          <w:sz w:val="24"/>
          <w:szCs w:val="24"/>
        </w:rPr>
        <w:t>𝑀</w:t>
      </w:r>
      <w:r w:rsidRPr="00F22143">
        <w:rPr>
          <w:sz w:val="24"/>
          <w:szCs w:val="24"/>
        </w:rPr>
        <w:t xml:space="preserve"> is the molecular weight in Da.</w:t>
      </w:r>
      <w:commentRangeEnd w:id="164"/>
      <w:r w:rsidR="00223049">
        <w:rPr>
          <w:rStyle w:val="CommentReference"/>
        </w:rPr>
        <w:commentReference w:id="164"/>
      </w:r>
      <w:commentRangeEnd w:id="165"/>
      <w:r w:rsidR="001F6950">
        <w:rPr>
          <w:rStyle w:val="CommentReference"/>
        </w:rPr>
        <w:commentReference w:id="165"/>
      </w:r>
    </w:p>
    <w:p w14:paraId="502F6449" w14:textId="250C439D" w:rsidR="00E973A1" w:rsidRDefault="00E973A1" w:rsidP="008B0965">
      <w:pPr>
        <w:pStyle w:val="Subsectionheading"/>
        <w:spacing w:before="0" w:after="0" w:line="480" w:lineRule="auto"/>
      </w:pPr>
      <w:r>
        <w:t>Combining Models</w:t>
      </w:r>
    </w:p>
    <w:p w14:paraId="30E65F8D" w14:textId="02522B0E" w:rsidR="00CA4C6C" w:rsidRPr="00F22143" w:rsidRDefault="00E973A1" w:rsidP="008B0965">
      <w:pPr>
        <w:spacing w:line="480" w:lineRule="auto"/>
        <w:ind w:firstLine="0"/>
        <w:jc w:val="left"/>
        <w:rPr>
          <w:sz w:val="24"/>
          <w:szCs w:val="24"/>
        </w:rPr>
      </w:pPr>
      <w:r w:rsidRPr="00F22143">
        <w:rPr>
          <w:sz w:val="24"/>
          <w:szCs w:val="24"/>
        </w:rPr>
        <w:t xml:space="preserve">Spatial averaging is used </w:t>
      </w:r>
      <w:r w:rsidR="00CA4C6C" w:rsidRPr="00F22143">
        <w:rPr>
          <w:sz w:val="24"/>
          <w:szCs w:val="24"/>
        </w:rPr>
        <w:t xml:space="preserve">to calculate the net concentration in the permeate. </w:t>
      </w:r>
      <w:r w:rsidR="00005BC0" w:rsidRPr="00F22143">
        <w:rPr>
          <w:sz w:val="24"/>
          <w:szCs w:val="24"/>
        </w:rPr>
        <w:t xml:space="preserve"> The outward molar flow rate can be </w:t>
      </w:r>
      <w:r w:rsidR="00150197" w:rsidRPr="00F22143">
        <w:rPr>
          <w:sz w:val="24"/>
          <w:szCs w:val="24"/>
        </w:rPr>
        <w:t xml:space="preserve">calculated as: </w:t>
      </w:r>
    </w:p>
    <w:p w14:paraId="791FE8B5" w14:textId="18258AE0" w:rsidR="00F35804" w:rsidRPr="00F22143" w:rsidRDefault="00000000" w:rsidP="008B0965">
      <w:pPr>
        <w:spacing w:line="480" w:lineRule="auto"/>
        <w:ind w:firstLine="0"/>
        <w:jc w:val="left"/>
        <w:rPr>
          <w:sz w:val="24"/>
          <w:szCs w:val="24"/>
        </w:rPr>
      </w:pPr>
      <m:oMathPara>
        <m:oMath>
          <m:eqArr>
            <m:eqArrPr>
              <m:maxDist m:val="1"/>
              <m:ctrlPr>
                <w:rPr>
                  <w:rFonts w:ascii="Cambria Math" w:hAnsi="Cambria Math"/>
                  <w:i/>
                  <w:sz w:val="24"/>
                  <w:szCs w:val="24"/>
                </w:rPr>
              </m:ctrlPr>
            </m:eqArrPr>
            <m:e>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p</m:t>
                  </m:r>
                </m:sub>
              </m:sSub>
              <m:d>
                <m:dPr>
                  <m:ctrlPr>
                    <w:rPr>
                      <w:rFonts w:ascii="Cambria Math" w:hAnsi="Cambria Math"/>
                      <w:i/>
                      <w:sz w:val="24"/>
                      <w:szCs w:val="24"/>
                    </w:rPr>
                  </m:ctrlPr>
                </m:dPr>
                <m:e>
                  <m:r>
                    <w:rPr>
                      <w:rFonts w:ascii="Cambria Math" w:hAnsi="Cambria Math"/>
                      <w:sz w:val="24"/>
                      <w:szCs w:val="24"/>
                    </w:rPr>
                    <m:t>z</m:t>
                  </m:r>
                </m:e>
              </m:d>
              <m:r>
                <w:rPr>
                  <w:rFonts w:ascii="Cambria Math" w:hAnsi="Cambria Math"/>
                  <w:sz w:val="24"/>
                  <w:szCs w:val="24"/>
                </w:rPr>
                <m:t>=J</m:t>
              </m:r>
              <m:d>
                <m:dPr>
                  <m:ctrlPr>
                    <w:rPr>
                      <w:rFonts w:ascii="Cambria Math" w:hAnsi="Cambria Math"/>
                      <w:i/>
                      <w:sz w:val="24"/>
                      <w:szCs w:val="24"/>
                    </w:rPr>
                  </m:ctrlPr>
                </m:dPr>
                <m:e>
                  <m:r>
                    <w:rPr>
                      <w:rFonts w:ascii="Cambria Math" w:hAnsi="Cambria Math"/>
                      <w:sz w:val="24"/>
                      <w:szCs w:val="24"/>
                    </w:rPr>
                    <m:t>z</m:t>
                  </m:r>
                </m:e>
              </m:d>
              <m:r>
                <w:rPr>
                  <w:rFonts w:ascii="Cambria Math" w:hAnsi="Cambria Math"/>
                  <w:sz w:val="24"/>
                  <w:szCs w:val="24"/>
                </w:rPr>
                <m:t>S</m:t>
              </m:r>
              <m:d>
                <m:dPr>
                  <m:ctrlPr>
                    <w:rPr>
                      <w:rFonts w:ascii="Cambria Math" w:hAnsi="Cambria Math"/>
                      <w:i/>
                      <w:sz w:val="24"/>
                      <w:szCs w:val="24"/>
                    </w:rPr>
                  </m:ctrlPr>
                </m:dPr>
                <m:e>
                  <m:r>
                    <w:rPr>
                      <w:rFonts w:ascii="Cambria Math" w:hAnsi="Cambria Math"/>
                      <w:sz w:val="24"/>
                      <w:szCs w:val="24"/>
                    </w:rPr>
                    <m:t>z</m:t>
                  </m:r>
                </m:e>
              </m:d>
              <m:r>
                <w:rPr>
                  <w:rFonts w:ascii="Cambria Math" w:hAnsi="Cambria Math"/>
                  <w:sz w:val="24"/>
                  <w:szCs w:val="24"/>
                </w:rPr>
                <m:t>c</m:t>
              </m:r>
              <m:d>
                <m:dPr>
                  <m:ctrlPr>
                    <w:rPr>
                      <w:rFonts w:ascii="Cambria Math" w:hAnsi="Cambria Math"/>
                      <w:i/>
                      <w:sz w:val="24"/>
                      <w:szCs w:val="24"/>
                    </w:rPr>
                  </m:ctrlPr>
                </m:dPr>
                <m:e>
                  <m:r>
                    <w:rPr>
                      <w:rFonts w:ascii="Cambria Math" w:hAnsi="Cambria Math"/>
                      <w:sz w:val="24"/>
                      <w:szCs w:val="24"/>
                    </w:rPr>
                    <m:t>z</m:t>
                  </m:r>
                </m:e>
              </m:d>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m</m:t>
                  </m:r>
                </m:sub>
              </m:sSub>
              <m:r>
                <w:rPr>
                  <w:rFonts w:ascii="Cambria Math" w:hAnsi="Cambria Math"/>
                  <w:sz w:val="24"/>
                  <w:szCs w:val="24"/>
                </w:rPr>
                <m:t xml:space="preserve"> #</m:t>
              </m:r>
              <m:d>
                <m:dPr>
                  <m:ctrlPr>
                    <w:rPr>
                      <w:rFonts w:ascii="Cambria Math" w:hAnsi="Cambria Math"/>
                      <w:i/>
                      <w:sz w:val="24"/>
                      <w:szCs w:val="24"/>
                    </w:rPr>
                  </m:ctrlPr>
                </m:dPr>
                <m:e>
                  <m:r>
                    <w:rPr>
                      <w:rFonts w:ascii="Cambria Math" w:hAnsi="Cambria Math"/>
                      <w:sz w:val="24"/>
                      <w:szCs w:val="24"/>
                    </w:rPr>
                    <m:t>16</m:t>
                  </m:r>
                </m:e>
              </m:d>
            </m:e>
          </m:eqArr>
        </m:oMath>
      </m:oMathPara>
    </w:p>
    <w:p w14:paraId="506227C5" w14:textId="7E0D06C7" w:rsidR="00E973A1" w:rsidRPr="00F22143" w:rsidRDefault="00E973A1" w:rsidP="008B0965">
      <w:pPr>
        <w:spacing w:line="480" w:lineRule="auto"/>
        <w:ind w:firstLine="0"/>
        <w:jc w:val="left"/>
        <w:rPr>
          <w:sz w:val="24"/>
          <w:szCs w:val="24"/>
        </w:rPr>
      </w:pPr>
      <w:r w:rsidRPr="00F22143">
        <w:rPr>
          <w:sz w:val="24"/>
          <w:szCs w:val="24"/>
        </w:rPr>
        <w:t xml:space="preserve">By mass balance, the concentration in the lumen in the next submodule is: </w:t>
      </w:r>
    </w:p>
    <w:p w14:paraId="221DB896" w14:textId="482C4A0C" w:rsidR="00975C10" w:rsidRPr="00F22143" w:rsidRDefault="00000000" w:rsidP="008B0965">
      <w:pPr>
        <w:spacing w:line="480" w:lineRule="auto"/>
        <w:ind w:firstLine="0"/>
        <w:jc w:val="left"/>
        <w:rPr>
          <w:sz w:val="24"/>
          <w:szCs w:val="24"/>
        </w:rPr>
      </w:pPr>
      <m:oMathPara>
        <m:oMath>
          <m:eqArr>
            <m:eqArrPr>
              <m:maxDist m:val="1"/>
              <m:ctrlPr>
                <w:rPr>
                  <w:rFonts w:ascii="Cambria Math" w:hAnsi="Cambria Math"/>
                  <w:i/>
                  <w:sz w:val="24"/>
                  <w:szCs w:val="24"/>
                </w:rPr>
              </m:ctrlPr>
            </m:eqArrPr>
            <m:e>
              <m:r>
                <w:rPr>
                  <w:rFonts w:ascii="Cambria Math" w:hAnsi="Cambria Math"/>
                  <w:sz w:val="24"/>
                  <w:szCs w:val="24"/>
                </w:rPr>
                <m:t>c</m:t>
              </m:r>
              <m:d>
                <m:dPr>
                  <m:ctrlPr>
                    <w:rPr>
                      <w:rFonts w:ascii="Cambria Math" w:hAnsi="Cambria Math"/>
                      <w:i/>
                      <w:sz w:val="24"/>
                      <w:szCs w:val="24"/>
                    </w:rPr>
                  </m:ctrlPr>
                </m:dPr>
                <m:e>
                  <m:r>
                    <w:rPr>
                      <w:rFonts w:ascii="Cambria Math" w:hAnsi="Cambria Math"/>
                      <w:sz w:val="24"/>
                      <w:szCs w:val="24"/>
                    </w:rPr>
                    <m:t>z+dz</m:t>
                  </m:r>
                </m:e>
              </m:d>
              <m:r>
                <w:rPr>
                  <w:rFonts w:ascii="Cambria Math" w:hAnsi="Cambria Math"/>
                  <w:sz w:val="24"/>
                  <w:szCs w:val="24"/>
                </w:rPr>
                <m:t xml:space="preserve">= </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sub>
                  </m:sSub>
                  <m:d>
                    <m:dPr>
                      <m:ctrlPr>
                        <w:rPr>
                          <w:rFonts w:ascii="Cambria Math" w:hAnsi="Cambria Math"/>
                          <w:i/>
                          <w:sz w:val="24"/>
                          <w:szCs w:val="24"/>
                        </w:rPr>
                      </m:ctrlPr>
                    </m:dPr>
                    <m:e>
                      <m:r>
                        <w:rPr>
                          <w:rFonts w:ascii="Cambria Math" w:hAnsi="Cambria Math"/>
                          <w:sz w:val="24"/>
                          <w:szCs w:val="24"/>
                        </w:rPr>
                        <m:t>z</m:t>
                      </m:r>
                    </m:e>
                  </m:d>
                  <m:r>
                    <w:rPr>
                      <w:rFonts w:ascii="Cambria Math" w:hAnsi="Cambria Math"/>
                      <w:sz w:val="24"/>
                      <w:szCs w:val="24"/>
                    </w:rPr>
                    <m:t>c</m:t>
                  </m:r>
                  <m:d>
                    <m:dPr>
                      <m:ctrlPr>
                        <w:rPr>
                          <w:rFonts w:ascii="Cambria Math" w:hAnsi="Cambria Math"/>
                          <w:i/>
                          <w:sz w:val="24"/>
                          <w:szCs w:val="24"/>
                        </w:rPr>
                      </m:ctrlPr>
                    </m:dPr>
                    <m:e>
                      <m:r>
                        <w:rPr>
                          <w:rFonts w:ascii="Cambria Math" w:hAnsi="Cambria Math"/>
                          <w:sz w:val="24"/>
                          <w:szCs w:val="24"/>
                        </w:rPr>
                        <m:t>z</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p</m:t>
                      </m:r>
                    </m:sub>
                  </m:sSub>
                  <m:d>
                    <m:dPr>
                      <m:ctrlPr>
                        <w:rPr>
                          <w:rFonts w:ascii="Cambria Math" w:hAnsi="Cambria Math"/>
                          <w:i/>
                          <w:sz w:val="24"/>
                          <w:szCs w:val="24"/>
                        </w:rPr>
                      </m:ctrlPr>
                    </m:dPr>
                    <m:e>
                      <m:r>
                        <w:rPr>
                          <w:rFonts w:ascii="Cambria Math" w:hAnsi="Cambria Math"/>
                          <w:sz w:val="24"/>
                          <w:szCs w:val="24"/>
                        </w:rPr>
                        <m:t>z</m:t>
                      </m:r>
                    </m:e>
                  </m:d>
                </m:num>
                <m:den>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sub>
                  </m:sSub>
                  <m:d>
                    <m:dPr>
                      <m:ctrlPr>
                        <w:rPr>
                          <w:rFonts w:ascii="Cambria Math" w:hAnsi="Cambria Math"/>
                          <w:i/>
                          <w:sz w:val="24"/>
                          <w:szCs w:val="24"/>
                        </w:rPr>
                      </m:ctrlPr>
                    </m:dPr>
                    <m:e>
                      <m:r>
                        <w:rPr>
                          <w:rFonts w:ascii="Cambria Math" w:hAnsi="Cambria Math"/>
                          <w:sz w:val="24"/>
                          <w:szCs w:val="24"/>
                        </w:rPr>
                        <m:t>z+dz</m:t>
                      </m:r>
                    </m:e>
                  </m:d>
                </m:den>
              </m:f>
              <m:r>
                <w:rPr>
                  <w:rFonts w:ascii="Cambria Math" w:hAnsi="Cambria Math"/>
                  <w:sz w:val="24"/>
                  <w:szCs w:val="24"/>
                </w:rPr>
                <m:t xml:space="preserve"> #</m:t>
              </m:r>
              <m:d>
                <m:dPr>
                  <m:ctrlPr>
                    <w:rPr>
                      <w:rFonts w:ascii="Cambria Math" w:hAnsi="Cambria Math"/>
                      <w:i/>
                      <w:sz w:val="24"/>
                      <w:szCs w:val="24"/>
                    </w:rPr>
                  </m:ctrlPr>
                </m:dPr>
                <m:e>
                  <m:r>
                    <w:rPr>
                      <w:rFonts w:ascii="Cambria Math" w:hAnsi="Cambria Math"/>
                      <w:sz w:val="24"/>
                      <w:szCs w:val="24"/>
                    </w:rPr>
                    <m:t>18</m:t>
                  </m:r>
                </m:e>
              </m:d>
            </m:e>
          </m:eqArr>
        </m:oMath>
      </m:oMathPara>
    </w:p>
    <w:p w14:paraId="4C0FF678" w14:textId="6C2B8E54" w:rsidR="00B57697" w:rsidRPr="00F22143" w:rsidRDefault="00B57697" w:rsidP="008B0965">
      <w:pPr>
        <w:spacing w:line="480" w:lineRule="auto"/>
        <w:ind w:firstLine="0"/>
        <w:jc w:val="left"/>
        <w:rPr>
          <w:sz w:val="24"/>
          <w:szCs w:val="24"/>
        </w:rPr>
      </w:pPr>
      <w:r w:rsidRPr="00F22143">
        <w:rPr>
          <w:sz w:val="24"/>
          <w:szCs w:val="24"/>
        </w:rPr>
        <w:t xml:space="preserve">Let </w:t>
      </w:r>
      <w:proofErr w:type="gramStart"/>
      <w:r w:rsidRPr="00F22143">
        <w:rPr>
          <w:rFonts w:ascii="Cambria Math" w:hAnsi="Cambria Math" w:cs="Cambria Math"/>
          <w:sz w:val="24"/>
          <w:szCs w:val="24"/>
        </w:rPr>
        <w:t>𝑐</w:t>
      </w:r>
      <w:r w:rsidRPr="00F22143">
        <w:rPr>
          <w:sz w:val="24"/>
          <w:szCs w:val="24"/>
        </w:rPr>
        <w:t>(0)=</w:t>
      </w:r>
      <w:proofErr w:type="gramEnd"/>
      <w:r w:rsidRPr="00F22143">
        <w:rPr>
          <w:sz w:val="24"/>
          <w:szCs w:val="24"/>
        </w:rPr>
        <w:t xml:space="preserve">1, which is equivalent to using the inlet concentration as the baseline, and the permeate concentration obtained will be in multiples of the inlet concentration. The above equations can be solved numerically, piecewise to obtain </w:t>
      </w:r>
      <w:r w:rsidRPr="00F22143">
        <w:rPr>
          <w:rFonts w:ascii="Cambria Math" w:hAnsi="Cambria Math" w:cs="Cambria Math"/>
          <w:sz w:val="24"/>
          <w:szCs w:val="24"/>
        </w:rPr>
        <w:t>𝑐</w:t>
      </w:r>
      <w:r w:rsidRPr="00F22143">
        <w:rPr>
          <w:sz w:val="24"/>
          <w:szCs w:val="24"/>
        </w:rPr>
        <w:t>(</w:t>
      </w:r>
      <w:r w:rsidRPr="00F22143">
        <w:rPr>
          <w:rFonts w:ascii="Cambria Math" w:hAnsi="Cambria Math" w:cs="Cambria Math"/>
          <w:sz w:val="24"/>
          <w:szCs w:val="24"/>
        </w:rPr>
        <w:t>𝑧</w:t>
      </w:r>
      <w:r w:rsidRPr="00F22143">
        <w:rPr>
          <w:sz w:val="24"/>
          <w:szCs w:val="24"/>
        </w:rPr>
        <w:t xml:space="preserve">) in the lumen and </w:t>
      </w:r>
      <w:r w:rsidRPr="00F22143">
        <w:rPr>
          <w:rFonts w:ascii="Cambria Math" w:hAnsi="Cambria Math" w:cs="Cambria Math"/>
          <w:sz w:val="24"/>
          <w:szCs w:val="24"/>
        </w:rPr>
        <w:t>𝐹</w:t>
      </w:r>
      <w:r w:rsidRPr="00F22143">
        <w:rPr>
          <w:rFonts w:ascii="Cambria Math" w:hAnsi="Cambria Math" w:cs="Cambria Math"/>
          <w:sz w:val="24"/>
          <w:szCs w:val="24"/>
          <w:vertAlign w:val="subscript"/>
        </w:rPr>
        <w:t>𝑝</w:t>
      </w:r>
      <w:r w:rsidRPr="00F22143">
        <w:rPr>
          <w:sz w:val="24"/>
          <w:szCs w:val="24"/>
        </w:rPr>
        <w:t>(</w:t>
      </w:r>
      <w:r w:rsidRPr="00F22143">
        <w:rPr>
          <w:rFonts w:ascii="Cambria Math" w:hAnsi="Cambria Math" w:cs="Cambria Math"/>
          <w:sz w:val="24"/>
          <w:szCs w:val="24"/>
        </w:rPr>
        <w:t>𝑧</w:t>
      </w:r>
      <w:r w:rsidRPr="00F22143">
        <w:rPr>
          <w:sz w:val="24"/>
          <w:szCs w:val="24"/>
        </w:rPr>
        <w:t xml:space="preserve">) along the membrane. The total molar flow rate coming out of the membrane is the </w:t>
      </w:r>
      <w:r w:rsidR="00CB3C0F" w:rsidRPr="00F22143">
        <w:rPr>
          <w:sz w:val="24"/>
          <w:szCs w:val="24"/>
        </w:rPr>
        <w:t xml:space="preserve">summation </w:t>
      </w:r>
      <w:r w:rsidRPr="00F22143">
        <w:rPr>
          <w:sz w:val="24"/>
          <w:szCs w:val="24"/>
        </w:rPr>
        <w:t xml:space="preserve">of the </w:t>
      </w:r>
      <w:r w:rsidRPr="00F22143">
        <w:rPr>
          <w:rFonts w:ascii="Cambria Math" w:hAnsi="Cambria Math" w:cs="Cambria Math"/>
          <w:sz w:val="24"/>
          <w:szCs w:val="24"/>
        </w:rPr>
        <w:t>𝐹</w:t>
      </w:r>
      <w:r w:rsidRPr="00F22143">
        <w:rPr>
          <w:rFonts w:ascii="Cambria Math" w:hAnsi="Cambria Math" w:cs="Cambria Math"/>
          <w:sz w:val="24"/>
          <w:szCs w:val="24"/>
          <w:vertAlign w:val="subscript"/>
        </w:rPr>
        <w:t>𝑝</w:t>
      </w:r>
      <w:r w:rsidRPr="00F22143">
        <w:rPr>
          <w:sz w:val="24"/>
          <w:szCs w:val="24"/>
        </w:rPr>
        <w:t xml:space="preserve"> values, and the permeate concentration is the ratio of the molar flow rate to the volumetric flow rate.</w:t>
      </w:r>
    </w:p>
    <w:p w14:paraId="101135D6" w14:textId="0DDA6DFC" w:rsidR="00975C10" w:rsidRPr="00975C10" w:rsidRDefault="00000000" w:rsidP="008B0965">
      <w:pPr>
        <w:spacing w:line="480" w:lineRule="auto"/>
        <w:ind w:firstLine="0"/>
        <w:jc w:val="left"/>
      </w:pPr>
      <m:oMathPara>
        <m:oMath>
          <m:eqArr>
            <m:eqArrPr>
              <m:maxDist m:val="1"/>
              <m:ctrlPr>
                <w:rPr>
                  <w:rFonts w:ascii="Cambria Math" w:hAnsi="Cambria Math"/>
                  <w:i/>
                  <w:sz w:val="24"/>
                  <w:szCs w:val="24"/>
                </w:rPr>
              </m:ctrlPr>
            </m:eqArrPr>
            <m:e>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p</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p</m:t>
                      </m:r>
                    </m:sub>
                  </m:sSub>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L</m:t>
                  </m:r>
                </m:den>
              </m:f>
              <m:nary>
                <m:naryPr>
                  <m:limLoc m:val="subSup"/>
                  <m:ctrlPr>
                    <w:rPr>
                      <w:rFonts w:ascii="Cambria Math" w:hAnsi="Cambria Math"/>
                      <w:i/>
                      <w:sz w:val="24"/>
                      <w:szCs w:val="24"/>
                    </w:rPr>
                  </m:ctrlPr>
                </m:naryPr>
                <m:sub>
                  <m:r>
                    <w:rPr>
                      <w:rFonts w:ascii="Cambria Math" w:hAnsi="Cambria Math"/>
                      <w:sz w:val="24"/>
                      <w:szCs w:val="24"/>
                    </w:rPr>
                    <m:t>z=0</m:t>
                  </m:r>
                </m:sub>
                <m:sup>
                  <m:r>
                    <w:rPr>
                      <w:rFonts w:ascii="Cambria Math" w:hAnsi="Cambria Math"/>
                      <w:sz w:val="24"/>
                      <w:szCs w:val="24"/>
                    </w:rPr>
                    <m:t>z=L</m:t>
                  </m:r>
                </m:sup>
                <m:e>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p</m:t>
                      </m:r>
                    </m:sub>
                  </m:sSub>
                  <m:d>
                    <m:dPr>
                      <m:ctrlPr>
                        <w:rPr>
                          <w:rFonts w:ascii="Cambria Math" w:hAnsi="Cambria Math"/>
                          <w:i/>
                          <w:sz w:val="24"/>
                          <w:szCs w:val="24"/>
                        </w:rPr>
                      </m:ctrlPr>
                    </m:dPr>
                    <m:e>
                      <m:r>
                        <w:rPr>
                          <w:rFonts w:ascii="Cambria Math" w:hAnsi="Cambria Math"/>
                          <w:sz w:val="24"/>
                          <w:szCs w:val="24"/>
                        </w:rPr>
                        <m:t>z</m:t>
                      </m:r>
                    </m:e>
                  </m:d>
                  <m:r>
                    <w:rPr>
                      <w:rFonts w:ascii="Cambria Math" w:hAnsi="Cambria Math"/>
                      <w:sz w:val="24"/>
                      <w:szCs w:val="24"/>
                    </w:rPr>
                    <m:t>dz</m:t>
                  </m:r>
                </m:e>
              </m:nary>
              <m:r>
                <w:rPr>
                  <w:rFonts w:ascii="Cambria Math" w:hAnsi="Cambria Math"/>
                  <w:sz w:val="24"/>
                  <w:szCs w:val="24"/>
                </w:rPr>
                <m:t xml:space="preserve"> #</m:t>
              </m:r>
              <m:d>
                <m:dPr>
                  <m:ctrlPr>
                    <w:rPr>
                      <w:rFonts w:ascii="Cambria Math" w:hAnsi="Cambria Math"/>
                      <w:i/>
                      <w:sz w:val="24"/>
                      <w:szCs w:val="24"/>
                    </w:rPr>
                  </m:ctrlPr>
                </m:dPr>
                <m:e>
                  <m:r>
                    <w:rPr>
                      <w:rFonts w:ascii="Cambria Math" w:hAnsi="Cambria Math"/>
                      <w:sz w:val="24"/>
                      <w:szCs w:val="24"/>
                    </w:rPr>
                    <m:t>19</m:t>
                  </m:r>
                </m:e>
              </m:d>
            </m:e>
          </m:eqArr>
        </m:oMath>
      </m:oMathPara>
    </w:p>
    <w:p w14:paraId="27F42578" w14:textId="2172AFAA" w:rsidR="00382C14" w:rsidRDefault="660504C0" w:rsidP="008B0965">
      <w:pPr>
        <w:pStyle w:val="Sectionheading"/>
        <w:spacing w:before="0" w:after="0" w:line="480" w:lineRule="auto"/>
        <w:rPr>
          <w:lang w:val="en-US"/>
        </w:rPr>
      </w:pPr>
      <w:r w:rsidRPr="004E2A12">
        <w:rPr>
          <w:lang w:val="en-US"/>
        </w:rPr>
        <w:t>Materials and Methods</w:t>
      </w:r>
    </w:p>
    <w:p w14:paraId="44F709AA" w14:textId="2C32E46F" w:rsidR="00E01320" w:rsidRPr="00F22143" w:rsidRDefault="004A786B" w:rsidP="008B0965">
      <w:pPr>
        <w:spacing w:line="480" w:lineRule="auto"/>
        <w:ind w:firstLine="0"/>
        <w:rPr>
          <w:sz w:val="24"/>
          <w:szCs w:val="24"/>
        </w:rPr>
      </w:pPr>
      <w:r w:rsidRPr="00F22143">
        <w:rPr>
          <w:sz w:val="24"/>
          <w:szCs w:val="24"/>
        </w:rPr>
        <w:t>The model was programmed in MATLAB</w:t>
      </w:r>
      <w:r w:rsidR="008066C4">
        <w:rPr>
          <w:sz w:val="24"/>
          <w:szCs w:val="24"/>
        </w:rPr>
        <w:t>. T</w:t>
      </w:r>
      <w:r w:rsidR="009F7187" w:rsidRPr="00F22143">
        <w:rPr>
          <w:sz w:val="24"/>
          <w:szCs w:val="24"/>
        </w:rPr>
        <w:t xml:space="preserve">ime </w:t>
      </w:r>
      <w:r w:rsidR="002C0701" w:rsidRPr="00F22143">
        <w:rPr>
          <w:sz w:val="24"/>
          <w:szCs w:val="24"/>
        </w:rPr>
        <w:t>discretization was chosen to be 10,000 seconds</w:t>
      </w:r>
      <w:ins w:id="166" w:author="Dhingra, Ashna" w:date="2025-03-17T16:48:00Z">
        <w:r w:rsidR="002627E1">
          <w:rPr>
            <w:sz w:val="24"/>
            <w:szCs w:val="24"/>
          </w:rPr>
          <w:t xml:space="preserve"> since the fouling time scale is on the order of days.</w:t>
        </w:r>
      </w:ins>
      <w:ins w:id="167" w:author="Dhingra, Ashna" w:date="2025-03-17T17:00:00Z">
        <w:r w:rsidR="00464D72">
          <w:rPr>
            <w:sz w:val="24"/>
            <w:szCs w:val="24"/>
          </w:rPr>
          <w:t xml:space="preserve"> </w:t>
        </w:r>
        <w:r w:rsidR="00464D72" w:rsidRPr="00F22143">
          <w:rPr>
            <w:sz w:val="24"/>
            <w:szCs w:val="24"/>
          </w:rPr>
          <w:t>The program iterates through the model at each time point</w:t>
        </w:r>
        <w:r w:rsidR="00464D72">
          <w:rPr>
            <w:sz w:val="24"/>
            <w:szCs w:val="24"/>
          </w:rPr>
          <w:t xml:space="preserve"> using a “for” loop</w:t>
        </w:r>
        <w:r w:rsidR="00464D72" w:rsidRPr="00F22143">
          <w:rPr>
            <w:sz w:val="24"/>
            <w:szCs w:val="24"/>
          </w:rPr>
          <w:t>.</w:t>
        </w:r>
      </w:ins>
      <w:del w:id="168" w:author="Dhingra, Ashna" w:date="2025-03-17T16:48:00Z">
        <w:r w:rsidR="008066C4">
          <w:rPr>
            <w:sz w:val="24"/>
            <w:szCs w:val="24"/>
          </w:rPr>
          <w:delText>,</w:delText>
        </w:r>
      </w:del>
      <w:r w:rsidR="008066C4">
        <w:rPr>
          <w:sz w:val="24"/>
          <w:szCs w:val="24"/>
        </w:rPr>
        <w:t xml:space="preserve"> </w:t>
      </w:r>
      <w:commentRangeStart w:id="169"/>
      <w:commentRangeStart w:id="170"/>
      <w:del w:id="171" w:author="Dhingra, Ashna" w:date="2025-03-17T16:48:00Z">
        <w:r w:rsidR="008066C4">
          <w:rPr>
            <w:sz w:val="24"/>
            <w:szCs w:val="24"/>
          </w:rPr>
          <w:delText>and a</w:delText>
        </w:r>
      </w:del>
      <w:del w:id="172" w:author="Dhingra, Ashna" w:date="2025-03-17T17:01:00Z">
        <w:r w:rsidR="008066C4">
          <w:rPr>
            <w:sz w:val="24"/>
            <w:szCs w:val="24"/>
          </w:rPr>
          <w:delText>xial mesh was chosen to be 1cm</w:delText>
        </w:r>
        <w:commentRangeEnd w:id="169"/>
        <w:r w:rsidR="00A866DE">
          <w:rPr>
            <w:rStyle w:val="CommentReference"/>
          </w:rPr>
          <w:commentReference w:id="169"/>
        </w:r>
        <w:commentRangeEnd w:id="170"/>
        <w:r w:rsidR="00517ABF" w:rsidDel="003C07C3">
          <w:rPr>
            <w:rStyle w:val="CommentReference"/>
          </w:rPr>
          <w:commentReference w:id="170"/>
        </w:r>
      </w:del>
      <w:del w:id="173" w:author="Dhingra, Ashna" w:date="2025-03-17T16:48:00Z">
        <w:r w:rsidR="002C0701" w:rsidRPr="00F22143">
          <w:rPr>
            <w:sz w:val="24"/>
            <w:szCs w:val="24"/>
          </w:rPr>
          <w:delText xml:space="preserve"> </w:delText>
        </w:r>
      </w:del>
      <w:del w:id="174" w:author="Dhingra, Ashna" w:date="2025-03-17T17:00:00Z">
        <w:r w:rsidR="003445A2" w:rsidRPr="00F22143">
          <w:rPr>
            <w:sz w:val="24"/>
            <w:szCs w:val="24"/>
          </w:rPr>
          <w:delText>The program iterates through the model at each time point</w:delText>
        </w:r>
        <w:r w:rsidR="009C3418" w:rsidRPr="00F22143">
          <w:rPr>
            <w:sz w:val="24"/>
            <w:szCs w:val="24"/>
          </w:rPr>
          <w:delText xml:space="preserve">. </w:delText>
        </w:r>
      </w:del>
      <w:r w:rsidR="008066C4">
        <w:rPr>
          <w:sz w:val="24"/>
          <w:szCs w:val="24"/>
        </w:rPr>
        <w:t>Error minimization</w:t>
      </w:r>
      <w:ins w:id="175" w:author="Dhingra, Ashna" w:date="2025-03-17T17:21:00Z">
        <w:r w:rsidR="008066C4">
          <w:rPr>
            <w:sz w:val="24"/>
            <w:szCs w:val="24"/>
          </w:rPr>
          <w:t xml:space="preserve"> </w:t>
        </w:r>
        <w:r w:rsidR="00FB586F">
          <w:rPr>
            <w:sz w:val="24"/>
            <w:szCs w:val="24"/>
          </w:rPr>
          <w:t>is</w:t>
        </w:r>
      </w:ins>
      <w:del w:id="176" w:author="Dhingra, Ashna" w:date="2025-03-17T17:21:00Z">
        <w:r w:rsidR="008066C4" w:rsidDel="00FB586F">
          <w:rPr>
            <w:sz w:val="24"/>
            <w:szCs w:val="24"/>
          </w:rPr>
          <w:delText xml:space="preserve"> </w:delText>
        </w:r>
        <w:r w:rsidR="008066C4">
          <w:rPr>
            <w:sz w:val="24"/>
            <w:szCs w:val="24"/>
          </w:rPr>
          <w:delText>was</w:delText>
        </w:r>
      </w:del>
      <w:r w:rsidR="008066C4">
        <w:rPr>
          <w:sz w:val="24"/>
          <w:szCs w:val="24"/>
        </w:rPr>
        <w:t xml:space="preserve"> performed </w:t>
      </w:r>
      <w:ins w:id="177" w:author="Dhingra, Ashna" w:date="2025-03-17T17:21:00Z">
        <w:r w:rsidR="00FB586F">
          <w:rPr>
            <w:sz w:val="24"/>
            <w:szCs w:val="24"/>
          </w:rPr>
          <w:t>using</w:t>
        </w:r>
      </w:ins>
      <w:del w:id="178" w:author="Dhingra, Ashna" w:date="2025-03-17T17:21:00Z">
        <w:r w:rsidR="008066C4">
          <w:rPr>
            <w:sz w:val="24"/>
            <w:szCs w:val="24"/>
          </w:rPr>
          <w:delText>with</w:delText>
        </w:r>
      </w:del>
      <w:r w:rsidR="008066C4">
        <w:rPr>
          <w:sz w:val="24"/>
          <w:szCs w:val="24"/>
        </w:rPr>
        <w:t xml:space="preserve"> MATLAB functions “</w:t>
      </w:r>
      <w:proofErr w:type="spellStart"/>
      <w:r w:rsidR="008066C4">
        <w:rPr>
          <w:sz w:val="24"/>
          <w:szCs w:val="24"/>
        </w:rPr>
        <w:t>fmincon</w:t>
      </w:r>
      <w:proofErr w:type="spellEnd"/>
      <w:r w:rsidR="008066C4">
        <w:rPr>
          <w:sz w:val="24"/>
          <w:szCs w:val="24"/>
        </w:rPr>
        <w:t>” and “</w:t>
      </w:r>
      <w:proofErr w:type="spellStart"/>
      <w:r w:rsidR="008066C4">
        <w:rPr>
          <w:sz w:val="24"/>
          <w:szCs w:val="24"/>
        </w:rPr>
        <w:t>fsolve</w:t>
      </w:r>
      <w:proofErr w:type="spellEnd"/>
      <w:r w:rsidR="008066C4">
        <w:rPr>
          <w:sz w:val="24"/>
          <w:szCs w:val="24"/>
        </w:rPr>
        <w:t>”. Coupled ODEs</w:t>
      </w:r>
      <w:r w:rsidR="00E44486">
        <w:rPr>
          <w:sz w:val="24"/>
          <w:szCs w:val="24"/>
        </w:rPr>
        <w:t xml:space="preserve"> </w:t>
      </w:r>
      <w:del w:id="179" w:author="Dhingra, Ashna" w:date="2025-03-17T17:21:00Z">
        <w:r w:rsidR="008066C4">
          <w:rPr>
            <w:sz w:val="24"/>
            <w:szCs w:val="24"/>
          </w:rPr>
          <w:delText>we</w:delText>
        </w:r>
      </w:del>
      <w:del w:id="180" w:author="Dhingra, Ashna" w:date="2025-03-17T17:20:00Z">
        <w:r w:rsidR="008066C4">
          <w:rPr>
            <w:sz w:val="24"/>
            <w:szCs w:val="24"/>
          </w:rPr>
          <w:delText>r</w:delText>
        </w:r>
      </w:del>
      <w:del w:id="181" w:author="Dhingra, Ashna" w:date="2025-03-17T17:21:00Z">
        <w:r w:rsidR="008066C4">
          <w:rPr>
            <w:sz w:val="24"/>
            <w:szCs w:val="24"/>
          </w:rPr>
          <w:delText>e</w:delText>
        </w:r>
      </w:del>
      <w:ins w:id="182" w:author="Dhingra, Ashna" w:date="2025-03-17T17:21:00Z">
        <w:r w:rsidR="00497763">
          <w:rPr>
            <w:sz w:val="24"/>
            <w:szCs w:val="24"/>
          </w:rPr>
          <w:t>are</w:t>
        </w:r>
      </w:ins>
      <w:r w:rsidR="008066C4">
        <w:rPr>
          <w:sz w:val="24"/>
          <w:szCs w:val="24"/>
        </w:rPr>
        <w:t xml:space="preserve"> </w:t>
      </w:r>
      <w:r w:rsidR="008066C4">
        <w:rPr>
          <w:sz w:val="24"/>
          <w:szCs w:val="24"/>
        </w:rPr>
        <w:lastRenderedPageBreak/>
        <w:t>solved using “ode45”</w:t>
      </w:r>
      <w:ins w:id="183" w:author="Dhingra, Ashna" w:date="2025-03-17T17:01:00Z">
        <w:r w:rsidR="003C07C3">
          <w:rPr>
            <w:sz w:val="24"/>
            <w:szCs w:val="24"/>
          </w:rPr>
          <w:t xml:space="preserve"> which uses variable step sizes</w:t>
        </w:r>
      </w:ins>
      <w:ins w:id="184" w:author="Dhingra, Ashna" w:date="2025-03-17T17:02:00Z">
        <w:r w:rsidR="00F64541">
          <w:rPr>
            <w:sz w:val="24"/>
            <w:szCs w:val="24"/>
          </w:rPr>
          <w:t xml:space="preserve"> to compute solutions</w:t>
        </w:r>
      </w:ins>
      <w:r w:rsidR="008066C4">
        <w:rPr>
          <w:sz w:val="24"/>
          <w:szCs w:val="24"/>
        </w:rPr>
        <w:t>.</w:t>
      </w:r>
      <w:ins w:id="185" w:author="Dhingra, Ashna" w:date="2025-03-17T17:02:00Z">
        <w:r w:rsidR="00F64541">
          <w:rPr>
            <w:sz w:val="24"/>
            <w:szCs w:val="24"/>
          </w:rPr>
          <w:t xml:space="preserve"> </w:t>
        </w:r>
      </w:ins>
      <w:ins w:id="186" w:author="Dhingra, Ashna" w:date="2025-03-17T17:19:00Z">
        <w:r w:rsidR="00497763">
          <w:rPr>
            <w:sz w:val="24"/>
            <w:szCs w:val="24"/>
          </w:rPr>
          <w:t>Definite integrals (equations</w:t>
        </w:r>
      </w:ins>
      <w:ins w:id="187" w:author="Dhingra, Ashna" w:date="2025-03-17T17:20:00Z">
        <w:r w:rsidR="00497763">
          <w:rPr>
            <w:sz w:val="24"/>
            <w:szCs w:val="24"/>
          </w:rPr>
          <w:t xml:space="preserve"> 5, 7, 14, and 19) are approximated</w:t>
        </w:r>
      </w:ins>
      <w:ins w:id="188" w:author="Dhingra, Ashna" w:date="2025-03-17T17:21:00Z">
        <w:r w:rsidR="00FB586F">
          <w:rPr>
            <w:sz w:val="24"/>
            <w:szCs w:val="24"/>
          </w:rPr>
          <w:t xml:space="preserve"> as summations using </w:t>
        </w:r>
      </w:ins>
      <w:ins w:id="189" w:author="Dhingra, Ashna" w:date="2025-03-17T17:22:00Z">
        <w:r w:rsidR="0008131D">
          <w:rPr>
            <w:sz w:val="24"/>
            <w:szCs w:val="24"/>
          </w:rPr>
          <w:t xml:space="preserve">a partition </w:t>
        </w:r>
        <w:r w:rsidR="004D40C7">
          <w:rPr>
            <w:sz w:val="24"/>
            <w:szCs w:val="24"/>
          </w:rPr>
          <w:t xml:space="preserve">size much less than the length of the fiber. The analyses </w:t>
        </w:r>
      </w:ins>
      <w:ins w:id="190" w:author="Dhingra, Ashna" w:date="2025-03-17T17:23:00Z">
        <w:r w:rsidR="004D40C7">
          <w:rPr>
            <w:sz w:val="24"/>
            <w:szCs w:val="24"/>
          </w:rPr>
          <w:t>shown in</w:t>
        </w:r>
        <w:r w:rsidR="000962F5">
          <w:rPr>
            <w:sz w:val="24"/>
            <w:szCs w:val="24"/>
          </w:rPr>
          <w:t xml:space="preserve"> this</w:t>
        </w:r>
        <w:r w:rsidR="004D40C7">
          <w:rPr>
            <w:sz w:val="24"/>
            <w:szCs w:val="24"/>
          </w:rPr>
          <w:t xml:space="preserve"> paper use a partition size of 1cm. </w:t>
        </w:r>
      </w:ins>
      <w:del w:id="191" w:author="Dhingra, Ashna" w:date="2025-03-17T17:15:00Z">
        <w:r w:rsidR="008066C4">
          <w:rPr>
            <w:sz w:val="24"/>
            <w:szCs w:val="24"/>
          </w:rPr>
          <w:delText xml:space="preserve"> </w:delText>
        </w:r>
      </w:del>
    </w:p>
    <w:p w14:paraId="2E61AC5B" w14:textId="2887A3F7" w:rsidR="00B201FB" w:rsidRPr="00F22143" w:rsidRDefault="00542004" w:rsidP="008B0965">
      <w:pPr>
        <w:spacing w:line="480" w:lineRule="auto"/>
        <w:ind w:firstLine="0"/>
        <w:rPr>
          <w:sz w:val="24"/>
          <w:szCs w:val="24"/>
        </w:rPr>
      </w:pPr>
      <w:r w:rsidRPr="00F22143">
        <w:rPr>
          <w:sz w:val="24"/>
          <w:szCs w:val="24"/>
        </w:rPr>
        <w:t>Parameter estimation was performed using historic 3L experimental data</w:t>
      </w:r>
      <w:r w:rsidR="00B84A04" w:rsidRPr="00F22143">
        <w:rPr>
          <w:sz w:val="24"/>
          <w:szCs w:val="24"/>
        </w:rPr>
        <w:t xml:space="preserve"> from the platform </w:t>
      </w:r>
      <w:commentRangeStart w:id="192"/>
      <w:proofErr w:type="spellStart"/>
      <w:r w:rsidR="00B84A04" w:rsidRPr="00F22143">
        <w:rPr>
          <w:sz w:val="24"/>
          <w:szCs w:val="24"/>
        </w:rPr>
        <w:t>mAb</w:t>
      </w:r>
      <w:commentRangeEnd w:id="192"/>
      <w:proofErr w:type="spellEnd"/>
      <w:r w:rsidR="00671F05" w:rsidRPr="00F22143">
        <w:rPr>
          <w:rStyle w:val="CommentReference"/>
          <w:sz w:val="24"/>
          <w:szCs w:val="24"/>
        </w:rPr>
        <w:commentReference w:id="192"/>
      </w:r>
      <w:r w:rsidRPr="00F22143">
        <w:rPr>
          <w:sz w:val="24"/>
          <w:szCs w:val="24"/>
        </w:rPr>
        <w:t xml:space="preserve"> </w:t>
      </w:r>
      <w:r w:rsidR="00144059" w:rsidRPr="00F22143">
        <w:rPr>
          <w:sz w:val="24"/>
          <w:szCs w:val="24"/>
        </w:rPr>
        <w:t xml:space="preserve"> A</w:t>
      </w:r>
      <w:r w:rsidR="00ED45EB" w:rsidRPr="00F22143">
        <w:rPr>
          <w:sz w:val="24"/>
          <w:szCs w:val="24"/>
        </w:rPr>
        <w:t xml:space="preserve"> </w:t>
      </w:r>
      <w:r w:rsidRPr="00F22143">
        <w:rPr>
          <w:sz w:val="24"/>
          <w:szCs w:val="24"/>
        </w:rPr>
        <w:t xml:space="preserve">(n = 5) </w:t>
      </w:r>
      <w:proofErr w:type="gramStart"/>
      <w:r w:rsidRPr="00F22143">
        <w:rPr>
          <w:sz w:val="24"/>
          <w:szCs w:val="24"/>
        </w:rPr>
        <w:t>in order to</w:t>
      </w:r>
      <w:proofErr w:type="gramEnd"/>
      <w:r w:rsidRPr="00F22143">
        <w:rPr>
          <w:sz w:val="24"/>
          <w:szCs w:val="24"/>
        </w:rPr>
        <w:t xml:space="preserve"> obtain values for c1, c2, c3, and c4 referenced in equations </w:t>
      </w:r>
      <w:r w:rsidR="00ED45EB" w:rsidRPr="00F22143">
        <w:rPr>
          <w:sz w:val="24"/>
          <w:szCs w:val="24"/>
        </w:rPr>
        <w:t>5 - 8</w:t>
      </w:r>
      <w:r w:rsidRPr="00F22143">
        <w:rPr>
          <w:sz w:val="24"/>
          <w:szCs w:val="24"/>
        </w:rPr>
        <w:t xml:space="preserve">. </w:t>
      </w:r>
    </w:p>
    <w:p w14:paraId="752D51F0" w14:textId="45C21CBC" w:rsidR="00E01320" w:rsidRDefault="002C0701" w:rsidP="008B0965">
      <w:pPr>
        <w:pStyle w:val="Subsectionheading"/>
        <w:spacing w:line="480" w:lineRule="auto"/>
      </w:pPr>
      <w:r>
        <w:t xml:space="preserve">Experimental Conditions </w:t>
      </w:r>
    </w:p>
    <w:p w14:paraId="48559FF9" w14:textId="3231CFD2" w:rsidR="005440EF" w:rsidRDefault="00D87D6F" w:rsidP="008B0965">
      <w:pPr>
        <w:spacing w:line="480" w:lineRule="auto"/>
        <w:ind w:firstLine="0"/>
        <w:rPr>
          <w:sz w:val="24"/>
          <w:szCs w:val="24"/>
        </w:rPr>
      </w:pPr>
      <w:r w:rsidRPr="00F22143">
        <w:rPr>
          <w:sz w:val="24"/>
          <w:szCs w:val="24"/>
        </w:rPr>
        <w:t>Model validation was performed at four scales</w:t>
      </w:r>
      <w:r w:rsidR="00B23A98" w:rsidRPr="00F22143">
        <w:rPr>
          <w:sz w:val="24"/>
          <w:szCs w:val="24"/>
        </w:rPr>
        <w:t xml:space="preserve"> of perfusion</w:t>
      </w:r>
      <w:r w:rsidRPr="00F22143">
        <w:rPr>
          <w:sz w:val="24"/>
          <w:szCs w:val="24"/>
        </w:rPr>
        <w:t xml:space="preserve">: ambr250, 3L, </w:t>
      </w:r>
      <w:r w:rsidR="00B23A98" w:rsidRPr="00F22143">
        <w:rPr>
          <w:sz w:val="24"/>
          <w:szCs w:val="24"/>
        </w:rPr>
        <w:t xml:space="preserve">50L, and 500L with </w:t>
      </w:r>
      <w:proofErr w:type="spellStart"/>
      <w:r w:rsidR="00B23A98" w:rsidRPr="00F22143">
        <w:rPr>
          <w:sz w:val="24"/>
          <w:szCs w:val="24"/>
        </w:rPr>
        <w:t>mAb</w:t>
      </w:r>
      <w:proofErr w:type="spellEnd"/>
      <w:r w:rsidR="00B23A98" w:rsidRPr="00F22143">
        <w:rPr>
          <w:sz w:val="24"/>
          <w:szCs w:val="24"/>
        </w:rPr>
        <w:t xml:space="preserve"> A. </w:t>
      </w:r>
      <w:r w:rsidR="00760B53">
        <w:rPr>
          <w:sz w:val="24"/>
          <w:szCs w:val="24"/>
        </w:rPr>
        <w:t xml:space="preserve">This </w:t>
      </w:r>
      <w:proofErr w:type="spellStart"/>
      <w:r w:rsidR="00760B53">
        <w:rPr>
          <w:sz w:val="24"/>
          <w:szCs w:val="24"/>
        </w:rPr>
        <w:t>mAb</w:t>
      </w:r>
      <w:proofErr w:type="spellEnd"/>
      <w:r w:rsidR="00760B53">
        <w:rPr>
          <w:sz w:val="24"/>
          <w:szCs w:val="24"/>
        </w:rPr>
        <w:t xml:space="preserve"> was used extensively for technology development of </w:t>
      </w:r>
      <w:r w:rsidR="00241C1F">
        <w:rPr>
          <w:sz w:val="24"/>
          <w:szCs w:val="24"/>
        </w:rPr>
        <w:t>AstraZeneca’s perfusion platform</w:t>
      </w:r>
      <w:r w:rsidR="00B23A98" w:rsidRPr="00F22143">
        <w:rPr>
          <w:sz w:val="24"/>
          <w:szCs w:val="24"/>
        </w:rPr>
        <w:t>.</w:t>
      </w:r>
      <w:r w:rsidR="00024F03" w:rsidRPr="00F22143">
        <w:rPr>
          <w:sz w:val="24"/>
          <w:szCs w:val="24"/>
        </w:rPr>
        <w:t xml:space="preserve"> Parameter estimation </w:t>
      </w:r>
      <w:r w:rsidR="006D2DC9">
        <w:rPr>
          <w:sz w:val="24"/>
          <w:szCs w:val="24"/>
        </w:rPr>
        <w:t xml:space="preserve">for cell kinetics </w:t>
      </w:r>
      <w:r w:rsidR="00246ABC">
        <w:rPr>
          <w:sz w:val="24"/>
          <w:szCs w:val="24"/>
        </w:rPr>
        <w:t xml:space="preserve">and filter fouling parameters </w:t>
      </w:r>
      <w:r w:rsidR="00024F03" w:rsidRPr="00F22143">
        <w:rPr>
          <w:sz w:val="24"/>
          <w:szCs w:val="24"/>
        </w:rPr>
        <w:t xml:space="preserve">was performed once using five 3L scale platform experiments, and predictions at the various scales with unseen </w:t>
      </w:r>
      <w:r w:rsidR="00241C1F">
        <w:rPr>
          <w:sz w:val="24"/>
          <w:szCs w:val="24"/>
        </w:rPr>
        <w:t xml:space="preserve">sieving </w:t>
      </w:r>
      <w:r w:rsidR="00024F03" w:rsidRPr="00F22143">
        <w:rPr>
          <w:sz w:val="24"/>
          <w:szCs w:val="24"/>
        </w:rPr>
        <w:t xml:space="preserve">ratio data is shown below in </w:t>
      </w:r>
      <w:r w:rsidR="00222BBE" w:rsidRPr="00F22143">
        <w:rPr>
          <w:sz w:val="24"/>
          <w:szCs w:val="24"/>
        </w:rPr>
        <w:fldChar w:fldCharType="begin"/>
      </w:r>
      <w:r w:rsidR="00222BBE" w:rsidRPr="00F22143">
        <w:rPr>
          <w:sz w:val="24"/>
          <w:szCs w:val="24"/>
        </w:rPr>
        <w:instrText xml:space="preserve"> REF _Ref178948320 </w:instrText>
      </w:r>
      <w:r w:rsidR="00F22143">
        <w:rPr>
          <w:sz w:val="24"/>
          <w:szCs w:val="24"/>
        </w:rPr>
        <w:instrText xml:space="preserve"> \* MERGEFORMAT </w:instrText>
      </w:r>
      <w:r w:rsidR="00222BBE" w:rsidRPr="00F22143">
        <w:rPr>
          <w:sz w:val="24"/>
          <w:szCs w:val="24"/>
        </w:rPr>
        <w:fldChar w:fldCharType="separate"/>
      </w:r>
      <w:r w:rsidR="000C7203" w:rsidRPr="000C7203">
        <w:rPr>
          <w:sz w:val="24"/>
          <w:szCs w:val="24"/>
        </w:rPr>
        <w:t xml:space="preserve">Figure </w:t>
      </w:r>
      <w:r w:rsidR="000C7203" w:rsidRPr="000C7203">
        <w:rPr>
          <w:noProof/>
          <w:sz w:val="24"/>
          <w:szCs w:val="24"/>
        </w:rPr>
        <w:t>3</w:t>
      </w:r>
      <w:r w:rsidR="00222BBE" w:rsidRPr="00F22143">
        <w:rPr>
          <w:sz w:val="24"/>
          <w:szCs w:val="24"/>
        </w:rPr>
        <w:fldChar w:fldCharType="end"/>
      </w:r>
      <w:r w:rsidR="00024F03" w:rsidRPr="00F22143">
        <w:rPr>
          <w:sz w:val="24"/>
          <w:szCs w:val="24"/>
        </w:rPr>
        <w:t xml:space="preserve">. </w:t>
      </w:r>
      <w:r w:rsidR="005C70B1">
        <w:rPr>
          <w:sz w:val="24"/>
          <w:szCs w:val="24"/>
        </w:rPr>
        <w:t xml:space="preserve">Corresponding experimental conditions are outlined in </w:t>
      </w:r>
      <w:r w:rsidR="005C70B1" w:rsidRPr="005440EF">
        <w:rPr>
          <w:sz w:val="24"/>
          <w:szCs w:val="24"/>
        </w:rPr>
        <w:fldChar w:fldCharType="begin"/>
      </w:r>
      <w:r w:rsidR="005C70B1" w:rsidRPr="005440EF">
        <w:rPr>
          <w:sz w:val="24"/>
          <w:szCs w:val="24"/>
        </w:rPr>
        <w:instrText xml:space="preserve"> REF _Ref190186033 \h </w:instrText>
      </w:r>
      <w:r w:rsidR="005440EF">
        <w:rPr>
          <w:sz w:val="24"/>
          <w:szCs w:val="24"/>
        </w:rPr>
        <w:instrText xml:space="preserve"> \* MERGEFORMAT </w:instrText>
      </w:r>
      <w:r w:rsidR="005C70B1" w:rsidRPr="005440EF">
        <w:rPr>
          <w:sz w:val="24"/>
          <w:szCs w:val="24"/>
        </w:rPr>
      </w:r>
      <w:r w:rsidR="005C70B1" w:rsidRPr="005440EF">
        <w:rPr>
          <w:sz w:val="24"/>
          <w:szCs w:val="24"/>
        </w:rPr>
        <w:fldChar w:fldCharType="separate"/>
      </w:r>
      <w:r w:rsidR="005C70B1" w:rsidRPr="005440EF">
        <w:rPr>
          <w:sz w:val="24"/>
          <w:szCs w:val="24"/>
        </w:rPr>
        <w:t xml:space="preserve">Table </w:t>
      </w:r>
      <w:r w:rsidR="005C70B1" w:rsidRPr="005440EF">
        <w:rPr>
          <w:noProof/>
          <w:sz w:val="24"/>
          <w:szCs w:val="24"/>
        </w:rPr>
        <w:t>2</w:t>
      </w:r>
      <w:r w:rsidR="005C70B1" w:rsidRPr="005440EF">
        <w:rPr>
          <w:sz w:val="24"/>
          <w:szCs w:val="24"/>
        </w:rPr>
        <w:fldChar w:fldCharType="end"/>
      </w:r>
      <w:r w:rsidR="005C70B1" w:rsidRPr="005440EF">
        <w:rPr>
          <w:sz w:val="24"/>
          <w:szCs w:val="24"/>
        </w:rPr>
        <w:t>.</w:t>
      </w:r>
      <w:r w:rsidR="005C70B1">
        <w:rPr>
          <w:sz w:val="24"/>
          <w:szCs w:val="24"/>
        </w:rPr>
        <w:t xml:space="preserve"> </w:t>
      </w:r>
      <w:r w:rsidR="00AB6F7F">
        <w:rPr>
          <w:sz w:val="24"/>
          <w:szCs w:val="24"/>
        </w:rPr>
        <w:t xml:space="preserve">Wall shear rate is calculated using the same equation used by </w:t>
      </w:r>
      <w:sdt>
        <w:sdtPr>
          <w:rPr>
            <w:sz w:val="24"/>
            <w:szCs w:val="24"/>
          </w:rPr>
          <w:id w:val="2115321701"/>
          <w:citation/>
        </w:sdtPr>
        <w:sdtContent>
          <w:r w:rsidR="00AB6F7F">
            <w:rPr>
              <w:sz w:val="24"/>
              <w:szCs w:val="24"/>
            </w:rPr>
            <w:fldChar w:fldCharType="begin"/>
          </w:r>
          <w:r w:rsidR="00AB6F7F">
            <w:rPr>
              <w:sz w:val="24"/>
              <w:szCs w:val="24"/>
            </w:rPr>
            <w:instrText xml:space="preserve"> CITATION WuD24 \l 1033 </w:instrText>
          </w:r>
          <w:r w:rsidR="00AB6F7F">
            <w:rPr>
              <w:sz w:val="24"/>
              <w:szCs w:val="24"/>
            </w:rPr>
            <w:fldChar w:fldCharType="separate"/>
          </w:r>
          <w:r>
            <w:rPr>
              <w:noProof/>
              <w:sz w:val="24"/>
              <w:szCs w:val="24"/>
            </w:rPr>
            <w:t>(WuDunn, et al., 2024)</w:t>
          </w:r>
          <w:r w:rsidR="00AB6F7F">
            <w:rPr>
              <w:sz w:val="24"/>
              <w:szCs w:val="24"/>
            </w:rPr>
            <w:fldChar w:fldCharType="end"/>
          </w:r>
        </w:sdtContent>
      </w:sdt>
      <w:r w:rsidR="00AB6F7F">
        <w:rPr>
          <w:sz w:val="24"/>
          <w:szCs w:val="24"/>
        </w:rPr>
        <w:t xml:space="preserve"> in their study (equation </w:t>
      </w:r>
      <w:r w:rsidR="00296CE7">
        <w:rPr>
          <w:sz w:val="24"/>
          <w:szCs w:val="24"/>
        </w:rPr>
        <w:t xml:space="preserve">3). </w:t>
      </w:r>
    </w:p>
    <w:tbl>
      <w:tblPr>
        <w:tblStyle w:val="PlainTable5"/>
        <w:tblW w:w="9180" w:type="dxa"/>
        <w:tblLook w:val="04A0" w:firstRow="1" w:lastRow="0" w:firstColumn="1" w:lastColumn="0" w:noHBand="0" w:noVBand="1"/>
      </w:tblPr>
      <w:tblGrid>
        <w:gridCol w:w="1438"/>
        <w:gridCol w:w="2342"/>
        <w:gridCol w:w="1710"/>
        <w:gridCol w:w="1800"/>
        <w:gridCol w:w="1890"/>
      </w:tblGrid>
      <w:tr w:rsidR="00D109F4" w14:paraId="023BCAC4" w14:textId="1FF900A8" w:rsidTr="00D109F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38" w:type="dxa"/>
          </w:tcPr>
          <w:p w14:paraId="11820724" w14:textId="22B29D85" w:rsidR="00D109F4" w:rsidRDefault="00D109F4" w:rsidP="006C33E0">
            <w:pPr>
              <w:ind w:firstLine="0"/>
              <w:rPr>
                <w:sz w:val="24"/>
                <w:szCs w:val="24"/>
              </w:rPr>
            </w:pPr>
            <w:r>
              <w:rPr>
                <w:sz w:val="24"/>
                <w:szCs w:val="24"/>
              </w:rPr>
              <w:t>Scale</w:t>
            </w:r>
          </w:p>
        </w:tc>
        <w:tc>
          <w:tcPr>
            <w:tcW w:w="2342" w:type="dxa"/>
          </w:tcPr>
          <w:p w14:paraId="4458A055" w14:textId="3A333016" w:rsidR="00D109F4" w:rsidRDefault="00D109F4" w:rsidP="006C33E0">
            <w:pPr>
              <w:ind w:firstLine="0"/>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Filter Model</w:t>
            </w:r>
          </w:p>
        </w:tc>
        <w:tc>
          <w:tcPr>
            <w:tcW w:w="1710" w:type="dxa"/>
          </w:tcPr>
          <w:p w14:paraId="374B0411" w14:textId="5A1FBABA" w:rsidR="00D109F4" w:rsidRDefault="005C70B1" w:rsidP="006C33E0">
            <w:pPr>
              <w:ind w:firstLine="0"/>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 xml:space="preserve">Bioreactor </w:t>
            </w:r>
            <w:r w:rsidR="00D109F4">
              <w:rPr>
                <w:sz w:val="24"/>
                <w:szCs w:val="24"/>
              </w:rPr>
              <w:t xml:space="preserve">Working Volume </w:t>
            </w:r>
          </w:p>
        </w:tc>
        <w:tc>
          <w:tcPr>
            <w:tcW w:w="1800" w:type="dxa"/>
          </w:tcPr>
          <w:p w14:paraId="39DC2227" w14:textId="77777777" w:rsidR="00D109F4" w:rsidRDefault="00D109F4" w:rsidP="006C33E0">
            <w:pPr>
              <w:ind w:firstLine="0"/>
              <w:cnfStyle w:val="100000000000" w:firstRow="1" w:lastRow="0" w:firstColumn="0" w:lastColumn="0" w:oddVBand="0" w:evenVBand="0" w:oddHBand="0" w:evenHBand="0" w:firstRowFirstColumn="0" w:firstRowLastColumn="0" w:lastRowFirstColumn="0" w:lastRowLastColumn="0"/>
              <w:rPr>
                <w:i w:val="0"/>
                <w:sz w:val="24"/>
                <w:szCs w:val="24"/>
              </w:rPr>
            </w:pPr>
            <w:r>
              <w:rPr>
                <w:sz w:val="24"/>
                <w:szCs w:val="24"/>
              </w:rPr>
              <w:t>Recirculation Rate</w:t>
            </w:r>
            <w:r w:rsidR="00366D8C">
              <w:rPr>
                <w:sz w:val="24"/>
                <w:szCs w:val="24"/>
              </w:rPr>
              <w:t xml:space="preserve">, </w:t>
            </w:r>
            <m:oMath>
              <m:sSub>
                <m:sSubPr>
                  <m:ctrlPr>
                    <w:rPr>
                      <w:rFonts w:ascii="Cambria Math" w:hAnsi="Cambria Math"/>
                      <w:i w:val="0"/>
                      <w:iCs w:val="0"/>
                      <w:sz w:val="24"/>
                      <w:szCs w:val="24"/>
                    </w:rPr>
                  </m:ctrlPr>
                </m:sSubPr>
                <m:e>
                  <m:r>
                    <w:rPr>
                      <w:rFonts w:ascii="Cambria Math" w:hAnsi="Cambria Math"/>
                      <w:sz w:val="24"/>
                      <w:szCs w:val="24"/>
                    </w:rPr>
                    <m:t>Q</m:t>
                  </m:r>
                  <m:ctrlPr>
                    <w:rPr>
                      <w:rFonts w:ascii="Cambria Math" w:hAnsi="Cambria Math"/>
                      <w:sz w:val="24"/>
                      <w:szCs w:val="24"/>
                    </w:rPr>
                  </m:ctrlPr>
                </m:e>
                <m:sub>
                  <m:r>
                    <w:rPr>
                      <w:rFonts w:ascii="Cambria Math" w:hAnsi="Cambria Math"/>
                      <w:sz w:val="24"/>
                      <w:szCs w:val="24"/>
                    </w:rPr>
                    <m:t>r</m:t>
                  </m:r>
                </m:sub>
              </m:sSub>
              <m:r>
                <w:rPr>
                  <w:rFonts w:ascii="Cambria Math" w:hAnsi="Cambria Math"/>
                  <w:sz w:val="24"/>
                  <w:szCs w:val="24"/>
                </w:rPr>
                <m:t>(z=0)</m:t>
              </m:r>
            </m:oMath>
          </w:p>
          <w:p w14:paraId="53E7E4A7" w14:textId="5D4602AB" w:rsidR="000364CD" w:rsidRDefault="000364CD" w:rsidP="006C33E0">
            <w:pPr>
              <w:ind w:firstLine="0"/>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(Shear Rate)</w:t>
            </w:r>
          </w:p>
        </w:tc>
        <w:tc>
          <w:tcPr>
            <w:tcW w:w="1890" w:type="dxa"/>
          </w:tcPr>
          <w:p w14:paraId="2E9ADE56" w14:textId="15F94C49" w:rsidR="00D109F4" w:rsidRDefault="00D109F4" w:rsidP="006B7BFB">
            <w:pPr>
              <w:ind w:firstLine="0"/>
              <w:jc w:val="left"/>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Permeate Target Flux (LMH)</w:t>
            </w:r>
          </w:p>
        </w:tc>
      </w:tr>
      <w:tr w:rsidR="00D109F4" w14:paraId="05726511" w14:textId="27EC70F4" w:rsidTr="00D109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8" w:type="dxa"/>
          </w:tcPr>
          <w:p w14:paraId="4ADE6A7D" w14:textId="51BFA905" w:rsidR="00D109F4" w:rsidRDefault="00D109F4" w:rsidP="00065C8C">
            <w:pPr>
              <w:ind w:firstLine="0"/>
              <w:rPr>
                <w:sz w:val="24"/>
                <w:szCs w:val="24"/>
              </w:rPr>
            </w:pPr>
            <w:r>
              <w:rPr>
                <w:sz w:val="24"/>
                <w:szCs w:val="24"/>
              </w:rPr>
              <w:t>Ambr250</w:t>
            </w:r>
          </w:p>
        </w:tc>
        <w:tc>
          <w:tcPr>
            <w:tcW w:w="2342" w:type="dxa"/>
          </w:tcPr>
          <w:p w14:paraId="51A81A79" w14:textId="540AF9C2" w:rsidR="00D109F4" w:rsidRDefault="00D109F4" w:rsidP="006B7BFB">
            <w:pPr>
              <w:ind w:firstLine="0"/>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Repligen (</w:t>
            </w:r>
            <w:r w:rsidRPr="00F22143">
              <w:rPr>
                <w:sz w:val="24"/>
                <w:szCs w:val="24"/>
              </w:rPr>
              <w:t xml:space="preserve">part # </w:t>
            </w:r>
            <w:r w:rsidRPr="00F22143">
              <w:rPr>
                <w:rStyle w:val="ui-provider"/>
                <w:sz w:val="24"/>
                <w:szCs w:val="24"/>
              </w:rPr>
              <w:t>T02-P20U-10-N</w:t>
            </w:r>
            <w:r w:rsidRPr="00F22143">
              <w:rPr>
                <w:sz w:val="24"/>
                <w:szCs w:val="24"/>
              </w:rPr>
              <w:t>)</w:t>
            </w:r>
          </w:p>
        </w:tc>
        <w:tc>
          <w:tcPr>
            <w:tcW w:w="1710" w:type="dxa"/>
          </w:tcPr>
          <w:p w14:paraId="2DFF4FB9" w14:textId="044BF771" w:rsidR="00D109F4" w:rsidRDefault="00D109F4" w:rsidP="006B7BFB">
            <w:pPr>
              <w:ind w:firstLine="0"/>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240mL</w:t>
            </w:r>
          </w:p>
        </w:tc>
        <w:tc>
          <w:tcPr>
            <w:tcW w:w="1800" w:type="dxa"/>
          </w:tcPr>
          <w:p w14:paraId="32C237FE" w14:textId="77777777" w:rsidR="00D444D0" w:rsidRDefault="00D109F4" w:rsidP="006B7BFB">
            <w:pPr>
              <w:ind w:firstLine="0"/>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70 mL/min</w:t>
            </w:r>
            <w:r w:rsidR="00D444D0">
              <w:rPr>
                <w:sz w:val="24"/>
                <w:szCs w:val="24"/>
              </w:rPr>
              <w:t xml:space="preserve"> </w:t>
            </w:r>
          </w:p>
          <w:p w14:paraId="36A22501" w14:textId="07DC8AB7" w:rsidR="00D109F4" w:rsidRDefault="00D444D0" w:rsidP="006B7BFB">
            <w:pPr>
              <w:ind w:firstLine="0"/>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(848 1/s)</w:t>
            </w:r>
          </w:p>
        </w:tc>
        <w:tc>
          <w:tcPr>
            <w:tcW w:w="1890" w:type="dxa"/>
          </w:tcPr>
          <w:p w14:paraId="34B5FE62" w14:textId="151EBA7C" w:rsidR="00D109F4" w:rsidRDefault="00D109F4" w:rsidP="006B7BFB">
            <w:pPr>
              <w:ind w:firstLine="0"/>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1.4</w:t>
            </w:r>
          </w:p>
        </w:tc>
      </w:tr>
      <w:tr w:rsidR="00D109F4" w14:paraId="0CDCC8CE" w14:textId="65035BF7" w:rsidTr="00D109F4">
        <w:tc>
          <w:tcPr>
            <w:cnfStyle w:val="001000000000" w:firstRow="0" w:lastRow="0" w:firstColumn="1" w:lastColumn="0" w:oddVBand="0" w:evenVBand="0" w:oddHBand="0" w:evenHBand="0" w:firstRowFirstColumn="0" w:firstRowLastColumn="0" w:lastRowFirstColumn="0" w:lastRowLastColumn="0"/>
            <w:tcW w:w="1438" w:type="dxa"/>
          </w:tcPr>
          <w:p w14:paraId="109BFE84" w14:textId="28CA8860" w:rsidR="00D109F4" w:rsidRDefault="00D109F4" w:rsidP="00065C8C">
            <w:pPr>
              <w:ind w:firstLine="0"/>
              <w:rPr>
                <w:sz w:val="24"/>
                <w:szCs w:val="24"/>
              </w:rPr>
            </w:pPr>
            <w:r>
              <w:rPr>
                <w:sz w:val="24"/>
                <w:szCs w:val="24"/>
              </w:rPr>
              <w:t>3L</w:t>
            </w:r>
          </w:p>
        </w:tc>
        <w:tc>
          <w:tcPr>
            <w:tcW w:w="2342" w:type="dxa"/>
          </w:tcPr>
          <w:p w14:paraId="4B7FD06A" w14:textId="2C56FC4B" w:rsidR="00D109F4" w:rsidRDefault="00D109F4" w:rsidP="006B7BFB">
            <w:pPr>
              <w:ind w:firstLine="0"/>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Repligen (</w:t>
            </w:r>
            <w:r w:rsidRPr="00F22143">
              <w:rPr>
                <w:sz w:val="24"/>
                <w:szCs w:val="24"/>
              </w:rPr>
              <w:t>part # S04-P20U-10-N)</w:t>
            </w:r>
          </w:p>
        </w:tc>
        <w:tc>
          <w:tcPr>
            <w:tcW w:w="1710" w:type="dxa"/>
          </w:tcPr>
          <w:p w14:paraId="0D065C61" w14:textId="4294A58D" w:rsidR="00D109F4" w:rsidRDefault="00D109F4" w:rsidP="006B7BFB">
            <w:pPr>
              <w:ind w:firstLine="0"/>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2L</w:t>
            </w:r>
          </w:p>
        </w:tc>
        <w:tc>
          <w:tcPr>
            <w:tcW w:w="1800" w:type="dxa"/>
          </w:tcPr>
          <w:p w14:paraId="4F4233C7" w14:textId="77777777" w:rsidR="00D109F4" w:rsidRDefault="00D109F4" w:rsidP="006B7BFB">
            <w:pPr>
              <w:ind w:firstLine="0"/>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268 mL/min</w:t>
            </w:r>
          </w:p>
          <w:p w14:paraId="48129B4E" w14:textId="2698D5FE" w:rsidR="00D444D0" w:rsidRDefault="00D444D0" w:rsidP="006B7BFB">
            <w:pPr>
              <w:ind w:firstLine="0"/>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(607 1/s)</w:t>
            </w:r>
          </w:p>
        </w:tc>
        <w:tc>
          <w:tcPr>
            <w:tcW w:w="1890" w:type="dxa"/>
          </w:tcPr>
          <w:p w14:paraId="4CEBEEBE" w14:textId="25D6B528" w:rsidR="00D109F4" w:rsidRDefault="00D109F4" w:rsidP="006B7BFB">
            <w:pPr>
              <w:ind w:firstLine="0"/>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1.0</w:t>
            </w:r>
          </w:p>
        </w:tc>
      </w:tr>
      <w:tr w:rsidR="00D109F4" w14:paraId="2536ED59" w14:textId="5B960055" w:rsidTr="00D109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8" w:type="dxa"/>
          </w:tcPr>
          <w:p w14:paraId="0D105151" w14:textId="7E7B7204" w:rsidR="00D109F4" w:rsidRDefault="00D109F4" w:rsidP="00065C8C">
            <w:pPr>
              <w:ind w:firstLine="0"/>
              <w:rPr>
                <w:sz w:val="24"/>
                <w:szCs w:val="24"/>
              </w:rPr>
            </w:pPr>
            <w:r>
              <w:rPr>
                <w:sz w:val="24"/>
                <w:szCs w:val="24"/>
              </w:rPr>
              <w:t>50L</w:t>
            </w:r>
          </w:p>
        </w:tc>
        <w:tc>
          <w:tcPr>
            <w:tcW w:w="2342" w:type="dxa"/>
          </w:tcPr>
          <w:p w14:paraId="460C5908" w14:textId="637E578A" w:rsidR="00D109F4" w:rsidRDefault="00D109F4" w:rsidP="006B7BFB">
            <w:pPr>
              <w:ind w:firstLine="0"/>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Repligen (part #</w:t>
            </w:r>
            <w:r w:rsidR="005C70B1">
              <w:rPr>
                <w:sz w:val="24"/>
                <w:szCs w:val="24"/>
              </w:rPr>
              <w:t xml:space="preserve"> </w:t>
            </w:r>
            <w:r w:rsidR="005C70B1" w:rsidRPr="00F22143">
              <w:rPr>
                <w:sz w:val="24"/>
                <w:szCs w:val="24"/>
              </w:rPr>
              <w:t>K06-P20U-10-N</w:t>
            </w:r>
            <w:r w:rsidR="005C70B1">
              <w:rPr>
                <w:sz w:val="24"/>
                <w:szCs w:val="24"/>
              </w:rPr>
              <w:t>)</w:t>
            </w:r>
          </w:p>
        </w:tc>
        <w:tc>
          <w:tcPr>
            <w:tcW w:w="1710" w:type="dxa"/>
          </w:tcPr>
          <w:p w14:paraId="09810D6A" w14:textId="6438A8CB" w:rsidR="00D109F4" w:rsidRDefault="00D109F4" w:rsidP="006B7BFB">
            <w:pPr>
              <w:ind w:firstLine="0"/>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40L</w:t>
            </w:r>
          </w:p>
        </w:tc>
        <w:tc>
          <w:tcPr>
            <w:tcW w:w="1800" w:type="dxa"/>
          </w:tcPr>
          <w:p w14:paraId="157EB7E6" w14:textId="77777777" w:rsidR="00D109F4" w:rsidRDefault="005C70B1" w:rsidP="006B7BFB">
            <w:pPr>
              <w:ind w:firstLine="0"/>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5 LPM</w:t>
            </w:r>
          </w:p>
          <w:p w14:paraId="36EC604B" w14:textId="53A914B2" w:rsidR="00D444D0" w:rsidRDefault="00D444D0" w:rsidP="006B7BFB">
            <w:pPr>
              <w:ind w:firstLine="0"/>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w:t>
            </w:r>
            <w:r w:rsidR="00261B8B">
              <w:rPr>
                <w:sz w:val="24"/>
                <w:szCs w:val="24"/>
              </w:rPr>
              <w:t>679</w:t>
            </w:r>
            <w:r>
              <w:rPr>
                <w:sz w:val="24"/>
                <w:szCs w:val="24"/>
              </w:rPr>
              <w:t xml:space="preserve"> 1/s)</w:t>
            </w:r>
          </w:p>
        </w:tc>
        <w:tc>
          <w:tcPr>
            <w:tcW w:w="1890" w:type="dxa"/>
          </w:tcPr>
          <w:p w14:paraId="24979599" w14:textId="2E505D35" w:rsidR="00D109F4" w:rsidRDefault="005C70B1" w:rsidP="006B7BFB">
            <w:pPr>
              <w:ind w:firstLine="0"/>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0.8</w:t>
            </w:r>
          </w:p>
        </w:tc>
      </w:tr>
      <w:tr w:rsidR="00D109F4" w14:paraId="5CD77550" w14:textId="23123A28" w:rsidTr="00D109F4">
        <w:tc>
          <w:tcPr>
            <w:cnfStyle w:val="001000000000" w:firstRow="0" w:lastRow="0" w:firstColumn="1" w:lastColumn="0" w:oddVBand="0" w:evenVBand="0" w:oddHBand="0" w:evenHBand="0" w:firstRowFirstColumn="0" w:firstRowLastColumn="0" w:lastRowFirstColumn="0" w:lastRowLastColumn="0"/>
            <w:tcW w:w="1438" w:type="dxa"/>
          </w:tcPr>
          <w:p w14:paraId="473C297A" w14:textId="74500E00" w:rsidR="00D109F4" w:rsidRDefault="005C70B1" w:rsidP="00065C8C">
            <w:pPr>
              <w:ind w:firstLine="0"/>
              <w:rPr>
                <w:sz w:val="24"/>
                <w:szCs w:val="24"/>
              </w:rPr>
            </w:pPr>
            <w:r>
              <w:rPr>
                <w:sz w:val="24"/>
                <w:szCs w:val="24"/>
              </w:rPr>
              <w:t>500L</w:t>
            </w:r>
          </w:p>
        </w:tc>
        <w:tc>
          <w:tcPr>
            <w:tcW w:w="2342" w:type="dxa"/>
          </w:tcPr>
          <w:p w14:paraId="6A10055C" w14:textId="767306C4" w:rsidR="00D109F4" w:rsidRDefault="005C70B1" w:rsidP="006B7BFB">
            <w:pPr>
              <w:ind w:firstLine="0"/>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Repligen </w:t>
            </w:r>
            <w:r w:rsidRPr="00F22143">
              <w:rPr>
                <w:sz w:val="24"/>
                <w:szCs w:val="24"/>
              </w:rPr>
              <w:t xml:space="preserve">(part # </w:t>
            </w:r>
            <w:r w:rsidRPr="00F22143">
              <w:rPr>
                <w:rStyle w:val="ui-provider"/>
                <w:sz w:val="24"/>
                <w:szCs w:val="24"/>
              </w:rPr>
              <w:t>X06-P20U-10-N</w:t>
            </w:r>
            <w:r w:rsidRPr="00F22143">
              <w:rPr>
                <w:sz w:val="24"/>
                <w:szCs w:val="24"/>
              </w:rPr>
              <w:t>)</w:t>
            </w:r>
          </w:p>
        </w:tc>
        <w:tc>
          <w:tcPr>
            <w:tcW w:w="1710" w:type="dxa"/>
          </w:tcPr>
          <w:p w14:paraId="3FB083B1" w14:textId="39C821AA" w:rsidR="00D109F4" w:rsidRDefault="005C70B1" w:rsidP="006B7BFB">
            <w:pPr>
              <w:ind w:firstLine="0"/>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220L</w:t>
            </w:r>
          </w:p>
        </w:tc>
        <w:tc>
          <w:tcPr>
            <w:tcW w:w="1800" w:type="dxa"/>
          </w:tcPr>
          <w:p w14:paraId="5117930C" w14:textId="77777777" w:rsidR="00D109F4" w:rsidRDefault="005C70B1" w:rsidP="006B7BFB">
            <w:pPr>
              <w:ind w:firstLine="0"/>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15 LPM</w:t>
            </w:r>
          </w:p>
          <w:p w14:paraId="71B8E288" w14:textId="263C2474" w:rsidR="00D444D0" w:rsidRDefault="00D444D0" w:rsidP="006B7BFB">
            <w:pPr>
              <w:ind w:firstLine="0"/>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(760 1/s)</w:t>
            </w:r>
          </w:p>
        </w:tc>
        <w:tc>
          <w:tcPr>
            <w:tcW w:w="1890" w:type="dxa"/>
          </w:tcPr>
          <w:p w14:paraId="0D4DC463" w14:textId="79D2F21E" w:rsidR="00D109F4" w:rsidRDefault="005C70B1" w:rsidP="006B7BFB">
            <w:pPr>
              <w:ind w:firstLine="0"/>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1.7</w:t>
            </w:r>
          </w:p>
        </w:tc>
      </w:tr>
    </w:tbl>
    <w:p w14:paraId="5F2E12A0" w14:textId="77777777" w:rsidR="005C70B1" w:rsidRDefault="005C70B1" w:rsidP="006B7BFB">
      <w:pPr>
        <w:pStyle w:val="Caption"/>
        <w:ind w:firstLine="0"/>
        <w:rPr>
          <w:sz w:val="20"/>
          <w:szCs w:val="20"/>
        </w:rPr>
      </w:pPr>
    </w:p>
    <w:p w14:paraId="03F82521" w14:textId="5B8E3F9F" w:rsidR="00030142" w:rsidRPr="005C70B1" w:rsidRDefault="00F07918" w:rsidP="005C70B1">
      <w:pPr>
        <w:pStyle w:val="Caption"/>
        <w:ind w:firstLine="0"/>
        <w:rPr>
          <w:sz w:val="20"/>
          <w:szCs w:val="20"/>
        </w:rPr>
      </w:pPr>
      <w:bookmarkStart w:id="193" w:name="_Ref190186033"/>
      <w:bookmarkStart w:id="194" w:name="_Ref190186029"/>
      <w:r w:rsidRPr="00F07918">
        <w:rPr>
          <w:sz w:val="20"/>
          <w:szCs w:val="20"/>
        </w:rPr>
        <w:lastRenderedPageBreak/>
        <w:t xml:space="preserve">Table </w:t>
      </w:r>
      <w:r w:rsidRPr="00F07918">
        <w:rPr>
          <w:sz w:val="20"/>
          <w:szCs w:val="20"/>
        </w:rPr>
        <w:fldChar w:fldCharType="begin"/>
      </w:r>
      <w:r w:rsidRPr="00F07918">
        <w:rPr>
          <w:sz w:val="20"/>
          <w:szCs w:val="20"/>
        </w:rPr>
        <w:instrText xml:space="preserve"> SEQ Table \* ARABIC </w:instrText>
      </w:r>
      <w:r w:rsidRPr="00F07918">
        <w:rPr>
          <w:sz w:val="20"/>
          <w:szCs w:val="20"/>
        </w:rPr>
        <w:fldChar w:fldCharType="separate"/>
      </w:r>
      <w:r w:rsidRPr="00F07918">
        <w:rPr>
          <w:noProof/>
          <w:sz w:val="20"/>
          <w:szCs w:val="20"/>
        </w:rPr>
        <w:t>2</w:t>
      </w:r>
      <w:r w:rsidRPr="00F07918">
        <w:rPr>
          <w:sz w:val="20"/>
          <w:szCs w:val="20"/>
        </w:rPr>
        <w:fldChar w:fldCharType="end"/>
      </w:r>
      <w:bookmarkEnd w:id="193"/>
      <w:r w:rsidRPr="00F07918">
        <w:rPr>
          <w:sz w:val="20"/>
          <w:szCs w:val="20"/>
        </w:rPr>
        <w:t>.</w:t>
      </w:r>
      <w:r w:rsidR="005440EF">
        <w:rPr>
          <w:sz w:val="20"/>
          <w:szCs w:val="20"/>
        </w:rPr>
        <w:t xml:space="preserve"> Perfusion </w:t>
      </w:r>
      <w:r w:rsidR="00D109F4">
        <w:rPr>
          <w:sz w:val="20"/>
          <w:szCs w:val="20"/>
        </w:rPr>
        <w:t>experimental</w:t>
      </w:r>
      <w:r>
        <w:rPr>
          <w:sz w:val="20"/>
          <w:szCs w:val="20"/>
        </w:rPr>
        <w:t xml:space="preserve"> conditions at each scale</w:t>
      </w:r>
      <w:r w:rsidR="006B7BFB">
        <w:rPr>
          <w:sz w:val="20"/>
          <w:szCs w:val="20"/>
        </w:rPr>
        <w:t xml:space="preserve"> with </w:t>
      </w:r>
      <w:proofErr w:type="spellStart"/>
      <w:r w:rsidR="006B7BFB">
        <w:rPr>
          <w:sz w:val="20"/>
          <w:szCs w:val="20"/>
        </w:rPr>
        <w:t>mAb</w:t>
      </w:r>
      <w:proofErr w:type="spellEnd"/>
      <w:r w:rsidR="006B7BFB">
        <w:rPr>
          <w:sz w:val="20"/>
          <w:szCs w:val="20"/>
        </w:rPr>
        <w:t xml:space="preserve"> A. Exchange rate for all scales was 1.2 VVD</w:t>
      </w:r>
      <w:r w:rsidR="00D109F4">
        <w:rPr>
          <w:sz w:val="20"/>
          <w:szCs w:val="20"/>
        </w:rPr>
        <w:t>, and bleed target for all scales was 90e6 cells/</w:t>
      </w:r>
      <w:proofErr w:type="spellStart"/>
      <w:r w:rsidR="00D109F4">
        <w:rPr>
          <w:sz w:val="20"/>
          <w:szCs w:val="20"/>
        </w:rPr>
        <w:t>mL.</w:t>
      </w:r>
      <w:proofErr w:type="spellEnd"/>
      <w:r w:rsidR="00D109F4">
        <w:rPr>
          <w:sz w:val="20"/>
          <w:szCs w:val="20"/>
        </w:rPr>
        <w:t xml:space="preserve"> Note: These were platform conditions at the time this work was completed. Corresponding sieving ratio data and model performance are shown in </w:t>
      </w:r>
      <w:r w:rsidR="00D109F4">
        <w:rPr>
          <w:sz w:val="20"/>
          <w:szCs w:val="20"/>
        </w:rPr>
        <w:fldChar w:fldCharType="begin"/>
      </w:r>
      <w:r w:rsidR="00D109F4">
        <w:rPr>
          <w:sz w:val="20"/>
          <w:szCs w:val="20"/>
        </w:rPr>
        <w:instrText xml:space="preserve"> REF _Ref178948320 \h </w:instrText>
      </w:r>
      <w:r w:rsidR="00D109F4">
        <w:rPr>
          <w:sz w:val="20"/>
          <w:szCs w:val="20"/>
        </w:rPr>
      </w:r>
      <w:r w:rsidR="00D109F4">
        <w:rPr>
          <w:sz w:val="20"/>
          <w:szCs w:val="20"/>
        </w:rPr>
        <w:fldChar w:fldCharType="separate"/>
      </w:r>
      <w:r w:rsidR="00D109F4" w:rsidRPr="00F22143">
        <w:rPr>
          <w:sz w:val="20"/>
          <w:szCs w:val="20"/>
        </w:rPr>
        <w:t xml:space="preserve">Figure </w:t>
      </w:r>
      <w:r w:rsidR="00D109F4">
        <w:rPr>
          <w:noProof/>
          <w:sz w:val="20"/>
          <w:szCs w:val="20"/>
        </w:rPr>
        <w:t>3</w:t>
      </w:r>
      <w:r w:rsidR="00D109F4">
        <w:rPr>
          <w:sz w:val="20"/>
          <w:szCs w:val="20"/>
        </w:rPr>
        <w:fldChar w:fldCharType="end"/>
      </w:r>
      <w:r w:rsidR="00D109F4">
        <w:rPr>
          <w:sz w:val="20"/>
          <w:szCs w:val="20"/>
        </w:rPr>
        <w:t>.</w:t>
      </w:r>
      <w:bookmarkEnd w:id="194"/>
      <w:r w:rsidR="00D109F4">
        <w:rPr>
          <w:sz w:val="20"/>
          <w:szCs w:val="20"/>
        </w:rPr>
        <w:t xml:space="preserve"> </w:t>
      </w:r>
    </w:p>
    <w:p w14:paraId="365AB6C9" w14:textId="7068BDC4" w:rsidR="00C6206A" w:rsidRDefault="00C6206A" w:rsidP="008B0965">
      <w:pPr>
        <w:pStyle w:val="Subsectionheading"/>
        <w:numPr>
          <w:ilvl w:val="0"/>
          <w:numId w:val="0"/>
        </w:numPr>
        <w:spacing w:before="0" w:after="0" w:line="480" w:lineRule="auto"/>
        <w:jc w:val="left"/>
      </w:pPr>
      <w:r>
        <w:rPr>
          <w:noProof/>
        </w:rPr>
        <w:drawing>
          <wp:inline distT="0" distB="0" distL="0" distR="0" wp14:anchorId="7BFADBD5" wp14:editId="6F674241">
            <wp:extent cx="4643766" cy="280107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777882" cy="2881972"/>
                    </a:xfrm>
                    <a:prstGeom prst="rect">
                      <a:avLst/>
                    </a:prstGeom>
                    <a:noFill/>
                  </pic:spPr>
                </pic:pic>
              </a:graphicData>
            </a:graphic>
          </wp:inline>
        </w:drawing>
      </w:r>
      <w:r w:rsidRPr="00C6206A">
        <w:rPr>
          <w:noProof/>
          <w:lang w:val="en-US"/>
        </w:rPr>
        <w:drawing>
          <wp:inline distT="0" distB="0" distL="0" distR="0" wp14:anchorId="7D44F1A0" wp14:editId="4B336705">
            <wp:extent cx="1082233" cy="379731"/>
            <wp:effectExtent l="0" t="0" r="0" b="0"/>
            <wp:docPr id="28" name="Picture 28">
              <a:extLst xmlns:a="http://schemas.openxmlformats.org/drawingml/2006/main">
                <a:ext uri="{FF2B5EF4-FFF2-40B4-BE49-F238E27FC236}">
                  <a16:creationId xmlns:a16="http://schemas.microsoft.com/office/drawing/2014/main" id="{B8127DBC-B94D-48C7-879D-03358AD85B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a:extLst>
                        <a:ext uri="{FF2B5EF4-FFF2-40B4-BE49-F238E27FC236}">
                          <a16:creationId xmlns:a16="http://schemas.microsoft.com/office/drawing/2014/main" id="{B8127DBC-B94D-48C7-879D-03358AD85B7B}"/>
                        </a:ext>
                      </a:extLst>
                    </pic:cNvPr>
                    <pic:cNvPicPr>
                      <a:picLocks noChangeAspect="1"/>
                    </pic:cNvPicPr>
                  </pic:nvPicPr>
                  <pic:blipFill>
                    <a:blip r:embed="rId19"/>
                    <a:stretch>
                      <a:fillRect/>
                    </a:stretch>
                  </pic:blipFill>
                  <pic:spPr>
                    <a:xfrm>
                      <a:off x="0" y="0"/>
                      <a:ext cx="1115991" cy="391576"/>
                    </a:xfrm>
                    <a:prstGeom prst="rect">
                      <a:avLst/>
                    </a:prstGeom>
                  </pic:spPr>
                </pic:pic>
              </a:graphicData>
            </a:graphic>
          </wp:inline>
        </w:drawing>
      </w:r>
    </w:p>
    <w:p w14:paraId="373887A7" w14:textId="448D49D2" w:rsidR="00E763A4" w:rsidRPr="00F22143" w:rsidRDefault="00222BBE" w:rsidP="00A609D3">
      <w:pPr>
        <w:pStyle w:val="Caption"/>
        <w:rPr>
          <w:i w:val="0"/>
          <w:iCs w:val="0"/>
          <w:sz w:val="20"/>
          <w:szCs w:val="20"/>
        </w:rPr>
      </w:pPr>
      <w:bookmarkStart w:id="195" w:name="_Ref178948320"/>
      <w:r w:rsidRPr="00F22143">
        <w:rPr>
          <w:sz w:val="20"/>
          <w:szCs w:val="20"/>
        </w:rPr>
        <w:t xml:space="preserve">Figure </w:t>
      </w:r>
      <w:r w:rsidRPr="00F22143">
        <w:rPr>
          <w:sz w:val="20"/>
          <w:szCs w:val="20"/>
        </w:rPr>
        <w:fldChar w:fldCharType="begin"/>
      </w:r>
      <w:r w:rsidRPr="00F22143">
        <w:rPr>
          <w:sz w:val="20"/>
          <w:szCs w:val="20"/>
        </w:rPr>
        <w:instrText xml:space="preserve"> SEQ Figure \* ARABIC </w:instrText>
      </w:r>
      <w:r w:rsidRPr="00F22143">
        <w:rPr>
          <w:sz w:val="20"/>
          <w:szCs w:val="20"/>
        </w:rPr>
        <w:fldChar w:fldCharType="separate"/>
      </w:r>
      <w:r w:rsidR="004E0C76">
        <w:rPr>
          <w:noProof/>
          <w:sz w:val="20"/>
          <w:szCs w:val="20"/>
        </w:rPr>
        <w:t>2</w:t>
      </w:r>
      <w:r w:rsidRPr="00F22143">
        <w:rPr>
          <w:sz w:val="20"/>
          <w:szCs w:val="20"/>
        </w:rPr>
        <w:fldChar w:fldCharType="end"/>
      </w:r>
      <w:bookmarkEnd w:id="195"/>
      <w:r w:rsidRPr="00F22143">
        <w:rPr>
          <w:sz w:val="20"/>
          <w:szCs w:val="20"/>
        </w:rPr>
        <w:t xml:space="preserve">. </w:t>
      </w:r>
      <w:r w:rsidR="00C6206A" w:rsidRPr="00F22143">
        <w:rPr>
          <w:i w:val="0"/>
          <w:sz w:val="20"/>
          <w:szCs w:val="20"/>
        </w:rPr>
        <w:t>Model Validation Across Scales</w:t>
      </w:r>
      <w:r w:rsidR="00A609D3" w:rsidRPr="00F22143">
        <w:rPr>
          <w:i w:val="0"/>
          <w:sz w:val="20"/>
          <w:szCs w:val="20"/>
        </w:rPr>
        <w:t xml:space="preserve"> showing t</w:t>
      </w:r>
      <w:commentRangeStart w:id="196"/>
      <w:r w:rsidR="00FA1CD3" w:rsidRPr="00F22143">
        <w:rPr>
          <w:i w:val="0"/>
          <w:sz w:val="20"/>
          <w:szCs w:val="20"/>
        </w:rPr>
        <w:t>est set</w:t>
      </w:r>
      <w:r w:rsidR="00A609D3" w:rsidRPr="00F22143">
        <w:rPr>
          <w:i w:val="0"/>
          <w:sz w:val="20"/>
          <w:szCs w:val="20"/>
        </w:rPr>
        <w:t xml:space="preserve"> data</w:t>
      </w:r>
      <w:r w:rsidR="00FA1CD3" w:rsidRPr="00F22143">
        <w:rPr>
          <w:i w:val="0"/>
          <w:sz w:val="20"/>
          <w:szCs w:val="20"/>
        </w:rPr>
        <w:t xml:space="preserve">. </w:t>
      </w:r>
      <w:commentRangeEnd w:id="196"/>
      <w:r w:rsidR="00D628A4" w:rsidRPr="00F22143">
        <w:rPr>
          <w:rStyle w:val="CommentReference"/>
          <w:i w:val="0"/>
          <w:sz w:val="20"/>
          <w:szCs w:val="20"/>
        </w:rPr>
        <w:commentReference w:id="196"/>
      </w:r>
      <w:r w:rsidR="00C6206A" w:rsidRPr="00F22143">
        <w:rPr>
          <w:i w:val="0"/>
          <w:sz w:val="20"/>
          <w:szCs w:val="20"/>
        </w:rPr>
        <w:t>(Experimental data is unseen by model)</w:t>
      </w:r>
      <w:r w:rsidR="00A609D3" w:rsidRPr="00F22143">
        <w:rPr>
          <w:i w:val="0"/>
          <w:sz w:val="20"/>
          <w:szCs w:val="20"/>
        </w:rPr>
        <w:t xml:space="preserve">. </w:t>
      </w:r>
    </w:p>
    <w:p w14:paraId="3453F200" w14:textId="3991F021" w:rsidR="00607E24" w:rsidRPr="00F22143" w:rsidRDefault="00607E24" w:rsidP="008B0965">
      <w:pPr>
        <w:pStyle w:val="Subsectionheading"/>
        <w:numPr>
          <w:ilvl w:val="0"/>
          <w:numId w:val="0"/>
        </w:numPr>
        <w:spacing w:before="0" w:after="0" w:line="480" w:lineRule="auto"/>
        <w:rPr>
          <w:i w:val="0"/>
          <w:iCs/>
          <w:szCs w:val="24"/>
        </w:rPr>
      </w:pPr>
      <w:r w:rsidRPr="00F22143">
        <w:rPr>
          <w:i w:val="0"/>
          <w:iCs/>
          <w:szCs w:val="24"/>
        </w:rPr>
        <w:t xml:space="preserve">The model was able to quantify differences in </w:t>
      </w:r>
      <w:r w:rsidR="003E0E2D" w:rsidRPr="00F22143">
        <w:rPr>
          <w:i w:val="0"/>
          <w:iCs/>
          <w:szCs w:val="24"/>
        </w:rPr>
        <w:t>sieving</w:t>
      </w:r>
      <w:r w:rsidRPr="00F22143">
        <w:rPr>
          <w:i w:val="0"/>
          <w:iCs/>
          <w:szCs w:val="24"/>
        </w:rPr>
        <w:t xml:space="preserve"> ratio profiles between scales</w:t>
      </w:r>
      <w:r w:rsidR="002A4CAF" w:rsidRPr="00F22143">
        <w:rPr>
          <w:i w:val="0"/>
          <w:iCs/>
          <w:szCs w:val="24"/>
        </w:rPr>
        <w:t xml:space="preserve"> and attribute them to differences such as cell culture viabilit</w:t>
      </w:r>
      <w:r w:rsidR="007F1ED8">
        <w:rPr>
          <w:i w:val="0"/>
          <w:iCs/>
          <w:szCs w:val="24"/>
        </w:rPr>
        <w:t xml:space="preserve">y profiles </w:t>
      </w:r>
      <w:r w:rsidR="002A4CAF" w:rsidRPr="00F22143">
        <w:rPr>
          <w:i w:val="0"/>
          <w:iCs/>
          <w:szCs w:val="24"/>
        </w:rPr>
        <w:t xml:space="preserve">and filter geometries. </w:t>
      </w:r>
    </w:p>
    <w:p w14:paraId="16B5DF22" w14:textId="77777777" w:rsidR="00607E24" w:rsidRPr="00C6206A" w:rsidRDefault="00607E24" w:rsidP="008B0965">
      <w:pPr>
        <w:pStyle w:val="Subsectionheading"/>
        <w:numPr>
          <w:ilvl w:val="0"/>
          <w:numId w:val="0"/>
        </w:numPr>
        <w:spacing w:before="0" w:after="0" w:line="480" w:lineRule="auto"/>
        <w:rPr>
          <w:i w:val="0"/>
          <w:iCs/>
          <w:sz w:val="20"/>
        </w:rPr>
      </w:pPr>
    </w:p>
    <w:p w14:paraId="56D94E59" w14:textId="65698EB4" w:rsidR="001902E2" w:rsidRDefault="660504C0" w:rsidP="008B0965">
      <w:pPr>
        <w:pStyle w:val="Sectionheading"/>
        <w:spacing w:before="0" w:after="0" w:line="480" w:lineRule="auto"/>
        <w:rPr>
          <w:lang w:val="en-US"/>
        </w:rPr>
      </w:pPr>
      <w:r w:rsidRPr="004E2A12">
        <w:rPr>
          <w:lang w:val="en-US"/>
        </w:rPr>
        <w:t>Results and Discussion</w:t>
      </w:r>
      <w:r w:rsidR="15AE068E" w:rsidRPr="004E2A12">
        <w:rPr>
          <w:lang w:val="en-US"/>
        </w:rPr>
        <w:t xml:space="preserve"> </w:t>
      </w:r>
    </w:p>
    <w:p w14:paraId="70CAA47F" w14:textId="719BC738" w:rsidR="00AB6250" w:rsidRPr="00F22143" w:rsidRDefault="00894C64" w:rsidP="008B0965">
      <w:pPr>
        <w:spacing w:line="480" w:lineRule="auto"/>
        <w:ind w:firstLine="0"/>
        <w:rPr>
          <w:sz w:val="24"/>
          <w:szCs w:val="24"/>
        </w:rPr>
      </w:pPr>
      <w:r w:rsidRPr="00F22143">
        <w:rPr>
          <w:sz w:val="24"/>
          <w:szCs w:val="24"/>
        </w:rPr>
        <w:t xml:space="preserve">This model was used extensively in optimizing and guiding experimentation to reduce </w:t>
      </w:r>
      <w:r w:rsidR="006C7314" w:rsidRPr="00F22143">
        <w:rPr>
          <w:sz w:val="24"/>
          <w:szCs w:val="24"/>
        </w:rPr>
        <w:t>product retention in AstraZeneca’s perfusion platform</w:t>
      </w:r>
      <w:r w:rsidR="00062658" w:rsidRPr="00F22143">
        <w:rPr>
          <w:sz w:val="24"/>
          <w:szCs w:val="24"/>
        </w:rPr>
        <w:t xml:space="preserve"> and is currently being used to inform scale up</w:t>
      </w:r>
      <w:r w:rsidR="002B48E8" w:rsidRPr="00F22143">
        <w:rPr>
          <w:sz w:val="24"/>
          <w:szCs w:val="24"/>
        </w:rPr>
        <w:t xml:space="preserve"> for commercial imple</w:t>
      </w:r>
      <w:r w:rsidR="00F96105" w:rsidRPr="00F22143">
        <w:rPr>
          <w:sz w:val="24"/>
          <w:szCs w:val="24"/>
        </w:rPr>
        <w:t>men</w:t>
      </w:r>
      <w:r w:rsidR="002B48E8" w:rsidRPr="00F22143">
        <w:rPr>
          <w:sz w:val="24"/>
          <w:szCs w:val="24"/>
        </w:rPr>
        <w:t>tation</w:t>
      </w:r>
      <w:r w:rsidR="006C7314" w:rsidRPr="00F22143">
        <w:rPr>
          <w:sz w:val="24"/>
          <w:szCs w:val="24"/>
        </w:rPr>
        <w:t>. The model enabled a better mechanistic understand</w:t>
      </w:r>
      <w:r w:rsidR="00F96105" w:rsidRPr="00F22143">
        <w:rPr>
          <w:sz w:val="24"/>
          <w:szCs w:val="24"/>
        </w:rPr>
        <w:t>ing</w:t>
      </w:r>
      <w:r w:rsidR="006C7314" w:rsidRPr="00F22143">
        <w:rPr>
          <w:sz w:val="24"/>
          <w:szCs w:val="24"/>
        </w:rPr>
        <w:t xml:space="preserve"> of physical phenomena occurring within the hollow fiber</w:t>
      </w:r>
      <w:r w:rsidR="00482E19" w:rsidRPr="00F22143">
        <w:rPr>
          <w:sz w:val="24"/>
          <w:szCs w:val="24"/>
        </w:rPr>
        <w:t xml:space="preserve">. </w:t>
      </w:r>
    </w:p>
    <w:p w14:paraId="33882176" w14:textId="4268E85F" w:rsidR="006C7314" w:rsidRDefault="00DC6618" w:rsidP="008B0965">
      <w:pPr>
        <w:pStyle w:val="Subsectionheading"/>
        <w:spacing w:before="0" w:after="0" w:line="480" w:lineRule="auto"/>
      </w:pPr>
      <w:r>
        <w:t xml:space="preserve">Effect of Filter Geometry: </w:t>
      </w:r>
      <w:r w:rsidR="000D2674">
        <w:t>Starling Flow</w:t>
      </w:r>
    </w:p>
    <w:p w14:paraId="489700B1" w14:textId="427EA526" w:rsidR="00447043" w:rsidRDefault="009808D0" w:rsidP="00F22143">
      <w:pPr>
        <w:spacing w:line="480" w:lineRule="auto"/>
        <w:ind w:firstLine="0"/>
        <w:rPr>
          <w:sz w:val="24"/>
          <w:szCs w:val="24"/>
        </w:rPr>
      </w:pPr>
      <w:r w:rsidRPr="009808D0">
        <w:rPr>
          <w:sz w:val="24"/>
          <w:szCs w:val="24"/>
        </w:rPr>
        <w:t>The model highlighted that filter geometry significantly affects product retention due to Starling flow</w:t>
      </w:r>
      <w:r>
        <w:rPr>
          <w:sz w:val="24"/>
          <w:szCs w:val="24"/>
        </w:rPr>
        <w:t xml:space="preserve"> (or back flow)</w:t>
      </w:r>
      <w:r w:rsidRPr="009808D0">
        <w:rPr>
          <w:sz w:val="24"/>
          <w:szCs w:val="24"/>
        </w:rPr>
        <w:t xml:space="preserve"> resulting from non-uniform pressure and flux profiles</w:t>
      </w:r>
      <w:r w:rsidR="000C1F0E" w:rsidRPr="00F22143">
        <w:rPr>
          <w:sz w:val="24"/>
          <w:szCs w:val="24"/>
        </w:rPr>
        <w:t xml:space="preserve"> </w:t>
      </w:r>
      <w:sdt>
        <w:sdtPr>
          <w:rPr>
            <w:sz w:val="24"/>
            <w:szCs w:val="24"/>
          </w:rPr>
          <w:id w:val="399189238"/>
          <w:citation/>
        </w:sdtPr>
        <w:sdtContent>
          <w:r w:rsidR="000C1F0E" w:rsidRPr="00F22143">
            <w:rPr>
              <w:sz w:val="24"/>
              <w:szCs w:val="24"/>
            </w:rPr>
            <w:fldChar w:fldCharType="begin"/>
          </w:r>
          <w:r w:rsidR="000C1F0E" w:rsidRPr="00F22143">
            <w:rPr>
              <w:sz w:val="24"/>
              <w:szCs w:val="24"/>
            </w:rPr>
            <w:instrText xml:space="preserve"> CITATION WuD24 \l 1033 </w:instrText>
          </w:r>
          <w:r w:rsidR="000C1F0E" w:rsidRPr="00F22143">
            <w:rPr>
              <w:sz w:val="24"/>
              <w:szCs w:val="24"/>
            </w:rPr>
            <w:fldChar w:fldCharType="separate"/>
          </w:r>
          <w:r w:rsidR="009230A8">
            <w:rPr>
              <w:noProof/>
              <w:sz w:val="24"/>
              <w:szCs w:val="24"/>
            </w:rPr>
            <w:t>(WuDunn, et al., 2024)</w:t>
          </w:r>
          <w:r w:rsidR="000C1F0E" w:rsidRPr="00F22143">
            <w:rPr>
              <w:sz w:val="24"/>
              <w:szCs w:val="24"/>
            </w:rPr>
            <w:fldChar w:fldCharType="end"/>
          </w:r>
        </w:sdtContent>
      </w:sdt>
      <w:r w:rsidR="000C1F0E" w:rsidRPr="00F22143">
        <w:rPr>
          <w:sz w:val="24"/>
          <w:szCs w:val="24"/>
        </w:rPr>
        <w:t>.</w:t>
      </w:r>
      <w:r w:rsidR="00A72DC0" w:rsidRPr="00F22143">
        <w:rPr>
          <w:sz w:val="24"/>
          <w:szCs w:val="24"/>
        </w:rPr>
        <w:t xml:space="preserve"> </w:t>
      </w:r>
      <w:r w:rsidR="009D530B" w:rsidRPr="009D530B">
        <w:rPr>
          <w:sz w:val="24"/>
          <w:szCs w:val="24"/>
        </w:rPr>
        <w:t xml:space="preserve">This intensifies fouling and limits filter area use as flux varies </w:t>
      </w:r>
      <w:r w:rsidR="009D530B" w:rsidRPr="009D530B">
        <w:rPr>
          <w:sz w:val="24"/>
          <w:szCs w:val="24"/>
        </w:rPr>
        <w:lastRenderedPageBreak/>
        <w:t>axially, with higher fluxes causing more fouling </w:t>
      </w:r>
      <w:r w:rsidR="001665D1">
        <w:rPr>
          <w:sz w:val="24"/>
          <w:szCs w:val="24"/>
        </w:rPr>
        <w:t>(</w:t>
      </w:r>
      <w:r w:rsidR="003442E8" w:rsidRPr="003442E8">
        <w:rPr>
          <w:sz w:val="24"/>
          <w:szCs w:val="24"/>
        </w:rPr>
        <w:fldChar w:fldCharType="begin"/>
      </w:r>
      <w:r w:rsidR="003442E8" w:rsidRPr="003442E8">
        <w:rPr>
          <w:sz w:val="24"/>
          <w:szCs w:val="24"/>
        </w:rPr>
        <w:instrText xml:space="preserve"> REF _Ref190271553 \h </w:instrText>
      </w:r>
      <w:r w:rsidR="003442E8">
        <w:rPr>
          <w:sz w:val="24"/>
          <w:szCs w:val="24"/>
        </w:rPr>
        <w:instrText xml:space="preserve"> \* MERGEFORMAT </w:instrText>
      </w:r>
      <w:r w:rsidR="003442E8" w:rsidRPr="003442E8">
        <w:rPr>
          <w:sz w:val="24"/>
          <w:szCs w:val="24"/>
        </w:rPr>
      </w:r>
      <w:r w:rsidR="003442E8" w:rsidRPr="003442E8">
        <w:rPr>
          <w:sz w:val="24"/>
          <w:szCs w:val="24"/>
        </w:rPr>
        <w:fldChar w:fldCharType="separate"/>
      </w:r>
      <w:r w:rsidR="003442E8" w:rsidRPr="003442E8">
        <w:rPr>
          <w:sz w:val="24"/>
          <w:szCs w:val="24"/>
        </w:rPr>
        <w:t xml:space="preserve">Figure </w:t>
      </w:r>
      <w:r w:rsidR="003442E8" w:rsidRPr="003442E8">
        <w:rPr>
          <w:noProof/>
          <w:sz w:val="24"/>
          <w:szCs w:val="24"/>
        </w:rPr>
        <w:t>3</w:t>
      </w:r>
      <w:r w:rsidR="003442E8" w:rsidRPr="003442E8">
        <w:rPr>
          <w:sz w:val="24"/>
          <w:szCs w:val="24"/>
        </w:rPr>
        <w:fldChar w:fldCharType="end"/>
      </w:r>
      <w:r w:rsidR="003442E8">
        <w:rPr>
          <w:sz w:val="24"/>
          <w:szCs w:val="24"/>
        </w:rPr>
        <w:t>A</w:t>
      </w:r>
      <w:r w:rsidR="001665D1">
        <w:rPr>
          <w:sz w:val="24"/>
          <w:szCs w:val="24"/>
        </w:rPr>
        <w:t>)</w:t>
      </w:r>
      <w:r w:rsidR="003442E8">
        <w:rPr>
          <w:sz w:val="24"/>
          <w:szCs w:val="24"/>
        </w:rPr>
        <w:t xml:space="preserve">. </w:t>
      </w:r>
      <w:r w:rsidR="00BA0898" w:rsidRPr="00BA0898">
        <w:rPr>
          <w:sz w:val="24"/>
          <w:szCs w:val="24"/>
        </w:rPr>
        <w:t>Therefore, net permeate flu</w:t>
      </w:r>
      <w:r w:rsidR="008022B3">
        <w:rPr>
          <w:sz w:val="24"/>
          <w:szCs w:val="24"/>
        </w:rPr>
        <w:t xml:space="preserve">x </w:t>
      </w:r>
      <w:r w:rsidR="003335F2">
        <w:rPr>
          <w:sz w:val="24"/>
          <w:szCs w:val="24"/>
        </w:rPr>
        <w:t xml:space="preserve">and filter capacity </w:t>
      </w:r>
      <w:r w:rsidR="00A46A93">
        <w:rPr>
          <w:sz w:val="24"/>
          <w:szCs w:val="24"/>
        </w:rPr>
        <w:t xml:space="preserve">alone are not </w:t>
      </w:r>
      <w:r w:rsidR="00BA0898" w:rsidRPr="00BA0898">
        <w:rPr>
          <w:sz w:val="24"/>
          <w:szCs w:val="24"/>
        </w:rPr>
        <w:t>reliable scaling parameter</w:t>
      </w:r>
      <w:r w:rsidR="00A46A93">
        <w:rPr>
          <w:sz w:val="24"/>
          <w:szCs w:val="24"/>
        </w:rPr>
        <w:t>s</w:t>
      </w:r>
      <w:r w:rsidR="00BA0898" w:rsidRPr="00BA0898">
        <w:rPr>
          <w:sz w:val="24"/>
          <w:szCs w:val="24"/>
        </w:rPr>
        <w:t>.</w:t>
      </w:r>
      <w:r w:rsidR="00BA0898">
        <w:rPr>
          <w:sz w:val="24"/>
          <w:szCs w:val="24"/>
        </w:rPr>
        <w:t xml:space="preserve"> </w:t>
      </w:r>
      <w:r w:rsidR="00AA304C">
        <w:rPr>
          <w:sz w:val="24"/>
          <w:szCs w:val="24"/>
        </w:rPr>
        <w:t xml:space="preserve">Elevated Starling flow also leads to a </w:t>
      </w:r>
      <w:r w:rsidR="002C3FE7">
        <w:rPr>
          <w:sz w:val="24"/>
          <w:szCs w:val="24"/>
        </w:rPr>
        <w:t xml:space="preserve">cell concentration gradient along the fiber length. As fluid is leaving the fibers to the permeate side, the axial recirculation rate drops </w:t>
      </w:r>
      <w:r w:rsidR="00DD7FCF">
        <w:rPr>
          <w:sz w:val="24"/>
          <w:szCs w:val="24"/>
        </w:rPr>
        <w:t xml:space="preserve">therefore concentrating the cells until TMP reaches zero. </w:t>
      </w:r>
      <w:r w:rsidR="003C044C">
        <w:rPr>
          <w:sz w:val="24"/>
          <w:szCs w:val="24"/>
        </w:rPr>
        <w:t xml:space="preserve">The cells are then reconcentrated during </w:t>
      </w:r>
      <w:r w:rsidR="006604BD">
        <w:rPr>
          <w:sz w:val="24"/>
          <w:szCs w:val="24"/>
        </w:rPr>
        <w:t>back-flow</w:t>
      </w:r>
      <w:r w:rsidR="00902172">
        <w:rPr>
          <w:sz w:val="24"/>
          <w:szCs w:val="24"/>
        </w:rPr>
        <w:t xml:space="preserve">. This is shown visually in </w:t>
      </w:r>
      <w:r w:rsidR="003442E8" w:rsidRPr="003442E8">
        <w:rPr>
          <w:sz w:val="24"/>
          <w:szCs w:val="24"/>
        </w:rPr>
        <w:fldChar w:fldCharType="begin"/>
      </w:r>
      <w:r w:rsidR="003442E8" w:rsidRPr="003442E8">
        <w:rPr>
          <w:sz w:val="24"/>
          <w:szCs w:val="24"/>
        </w:rPr>
        <w:instrText xml:space="preserve"> REF _Ref190271553 \h </w:instrText>
      </w:r>
      <w:r w:rsidR="003442E8">
        <w:rPr>
          <w:sz w:val="24"/>
          <w:szCs w:val="24"/>
        </w:rPr>
        <w:instrText xml:space="preserve"> \* MERGEFORMAT </w:instrText>
      </w:r>
      <w:r w:rsidR="003442E8" w:rsidRPr="003442E8">
        <w:rPr>
          <w:sz w:val="24"/>
          <w:szCs w:val="24"/>
        </w:rPr>
      </w:r>
      <w:r w:rsidR="003442E8" w:rsidRPr="003442E8">
        <w:rPr>
          <w:sz w:val="24"/>
          <w:szCs w:val="24"/>
        </w:rPr>
        <w:fldChar w:fldCharType="separate"/>
      </w:r>
      <w:r w:rsidR="003442E8" w:rsidRPr="003442E8">
        <w:rPr>
          <w:sz w:val="24"/>
          <w:szCs w:val="24"/>
        </w:rPr>
        <w:t xml:space="preserve">Figure </w:t>
      </w:r>
      <w:r w:rsidR="003442E8" w:rsidRPr="003442E8">
        <w:rPr>
          <w:noProof/>
          <w:sz w:val="24"/>
          <w:szCs w:val="24"/>
        </w:rPr>
        <w:t>3</w:t>
      </w:r>
      <w:r w:rsidR="003442E8" w:rsidRPr="003442E8">
        <w:rPr>
          <w:sz w:val="24"/>
          <w:szCs w:val="24"/>
        </w:rPr>
        <w:fldChar w:fldCharType="end"/>
      </w:r>
      <w:r w:rsidR="001B0879">
        <w:rPr>
          <w:sz w:val="24"/>
          <w:szCs w:val="24"/>
        </w:rPr>
        <w:t>B for 3L platform conditions</w:t>
      </w:r>
      <w:r w:rsidR="00D7258B">
        <w:rPr>
          <w:sz w:val="24"/>
          <w:szCs w:val="24"/>
        </w:rPr>
        <w:t xml:space="preserve"> (</w:t>
      </w:r>
      <w:r w:rsidR="00D7258B" w:rsidRPr="00D7258B">
        <w:rPr>
          <w:sz w:val="24"/>
          <w:szCs w:val="24"/>
        </w:rPr>
        <w:fldChar w:fldCharType="begin"/>
      </w:r>
      <w:r w:rsidR="00D7258B" w:rsidRPr="00D7258B">
        <w:rPr>
          <w:sz w:val="24"/>
          <w:szCs w:val="24"/>
        </w:rPr>
        <w:instrText xml:space="preserve"> REF _Ref190186033 \h </w:instrText>
      </w:r>
      <w:r w:rsidR="00D7258B">
        <w:rPr>
          <w:sz w:val="24"/>
          <w:szCs w:val="24"/>
        </w:rPr>
        <w:instrText xml:space="preserve"> \* MERGEFORMAT </w:instrText>
      </w:r>
      <w:r w:rsidR="00D7258B" w:rsidRPr="00D7258B">
        <w:rPr>
          <w:sz w:val="24"/>
          <w:szCs w:val="24"/>
        </w:rPr>
      </w:r>
      <w:r w:rsidR="00D7258B" w:rsidRPr="00D7258B">
        <w:rPr>
          <w:sz w:val="24"/>
          <w:szCs w:val="24"/>
        </w:rPr>
        <w:fldChar w:fldCharType="separate"/>
      </w:r>
      <w:r w:rsidR="00D7258B" w:rsidRPr="00D7258B">
        <w:rPr>
          <w:sz w:val="24"/>
          <w:szCs w:val="24"/>
        </w:rPr>
        <w:t xml:space="preserve">Table </w:t>
      </w:r>
      <w:r w:rsidR="00D7258B" w:rsidRPr="00D7258B">
        <w:rPr>
          <w:noProof/>
          <w:sz w:val="24"/>
          <w:szCs w:val="24"/>
        </w:rPr>
        <w:t>2</w:t>
      </w:r>
      <w:r w:rsidR="00D7258B" w:rsidRPr="00D7258B">
        <w:rPr>
          <w:sz w:val="24"/>
          <w:szCs w:val="24"/>
        </w:rPr>
        <w:fldChar w:fldCharType="end"/>
      </w:r>
      <w:r w:rsidR="00D7258B">
        <w:rPr>
          <w:sz w:val="24"/>
          <w:szCs w:val="24"/>
        </w:rPr>
        <w:t>)</w:t>
      </w:r>
      <w:r w:rsidR="001B0879">
        <w:rPr>
          <w:sz w:val="24"/>
          <w:szCs w:val="24"/>
        </w:rPr>
        <w:t xml:space="preserve"> with</w:t>
      </w:r>
      <w:r w:rsidR="007F5084">
        <w:rPr>
          <w:sz w:val="24"/>
          <w:szCs w:val="24"/>
        </w:rPr>
        <w:t xml:space="preserve"> </w:t>
      </w:r>
      <w:r w:rsidR="00D7258B">
        <w:rPr>
          <w:sz w:val="24"/>
          <w:szCs w:val="24"/>
        </w:rPr>
        <w:t xml:space="preserve">an </w:t>
      </w:r>
      <w:r w:rsidR="007F5084">
        <w:rPr>
          <w:sz w:val="24"/>
          <w:szCs w:val="24"/>
        </w:rPr>
        <w:t>unfouled</w:t>
      </w:r>
      <w:r w:rsidR="001B0879">
        <w:rPr>
          <w:sz w:val="24"/>
          <w:szCs w:val="24"/>
        </w:rPr>
        <w:t xml:space="preserve"> Repligen fi</w:t>
      </w:r>
      <w:r w:rsidR="00D7258B">
        <w:rPr>
          <w:sz w:val="24"/>
          <w:szCs w:val="24"/>
        </w:rPr>
        <w:t>lter</w:t>
      </w:r>
      <w:r w:rsidR="005869EF">
        <w:rPr>
          <w:sz w:val="24"/>
          <w:szCs w:val="24"/>
        </w:rPr>
        <w:t xml:space="preserve"> at a culture viscosity of 1cP</w:t>
      </w:r>
      <w:r w:rsidR="001B0879">
        <w:rPr>
          <w:sz w:val="24"/>
          <w:szCs w:val="24"/>
        </w:rPr>
        <w:t xml:space="preserve">. </w:t>
      </w:r>
    </w:p>
    <w:p w14:paraId="2FADEDF5" w14:textId="1D8B1C37" w:rsidR="003442E8" w:rsidRPr="00502EEA" w:rsidRDefault="003442E8" w:rsidP="00F22143">
      <w:pPr>
        <w:spacing w:line="480" w:lineRule="auto"/>
        <w:ind w:firstLine="0"/>
        <w:rPr>
          <w:b/>
          <w:bCs/>
          <w:sz w:val="24"/>
          <w:szCs w:val="24"/>
        </w:rPr>
      </w:pPr>
      <w:r w:rsidRPr="003442E8">
        <w:rPr>
          <w:b/>
          <w:bCs/>
          <w:sz w:val="24"/>
          <w:szCs w:val="24"/>
        </w:rPr>
        <w:t>A.</w:t>
      </w:r>
      <w:r w:rsidR="004E0C76">
        <w:rPr>
          <w:noProof/>
        </w:rPr>
        <w:drawing>
          <wp:inline distT="0" distB="0" distL="0" distR="0" wp14:anchorId="7644A1AF" wp14:editId="793EC6B5">
            <wp:extent cx="2914650" cy="1729353"/>
            <wp:effectExtent l="0" t="0" r="0" b="4445"/>
            <wp:docPr id="1003809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09902" name=""/>
                    <pic:cNvPicPr/>
                  </pic:nvPicPr>
                  <pic:blipFill>
                    <a:blip r:embed="rId20"/>
                    <a:stretch>
                      <a:fillRect/>
                    </a:stretch>
                  </pic:blipFill>
                  <pic:spPr>
                    <a:xfrm>
                      <a:off x="0" y="0"/>
                      <a:ext cx="3064453" cy="1818236"/>
                    </a:xfrm>
                    <a:prstGeom prst="rect">
                      <a:avLst/>
                    </a:prstGeom>
                  </pic:spPr>
                </pic:pic>
              </a:graphicData>
            </a:graphic>
          </wp:inline>
        </w:drawing>
      </w:r>
      <w:r>
        <w:rPr>
          <w:b/>
          <w:bCs/>
          <w:sz w:val="24"/>
          <w:szCs w:val="24"/>
        </w:rPr>
        <w:t xml:space="preserve">B. </w:t>
      </w:r>
      <w:r w:rsidR="00F33902" w:rsidRPr="00F33902">
        <w:rPr>
          <w:b/>
          <w:bCs/>
          <w:noProof/>
          <w:sz w:val="24"/>
          <w:szCs w:val="24"/>
        </w:rPr>
        <w:drawing>
          <wp:inline distT="0" distB="0" distL="0" distR="0" wp14:anchorId="7CC62F70" wp14:editId="23C3756C">
            <wp:extent cx="2489778" cy="1955800"/>
            <wp:effectExtent l="0" t="0" r="6350" b="6350"/>
            <wp:docPr id="764813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13496" name=""/>
                    <pic:cNvPicPr/>
                  </pic:nvPicPr>
                  <pic:blipFill>
                    <a:blip r:embed="rId21"/>
                    <a:stretch>
                      <a:fillRect/>
                    </a:stretch>
                  </pic:blipFill>
                  <pic:spPr>
                    <a:xfrm>
                      <a:off x="0" y="0"/>
                      <a:ext cx="2501657" cy="1965131"/>
                    </a:xfrm>
                    <a:prstGeom prst="rect">
                      <a:avLst/>
                    </a:prstGeom>
                  </pic:spPr>
                </pic:pic>
              </a:graphicData>
            </a:graphic>
          </wp:inline>
        </w:drawing>
      </w:r>
    </w:p>
    <w:p w14:paraId="680F7FE2" w14:textId="0B12B6B0" w:rsidR="004E0C76" w:rsidRPr="003442E8" w:rsidRDefault="004E0C76" w:rsidP="003442E8">
      <w:pPr>
        <w:pStyle w:val="Caption"/>
        <w:ind w:firstLine="0"/>
        <w:rPr>
          <w:sz w:val="20"/>
          <w:szCs w:val="20"/>
        </w:rPr>
      </w:pPr>
      <w:bookmarkStart w:id="197" w:name="_Ref190271553"/>
      <w:r w:rsidRPr="003442E8">
        <w:rPr>
          <w:sz w:val="20"/>
          <w:szCs w:val="20"/>
        </w:rPr>
        <w:t xml:space="preserve">Figure </w:t>
      </w:r>
      <w:r w:rsidRPr="003442E8">
        <w:rPr>
          <w:sz w:val="20"/>
          <w:szCs w:val="20"/>
        </w:rPr>
        <w:fldChar w:fldCharType="begin"/>
      </w:r>
      <w:r w:rsidRPr="003442E8">
        <w:rPr>
          <w:sz w:val="20"/>
          <w:szCs w:val="20"/>
        </w:rPr>
        <w:instrText xml:space="preserve"> SEQ Figure \* ARABIC </w:instrText>
      </w:r>
      <w:r w:rsidRPr="003442E8">
        <w:rPr>
          <w:sz w:val="20"/>
          <w:szCs w:val="20"/>
        </w:rPr>
        <w:fldChar w:fldCharType="separate"/>
      </w:r>
      <w:r w:rsidRPr="003442E8">
        <w:rPr>
          <w:noProof/>
          <w:sz w:val="20"/>
          <w:szCs w:val="20"/>
        </w:rPr>
        <w:t>3</w:t>
      </w:r>
      <w:r w:rsidRPr="003442E8">
        <w:rPr>
          <w:sz w:val="20"/>
          <w:szCs w:val="20"/>
        </w:rPr>
        <w:fldChar w:fldCharType="end"/>
      </w:r>
      <w:bookmarkEnd w:id="197"/>
      <w:r w:rsidRPr="003442E8">
        <w:rPr>
          <w:sz w:val="20"/>
          <w:szCs w:val="20"/>
        </w:rPr>
        <w:t xml:space="preserve">. </w:t>
      </w:r>
      <w:r w:rsidR="003442E8" w:rsidRPr="003442E8">
        <w:rPr>
          <w:sz w:val="20"/>
          <w:szCs w:val="20"/>
        </w:rPr>
        <w:t xml:space="preserve">Visualization of Starling </w:t>
      </w:r>
      <w:r w:rsidR="005D138E">
        <w:rPr>
          <w:sz w:val="20"/>
          <w:szCs w:val="20"/>
        </w:rPr>
        <w:t>f</w:t>
      </w:r>
      <w:r w:rsidR="003442E8" w:rsidRPr="003442E8">
        <w:rPr>
          <w:sz w:val="20"/>
          <w:szCs w:val="20"/>
        </w:rPr>
        <w:t xml:space="preserve">low in a </w:t>
      </w:r>
      <w:r w:rsidR="005D138E">
        <w:rPr>
          <w:sz w:val="20"/>
          <w:szCs w:val="20"/>
        </w:rPr>
        <w:t>h</w:t>
      </w:r>
      <w:r w:rsidR="003442E8" w:rsidRPr="003442E8">
        <w:rPr>
          <w:sz w:val="20"/>
          <w:szCs w:val="20"/>
        </w:rPr>
        <w:t xml:space="preserve">ollow </w:t>
      </w:r>
      <w:r w:rsidR="005D138E">
        <w:rPr>
          <w:sz w:val="20"/>
          <w:szCs w:val="20"/>
        </w:rPr>
        <w:t>f</w:t>
      </w:r>
      <w:r w:rsidR="003442E8" w:rsidRPr="003442E8">
        <w:rPr>
          <w:sz w:val="20"/>
          <w:szCs w:val="20"/>
        </w:rPr>
        <w:t xml:space="preserve">iber </w:t>
      </w:r>
      <w:r w:rsidR="005D138E">
        <w:rPr>
          <w:sz w:val="20"/>
          <w:szCs w:val="20"/>
        </w:rPr>
        <w:t>m</w:t>
      </w:r>
      <w:r w:rsidR="003442E8" w:rsidRPr="003442E8">
        <w:rPr>
          <w:sz w:val="20"/>
          <w:szCs w:val="20"/>
        </w:rPr>
        <w:t xml:space="preserve">embrane (A) and retentate flow rate </w:t>
      </w:r>
      <w:r w:rsidR="003442E8">
        <w:rPr>
          <w:sz w:val="20"/>
          <w:szCs w:val="20"/>
        </w:rPr>
        <w:t>as a function of axial position along</w:t>
      </w:r>
      <w:r w:rsidR="009C1ECB">
        <w:rPr>
          <w:sz w:val="20"/>
          <w:szCs w:val="20"/>
        </w:rPr>
        <w:t xml:space="preserve"> an unfouled</w:t>
      </w:r>
      <w:r w:rsidR="003442E8">
        <w:rPr>
          <w:sz w:val="20"/>
          <w:szCs w:val="20"/>
        </w:rPr>
        <w:t xml:space="preserve"> fiber length</w:t>
      </w:r>
      <w:r w:rsidR="005D138E">
        <w:rPr>
          <w:sz w:val="20"/>
          <w:szCs w:val="20"/>
        </w:rPr>
        <w:t xml:space="preserve"> with 3L platform conditions outlined in </w:t>
      </w:r>
      <w:r w:rsidR="00296CE7">
        <w:rPr>
          <w:sz w:val="20"/>
          <w:szCs w:val="20"/>
        </w:rPr>
        <w:fldChar w:fldCharType="begin"/>
      </w:r>
      <w:r w:rsidR="00296CE7">
        <w:rPr>
          <w:sz w:val="20"/>
          <w:szCs w:val="20"/>
        </w:rPr>
        <w:instrText xml:space="preserve"> REF _Ref190186033 \h </w:instrText>
      </w:r>
      <w:r w:rsidR="00296CE7">
        <w:rPr>
          <w:sz w:val="20"/>
          <w:szCs w:val="20"/>
        </w:rPr>
      </w:r>
      <w:r w:rsidR="00296CE7">
        <w:rPr>
          <w:sz w:val="20"/>
          <w:szCs w:val="20"/>
        </w:rPr>
        <w:fldChar w:fldCharType="separate"/>
      </w:r>
      <w:r w:rsidR="00296CE7" w:rsidRPr="00F07918">
        <w:rPr>
          <w:sz w:val="20"/>
          <w:szCs w:val="20"/>
        </w:rPr>
        <w:t xml:space="preserve">Table </w:t>
      </w:r>
      <w:r w:rsidR="00296CE7" w:rsidRPr="00F07918">
        <w:rPr>
          <w:noProof/>
          <w:sz w:val="20"/>
          <w:szCs w:val="20"/>
        </w:rPr>
        <w:t>2</w:t>
      </w:r>
      <w:r w:rsidR="00296CE7">
        <w:rPr>
          <w:sz w:val="20"/>
          <w:szCs w:val="20"/>
        </w:rPr>
        <w:fldChar w:fldCharType="end"/>
      </w:r>
      <w:ins w:id="198" w:author="Dhingra, Ashna" w:date="2025-04-16T14:23:00Z">
        <w:r w:rsidR="000B6A6C">
          <w:rPr>
            <w:sz w:val="20"/>
            <w:szCs w:val="20"/>
          </w:rPr>
          <w:t xml:space="preserve"> with a cell culture viscosity of 1 </w:t>
        </w:r>
        <w:proofErr w:type="spellStart"/>
        <w:r w:rsidR="000B6A6C">
          <w:rPr>
            <w:sz w:val="20"/>
            <w:szCs w:val="20"/>
          </w:rPr>
          <w:t>cP</w:t>
        </w:r>
      </w:ins>
      <w:proofErr w:type="spellEnd"/>
      <w:r w:rsidR="005D138E">
        <w:rPr>
          <w:sz w:val="20"/>
          <w:szCs w:val="20"/>
        </w:rPr>
        <w:t xml:space="preserve"> (B)</w:t>
      </w:r>
      <w:r w:rsidR="00296CE7">
        <w:rPr>
          <w:sz w:val="20"/>
          <w:szCs w:val="20"/>
        </w:rPr>
        <w:t xml:space="preserve">. </w:t>
      </w:r>
    </w:p>
    <w:p w14:paraId="237F20AB" w14:textId="343F7541" w:rsidR="00DC6618" w:rsidRDefault="00DC6618" w:rsidP="008B0965">
      <w:pPr>
        <w:pStyle w:val="Subsectionheading"/>
        <w:spacing w:line="480" w:lineRule="auto"/>
      </w:pPr>
      <w:r>
        <w:t>Scalable Parameter to Predict Starling Flow</w:t>
      </w:r>
      <w:r w:rsidR="00F15C3C">
        <w:t xml:space="preserve">: </w:t>
      </w:r>
      <w:r w:rsidR="00901DC3">
        <w:t>Back</w:t>
      </w:r>
      <w:r w:rsidR="00F15C3C">
        <w:t xml:space="preserve"> Flow Ratio</w:t>
      </w:r>
    </w:p>
    <w:p w14:paraId="3FF567D8" w14:textId="73019B93" w:rsidR="00594B98" w:rsidRPr="00F22143" w:rsidRDefault="00594B98" w:rsidP="008B0965">
      <w:pPr>
        <w:spacing w:line="480" w:lineRule="auto"/>
        <w:ind w:firstLine="0"/>
        <w:rPr>
          <w:sz w:val="24"/>
          <w:szCs w:val="24"/>
        </w:rPr>
      </w:pPr>
      <w:r w:rsidRPr="00F22143">
        <w:rPr>
          <w:sz w:val="24"/>
          <w:szCs w:val="24"/>
        </w:rPr>
        <w:t xml:space="preserve">The flow model (described above in Section 2.4) </w:t>
      </w:r>
      <w:proofErr w:type="gramStart"/>
      <w:r w:rsidRPr="00F22143">
        <w:rPr>
          <w:sz w:val="24"/>
          <w:szCs w:val="24"/>
        </w:rPr>
        <w:t>is able to</w:t>
      </w:r>
      <w:proofErr w:type="gramEnd"/>
      <w:r w:rsidRPr="00F22143">
        <w:rPr>
          <w:sz w:val="24"/>
          <w:szCs w:val="24"/>
        </w:rPr>
        <w:t xml:space="preserve"> solve for the lumen pressure profile and </w:t>
      </w:r>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permeate</m:t>
            </m:r>
          </m:sub>
        </m:sSub>
      </m:oMath>
      <w:r w:rsidRPr="00F22143">
        <w:rPr>
          <w:sz w:val="24"/>
          <w:szCs w:val="24"/>
        </w:rPr>
        <w:t xml:space="preserve"> </w:t>
      </w:r>
      <w:r w:rsidR="00A7720F" w:rsidRPr="00F22143">
        <w:rPr>
          <w:sz w:val="24"/>
          <w:szCs w:val="24"/>
        </w:rPr>
        <w:t xml:space="preserve">at each time point through error minimization </w:t>
      </w:r>
      <w:r w:rsidRPr="00F22143">
        <w:rPr>
          <w:sz w:val="24"/>
          <w:szCs w:val="24"/>
        </w:rPr>
        <w:t xml:space="preserve">by discretizing the fiber </w:t>
      </w:r>
      <w:r w:rsidR="00A7720F" w:rsidRPr="00F22143">
        <w:rPr>
          <w:sz w:val="24"/>
          <w:szCs w:val="24"/>
        </w:rPr>
        <w:t>and</w:t>
      </w:r>
      <w:r w:rsidRPr="00F22143">
        <w:rPr>
          <w:sz w:val="24"/>
          <w:szCs w:val="24"/>
        </w:rPr>
        <w:t xml:space="preserve"> using the pressure and velocity ODEs. It can then calculate the flow rate </w:t>
      </w:r>
      <w:r w:rsidR="002C2187" w:rsidRPr="00F22143">
        <w:rPr>
          <w:sz w:val="24"/>
          <w:szCs w:val="24"/>
        </w:rPr>
        <w:t xml:space="preserve">exiting the fibers </w:t>
      </w:r>
      <w:r w:rsidRPr="00F22143">
        <w:rPr>
          <w:sz w:val="24"/>
          <w:szCs w:val="24"/>
        </w:rPr>
        <w:t xml:space="preserve">through each discretization. </w:t>
      </w:r>
      <w:r w:rsidR="005C70AD" w:rsidRPr="00F22143">
        <w:rPr>
          <w:sz w:val="24"/>
          <w:szCs w:val="24"/>
        </w:rPr>
        <w:t>We can use this to assess the extent of Starling flow compared to net permeate flow.</w:t>
      </w:r>
      <w:r w:rsidR="007D4AF1" w:rsidRPr="00F22143">
        <w:rPr>
          <w:sz w:val="24"/>
          <w:szCs w:val="24"/>
        </w:rPr>
        <w:t xml:space="preserve"> We can collapse these equations into a</w:t>
      </w:r>
      <w:r w:rsidR="00D25C0E">
        <w:rPr>
          <w:sz w:val="24"/>
          <w:szCs w:val="24"/>
        </w:rPr>
        <w:t xml:space="preserve"> simplified</w:t>
      </w:r>
      <w:r w:rsidR="007D4AF1" w:rsidRPr="00F22143">
        <w:rPr>
          <w:sz w:val="24"/>
          <w:szCs w:val="24"/>
        </w:rPr>
        <w:t xml:space="preserve"> </w:t>
      </w:r>
      <w:r w:rsidR="00B43472" w:rsidRPr="00F22143">
        <w:rPr>
          <w:sz w:val="24"/>
          <w:szCs w:val="24"/>
        </w:rPr>
        <w:t>algebraic equation by making the assumptions below.</w:t>
      </w:r>
    </w:p>
    <w:p w14:paraId="449D9D04" w14:textId="7B1DA292" w:rsidR="00594B98" w:rsidRPr="00F22143" w:rsidRDefault="00594B98" w:rsidP="008B0965">
      <w:pPr>
        <w:spacing w:line="480" w:lineRule="auto"/>
        <w:ind w:firstLine="0"/>
        <w:rPr>
          <w:sz w:val="24"/>
          <w:szCs w:val="24"/>
        </w:rPr>
      </w:pPr>
      <w:r w:rsidRPr="00F22143">
        <w:rPr>
          <w:sz w:val="24"/>
          <w:szCs w:val="24"/>
        </w:rPr>
        <w:lastRenderedPageBreak/>
        <w:t xml:space="preserve">In </w:t>
      </w:r>
      <w:r w:rsidR="00E10438">
        <w:rPr>
          <w:sz w:val="24"/>
          <w:szCs w:val="24"/>
        </w:rPr>
        <w:t>most ranges</w:t>
      </w:r>
      <w:r w:rsidRPr="00F22143">
        <w:rPr>
          <w:sz w:val="24"/>
          <w:szCs w:val="24"/>
        </w:rPr>
        <w:t xml:space="preserve"> of Starling flow</w:t>
      </w:r>
      <w:r w:rsidR="00806A4B">
        <w:rPr>
          <w:sz w:val="24"/>
          <w:szCs w:val="24"/>
        </w:rPr>
        <w:t xml:space="preserve"> </w:t>
      </w:r>
      <w:r w:rsidRPr="00F22143">
        <w:rPr>
          <w:sz w:val="24"/>
          <w:szCs w:val="24"/>
        </w:rPr>
        <w:t xml:space="preserve">and at </w:t>
      </w:r>
      <m:oMath>
        <m:r>
          <w:rPr>
            <w:rFonts w:ascii="Cambria Math" w:hAnsi="Cambria Math"/>
            <w:sz w:val="24"/>
            <w:szCs w:val="24"/>
          </w:rPr>
          <m:t>t=0</m:t>
        </m:r>
      </m:oMath>
      <w:r w:rsidRPr="00F22143">
        <w:rPr>
          <w:sz w:val="24"/>
          <w:szCs w:val="24"/>
        </w:rPr>
        <w:t xml:space="preserve"> (no fouling), we can say that:</w:t>
      </w:r>
    </w:p>
    <w:p w14:paraId="4B015A16" w14:textId="6450002C" w:rsidR="00594B98" w:rsidRPr="00F22143" w:rsidRDefault="00594B98" w:rsidP="008B0965">
      <w:pPr>
        <w:pStyle w:val="ListParagraph"/>
        <w:numPr>
          <w:ilvl w:val="0"/>
          <w:numId w:val="13"/>
        </w:numPr>
        <w:spacing w:line="480" w:lineRule="auto"/>
        <w:rPr>
          <w:sz w:val="24"/>
          <w:szCs w:val="24"/>
        </w:rPr>
      </w:pPr>
      <w:r w:rsidRPr="00F22143">
        <w:rPr>
          <w:sz w:val="24"/>
          <w:szCs w:val="24"/>
        </w:rPr>
        <w:t xml:space="preserve">The pressure profile between z = 0 and z = L is linear. </w:t>
      </w:r>
    </w:p>
    <w:p w14:paraId="110C2A90" w14:textId="4B93CF27" w:rsidR="00D419B6" w:rsidRDefault="00D419B6" w:rsidP="00D419B6">
      <w:pPr>
        <w:spacing w:line="480" w:lineRule="auto"/>
        <w:ind w:firstLine="0"/>
        <w:rPr>
          <w:sz w:val="24"/>
          <w:szCs w:val="24"/>
        </w:rPr>
      </w:pPr>
      <w:r>
        <w:rPr>
          <w:sz w:val="24"/>
          <w:szCs w:val="24"/>
        </w:rPr>
        <w:t>This assumption</w:t>
      </w:r>
      <w:r w:rsidR="009A473A">
        <w:rPr>
          <w:sz w:val="24"/>
          <w:szCs w:val="24"/>
        </w:rPr>
        <w:t xml:space="preserve"> only</w:t>
      </w:r>
      <w:r>
        <w:rPr>
          <w:sz w:val="24"/>
          <w:szCs w:val="24"/>
        </w:rPr>
        <w:t xml:space="preserve"> breaks down in the limit of very high Starling flo</w:t>
      </w:r>
      <w:r w:rsidR="009A473A">
        <w:rPr>
          <w:sz w:val="24"/>
          <w:szCs w:val="24"/>
        </w:rPr>
        <w:t xml:space="preserve">w. The pressure </w:t>
      </w:r>
      <w:proofErr w:type="gramStart"/>
      <w:r w:rsidR="009A473A">
        <w:rPr>
          <w:sz w:val="24"/>
          <w:szCs w:val="24"/>
        </w:rPr>
        <w:t>drop</w:t>
      </w:r>
      <w:proofErr w:type="gramEnd"/>
      <w:r w:rsidR="009A473A">
        <w:rPr>
          <w:sz w:val="24"/>
          <w:szCs w:val="24"/>
        </w:rPr>
        <w:t xml:space="preserve"> across the length of the filter is given by the Hagen-Poiseuille equation (equation 9). The flux range across the length of the fiber can then be expressed using Darcy’s Law: </w:t>
      </w:r>
    </w:p>
    <w:p w14:paraId="59704290" w14:textId="3054274B" w:rsidR="0016160A" w:rsidRPr="006F2569" w:rsidRDefault="00021666" w:rsidP="00D419B6">
      <w:pPr>
        <w:spacing w:line="480" w:lineRule="auto"/>
        <w:ind w:firstLine="0"/>
        <w:rPr>
          <w:sz w:val="24"/>
          <w:szCs w:val="24"/>
        </w:rPr>
      </w:pPr>
      <m:oMathPara>
        <m:oMath>
          <m:r>
            <w:rPr>
              <w:rFonts w:ascii="Cambria Math" w:hAnsi="Cambria Math"/>
              <w:sz w:val="24"/>
              <w:szCs w:val="24"/>
            </w:rPr>
            <m:t>J</m:t>
          </m:r>
          <m:d>
            <m:dPr>
              <m:ctrlPr>
                <w:rPr>
                  <w:rFonts w:ascii="Cambria Math" w:hAnsi="Cambria Math"/>
                  <w:i/>
                  <w:sz w:val="24"/>
                  <w:szCs w:val="24"/>
                </w:rPr>
              </m:ctrlPr>
            </m:dPr>
            <m:e>
              <m:r>
                <w:rPr>
                  <w:rFonts w:ascii="Cambria Math" w:hAnsi="Cambria Math"/>
                  <w:sz w:val="24"/>
                  <w:szCs w:val="24"/>
                </w:rPr>
                <m:t>z=0</m:t>
              </m:r>
            </m:e>
          </m:d>
          <m:r>
            <w:rPr>
              <w:rFonts w:ascii="Cambria Math" w:hAnsi="Cambria Math"/>
              <w:sz w:val="24"/>
              <w:szCs w:val="24"/>
            </w:rPr>
            <m:t>-J</m:t>
          </m:r>
          <m:d>
            <m:dPr>
              <m:ctrlPr>
                <w:rPr>
                  <w:rFonts w:ascii="Cambria Math" w:hAnsi="Cambria Math"/>
                  <w:i/>
                  <w:sz w:val="24"/>
                  <w:szCs w:val="24"/>
                </w:rPr>
              </m:ctrlPr>
            </m:dPr>
            <m:e>
              <m:r>
                <w:rPr>
                  <w:rFonts w:ascii="Cambria Math" w:hAnsi="Cambria Math"/>
                  <w:sz w:val="24"/>
                  <w:szCs w:val="24"/>
                </w:rPr>
                <m:t>z=L</m:t>
              </m:r>
            </m:e>
          </m:d>
          <m:r>
            <w:rPr>
              <w:rFonts w:ascii="Cambria Math" w:hAnsi="Cambria Math"/>
              <w:sz w:val="24"/>
              <w:szCs w:val="24"/>
            </w:rPr>
            <m:t xml:space="preserve">= </m:t>
          </m:r>
          <m:f>
            <m:fPr>
              <m:ctrlPr>
                <w:rPr>
                  <w:rFonts w:ascii="Cambria Math" w:hAnsi="Cambria Math"/>
                  <w:i/>
                  <w:sz w:val="24"/>
                  <w:szCs w:val="24"/>
                </w:rPr>
              </m:ctrlPr>
            </m:fPr>
            <m:num>
              <m:r>
                <w:rPr>
                  <w:rFonts w:ascii="Cambria Math" w:hAnsi="Cambria Math"/>
                  <w:sz w:val="24"/>
                  <w:szCs w:val="24"/>
                </w:rPr>
                <m:t>8μL</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sub>
              </m:sSub>
              <m:r>
                <w:rPr>
                  <w:rFonts w:ascii="Cambria Math" w:hAnsi="Cambria Math"/>
                  <w:sz w:val="24"/>
                  <w:szCs w:val="24"/>
                </w:rPr>
                <m:t>κ</m:t>
              </m:r>
            </m:num>
            <m:den>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fibers</m:t>
                  </m:r>
                </m:sub>
              </m:sSub>
              <m:sSup>
                <m:sSupPr>
                  <m:ctrlPr>
                    <w:rPr>
                      <w:rFonts w:ascii="Cambria Math" w:hAnsi="Cambria Math"/>
                      <w:i/>
                      <w:sz w:val="24"/>
                      <w:szCs w:val="24"/>
                    </w:rPr>
                  </m:ctrlPr>
                </m:sSupPr>
                <m:e>
                  <m:r>
                    <w:rPr>
                      <w:rFonts w:ascii="Cambria Math" w:hAnsi="Cambria Math"/>
                      <w:sz w:val="24"/>
                      <w:szCs w:val="24"/>
                    </w:rPr>
                    <m:t>πR</m:t>
                  </m:r>
                </m:e>
                <m:sup>
                  <m:r>
                    <w:rPr>
                      <w:rFonts w:ascii="Cambria Math" w:hAnsi="Cambria Math"/>
                      <w:sz w:val="24"/>
                      <w:szCs w:val="24"/>
                    </w:rPr>
                    <m:t>4</m:t>
                  </m:r>
                </m:sup>
              </m:sSup>
            </m:den>
          </m:f>
          <m:r>
            <w:ins w:id="199" w:author="Dhingra, Ashna" w:date="2025-03-21T18:17:00Z">
              <w:rPr>
                <w:rFonts w:ascii="Cambria Math" w:hAnsi="Cambria Math"/>
                <w:sz w:val="24"/>
                <w:szCs w:val="24"/>
              </w:rPr>
              <m:t xml:space="preserve">                                  (19)</m:t>
            </w:ins>
          </m:r>
        </m:oMath>
      </m:oMathPara>
    </w:p>
    <w:p w14:paraId="6C5A77F3" w14:textId="3CDF2AB6" w:rsidR="00AB22A5" w:rsidRDefault="00D4064C" w:rsidP="00D419B6">
      <w:pPr>
        <w:spacing w:line="480" w:lineRule="auto"/>
        <w:ind w:firstLine="0"/>
        <w:rPr>
          <w:sz w:val="24"/>
          <w:szCs w:val="24"/>
        </w:rPr>
      </w:pPr>
      <w:r>
        <w:rPr>
          <w:sz w:val="24"/>
          <w:szCs w:val="24"/>
        </w:rPr>
        <w:t xml:space="preserve">From this we can determine that the point at which Starling flow occurs, i.e. where </w:t>
      </w:r>
      <w:r w:rsidR="00430667">
        <w:rPr>
          <w:sz w:val="24"/>
          <w:szCs w:val="24"/>
        </w:rPr>
        <w:t xml:space="preserve">flux is zero can be expressed as: </w:t>
      </w:r>
    </w:p>
    <w:p w14:paraId="7490F4B9" w14:textId="1956FE81" w:rsidR="00430667" w:rsidRDefault="00000000" w:rsidP="00D419B6">
      <w:pPr>
        <w:spacing w:line="480" w:lineRule="auto"/>
        <w:ind w:firstLine="0"/>
        <w:rPr>
          <w:sz w:val="24"/>
          <w:szCs w:val="24"/>
        </w:rPr>
      </w:pPr>
      <m:oMathPara>
        <m:oMath>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J=0</m:t>
              </m:r>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p</m:t>
                  </m:r>
                </m:sub>
              </m:sSub>
            </m:num>
            <m:den>
              <m:r>
                <w:rPr>
                  <w:rFonts w:ascii="Cambria Math" w:hAnsi="Cambria Math"/>
                  <w:sz w:val="24"/>
                  <w:szCs w:val="24"/>
                </w:rPr>
                <m:t>2πRN×(J</m:t>
              </m:r>
              <m:d>
                <m:dPr>
                  <m:ctrlPr>
                    <w:rPr>
                      <w:rFonts w:ascii="Cambria Math" w:hAnsi="Cambria Math"/>
                      <w:i/>
                      <w:sz w:val="24"/>
                      <w:szCs w:val="24"/>
                    </w:rPr>
                  </m:ctrlPr>
                </m:dPr>
                <m:e>
                  <m:r>
                    <w:rPr>
                      <w:rFonts w:ascii="Cambria Math" w:hAnsi="Cambria Math"/>
                      <w:sz w:val="24"/>
                      <w:szCs w:val="24"/>
                    </w:rPr>
                    <m:t>z=0</m:t>
                  </m:r>
                </m:e>
              </m:d>
              <m:r>
                <w:rPr>
                  <w:rFonts w:ascii="Cambria Math" w:hAnsi="Cambria Math"/>
                  <w:sz w:val="24"/>
                  <w:szCs w:val="24"/>
                </w:rPr>
                <m:t>-J</m:t>
              </m:r>
              <m:d>
                <m:dPr>
                  <m:ctrlPr>
                    <w:rPr>
                      <w:rFonts w:ascii="Cambria Math" w:hAnsi="Cambria Math"/>
                      <w:i/>
                      <w:sz w:val="24"/>
                      <w:szCs w:val="24"/>
                    </w:rPr>
                  </m:ctrlPr>
                </m:dPr>
                <m:e>
                  <m:r>
                    <w:rPr>
                      <w:rFonts w:ascii="Cambria Math" w:hAnsi="Cambria Math"/>
                      <w:sz w:val="24"/>
                      <w:szCs w:val="24"/>
                    </w:rPr>
                    <m:t>z=L</m:t>
                  </m:r>
                </m:e>
              </m:d>
              <m:r>
                <w:rPr>
                  <w:rFonts w:ascii="Cambria Math" w:hAnsi="Cambria Math"/>
                  <w:sz w:val="24"/>
                  <w:szCs w:val="24"/>
                </w:rPr>
                <m:t>)</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L</m:t>
              </m:r>
            </m:num>
            <m:den>
              <m:r>
                <w:rPr>
                  <w:rFonts w:ascii="Cambria Math" w:hAnsi="Cambria Math"/>
                  <w:sz w:val="24"/>
                  <w:szCs w:val="24"/>
                </w:rPr>
                <m:t>2</m:t>
              </m:r>
            </m:den>
          </m:f>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p</m:t>
                  </m:r>
                </m:sub>
              </m:sSub>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3</m:t>
                  </m:r>
                </m:sup>
              </m:sSup>
            </m:num>
            <m:den>
              <m:r>
                <w:rPr>
                  <w:rFonts w:ascii="Cambria Math" w:hAnsi="Cambria Math"/>
                  <w:sz w:val="24"/>
                  <w:szCs w:val="24"/>
                </w:rPr>
                <m:t>16μL</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sub>
              </m:sSub>
              <m:r>
                <w:rPr>
                  <w:rFonts w:ascii="Cambria Math" w:hAnsi="Cambria Math"/>
                  <w:sz w:val="24"/>
                  <w:szCs w:val="24"/>
                </w:rPr>
                <m:t>κ</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L</m:t>
              </m:r>
            </m:num>
            <m:den>
              <m:r>
                <w:rPr>
                  <w:rFonts w:ascii="Cambria Math" w:hAnsi="Cambria Math"/>
                  <w:sz w:val="24"/>
                  <w:szCs w:val="24"/>
                </w:rPr>
                <m:t>2</m:t>
              </m:r>
            </m:den>
          </m:f>
          <m:r>
            <w:ins w:id="200" w:author="Dhingra, Ashna" w:date="2025-03-21T18:17:00Z">
              <w:rPr>
                <w:rFonts w:ascii="Cambria Math" w:hAnsi="Cambria Math"/>
                <w:sz w:val="24"/>
                <w:szCs w:val="24"/>
              </w:rPr>
              <m:t xml:space="preserve">                 (20)</m:t>
            </w:ins>
          </m:r>
        </m:oMath>
      </m:oMathPara>
    </w:p>
    <w:p w14:paraId="2A212DD3" w14:textId="79D3546B" w:rsidR="00615961" w:rsidRDefault="00800BD2" w:rsidP="00D419B6">
      <w:pPr>
        <w:spacing w:line="480" w:lineRule="auto"/>
        <w:ind w:firstLine="0"/>
        <w:rPr>
          <w:sz w:val="24"/>
          <w:szCs w:val="24"/>
        </w:rPr>
      </w:pPr>
      <w:r>
        <w:rPr>
          <w:sz w:val="24"/>
          <w:szCs w:val="24"/>
        </w:rPr>
        <w:t xml:space="preserve">If there is no Starling flow, then </w:t>
      </w:r>
      <m:oMath>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J=0</m:t>
            </m:r>
          </m:sub>
        </m:sSub>
      </m:oMath>
      <w:r>
        <w:rPr>
          <w:sz w:val="24"/>
          <w:szCs w:val="24"/>
        </w:rPr>
        <w:t xml:space="preserve">= L. </w:t>
      </w:r>
    </w:p>
    <w:p w14:paraId="49A94F7D" w14:textId="1A3E0BC6" w:rsidR="008E5776" w:rsidRDefault="008E5776" w:rsidP="00D419B6">
      <w:pPr>
        <w:spacing w:line="480" w:lineRule="auto"/>
        <w:ind w:firstLine="0"/>
        <w:rPr>
          <w:sz w:val="24"/>
          <w:szCs w:val="24"/>
        </w:rPr>
      </w:pPr>
      <w:r>
        <w:rPr>
          <w:sz w:val="24"/>
          <w:szCs w:val="24"/>
        </w:rPr>
        <w:t>Therefore</w:t>
      </w:r>
      <w:r w:rsidR="000C1593">
        <w:rPr>
          <w:sz w:val="24"/>
          <w:szCs w:val="24"/>
        </w:rPr>
        <w:t xml:space="preserve">, </w:t>
      </w:r>
      <w:r>
        <w:rPr>
          <w:sz w:val="24"/>
          <w:szCs w:val="24"/>
        </w:rPr>
        <w:t>the flux</w:t>
      </w:r>
      <w:r w:rsidR="000C1593">
        <w:rPr>
          <w:sz w:val="24"/>
          <w:szCs w:val="24"/>
        </w:rPr>
        <w:t xml:space="preserve"> profile </w:t>
      </w:r>
      <w:r w:rsidR="004D6066">
        <w:rPr>
          <w:sz w:val="24"/>
          <w:szCs w:val="24"/>
        </w:rPr>
        <w:t xml:space="preserve">as a function of axial distance </w:t>
      </w:r>
      <w:r w:rsidR="000C1593">
        <w:rPr>
          <w:sz w:val="24"/>
          <w:szCs w:val="24"/>
        </w:rPr>
        <w:t xml:space="preserve">can be expressed as: </w:t>
      </w:r>
    </w:p>
    <w:p w14:paraId="698B34C6" w14:textId="1A9041D5" w:rsidR="000C1593" w:rsidRPr="00F747DD" w:rsidRDefault="00021666" w:rsidP="00D419B6">
      <w:pPr>
        <w:spacing w:line="480" w:lineRule="auto"/>
        <w:ind w:firstLine="0"/>
        <w:rPr>
          <w:sz w:val="24"/>
          <w:szCs w:val="24"/>
        </w:rPr>
      </w:pPr>
      <m:oMathPara>
        <m:oMath>
          <m:r>
            <w:rPr>
              <w:rFonts w:ascii="Cambria Math" w:hAnsi="Cambria Math"/>
              <w:sz w:val="24"/>
              <w:szCs w:val="24"/>
            </w:rPr>
            <m:t>J</m:t>
          </m:r>
          <m:d>
            <m:dPr>
              <m:ctrlPr>
                <w:rPr>
                  <w:rFonts w:ascii="Cambria Math" w:hAnsi="Cambria Math"/>
                  <w:i/>
                  <w:sz w:val="24"/>
                  <w:szCs w:val="24"/>
                </w:rPr>
              </m:ctrlPr>
            </m:dPr>
            <m:e>
              <m:r>
                <w:rPr>
                  <w:rFonts w:ascii="Cambria Math" w:hAnsi="Cambria Math"/>
                  <w:sz w:val="24"/>
                  <w:szCs w:val="24"/>
                </w:rPr>
                <m:t>z</m:t>
              </m:r>
            </m:e>
          </m:d>
          <m:r>
            <w:rPr>
              <w:rFonts w:ascii="Cambria Math" w:hAnsi="Cambria Math"/>
              <w:sz w:val="24"/>
              <w:szCs w:val="24"/>
            </w:rPr>
            <m:t xml:space="preserve">= </m:t>
          </m:r>
          <m:f>
            <m:fPr>
              <m:ctrlPr>
                <w:rPr>
                  <w:rFonts w:ascii="Cambria Math" w:hAnsi="Cambria Math"/>
                  <w:i/>
                  <w:sz w:val="24"/>
                  <w:szCs w:val="24"/>
                </w:rPr>
              </m:ctrlPr>
            </m:fPr>
            <m:num>
              <m:r>
                <w:rPr>
                  <w:rFonts w:ascii="Cambria Math" w:hAnsi="Cambria Math"/>
                  <w:sz w:val="24"/>
                  <w:szCs w:val="24"/>
                </w:rPr>
                <m:t>8μ</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sub>
              </m:sSub>
              <m:r>
                <w:rPr>
                  <w:rFonts w:ascii="Cambria Math" w:hAnsi="Cambria Math"/>
                  <w:sz w:val="24"/>
                  <w:szCs w:val="24"/>
                </w:rPr>
                <m:t>κ</m:t>
              </m:r>
            </m:num>
            <m:den>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fibers</m:t>
                  </m:r>
                </m:sub>
              </m:sSub>
              <m:sSup>
                <m:sSupPr>
                  <m:ctrlPr>
                    <w:rPr>
                      <w:rFonts w:ascii="Cambria Math" w:hAnsi="Cambria Math"/>
                      <w:i/>
                      <w:sz w:val="24"/>
                      <w:szCs w:val="24"/>
                    </w:rPr>
                  </m:ctrlPr>
                </m:sSupPr>
                <m:e>
                  <m:r>
                    <w:rPr>
                      <w:rFonts w:ascii="Cambria Math" w:hAnsi="Cambria Math"/>
                      <w:sz w:val="24"/>
                      <w:szCs w:val="24"/>
                    </w:rPr>
                    <m:t>πR</m:t>
                  </m:r>
                </m:e>
                <m:sup>
                  <m:r>
                    <w:rPr>
                      <w:rFonts w:ascii="Cambria Math" w:hAnsi="Cambria Math"/>
                      <w:sz w:val="24"/>
                      <w:szCs w:val="24"/>
                    </w:rPr>
                    <m:t>4</m:t>
                  </m:r>
                </m:sup>
              </m:sSup>
            </m:den>
          </m:f>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J=0</m:t>
                  </m:r>
                </m:sub>
              </m:sSub>
              <m:r>
                <w:rPr>
                  <w:rFonts w:ascii="Cambria Math" w:hAnsi="Cambria Math"/>
                  <w:sz w:val="24"/>
                  <w:szCs w:val="24"/>
                </w:rPr>
                <m:t>-z</m:t>
              </m:r>
            </m:e>
          </m:d>
          <m:r>
            <w:ins w:id="201" w:author="Dhingra, Ashna" w:date="2025-03-21T18:18:00Z">
              <w:rPr>
                <w:rFonts w:ascii="Cambria Math" w:hAnsi="Cambria Math"/>
                <w:sz w:val="24"/>
                <w:szCs w:val="24"/>
              </w:rPr>
              <m:t xml:space="preserve">       (21)</m:t>
            </w:ins>
          </m:r>
        </m:oMath>
      </m:oMathPara>
    </w:p>
    <w:p w14:paraId="67011E85" w14:textId="7ED180E5" w:rsidR="00F747DD" w:rsidRDefault="00E80C9A" w:rsidP="00D419B6">
      <w:pPr>
        <w:spacing w:line="480" w:lineRule="auto"/>
        <w:ind w:firstLine="0"/>
        <w:rPr>
          <w:sz w:val="24"/>
          <w:szCs w:val="24"/>
        </w:rPr>
      </w:pPr>
      <w:r>
        <w:rPr>
          <w:sz w:val="24"/>
          <w:szCs w:val="24"/>
        </w:rPr>
        <w:t>A dimensionless ratio, the back flow ratio (BFR</w:t>
      </w:r>
      <w:r w:rsidRPr="00E80C9A">
        <w:rPr>
          <w:sz w:val="24"/>
          <w:szCs w:val="24"/>
          <w:vertAlign w:val="subscript"/>
        </w:rPr>
        <w:t>1</w:t>
      </w:r>
      <w:r>
        <w:rPr>
          <w:sz w:val="24"/>
          <w:szCs w:val="24"/>
        </w:rPr>
        <w:t xml:space="preserve">), can then be derived as noted below. It </w:t>
      </w:r>
      <w:proofErr w:type="gramStart"/>
      <w:r>
        <w:rPr>
          <w:sz w:val="24"/>
          <w:szCs w:val="24"/>
        </w:rPr>
        <w:t xml:space="preserve">expresses  </w:t>
      </w:r>
      <w:r w:rsidRPr="00F22143">
        <w:rPr>
          <w:sz w:val="24"/>
          <w:szCs w:val="24"/>
        </w:rPr>
        <w:t>the</w:t>
      </w:r>
      <w:proofErr w:type="gramEnd"/>
      <w:r w:rsidRPr="00F22143">
        <w:rPr>
          <w:sz w:val="24"/>
          <w:szCs w:val="24"/>
        </w:rPr>
        <w:t xml:space="preserve"> ratio between flow rate exiting the fibers into the permeate shell and the actual net permeate flow rate at time = 0 in the absence of fouling.</w:t>
      </w:r>
    </w:p>
    <w:p w14:paraId="117FE302" w14:textId="09C9E035" w:rsidR="00E80C9A" w:rsidRPr="00633A06" w:rsidRDefault="00000000" w:rsidP="00D419B6">
      <w:pPr>
        <w:spacing w:line="480" w:lineRule="auto"/>
        <w:ind w:firstLine="0"/>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starling,out</m:t>
              </m:r>
            </m:sub>
          </m:sSub>
          <m:d>
            <m:dPr>
              <m:ctrlPr>
                <w:rPr>
                  <w:rFonts w:ascii="Cambria Math" w:hAnsi="Cambria Math"/>
                  <w:i/>
                  <w:sz w:val="24"/>
                  <w:szCs w:val="24"/>
                </w:rPr>
              </m:ctrlPr>
            </m:dPr>
            <m:e>
              <m:r>
                <w:rPr>
                  <w:rFonts w:ascii="Cambria Math" w:hAnsi="Cambria Math"/>
                  <w:sz w:val="24"/>
                  <w:szCs w:val="24"/>
                </w:rPr>
                <m:t>z</m:t>
              </m:r>
            </m:e>
          </m:d>
          <m:r>
            <w:rPr>
              <w:rFonts w:ascii="Cambria Math" w:hAnsi="Cambria Math"/>
              <w:sz w:val="24"/>
              <w:szCs w:val="24"/>
            </w:rPr>
            <m:t>=2πRN</m:t>
          </m:r>
          <m:nary>
            <m:naryPr>
              <m:limLoc m:val="undOvr"/>
              <m:ctrlPr>
                <w:rPr>
                  <w:rFonts w:ascii="Cambria Math" w:hAnsi="Cambria Math"/>
                  <w:i/>
                  <w:sz w:val="24"/>
                  <w:szCs w:val="24"/>
                </w:rPr>
              </m:ctrlPr>
            </m:naryPr>
            <m:sub>
              <m:r>
                <w:rPr>
                  <w:rFonts w:ascii="Cambria Math" w:hAnsi="Cambria Math"/>
                  <w:sz w:val="24"/>
                  <w:szCs w:val="24"/>
                </w:rPr>
                <m:t>0</m:t>
              </m:r>
            </m:sub>
            <m:sup>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J=0</m:t>
                  </m:r>
                </m:sub>
              </m:sSub>
            </m:sup>
            <m:e>
              <m:f>
                <m:fPr>
                  <m:ctrlPr>
                    <w:rPr>
                      <w:rFonts w:ascii="Cambria Math" w:hAnsi="Cambria Math"/>
                      <w:i/>
                      <w:sz w:val="24"/>
                      <w:szCs w:val="24"/>
                    </w:rPr>
                  </m:ctrlPr>
                </m:fPr>
                <m:num>
                  <m:r>
                    <w:rPr>
                      <w:rFonts w:ascii="Cambria Math" w:hAnsi="Cambria Math"/>
                      <w:sz w:val="24"/>
                      <w:szCs w:val="24"/>
                    </w:rPr>
                    <m:t>8μ</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sub>
                  </m:sSub>
                  <m:r>
                    <w:rPr>
                      <w:rFonts w:ascii="Cambria Math" w:hAnsi="Cambria Math"/>
                      <w:sz w:val="24"/>
                      <w:szCs w:val="24"/>
                    </w:rPr>
                    <m:t>κ</m:t>
                  </m:r>
                </m:num>
                <m:den>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fibers</m:t>
                      </m:r>
                    </m:sub>
                  </m:sSub>
                  <m:sSup>
                    <m:sSupPr>
                      <m:ctrlPr>
                        <w:rPr>
                          <w:rFonts w:ascii="Cambria Math" w:hAnsi="Cambria Math"/>
                          <w:i/>
                          <w:sz w:val="24"/>
                          <w:szCs w:val="24"/>
                        </w:rPr>
                      </m:ctrlPr>
                    </m:sSupPr>
                    <m:e>
                      <m:r>
                        <w:rPr>
                          <w:rFonts w:ascii="Cambria Math" w:hAnsi="Cambria Math"/>
                          <w:sz w:val="24"/>
                          <w:szCs w:val="24"/>
                        </w:rPr>
                        <m:t>πR</m:t>
                      </m:r>
                    </m:e>
                    <m:sup>
                      <m:r>
                        <w:rPr>
                          <w:rFonts w:ascii="Cambria Math" w:hAnsi="Cambria Math"/>
                          <w:sz w:val="24"/>
                          <w:szCs w:val="24"/>
                        </w:rPr>
                        <m:t>4</m:t>
                      </m:r>
                    </m:sup>
                  </m:sSup>
                </m:den>
              </m:f>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J=0</m:t>
                  </m:r>
                </m:sub>
              </m:sSub>
              <m:r>
                <w:rPr>
                  <w:rFonts w:ascii="Cambria Math" w:hAnsi="Cambria Math"/>
                  <w:sz w:val="24"/>
                  <w:szCs w:val="24"/>
                </w:rPr>
                <m:t>-z)dz</m:t>
              </m:r>
            </m:e>
          </m:nary>
          <m:r>
            <w:ins w:id="202" w:author="Dhingra, Ashna" w:date="2025-03-21T18:18:00Z">
              <w:rPr>
                <w:rFonts w:ascii="Cambria Math" w:hAnsi="Cambria Math"/>
                <w:sz w:val="24"/>
                <w:szCs w:val="24"/>
              </w:rPr>
              <m:t xml:space="preserve">                                 (22)</m:t>
            </w:ins>
          </m:r>
        </m:oMath>
      </m:oMathPara>
    </w:p>
    <w:p w14:paraId="1B143493" w14:textId="302A6DF0" w:rsidR="00633A06" w:rsidRDefault="00021666" w:rsidP="00D419B6">
      <w:pPr>
        <w:spacing w:line="480" w:lineRule="auto"/>
        <w:ind w:firstLine="0"/>
        <w:rPr>
          <w:sz w:val="24"/>
          <w:szCs w:val="24"/>
        </w:rPr>
      </w:pPr>
      <m:oMathPara>
        <m:oMath>
          <m:r>
            <w:rPr>
              <w:rFonts w:ascii="Cambria Math" w:hAnsi="Cambria Math"/>
              <w:sz w:val="24"/>
              <w:szCs w:val="24"/>
            </w:rPr>
            <m:t>BF</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1</m:t>
              </m:r>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 xml:space="preserve">starling,out </m:t>
                  </m:r>
                </m:sub>
              </m:sSub>
            </m:num>
            <m:den>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 xml:space="preserve">starling,out </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starling,in</m:t>
                  </m:r>
                </m:sub>
              </m:sSub>
            </m:den>
          </m:f>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 xml:space="preserve">starling,out </m:t>
                  </m:r>
                </m:sub>
              </m:sSub>
            </m:num>
            <m:den>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p</m:t>
                  </m:r>
                </m:sub>
              </m:sSub>
            </m:den>
          </m:f>
          <m:r>
            <w:rPr>
              <w:rFonts w:ascii="Cambria Math" w:hAnsi="Cambria Math"/>
              <w:sz w:val="24"/>
              <w:szCs w:val="24"/>
            </w:rPr>
            <m:t xml:space="preserve">≈ </m:t>
          </m:r>
          <m:f>
            <m:fPr>
              <m:ctrlPr>
                <w:rPr>
                  <w:rFonts w:ascii="Cambria Math" w:hAnsi="Cambria Math"/>
                  <w:i/>
                  <w:sz w:val="24"/>
                  <w:szCs w:val="24"/>
                </w:rPr>
              </m:ctrlPr>
            </m:fPr>
            <m:num>
              <m:r>
                <w:rPr>
                  <w:rFonts w:ascii="Cambria Math" w:hAnsi="Cambria Math"/>
                  <w:sz w:val="24"/>
                  <w:szCs w:val="24"/>
                </w:rPr>
                <m:t>2μ</m:t>
              </m:r>
              <m:sSup>
                <m:sSupPr>
                  <m:ctrlPr>
                    <w:rPr>
                      <w:rFonts w:ascii="Cambria Math" w:hAnsi="Cambria Math"/>
                      <w:i/>
                      <w:sz w:val="24"/>
                      <w:szCs w:val="24"/>
                    </w:rPr>
                  </m:ctrlPr>
                </m:sSupPr>
                <m:e>
                  <m:r>
                    <w:rPr>
                      <w:rFonts w:ascii="Cambria Math" w:hAnsi="Cambria Math"/>
                      <w:sz w:val="24"/>
                      <w:szCs w:val="24"/>
                    </w:rPr>
                    <m:t>L</m:t>
                  </m:r>
                </m:e>
                <m:sup>
                  <m:r>
                    <w:rPr>
                      <w:rFonts w:ascii="Cambria Math" w:hAnsi="Cambria Math"/>
                      <w:sz w:val="24"/>
                      <w:szCs w:val="24"/>
                    </w:rPr>
                    <m:t>2</m:t>
                  </m:r>
                </m:sup>
              </m:sSup>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sub>
              </m:sSub>
              <m:r>
                <w:rPr>
                  <w:rFonts w:ascii="Cambria Math" w:hAnsi="Cambria Math"/>
                  <w:sz w:val="24"/>
                  <w:szCs w:val="24"/>
                </w:rPr>
                <m:t>κ</m:t>
              </m:r>
            </m:num>
            <m:den>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3</m:t>
                  </m:r>
                </m:sup>
              </m:sSup>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p</m:t>
                  </m:r>
                </m:sub>
              </m:sSub>
            </m:den>
          </m:f>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p</m:t>
                  </m:r>
                </m:sub>
              </m:sSub>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3</m:t>
                  </m:r>
                </m:sup>
              </m:sSup>
            </m:num>
            <m:den>
              <m:r>
                <w:rPr>
                  <w:rFonts w:ascii="Cambria Math" w:hAnsi="Cambria Math"/>
                  <w:sz w:val="24"/>
                  <w:szCs w:val="24"/>
                </w:rPr>
                <m:t>32μ</m:t>
              </m:r>
              <m:sSub>
                <m:sSubPr>
                  <m:ctrlPr>
                    <w:rPr>
                      <w:rFonts w:ascii="Cambria Math" w:hAnsi="Cambria Math"/>
                      <w:i/>
                      <w:sz w:val="24"/>
                      <w:szCs w:val="24"/>
                    </w:rPr>
                  </m:ctrlPr>
                </m:sSubPr>
                <m:e>
                  <m:sSup>
                    <m:sSupPr>
                      <m:ctrlPr>
                        <w:rPr>
                          <w:rFonts w:ascii="Cambria Math" w:hAnsi="Cambria Math"/>
                          <w:i/>
                          <w:sz w:val="24"/>
                          <w:szCs w:val="24"/>
                        </w:rPr>
                      </m:ctrlPr>
                    </m:sSupPr>
                    <m:e>
                      <m:r>
                        <w:rPr>
                          <w:rFonts w:ascii="Cambria Math" w:hAnsi="Cambria Math"/>
                          <w:sz w:val="24"/>
                          <w:szCs w:val="24"/>
                        </w:rPr>
                        <m:t>L</m:t>
                      </m:r>
                    </m:e>
                    <m:sup>
                      <m:r>
                        <w:rPr>
                          <w:rFonts w:ascii="Cambria Math" w:hAnsi="Cambria Math"/>
                          <w:sz w:val="24"/>
                          <w:szCs w:val="24"/>
                        </w:rPr>
                        <m:t>2</m:t>
                      </m:r>
                    </m:sup>
                  </m:sSup>
                  <m:r>
                    <w:rPr>
                      <w:rFonts w:ascii="Cambria Math" w:hAnsi="Cambria Math"/>
                      <w:sz w:val="24"/>
                      <w:szCs w:val="24"/>
                    </w:rPr>
                    <m:t>Q</m:t>
                  </m:r>
                </m:e>
                <m:sub>
                  <m:r>
                    <w:rPr>
                      <w:rFonts w:ascii="Cambria Math" w:hAnsi="Cambria Math"/>
                      <w:sz w:val="24"/>
                      <w:szCs w:val="24"/>
                    </w:rPr>
                    <m:t>r</m:t>
                  </m:r>
                </m:sub>
              </m:sSub>
              <m:r>
                <w:rPr>
                  <w:rFonts w:ascii="Cambria Math" w:hAnsi="Cambria Math"/>
                  <w:sz w:val="24"/>
                  <w:szCs w:val="24"/>
                </w:rPr>
                <m:t>κ</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ins w:id="203" w:author="Dhingra, Ashna" w:date="2025-03-21T18:18:00Z">
              <w:rPr>
                <w:rFonts w:ascii="Cambria Math" w:hAnsi="Cambria Math"/>
                <w:sz w:val="24"/>
                <w:szCs w:val="24"/>
              </w:rPr>
              <m:t xml:space="preserve">          (23)</m:t>
            </w:ins>
          </m:r>
        </m:oMath>
      </m:oMathPara>
    </w:p>
    <w:p w14:paraId="09F14C58" w14:textId="066F16F6" w:rsidR="00E80C9A" w:rsidRDefault="00ED0B39" w:rsidP="00D419B6">
      <w:pPr>
        <w:spacing w:line="480" w:lineRule="auto"/>
        <w:ind w:firstLine="0"/>
        <w:rPr>
          <w:sz w:val="24"/>
          <w:szCs w:val="24"/>
        </w:rPr>
      </w:pPr>
      <w:r w:rsidRPr="00F22143">
        <w:rPr>
          <w:sz w:val="24"/>
          <w:szCs w:val="24"/>
        </w:rPr>
        <w:lastRenderedPageBreak/>
        <w:t>This dimensionless number can be used as tool for primary screening of hollow fibers as well as a scaling parameter prior to any cell culture testing without having to use the full MATLAB flow model.</w:t>
      </w:r>
      <w:r>
        <w:rPr>
          <w:sz w:val="24"/>
          <w:szCs w:val="24"/>
        </w:rPr>
        <w:t xml:space="preserve"> </w:t>
      </w:r>
    </w:p>
    <w:p w14:paraId="24C5565D" w14:textId="68C21744" w:rsidR="00ED0B39" w:rsidRDefault="00ED0B39" w:rsidP="00D419B6">
      <w:pPr>
        <w:spacing w:line="480" w:lineRule="auto"/>
        <w:ind w:firstLine="0"/>
        <w:rPr>
          <w:sz w:val="24"/>
          <w:szCs w:val="24"/>
        </w:rPr>
      </w:pPr>
      <w:r>
        <w:rPr>
          <w:sz w:val="24"/>
          <w:szCs w:val="24"/>
        </w:rPr>
        <w:t xml:space="preserve">We can further simplify this expression in the </w:t>
      </w:r>
      <w:r w:rsidR="00CF3589">
        <w:rPr>
          <w:sz w:val="24"/>
          <w:szCs w:val="24"/>
        </w:rPr>
        <w:t xml:space="preserve">case where there significant enough Starling flow such that: </w:t>
      </w:r>
    </w:p>
    <w:p w14:paraId="52050FEE" w14:textId="70A2B9A6" w:rsidR="00CF3589" w:rsidRDefault="00000000" w:rsidP="00CF3589">
      <w:pPr>
        <w:pStyle w:val="ListParagraph"/>
        <w:numPr>
          <w:ilvl w:val="0"/>
          <w:numId w:val="13"/>
        </w:numPr>
        <w:spacing w:line="480" w:lineRule="auto"/>
        <w:rPr>
          <w:sz w:val="24"/>
          <w:szCs w:val="24"/>
        </w:rPr>
      </w:pPr>
      <m:oMath>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J=0</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L</m:t>
            </m:r>
          </m:num>
          <m:den>
            <m:r>
              <w:rPr>
                <w:rFonts w:ascii="Cambria Math" w:hAnsi="Cambria Math"/>
                <w:sz w:val="24"/>
                <w:szCs w:val="24"/>
              </w:rPr>
              <m:t>2</m:t>
            </m:r>
          </m:den>
        </m:f>
      </m:oMath>
    </w:p>
    <w:p w14:paraId="4C5DE670" w14:textId="791793DF" w:rsidR="00CF3589" w:rsidRDefault="00CF3589" w:rsidP="00CF3589">
      <w:pPr>
        <w:spacing w:line="480" w:lineRule="auto"/>
        <w:ind w:firstLine="0"/>
        <w:rPr>
          <w:sz w:val="24"/>
          <w:szCs w:val="24"/>
        </w:rPr>
      </w:pPr>
      <w:r>
        <w:rPr>
          <w:sz w:val="24"/>
          <w:szCs w:val="24"/>
        </w:rPr>
        <w:t>In this case, BFR</w:t>
      </w:r>
      <w:r w:rsidRPr="00CF3589">
        <w:rPr>
          <w:sz w:val="24"/>
          <w:szCs w:val="24"/>
          <w:vertAlign w:val="subscript"/>
        </w:rPr>
        <w:t>1</w:t>
      </w:r>
      <w:r>
        <w:rPr>
          <w:sz w:val="24"/>
          <w:szCs w:val="24"/>
        </w:rPr>
        <w:t xml:space="preserve"> further simplifies to: </w:t>
      </w:r>
    </w:p>
    <w:p w14:paraId="54E6E5BB" w14:textId="23EEADCC" w:rsidR="00CF3589" w:rsidRPr="00CF3589" w:rsidRDefault="00021666" w:rsidP="00CF3589">
      <w:pPr>
        <w:spacing w:line="480" w:lineRule="auto"/>
        <w:ind w:firstLine="0"/>
        <w:rPr>
          <w:sz w:val="24"/>
          <w:szCs w:val="24"/>
        </w:rPr>
      </w:pPr>
      <m:oMathPara>
        <m:oMath>
          <m:r>
            <w:rPr>
              <w:rFonts w:ascii="Cambria Math" w:hAnsi="Cambria Math"/>
              <w:sz w:val="24"/>
              <w:szCs w:val="24"/>
            </w:rPr>
            <m:t>BF</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2</m:t>
              </m:r>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 xml:space="preserve">starling,out </m:t>
                  </m:r>
                </m:sub>
              </m:sSub>
            </m:num>
            <m:den>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 xml:space="preserve">starling,out </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starling,in</m:t>
                  </m:r>
                </m:sub>
              </m:sSub>
            </m:den>
          </m:f>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 xml:space="preserve">starling,out </m:t>
                  </m:r>
                </m:sub>
              </m:sSub>
            </m:num>
            <m:den>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p</m:t>
                  </m:r>
                </m:sub>
              </m:sSub>
            </m:den>
          </m:f>
          <m:r>
            <w:rPr>
              <w:rFonts w:ascii="Cambria Math" w:hAnsi="Cambria Math"/>
              <w:sz w:val="24"/>
              <w:szCs w:val="24"/>
            </w:rPr>
            <m:t xml:space="preserve">≈ </m:t>
          </m:r>
          <m:f>
            <m:fPr>
              <m:ctrlPr>
                <w:rPr>
                  <w:rFonts w:ascii="Cambria Math" w:hAnsi="Cambria Math"/>
                  <w:i/>
                  <w:sz w:val="24"/>
                  <w:szCs w:val="24"/>
                </w:rPr>
              </m:ctrlPr>
            </m:fPr>
            <m:num>
              <m:r>
                <w:rPr>
                  <w:rFonts w:ascii="Cambria Math" w:hAnsi="Cambria Math"/>
                  <w:sz w:val="24"/>
                  <w:szCs w:val="24"/>
                </w:rPr>
                <m:t>2μ</m:t>
              </m:r>
              <m:sSup>
                <m:sSupPr>
                  <m:ctrlPr>
                    <w:rPr>
                      <w:rFonts w:ascii="Cambria Math" w:hAnsi="Cambria Math"/>
                      <w:i/>
                      <w:sz w:val="24"/>
                      <w:szCs w:val="24"/>
                    </w:rPr>
                  </m:ctrlPr>
                </m:sSupPr>
                <m:e>
                  <m:r>
                    <w:rPr>
                      <w:rFonts w:ascii="Cambria Math" w:hAnsi="Cambria Math"/>
                      <w:sz w:val="24"/>
                      <w:szCs w:val="24"/>
                    </w:rPr>
                    <m:t>L</m:t>
                  </m:r>
                </m:e>
                <m:sup>
                  <m:r>
                    <w:rPr>
                      <w:rFonts w:ascii="Cambria Math" w:hAnsi="Cambria Math"/>
                      <w:sz w:val="24"/>
                      <w:szCs w:val="24"/>
                    </w:rPr>
                    <m:t>2</m:t>
                  </m:r>
                </m:sup>
              </m:sSup>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sub>
              </m:sSub>
              <m:r>
                <w:rPr>
                  <w:rFonts w:ascii="Cambria Math" w:hAnsi="Cambria Math"/>
                  <w:sz w:val="24"/>
                  <w:szCs w:val="24"/>
                </w:rPr>
                <m:t>κ</m:t>
              </m:r>
            </m:num>
            <m:den>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3</m:t>
                  </m:r>
                </m:sup>
              </m:sSup>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p</m:t>
                  </m:r>
                </m:sub>
              </m:sSub>
            </m:den>
          </m:f>
          <m:r>
            <w:ins w:id="204" w:author="Dhingra, Ashna" w:date="2025-03-21T18:18:00Z">
              <w:rPr>
                <w:rFonts w:ascii="Cambria Math" w:hAnsi="Cambria Math"/>
                <w:sz w:val="24"/>
                <w:szCs w:val="24"/>
              </w:rPr>
              <m:t xml:space="preserve">            (</m:t>
            </w:ins>
          </m:r>
          <m:r>
            <w:ins w:id="205" w:author="Dhingra, Ashna" w:date="2025-03-21T18:19:00Z">
              <w:rPr>
                <w:rFonts w:ascii="Cambria Math" w:hAnsi="Cambria Math"/>
                <w:sz w:val="24"/>
                <w:szCs w:val="24"/>
              </w:rPr>
              <m:t>24)</m:t>
            </w:ins>
          </m:r>
        </m:oMath>
      </m:oMathPara>
    </w:p>
    <w:p w14:paraId="4870D5B3" w14:textId="74BB7209" w:rsidR="00922F82" w:rsidRDefault="00922F82" w:rsidP="00922F82">
      <w:pPr>
        <w:spacing w:line="480" w:lineRule="auto"/>
        <w:ind w:firstLine="0"/>
        <w:rPr>
          <w:sz w:val="24"/>
          <w:szCs w:val="24"/>
        </w:rPr>
      </w:pPr>
      <w:r>
        <w:rPr>
          <w:sz w:val="24"/>
          <w:szCs w:val="24"/>
        </w:rPr>
        <w:t xml:space="preserve">Assumption 2 </w:t>
      </w:r>
      <w:commentRangeStart w:id="206"/>
      <w:commentRangeStart w:id="207"/>
      <w:r w:rsidR="00F413A7" w:rsidRPr="00F22143">
        <w:rPr>
          <w:sz w:val="24"/>
          <w:szCs w:val="24"/>
        </w:rPr>
        <w:t xml:space="preserve">says that flow is reversed roughly halfway down the length of the fiber. </w:t>
      </w:r>
      <w:commentRangeEnd w:id="206"/>
      <w:r w:rsidR="0077737C">
        <w:rPr>
          <w:rStyle w:val="CommentReference"/>
        </w:rPr>
        <w:commentReference w:id="206"/>
      </w:r>
      <w:commentRangeEnd w:id="207"/>
      <w:r w:rsidR="00FC3CF6">
        <w:rPr>
          <w:rStyle w:val="CommentReference"/>
        </w:rPr>
        <w:commentReference w:id="207"/>
      </w:r>
      <w:r w:rsidRPr="00922F82">
        <w:rPr>
          <w:sz w:val="24"/>
          <w:szCs w:val="24"/>
        </w:rPr>
        <w:t xml:space="preserve"> </w:t>
      </w:r>
      <w:r>
        <w:rPr>
          <w:sz w:val="24"/>
          <w:szCs w:val="24"/>
        </w:rPr>
        <w:t xml:space="preserve">This assumption breaks down in the limit of low Starling flows. </w:t>
      </w:r>
    </w:p>
    <w:p w14:paraId="181FEB9A" w14:textId="67F5EFA2" w:rsidR="005E68D0" w:rsidRDefault="005E68D0" w:rsidP="008B0965">
      <w:pPr>
        <w:spacing w:line="480" w:lineRule="auto"/>
        <w:ind w:firstLine="0"/>
        <w:rPr>
          <w:sz w:val="24"/>
          <w:szCs w:val="24"/>
        </w:rPr>
      </w:pPr>
      <w:r w:rsidRPr="005E68D0">
        <w:rPr>
          <w:sz w:val="24"/>
          <w:szCs w:val="24"/>
        </w:rPr>
        <w:t>Backflow ratios significantly greater than 1 (BFR &gt;&gt; 1) indicate high Starling flow, resulting in poor membrane utilization and a higher risk of reduced filter capacity (L/m</w:t>
      </w:r>
      <w:r w:rsidRPr="005E68D0">
        <w:rPr>
          <w:sz w:val="24"/>
          <w:szCs w:val="24"/>
          <w:vertAlign w:val="superscript"/>
        </w:rPr>
        <w:t>2</w:t>
      </w:r>
      <w:r w:rsidRPr="005E68D0">
        <w:rPr>
          <w:sz w:val="24"/>
          <w:szCs w:val="24"/>
        </w:rPr>
        <w:t>). Figure 5 illustrates pressure profiles for different BFR values. To mitigate Starling flow, consider increasing permeate flow (net filter fluxes), reducing axial pressure drop, or employing membranes with lower permeability. Axial pressure drop can be lowered by reducing fiber length, recirculation rate, or by increasing lumen radius.</w:t>
      </w:r>
    </w:p>
    <w:p w14:paraId="7375CBEC" w14:textId="1CE4FF39" w:rsidR="000B7073" w:rsidRPr="00F22143" w:rsidRDefault="00D359C4" w:rsidP="008B0965">
      <w:pPr>
        <w:spacing w:line="480" w:lineRule="auto"/>
        <w:ind w:firstLine="0"/>
        <w:rPr>
          <w:sz w:val="24"/>
          <w:szCs w:val="24"/>
        </w:rPr>
      </w:pPr>
      <w:r w:rsidRPr="00F22143">
        <w:rPr>
          <w:sz w:val="24"/>
          <w:szCs w:val="24"/>
        </w:rPr>
        <w:t>The results of th</w:t>
      </w:r>
      <w:r w:rsidR="00922F82">
        <w:rPr>
          <w:sz w:val="24"/>
          <w:szCs w:val="24"/>
        </w:rPr>
        <w:t>ese assumptions</w:t>
      </w:r>
      <w:r w:rsidRPr="00F22143">
        <w:rPr>
          <w:sz w:val="24"/>
          <w:szCs w:val="24"/>
        </w:rPr>
        <w:t xml:space="preserve"> can be seen </w:t>
      </w:r>
      <w:r w:rsidR="00D86F5A" w:rsidRPr="00F22143">
        <w:rPr>
          <w:sz w:val="24"/>
          <w:szCs w:val="24"/>
        </w:rPr>
        <w:t xml:space="preserve">in </w:t>
      </w:r>
      <w:r w:rsidR="00560FDF" w:rsidRPr="00F22143">
        <w:rPr>
          <w:sz w:val="24"/>
          <w:szCs w:val="24"/>
        </w:rPr>
        <w:fldChar w:fldCharType="begin"/>
      </w:r>
      <w:r w:rsidR="00560FDF" w:rsidRPr="00F22143">
        <w:rPr>
          <w:sz w:val="24"/>
          <w:szCs w:val="24"/>
        </w:rPr>
        <w:instrText xml:space="preserve"> REF _Ref178948819 </w:instrText>
      </w:r>
      <w:r w:rsidR="00F22143">
        <w:rPr>
          <w:sz w:val="24"/>
          <w:szCs w:val="24"/>
        </w:rPr>
        <w:instrText xml:space="preserve"> \* MERGEFORMAT </w:instrText>
      </w:r>
      <w:r w:rsidR="00560FDF" w:rsidRPr="00F22143">
        <w:rPr>
          <w:sz w:val="24"/>
          <w:szCs w:val="24"/>
        </w:rPr>
        <w:fldChar w:fldCharType="separate"/>
      </w:r>
      <w:r w:rsidR="000C7203" w:rsidRPr="000C7203">
        <w:rPr>
          <w:sz w:val="24"/>
          <w:szCs w:val="24"/>
        </w:rPr>
        <w:t xml:space="preserve">Figure </w:t>
      </w:r>
      <w:r w:rsidR="000C7203" w:rsidRPr="000C7203">
        <w:rPr>
          <w:noProof/>
          <w:sz w:val="24"/>
          <w:szCs w:val="24"/>
        </w:rPr>
        <w:t>4</w:t>
      </w:r>
      <w:r w:rsidR="00560FDF" w:rsidRPr="00F22143">
        <w:rPr>
          <w:sz w:val="24"/>
          <w:szCs w:val="24"/>
        </w:rPr>
        <w:fldChar w:fldCharType="end"/>
      </w:r>
      <w:r w:rsidR="00D86F5A" w:rsidRPr="00F22143">
        <w:rPr>
          <w:sz w:val="24"/>
          <w:szCs w:val="24"/>
        </w:rPr>
        <w:t xml:space="preserve"> below where we solved for the actual ratio using the </w:t>
      </w:r>
      <w:r w:rsidR="00471137" w:rsidRPr="00F22143">
        <w:rPr>
          <w:sz w:val="24"/>
          <w:szCs w:val="24"/>
        </w:rPr>
        <w:t xml:space="preserve">full </w:t>
      </w:r>
      <w:r w:rsidR="00D86F5A" w:rsidRPr="00F22143">
        <w:rPr>
          <w:sz w:val="24"/>
          <w:szCs w:val="24"/>
        </w:rPr>
        <w:t xml:space="preserve">flow </w:t>
      </w:r>
      <w:r w:rsidR="007E495C" w:rsidRPr="00F22143">
        <w:rPr>
          <w:sz w:val="24"/>
          <w:szCs w:val="24"/>
        </w:rPr>
        <w:t xml:space="preserve">ODE </w:t>
      </w:r>
      <w:r w:rsidR="00D86F5A" w:rsidRPr="00F22143">
        <w:rPr>
          <w:sz w:val="24"/>
          <w:szCs w:val="24"/>
        </w:rPr>
        <w:t>model in MATLAB and</w:t>
      </w:r>
      <w:ins w:id="208" w:author="Dhingra, Ashna" w:date="2025-03-21T17:18:00Z">
        <w:r w:rsidR="00D86F5A" w:rsidRPr="00F22143">
          <w:rPr>
            <w:sz w:val="24"/>
            <w:szCs w:val="24"/>
          </w:rPr>
          <w:t xml:space="preserve"> </w:t>
        </w:r>
        <w:r w:rsidR="001E0F7B">
          <w:rPr>
            <w:sz w:val="24"/>
            <w:szCs w:val="24"/>
          </w:rPr>
          <w:t>equation-estimated ratios, BFR1 and BFR2</w:t>
        </w:r>
      </w:ins>
      <w:del w:id="209" w:author="Dhingra, Ashna" w:date="2025-03-21T17:18:00Z">
        <w:r w:rsidR="00D86F5A" w:rsidRPr="00F22143" w:rsidDel="001E0F7B">
          <w:rPr>
            <w:sz w:val="24"/>
            <w:szCs w:val="24"/>
          </w:rPr>
          <w:delText xml:space="preserve"> </w:delText>
        </w:r>
        <w:r w:rsidR="00D86F5A" w:rsidRPr="00F22143">
          <w:rPr>
            <w:sz w:val="24"/>
            <w:szCs w:val="24"/>
          </w:rPr>
          <w:delText xml:space="preserve">estimated the ratio using </w:delText>
        </w:r>
        <w:r w:rsidR="00CA5A69" w:rsidRPr="00F22143">
          <w:rPr>
            <w:sz w:val="24"/>
            <w:szCs w:val="24"/>
          </w:rPr>
          <w:delText>equation 25</w:delText>
        </w:r>
      </w:del>
      <w:r w:rsidR="00D86F5A" w:rsidRPr="00F22143">
        <w:rPr>
          <w:sz w:val="24"/>
          <w:szCs w:val="24"/>
        </w:rPr>
        <w:t xml:space="preserve">. </w:t>
      </w:r>
      <w:r w:rsidR="000140DA" w:rsidRPr="00F22143">
        <w:rPr>
          <w:sz w:val="24"/>
          <w:szCs w:val="24"/>
        </w:rPr>
        <w:t>This analysis varies</w:t>
      </w:r>
      <w:r w:rsidR="00471137" w:rsidRPr="00F22143">
        <w:rPr>
          <w:sz w:val="24"/>
          <w:szCs w:val="24"/>
        </w:rPr>
        <w:t xml:space="preserve"> all 6 parameters</w:t>
      </w:r>
      <w:r w:rsidR="007E495C" w:rsidRPr="00F22143">
        <w:rPr>
          <w:sz w:val="24"/>
          <w:szCs w:val="24"/>
        </w:rPr>
        <w:t xml:space="preserve"> in the </w:t>
      </w:r>
      <w:r w:rsidR="00901DC3">
        <w:rPr>
          <w:sz w:val="24"/>
          <w:szCs w:val="24"/>
        </w:rPr>
        <w:t>back</w:t>
      </w:r>
      <w:r w:rsidR="00ED2695" w:rsidRPr="00F22143">
        <w:rPr>
          <w:sz w:val="24"/>
          <w:szCs w:val="24"/>
        </w:rPr>
        <w:t xml:space="preserve"> flow ratio</w:t>
      </w:r>
      <w:r w:rsidR="00E8520F">
        <w:rPr>
          <w:sz w:val="24"/>
          <w:szCs w:val="24"/>
        </w:rPr>
        <w:t xml:space="preserve">. </w:t>
      </w:r>
    </w:p>
    <w:p w14:paraId="67168897" w14:textId="3B322F71" w:rsidR="00670791" w:rsidRDefault="00BB5112" w:rsidP="0032789F">
      <w:pPr>
        <w:spacing w:line="360" w:lineRule="auto"/>
        <w:ind w:firstLine="0"/>
        <w:jc w:val="left"/>
      </w:pPr>
      <w:commentRangeStart w:id="210"/>
      <w:commentRangeStart w:id="211"/>
      <w:commentRangeStart w:id="212"/>
      <w:commentRangeStart w:id="213"/>
      <w:commentRangeStart w:id="214"/>
      <w:commentRangeStart w:id="215"/>
      <w:ins w:id="216" w:author="Dhingra, Ashna" w:date="2025-03-21T18:15:00Z">
        <w:r>
          <w:lastRenderedPageBreak/>
          <w:t>A</w:t>
        </w:r>
      </w:ins>
      <w:commentRangeEnd w:id="210"/>
      <w:r w:rsidR="004C1D46">
        <w:rPr>
          <w:rStyle w:val="CommentReference"/>
        </w:rPr>
        <w:commentReference w:id="210"/>
      </w:r>
      <w:commentRangeEnd w:id="211"/>
      <w:r w:rsidR="000B6F92">
        <w:rPr>
          <w:rStyle w:val="CommentReference"/>
        </w:rPr>
        <w:commentReference w:id="211"/>
      </w:r>
      <w:commentRangeEnd w:id="212"/>
      <w:r w:rsidR="00F753EB">
        <w:rPr>
          <w:rStyle w:val="CommentReference"/>
        </w:rPr>
        <w:commentReference w:id="212"/>
      </w:r>
      <w:commentRangeEnd w:id="213"/>
      <w:r w:rsidR="00C33E49">
        <w:rPr>
          <w:rStyle w:val="CommentReference"/>
        </w:rPr>
        <w:commentReference w:id="213"/>
      </w:r>
      <w:commentRangeEnd w:id="214"/>
      <w:r w:rsidR="008D4F2E">
        <w:rPr>
          <w:rStyle w:val="CommentReference"/>
        </w:rPr>
        <w:commentReference w:id="214"/>
      </w:r>
      <w:commentRangeEnd w:id="215"/>
      <w:r w:rsidR="00431852">
        <w:rPr>
          <w:rStyle w:val="CommentReference"/>
        </w:rPr>
        <w:commentReference w:id="215"/>
      </w:r>
      <w:ins w:id="219" w:author="Dhingra, Ashna" w:date="2025-03-21T18:15:00Z">
        <w:r>
          <w:t>.</w:t>
        </w:r>
      </w:ins>
      <w:ins w:id="220" w:author="Dhingra, Ashna" w:date="2025-03-21T18:34:00Z">
        <w:r w:rsidR="00A95078" w:rsidRPr="00A95078">
          <w:rPr>
            <w:noProof/>
          </w:rPr>
          <w:t xml:space="preserve"> </w:t>
        </w:r>
        <w:r w:rsidR="00A95078" w:rsidRPr="00A95078">
          <w:rPr>
            <w:noProof/>
          </w:rPr>
          <w:drawing>
            <wp:inline distT="0" distB="0" distL="0" distR="0" wp14:anchorId="13F02160" wp14:editId="479A4B5A">
              <wp:extent cx="2686685" cy="2140539"/>
              <wp:effectExtent l="0" t="0" r="0" b="0"/>
              <wp:docPr id="221635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635987" name=""/>
                      <pic:cNvPicPr/>
                    </pic:nvPicPr>
                    <pic:blipFill>
                      <a:blip r:embed="rId22"/>
                      <a:stretch>
                        <a:fillRect/>
                      </a:stretch>
                    </pic:blipFill>
                    <pic:spPr>
                      <a:xfrm>
                        <a:off x="0" y="0"/>
                        <a:ext cx="2722527" cy="2169095"/>
                      </a:xfrm>
                      <a:prstGeom prst="rect">
                        <a:avLst/>
                      </a:prstGeom>
                    </pic:spPr>
                  </pic:pic>
                </a:graphicData>
              </a:graphic>
            </wp:inline>
          </w:drawing>
        </w:r>
        <w:r w:rsidR="00A95078" w:rsidRPr="00A95078">
          <w:t xml:space="preserve"> </w:t>
        </w:r>
      </w:ins>
      <w:ins w:id="221" w:author="Dhingra, Ashna" w:date="2025-03-21T18:16:00Z">
        <w:r>
          <w:t xml:space="preserve">B. </w:t>
        </w:r>
      </w:ins>
      <w:ins w:id="222" w:author="Dhingra, Ashna" w:date="2025-03-21T18:31:00Z">
        <w:r w:rsidR="006014CF" w:rsidRPr="006014CF">
          <w:rPr>
            <w:noProof/>
          </w:rPr>
          <w:drawing>
            <wp:inline distT="0" distB="0" distL="0" distR="0" wp14:anchorId="5FFA93FE" wp14:editId="5DB8CCD4">
              <wp:extent cx="2693963" cy="2236165"/>
              <wp:effectExtent l="0" t="0" r="0" b="0"/>
              <wp:docPr id="889369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369650" name=""/>
                      <pic:cNvPicPr/>
                    </pic:nvPicPr>
                    <pic:blipFill>
                      <a:blip r:embed="rId23"/>
                      <a:stretch>
                        <a:fillRect/>
                      </a:stretch>
                    </pic:blipFill>
                    <pic:spPr>
                      <a:xfrm>
                        <a:off x="0" y="0"/>
                        <a:ext cx="2735383" cy="2270546"/>
                      </a:xfrm>
                      <a:prstGeom prst="rect">
                        <a:avLst/>
                      </a:prstGeom>
                    </pic:spPr>
                  </pic:pic>
                </a:graphicData>
              </a:graphic>
            </wp:inline>
          </w:drawing>
        </w:r>
      </w:ins>
    </w:p>
    <w:p w14:paraId="1DFA347F" w14:textId="44A104D5" w:rsidR="008C2734" w:rsidRDefault="00C43496" w:rsidP="00D029E9">
      <w:pPr>
        <w:pStyle w:val="Caption"/>
        <w:ind w:firstLine="0"/>
        <w:rPr>
          <w:ins w:id="223" w:author="Dhingra, Ashna" w:date="2025-04-04T17:18:00Z"/>
          <w:sz w:val="20"/>
          <w:szCs w:val="20"/>
        </w:rPr>
      </w:pPr>
      <w:bookmarkStart w:id="224" w:name="_Ref178948819"/>
      <w:ins w:id="225" w:author="Dhingra, Ashna" w:date="2025-04-04T17:38:00Z">
        <w:r w:rsidRPr="00C43496">
          <w:rPr>
            <w:noProof/>
            <w:sz w:val="20"/>
            <w:szCs w:val="20"/>
          </w:rPr>
          <w:drawing>
            <wp:inline distT="0" distB="0" distL="0" distR="0" wp14:anchorId="70432762" wp14:editId="529EE49A">
              <wp:extent cx="2388892" cy="2034540"/>
              <wp:effectExtent l="0" t="0" r="0" b="3810"/>
              <wp:docPr id="903811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11627" name=""/>
                      <pic:cNvPicPr/>
                    </pic:nvPicPr>
                    <pic:blipFill>
                      <a:blip r:embed="rId24"/>
                      <a:stretch>
                        <a:fillRect/>
                      </a:stretch>
                    </pic:blipFill>
                    <pic:spPr>
                      <a:xfrm>
                        <a:off x="0" y="0"/>
                        <a:ext cx="2405885" cy="2049013"/>
                      </a:xfrm>
                      <a:prstGeom prst="rect">
                        <a:avLst/>
                      </a:prstGeom>
                    </pic:spPr>
                  </pic:pic>
                </a:graphicData>
              </a:graphic>
            </wp:inline>
          </w:drawing>
        </w:r>
      </w:ins>
    </w:p>
    <w:p w14:paraId="5E812AF1" w14:textId="77777777" w:rsidR="008C2734" w:rsidRDefault="008C2734" w:rsidP="00D029E9">
      <w:pPr>
        <w:pStyle w:val="Caption"/>
        <w:ind w:firstLine="0"/>
        <w:rPr>
          <w:ins w:id="226" w:author="Dhingra, Ashna" w:date="2025-04-04T17:18:00Z"/>
          <w:sz w:val="20"/>
          <w:szCs w:val="20"/>
        </w:rPr>
      </w:pPr>
    </w:p>
    <w:p w14:paraId="0108A468" w14:textId="30E50F1A" w:rsidR="003C72B9" w:rsidRPr="00F22143" w:rsidRDefault="00560FDF" w:rsidP="00D029E9">
      <w:pPr>
        <w:pStyle w:val="Caption"/>
        <w:ind w:firstLine="0"/>
        <w:rPr>
          <w:sz w:val="20"/>
          <w:szCs w:val="20"/>
        </w:rPr>
      </w:pPr>
      <w:r w:rsidRPr="00F22143">
        <w:rPr>
          <w:sz w:val="20"/>
          <w:szCs w:val="20"/>
        </w:rPr>
        <w:t xml:space="preserve">Figure </w:t>
      </w:r>
      <w:r w:rsidRPr="00F22143">
        <w:rPr>
          <w:sz w:val="20"/>
          <w:szCs w:val="20"/>
        </w:rPr>
        <w:fldChar w:fldCharType="begin"/>
      </w:r>
      <w:r w:rsidRPr="00F22143">
        <w:rPr>
          <w:sz w:val="20"/>
          <w:szCs w:val="20"/>
        </w:rPr>
        <w:instrText xml:space="preserve"> SEQ Figure \* ARABIC </w:instrText>
      </w:r>
      <w:r w:rsidRPr="00F22143">
        <w:rPr>
          <w:sz w:val="20"/>
          <w:szCs w:val="20"/>
        </w:rPr>
        <w:fldChar w:fldCharType="separate"/>
      </w:r>
      <w:r w:rsidR="004E0C76">
        <w:rPr>
          <w:noProof/>
          <w:sz w:val="20"/>
          <w:szCs w:val="20"/>
        </w:rPr>
        <w:t>4</w:t>
      </w:r>
      <w:r w:rsidRPr="00F22143">
        <w:rPr>
          <w:sz w:val="20"/>
          <w:szCs w:val="20"/>
        </w:rPr>
        <w:fldChar w:fldCharType="end"/>
      </w:r>
      <w:bookmarkEnd w:id="224"/>
      <w:r w:rsidRPr="00F22143">
        <w:rPr>
          <w:sz w:val="20"/>
          <w:szCs w:val="20"/>
        </w:rPr>
        <w:t>.</w:t>
      </w:r>
      <w:r w:rsidR="00670791" w:rsidRPr="00F22143">
        <w:rPr>
          <w:sz w:val="20"/>
          <w:szCs w:val="20"/>
        </w:rPr>
        <w:t xml:space="preserve"> </w:t>
      </w:r>
      <w:ins w:id="227" w:author="Dhingra, Ashna" w:date="2025-03-21T18:23:00Z">
        <w:r w:rsidR="00F31C4C">
          <w:rPr>
            <w:sz w:val="20"/>
            <w:szCs w:val="20"/>
          </w:rPr>
          <w:t xml:space="preserve">A. </w:t>
        </w:r>
      </w:ins>
      <w:r w:rsidR="00901DC3">
        <w:rPr>
          <w:sz w:val="20"/>
          <w:szCs w:val="20"/>
        </w:rPr>
        <w:t>Back</w:t>
      </w:r>
      <w:r w:rsidR="004E20EC" w:rsidRPr="00F22143">
        <w:rPr>
          <w:sz w:val="20"/>
          <w:szCs w:val="20"/>
        </w:rPr>
        <w:t xml:space="preserve"> Flow </w:t>
      </w:r>
      <w:r w:rsidR="003C72B9" w:rsidRPr="00F22143">
        <w:rPr>
          <w:sz w:val="20"/>
          <w:szCs w:val="20"/>
        </w:rPr>
        <w:t xml:space="preserve">Ratio as </w:t>
      </w:r>
      <w:commentRangeStart w:id="228"/>
      <w:commentRangeStart w:id="229"/>
      <w:r w:rsidR="003C72B9" w:rsidRPr="00F22143">
        <w:rPr>
          <w:sz w:val="20"/>
          <w:szCs w:val="20"/>
        </w:rPr>
        <w:t>Calculated by Approximated Equation</w:t>
      </w:r>
      <w:ins w:id="230" w:author="Dhingra, Ashna" w:date="2025-03-21T17:20:00Z">
        <w:r w:rsidR="003C72B9" w:rsidRPr="00F22143">
          <w:rPr>
            <w:sz w:val="20"/>
            <w:szCs w:val="20"/>
          </w:rPr>
          <w:t xml:space="preserve"> </w:t>
        </w:r>
        <w:r w:rsidR="00C50C3E">
          <w:rPr>
            <w:sz w:val="20"/>
            <w:szCs w:val="20"/>
          </w:rPr>
          <w:t>(BFR</w:t>
        </w:r>
      </w:ins>
      <w:ins w:id="231" w:author="Dhingra, Ashna" w:date="2025-03-21T18:23:00Z">
        <w:r w:rsidR="00F31C4C">
          <w:rPr>
            <w:sz w:val="20"/>
            <w:szCs w:val="20"/>
          </w:rPr>
          <w:t>2</w:t>
        </w:r>
      </w:ins>
      <w:ins w:id="232" w:author="Dhingra, Ashna" w:date="2025-03-21T17:20:00Z">
        <w:r w:rsidR="00C50C3E">
          <w:rPr>
            <w:sz w:val="20"/>
            <w:szCs w:val="20"/>
          </w:rPr>
          <w:t>)</w:t>
        </w:r>
      </w:ins>
      <w:r w:rsidR="003C72B9" w:rsidRPr="00F22143">
        <w:rPr>
          <w:sz w:val="20"/>
          <w:szCs w:val="20"/>
        </w:rPr>
        <w:t xml:space="preserve"> vs. Fluid </w:t>
      </w:r>
      <w:commentRangeEnd w:id="228"/>
      <w:r w:rsidR="00D42DF5" w:rsidRPr="00F22143">
        <w:rPr>
          <w:rStyle w:val="CommentReference"/>
          <w:sz w:val="20"/>
          <w:szCs w:val="20"/>
        </w:rPr>
        <w:commentReference w:id="228"/>
      </w:r>
      <w:commentRangeEnd w:id="229"/>
      <w:r w:rsidR="00812872" w:rsidRPr="00F22143">
        <w:rPr>
          <w:rStyle w:val="CommentReference"/>
          <w:sz w:val="20"/>
          <w:szCs w:val="20"/>
        </w:rPr>
        <w:commentReference w:id="229"/>
      </w:r>
      <w:r w:rsidR="003C72B9" w:rsidRPr="00F22143">
        <w:rPr>
          <w:sz w:val="20"/>
          <w:szCs w:val="20"/>
        </w:rPr>
        <w:t>Flow MATLAB model.</w:t>
      </w:r>
      <w:ins w:id="234" w:author="Dhingra, Ashna" w:date="2025-03-21T18:23:00Z">
        <w:r w:rsidR="003C72B9" w:rsidRPr="00F22143">
          <w:rPr>
            <w:sz w:val="20"/>
            <w:szCs w:val="20"/>
          </w:rPr>
          <w:t xml:space="preserve"> </w:t>
        </w:r>
        <w:r w:rsidR="008C6A8D">
          <w:rPr>
            <w:sz w:val="20"/>
            <w:szCs w:val="20"/>
          </w:rPr>
          <w:t>B.</w:t>
        </w:r>
        <w:r w:rsidR="008C6A8D" w:rsidRPr="008C6A8D">
          <w:rPr>
            <w:sz w:val="20"/>
            <w:szCs w:val="20"/>
          </w:rPr>
          <w:t xml:space="preserve"> </w:t>
        </w:r>
        <w:r w:rsidR="008C6A8D">
          <w:rPr>
            <w:sz w:val="20"/>
            <w:szCs w:val="20"/>
          </w:rPr>
          <w:t>Back</w:t>
        </w:r>
        <w:r w:rsidR="008C6A8D" w:rsidRPr="00F22143">
          <w:rPr>
            <w:sz w:val="20"/>
            <w:szCs w:val="20"/>
          </w:rPr>
          <w:t xml:space="preserve"> Flow Ratio as </w:t>
        </w:r>
        <w:commentRangeStart w:id="235"/>
        <w:commentRangeStart w:id="236"/>
        <w:r w:rsidR="008C6A8D" w:rsidRPr="00F22143">
          <w:rPr>
            <w:sz w:val="20"/>
            <w:szCs w:val="20"/>
          </w:rPr>
          <w:t>Calculated by Approximated Equation</w:t>
        </w:r>
        <w:r w:rsidR="008C6A8D">
          <w:rPr>
            <w:sz w:val="20"/>
            <w:szCs w:val="20"/>
          </w:rPr>
          <w:t xml:space="preserve"> (BFR1 and BFR2)</w:t>
        </w:r>
        <w:r w:rsidR="008C6A8D" w:rsidRPr="00F22143">
          <w:rPr>
            <w:sz w:val="20"/>
            <w:szCs w:val="20"/>
          </w:rPr>
          <w:t xml:space="preserve"> vs. Fluid </w:t>
        </w:r>
        <w:commentRangeEnd w:id="235"/>
        <w:r w:rsidR="008C6A8D" w:rsidRPr="00F22143">
          <w:rPr>
            <w:rStyle w:val="CommentReference"/>
            <w:sz w:val="20"/>
            <w:szCs w:val="20"/>
          </w:rPr>
          <w:commentReference w:id="235"/>
        </w:r>
        <w:commentRangeEnd w:id="236"/>
        <w:r w:rsidR="008C6A8D" w:rsidRPr="00F22143">
          <w:rPr>
            <w:rStyle w:val="CommentReference"/>
            <w:sz w:val="20"/>
            <w:szCs w:val="20"/>
          </w:rPr>
          <w:commentReference w:id="236"/>
        </w:r>
        <w:r w:rsidR="008C6A8D" w:rsidRPr="00F22143">
          <w:rPr>
            <w:sz w:val="20"/>
            <w:szCs w:val="20"/>
          </w:rPr>
          <w:t>Flow MATLAB model</w:t>
        </w:r>
      </w:ins>
      <w:ins w:id="238" w:author="Dhingra, Ashna" w:date="2025-03-21T18:29:00Z">
        <w:r w:rsidR="00D6735E">
          <w:rPr>
            <w:sz w:val="20"/>
            <w:szCs w:val="20"/>
          </w:rPr>
          <w:t xml:space="preserve"> (zoomed in)</w:t>
        </w:r>
      </w:ins>
      <w:ins w:id="239" w:author="Dhingra, Ashna" w:date="2025-03-21T18:23:00Z">
        <w:r w:rsidR="008C6A8D">
          <w:rPr>
            <w:sz w:val="20"/>
            <w:szCs w:val="20"/>
          </w:rPr>
          <w:t xml:space="preserve">. </w:t>
        </w:r>
      </w:ins>
      <w:r w:rsidR="003C72B9" w:rsidRPr="00F22143">
        <w:rPr>
          <w:sz w:val="20"/>
          <w:szCs w:val="20"/>
        </w:rPr>
        <w:t xml:space="preserve"> </w:t>
      </w:r>
      <w:r w:rsidR="00D17B68" w:rsidRPr="00F22143">
        <w:rPr>
          <w:sz w:val="20"/>
          <w:szCs w:val="20"/>
        </w:rPr>
        <w:t>Values were chosen around 3L scale Repligen platform values.</w:t>
      </w:r>
    </w:p>
    <w:p w14:paraId="36E9E70D" w14:textId="6C02F45C" w:rsidR="00AE3414" w:rsidRPr="00F22143" w:rsidRDefault="003C72B9" w:rsidP="008B0965">
      <w:pPr>
        <w:spacing w:line="480" w:lineRule="auto"/>
        <w:ind w:firstLine="0"/>
        <w:rPr>
          <w:sz w:val="24"/>
          <w:szCs w:val="24"/>
        </w:rPr>
      </w:pPr>
      <w:r w:rsidRPr="00F22143">
        <w:rPr>
          <w:sz w:val="24"/>
          <w:szCs w:val="24"/>
        </w:rPr>
        <w:t>The model trend follows the dimensionless number estimation very closely</w:t>
      </w:r>
      <w:ins w:id="240" w:author="Dhingra, Ashna" w:date="2025-03-21T18:24:00Z">
        <w:r w:rsidR="008C6A8D">
          <w:rPr>
            <w:sz w:val="24"/>
            <w:szCs w:val="24"/>
          </w:rPr>
          <w:t>, and we can see that BFR</w:t>
        </w:r>
        <w:r w:rsidR="005A5E93">
          <w:rPr>
            <w:sz w:val="24"/>
            <w:szCs w:val="24"/>
          </w:rPr>
          <w:t xml:space="preserve">1 is more accurate </w:t>
        </w:r>
        <w:commentRangeStart w:id="241"/>
        <w:commentRangeStart w:id="242"/>
        <w:r w:rsidR="005A5E93">
          <w:rPr>
            <w:sz w:val="24"/>
            <w:szCs w:val="24"/>
          </w:rPr>
          <w:t>than BFR2 at lower ratios</w:t>
        </w:r>
      </w:ins>
      <w:ins w:id="243" w:author="Dhingra, Ashna" w:date="2025-03-27T14:59:00Z">
        <w:r w:rsidR="005E40C5">
          <w:rPr>
            <w:sz w:val="24"/>
            <w:szCs w:val="24"/>
          </w:rPr>
          <w:t xml:space="preserve"> where BFR2 underestimates Starling flow</w:t>
        </w:r>
      </w:ins>
      <w:ins w:id="244" w:author="Dhingra, Ashna" w:date="2025-03-21T17:21:00Z">
        <w:r w:rsidR="003F31C1">
          <w:rPr>
            <w:sz w:val="24"/>
            <w:szCs w:val="24"/>
          </w:rPr>
          <w:t>.</w:t>
        </w:r>
      </w:ins>
      <w:del w:id="245" w:author="Dhingra, Ashna" w:date="2025-03-21T17:21:00Z">
        <w:r w:rsidRPr="00F22143">
          <w:rPr>
            <w:sz w:val="24"/>
            <w:szCs w:val="24"/>
          </w:rPr>
          <w:delText xml:space="preserve"> </w:delText>
        </w:r>
      </w:del>
      <w:commentRangeEnd w:id="241"/>
      <w:r w:rsidR="004F194F">
        <w:rPr>
          <w:rStyle w:val="CommentReference"/>
        </w:rPr>
        <w:commentReference w:id="241"/>
      </w:r>
      <w:commentRangeEnd w:id="242"/>
      <w:r w:rsidR="008B131B">
        <w:rPr>
          <w:rStyle w:val="CommentReference"/>
        </w:rPr>
        <w:commentReference w:id="242"/>
      </w:r>
      <w:del w:id="246" w:author="Dhingra, Ashna" w:date="2025-03-21T17:21:00Z">
        <w:r w:rsidRPr="00F22143">
          <w:rPr>
            <w:sz w:val="24"/>
            <w:szCs w:val="24"/>
          </w:rPr>
          <w:delText xml:space="preserve">and is most accurate between </w:delText>
        </w:r>
        <w:commentRangeStart w:id="247"/>
        <w:commentRangeStart w:id="248"/>
        <w:r w:rsidR="00901DC3">
          <w:rPr>
            <w:sz w:val="24"/>
            <w:szCs w:val="24"/>
          </w:rPr>
          <w:delText>back</w:delText>
        </w:r>
        <w:r w:rsidR="003E17B5" w:rsidRPr="00F22143">
          <w:rPr>
            <w:sz w:val="24"/>
            <w:szCs w:val="24"/>
          </w:rPr>
          <w:delText xml:space="preserve"> flow r</w:delText>
        </w:r>
        <w:r w:rsidRPr="00F22143">
          <w:rPr>
            <w:sz w:val="24"/>
            <w:szCs w:val="24"/>
          </w:rPr>
          <w:delText>atio</w:delText>
        </w:r>
        <w:r w:rsidR="003E17B5" w:rsidRPr="00F22143">
          <w:rPr>
            <w:sz w:val="24"/>
            <w:szCs w:val="24"/>
          </w:rPr>
          <w:delText>s</w:delText>
        </w:r>
        <w:r w:rsidRPr="00F22143">
          <w:rPr>
            <w:sz w:val="24"/>
            <w:szCs w:val="24"/>
          </w:rPr>
          <w:delText xml:space="preserve"> </w:delText>
        </w:r>
        <w:r w:rsidR="00EE2C2D" w:rsidRPr="00F22143">
          <w:rPr>
            <w:sz w:val="24"/>
            <w:szCs w:val="24"/>
          </w:rPr>
          <w:delText>of</w:delText>
        </w:r>
        <w:r w:rsidRPr="00F22143">
          <w:rPr>
            <w:sz w:val="24"/>
            <w:szCs w:val="24"/>
          </w:rPr>
          <w:delText xml:space="preserve"> 5 </w:delText>
        </w:r>
        <w:commentRangeEnd w:id="247"/>
        <w:r w:rsidR="0072465A">
          <w:rPr>
            <w:rStyle w:val="CommentReference"/>
          </w:rPr>
          <w:commentReference w:id="247"/>
        </w:r>
      </w:del>
      <w:commentRangeEnd w:id="248"/>
      <w:r w:rsidR="001E0612">
        <w:rPr>
          <w:rStyle w:val="CommentReference"/>
        </w:rPr>
        <w:commentReference w:id="248"/>
      </w:r>
      <w:del w:id="249" w:author="Dhingra, Ashna" w:date="2025-03-21T17:21:00Z">
        <w:r w:rsidRPr="00F22143">
          <w:rPr>
            <w:sz w:val="24"/>
            <w:szCs w:val="24"/>
          </w:rPr>
          <w:delText xml:space="preserve">and 100. Even outside those ranges, though, the </w:delText>
        </w:r>
      </w:del>
      <w:ins w:id="250" w:author="Dhingra, Ashna" w:date="2025-03-21T17:21:00Z">
        <w:r w:rsidR="003F31C1">
          <w:rPr>
            <w:sz w:val="24"/>
            <w:szCs w:val="24"/>
          </w:rPr>
          <w:t xml:space="preserve"> The </w:t>
        </w:r>
      </w:ins>
      <w:r w:rsidRPr="00F22143">
        <w:rPr>
          <w:sz w:val="24"/>
          <w:szCs w:val="24"/>
        </w:rPr>
        <w:t xml:space="preserve">equation can </w:t>
      </w:r>
      <w:del w:id="251" w:author="Dhingra, Ashna" w:date="2025-03-21T17:21:00Z">
        <w:r w:rsidRPr="00F22143">
          <w:rPr>
            <w:sz w:val="24"/>
            <w:szCs w:val="24"/>
          </w:rPr>
          <w:delText xml:space="preserve">still </w:delText>
        </w:r>
      </w:del>
      <w:r w:rsidRPr="00F22143">
        <w:rPr>
          <w:sz w:val="24"/>
          <w:szCs w:val="24"/>
        </w:rPr>
        <w:t xml:space="preserve">be used to assess relative impact of Starling flow when considering hollow fibers </w:t>
      </w:r>
      <w:r w:rsidR="0073565D" w:rsidRPr="00F22143">
        <w:rPr>
          <w:sz w:val="24"/>
          <w:szCs w:val="24"/>
        </w:rPr>
        <w:t>from different vendors</w:t>
      </w:r>
      <w:r w:rsidR="00E8520F">
        <w:rPr>
          <w:sz w:val="24"/>
          <w:szCs w:val="24"/>
        </w:rPr>
        <w:t>, with different geometry and membrane chemistry make-up,</w:t>
      </w:r>
      <w:r w:rsidR="0073565D" w:rsidRPr="00F22143">
        <w:rPr>
          <w:sz w:val="24"/>
          <w:szCs w:val="24"/>
        </w:rPr>
        <w:t xml:space="preserve"> </w:t>
      </w:r>
      <w:r w:rsidRPr="00F22143">
        <w:rPr>
          <w:sz w:val="24"/>
          <w:szCs w:val="24"/>
        </w:rPr>
        <w:t xml:space="preserve">and also when scaling up from bench scale bioreactors. </w:t>
      </w:r>
      <w:r w:rsidR="00EB1FD3" w:rsidRPr="00F22143">
        <w:rPr>
          <w:sz w:val="24"/>
          <w:szCs w:val="24"/>
        </w:rPr>
        <w:t xml:space="preserve">This analysis is performed in </w:t>
      </w:r>
      <w:r w:rsidR="00DC5DB7" w:rsidRPr="00F22143">
        <w:rPr>
          <w:sz w:val="24"/>
          <w:szCs w:val="24"/>
        </w:rPr>
        <w:t>section 4.</w:t>
      </w:r>
      <w:r w:rsidR="00E8520F">
        <w:rPr>
          <w:sz w:val="24"/>
          <w:szCs w:val="24"/>
        </w:rPr>
        <w:t>4</w:t>
      </w:r>
      <w:r w:rsidR="00EB1FD3" w:rsidRPr="00F22143">
        <w:rPr>
          <w:sz w:val="24"/>
          <w:szCs w:val="24"/>
        </w:rPr>
        <w:t xml:space="preserve"> below</w:t>
      </w:r>
      <w:r w:rsidR="00AD2CF7" w:rsidRPr="00F22143">
        <w:rPr>
          <w:sz w:val="24"/>
          <w:szCs w:val="24"/>
        </w:rPr>
        <w:t xml:space="preserve"> using experimental data collected at AstraZeneca. </w:t>
      </w:r>
    </w:p>
    <w:p w14:paraId="466A7C58" w14:textId="0F49AE65" w:rsidR="00AE3414" w:rsidRDefault="00F25DFA" w:rsidP="00D32886">
      <w:pPr>
        <w:spacing w:line="360" w:lineRule="auto"/>
        <w:ind w:firstLine="0"/>
        <w:jc w:val="center"/>
      </w:pPr>
      <w:r>
        <w:rPr>
          <w:noProof/>
        </w:rPr>
        <w:lastRenderedPageBreak/>
        <w:drawing>
          <wp:inline distT="0" distB="0" distL="0" distR="0" wp14:anchorId="1A6A2E87" wp14:editId="756A7B59">
            <wp:extent cx="4298950" cy="3219991"/>
            <wp:effectExtent l="0" t="0" r="6350" b="0"/>
            <wp:docPr id="17754792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05050" cy="3224560"/>
                    </a:xfrm>
                    <a:prstGeom prst="rect">
                      <a:avLst/>
                    </a:prstGeom>
                    <a:noFill/>
                  </pic:spPr>
                </pic:pic>
              </a:graphicData>
            </a:graphic>
          </wp:inline>
        </w:drawing>
      </w:r>
    </w:p>
    <w:p w14:paraId="0122D65B" w14:textId="2DFA7E4E" w:rsidR="0073565D" w:rsidRPr="00F22143" w:rsidRDefault="00D32886" w:rsidP="00F25DFA">
      <w:pPr>
        <w:pStyle w:val="Caption"/>
        <w:ind w:firstLine="0"/>
        <w:rPr>
          <w:sz w:val="20"/>
          <w:szCs w:val="20"/>
        </w:rPr>
      </w:pPr>
      <w:bookmarkStart w:id="252" w:name="_Ref178948963"/>
      <w:r w:rsidRPr="00F22143">
        <w:rPr>
          <w:sz w:val="20"/>
          <w:szCs w:val="20"/>
        </w:rPr>
        <w:t xml:space="preserve">Figure </w:t>
      </w:r>
      <w:r w:rsidRPr="00F22143">
        <w:rPr>
          <w:sz w:val="20"/>
          <w:szCs w:val="20"/>
        </w:rPr>
        <w:fldChar w:fldCharType="begin"/>
      </w:r>
      <w:r w:rsidRPr="00F22143">
        <w:rPr>
          <w:sz w:val="20"/>
          <w:szCs w:val="20"/>
        </w:rPr>
        <w:instrText xml:space="preserve"> SEQ Figure \* ARABIC </w:instrText>
      </w:r>
      <w:r w:rsidRPr="00F22143">
        <w:rPr>
          <w:sz w:val="20"/>
          <w:szCs w:val="20"/>
        </w:rPr>
        <w:fldChar w:fldCharType="separate"/>
      </w:r>
      <w:r w:rsidR="004E0C76">
        <w:rPr>
          <w:noProof/>
          <w:sz w:val="20"/>
          <w:szCs w:val="20"/>
        </w:rPr>
        <w:t>5</w:t>
      </w:r>
      <w:r w:rsidRPr="00F22143">
        <w:rPr>
          <w:sz w:val="20"/>
          <w:szCs w:val="20"/>
        </w:rPr>
        <w:fldChar w:fldCharType="end"/>
      </w:r>
      <w:bookmarkEnd w:id="252"/>
      <w:r w:rsidRPr="00F22143">
        <w:rPr>
          <w:sz w:val="20"/>
          <w:szCs w:val="20"/>
        </w:rPr>
        <w:t>.</w:t>
      </w:r>
      <w:r w:rsidR="00AE3414" w:rsidRPr="00F22143">
        <w:rPr>
          <w:sz w:val="20"/>
          <w:szCs w:val="20"/>
        </w:rPr>
        <w:t xml:space="preserve"> </w:t>
      </w:r>
      <w:r w:rsidRPr="00F22143">
        <w:rPr>
          <w:sz w:val="20"/>
          <w:szCs w:val="20"/>
        </w:rPr>
        <w:t xml:space="preserve">Model-calculated </w:t>
      </w:r>
      <w:r w:rsidR="003C72B9" w:rsidRPr="00F22143">
        <w:rPr>
          <w:sz w:val="20"/>
          <w:szCs w:val="20"/>
        </w:rPr>
        <w:t xml:space="preserve">TMP as a function of fractional distance from fiber entry for different </w:t>
      </w:r>
      <w:r w:rsidR="00901DC3">
        <w:rPr>
          <w:sz w:val="20"/>
          <w:szCs w:val="20"/>
        </w:rPr>
        <w:t>Back</w:t>
      </w:r>
      <w:r w:rsidR="0091122C" w:rsidRPr="00F22143">
        <w:rPr>
          <w:sz w:val="20"/>
          <w:szCs w:val="20"/>
        </w:rPr>
        <w:t xml:space="preserve"> Flow </w:t>
      </w:r>
      <w:r w:rsidR="003C72B9" w:rsidRPr="00F22143">
        <w:rPr>
          <w:sz w:val="20"/>
          <w:szCs w:val="20"/>
        </w:rPr>
        <w:t xml:space="preserve">Ratio values. </w:t>
      </w:r>
    </w:p>
    <w:p w14:paraId="19257E83" w14:textId="4A4EB3BF" w:rsidR="009B38BD" w:rsidRPr="00F22143" w:rsidRDefault="00B34B8F" w:rsidP="008B0965">
      <w:pPr>
        <w:spacing w:line="480" w:lineRule="auto"/>
        <w:ind w:firstLine="0"/>
        <w:rPr>
          <w:sz w:val="24"/>
          <w:szCs w:val="24"/>
        </w:rPr>
      </w:pPr>
      <w:r w:rsidRPr="00F22143">
        <w:rPr>
          <w:sz w:val="24"/>
          <w:szCs w:val="24"/>
        </w:rPr>
        <w:t xml:space="preserve">Membrane permeability, </w:t>
      </w:r>
      <w:r w:rsidRPr="00F22143">
        <w:rPr>
          <w:rFonts w:cs="Times"/>
          <w:sz w:val="24"/>
          <w:szCs w:val="24"/>
        </w:rPr>
        <w:t>κ</w:t>
      </w:r>
      <w:r w:rsidRPr="00F22143">
        <w:rPr>
          <w:sz w:val="24"/>
          <w:szCs w:val="24"/>
        </w:rPr>
        <w:t xml:space="preserve">, will drop over the course of an experiment </w:t>
      </w:r>
      <w:r w:rsidR="0058618D" w:rsidRPr="00F22143">
        <w:rPr>
          <w:sz w:val="24"/>
          <w:szCs w:val="24"/>
        </w:rPr>
        <w:t xml:space="preserve">as a function of axial length </w:t>
      </w:r>
      <w:r w:rsidRPr="00F22143">
        <w:rPr>
          <w:sz w:val="24"/>
          <w:szCs w:val="24"/>
        </w:rPr>
        <w:t xml:space="preserve">as fouling occurs </w:t>
      </w:r>
      <w:r w:rsidR="0058618D" w:rsidRPr="00F22143">
        <w:rPr>
          <w:sz w:val="24"/>
          <w:szCs w:val="24"/>
        </w:rPr>
        <w:t xml:space="preserve">so the impact of Starling flow will decrease. If the permeability drops too low, then permeate flow rate can no longer be maintained. </w:t>
      </w:r>
    </w:p>
    <w:p w14:paraId="6E5B7B7B" w14:textId="7DCD2CC5" w:rsidR="00746452" w:rsidRDefault="0058618D" w:rsidP="00746452">
      <w:pPr>
        <w:pStyle w:val="Subsectionheading"/>
      </w:pPr>
      <w:proofErr w:type="spellStart"/>
      <w:r>
        <w:t>Analyzing</w:t>
      </w:r>
      <w:proofErr w:type="spellEnd"/>
      <w:r>
        <w:t xml:space="preserve"> </w:t>
      </w:r>
      <w:r w:rsidR="001462B7">
        <w:t>Flux Profiles Within the Fiber</w:t>
      </w:r>
    </w:p>
    <w:p w14:paraId="6A27AC4E" w14:textId="2A3599E6" w:rsidR="007A51F4" w:rsidRPr="002F46F2" w:rsidRDefault="0058618D" w:rsidP="008A727C">
      <w:pPr>
        <w:spacing w:line="480" w:lineRule="auto"/>
        <w:ind w:firstLine="0"/>
        <w:jc w:val="left"/>
        <w:rPr>
          <w:b/>
          <w:bCs/>
        </w:rPr>
      </w:pPr>
      <w:r w:rsidRPr="00F22143">
        <w:rPr>
          <w:sz w:val="24"/>
          <w:szCs w:val="24"/>
        </w:rPr>
        <w:t xml:space="preserve">The model can calculate temporally and axially varying flux profiles in the presence of fouling. </w:t>
      </w:r>
      <w:r w:rsidR="00AA0660" w:rsidRPr="00F22143">
        <w:rPr>
          <w:sz w:val="24"/>
          <w:szCs w:val="24"/>
        </w:rPr>
        <w:fldChar w:fldCharType="begin"/>
      </w:r>
      <w:r w:rsidR="00AA0660" w:rsidRPr="00F22143">
        <w:rPr>
          <w:sz w:val="24"/>
          <w:szCs w:val="24"/>
        </w:rPr>
        <w:instrText xml:space="preserve"> REF _Ref178949158 </w:instrText>
      </w:r>
      <w:r w:rsidR="00F22143">
        <w:rPr>
          <w:sz w:val="24"/>
          <w:szCs w:val="24"/>
        </w:rPr>
        <w:instrText xml:space="preserve"> \* MERGEFORMAT </w:instrText>
      </w:r>
      <w:r w:rsidR="00AA0660" w:rsidRPr="00F22143">
        <w:rPr>
          <w:sz w:val="24"/>
          <w:szCs w:val="24"/>
        </w:rPr>
        <w:fldChar w:fldCharType="separate"/>
      </w:r>
      <w:r w:rsidR="000C7203" w:rsidRPr="000C7203">
        <w:rPr>
          <w:sz w:val="24"/>
          <w:szCs w:val="24"/>
        </w:rPr>
        <w:t xml:space="preserve">Figure </w:t>
      </w:r>
      <w:r w:rsidR="000C7203" w:rsidRPr="000C7203">
        <w:rPr>
          <w:noProof/>
          <w:sz w:val="24"/>
          <w:szCs w:val="24"/>
        </w:rPr>
        <w:t>6</w:t>
      </w:r>
      <w:r w:rsidR="00AA0660" w:rsidRPr="00F22143">
        <w:rPr>
          <w:sz w:val="24"/>
          <w:szCs w:val="24"/>
        </w:rPr>
        <w:fldChar w:fldCharType="end"/>
      </w:r>
      <w:r w:rsidR="00AA0660" w:rsidRPr="00F22143">
        <w:rPr>
          <w:sz w:val="24"/>
          <w:szCs w:val="24"/>
        </w:rPr>
        <w:t>A</w:t>
      </w:r>
      <w:r w:rsidRPr="00F22143">
        <w:rPr>
          <w:sz w:val="24"/>
          <w:szCs w:val="24"/>
        </w:rPr>
        <w:t xml:space="preserve"> </w:t>
      </w:r>
      <w:r w:rsidR="00252CA4">
        <w:rPr>
          <w:sz w:val="24"/>
          <w:szCs w:val="24"/>
        </w:rPr>
        <w:t xml:space="preserve">illustrates modeled flux through fibers in </w:t>
      </w:r>
      <w:r w:rsidRPr="00F22143">
        <w:rPr>
          <w:sz w:val="24"/>
          <w:szCs w:val="24"/>
        </w:rPr>
        <w:t>a 3L platform perfusion experiment. Positive values signify flow from lumen to permeate side</w:t>
      </w:r>
      <w:r w:rsidR="00B521B9">
        <w:rPr>
          <w:sz w:val="24"/>
          <w:szCs w:val="24"/>
        </w:rPr>
        <w:t>, and n</w:t>
      </w:r>
      <w:r w:rsidRPr="00F22143">
        <w:rPr>
          <w:sz w:val="24"/>
          <w:szCs w:val="24"/>
        </w:rPr>
        <w:t>egative values signify flow from permeate to lumen side. At time point</w:t>
      </w:r>
      <w:ins w:id="253" w:author="Coffman, Jon" w:date="2025-03-10T16:44:00Z">
        <w:r w:rsidR="005A2AB0">
          <w:rPr>
            <w:sz w:val="24"/>
            <w:szCs w:val="24"/>
          </w:rPr>
          <w:t xml:space="preserve"> </w:t>
        </w:r>
      </w:ins>
      <w:del w:id="254" w:author="Coffman, Jon" w:date="2025-03-10T16:44:00Z">
        <w:r w:rsidRPr="00F22143" w:rsidDel="005A2AB0">
          <w:rPr>
            <w:sz w:val="24"/>
            <w:szCs w:val="24"/>
          </w:rPr>
          <w:delText xml:space="preserve"> </w:delText>
        </w:r>
      </w:del>
      <w:r w:rsidRPr="00F22143">
        <w:rPr>
          <w:sz w:val="24"/>
          <w:szCs w:val="24"/>
        </w:rPr>
        <w:t>0</w:t>
      </w:r>
      <w:r w:rsidR="00725753">
        <w:rPr>
          <w:sz w:val="24"/>
          <w:szCs w:val="24"/>
        </w:rPr>
        <w:t xml:space="preserve"> </w:t>
      </w:r>
      <w:del w:id="255" w:author="Coffman, Jon" w:date="2025-03-10T16:44:00Z">
        <w:r w:rsidRPr="00F22143" w:rsidDel="005A2AB0">
          <w:rPr>
            <w:sz w:val="24"/>
            <w:szCs w:val="24"/>
          </w:rPr>
          <w:delText xml:space="preserve">   </w:delText>
        </w:r>
      </w:del>
      <w:r w:rsidRPr="00F22143">
        <w:rPr>
          <w:sz w:val="24"/>
          <w:szCs w:val="24"/>
        </w:rPr>
        <w:t xml:space="preserve">(depicted by the yellow trend in </w:t>
      </w:r>
      <w:r w:rsidR="00AA0660" w:rsidRPr="00F22143">
        <w:rPr>
          <w:sz w:val="24"/>
          <w:szCs w:val="24"/>
        </w:rPr>
        <w:fldChar w:fldCharType="begin"/>
      </w:r>
      <w:r w:rsidR="00AA0660" w:rsidRPr="00F22143">
        <w:rPr>
          <w:sz w:val="24"/>
          <w:szCs w:val="24"/>
        </w:rPr>
        <w:instrText xml:space="preserve"> REF _Ref178949158 </w:instrText>
      </w:r>
      <w:r w:rsidR="00F22143">
        <w:rPr>
          <w:sz w:val="24"/>
          <w:szCs w:val="24"/>
        </w:rPr>
        <w:instrText xml:space="preserve"> \* MERGEFORMAT </w:instrText>
      </w:r>
      <w:r w:rsidR="00AA0660" w:rsidRPr="00F22143">
        <w:rPr>
          <w:sz w:val="24"/>
          <w:szCs w:val="24"/>
        </w:rPr>
        <w:fldChar w:fldCharType="separate"/>
      </w:r>
      <w:r w:rsidR="000C7203" w:rsidRPr="000C7203">
        <w:rPr>
          <w:noProof/>
          <w:sz w:val="24"/>
          <w:szCs w:val="24"/>
        </w:rPr>
        <w:t>Figure</w:t>
      </w:r>
      <w:r w:rsidR="000C7203" w:rsidRPr="00F22143">
        <w:t xml:space="preserve"> </w:t>
      </w:r>
      <w:r w:rsidR="000C7203">
        <w:rPr>
          <w:noProof/>
        </w:rPr>
        <w:t>6</w:t>
      </w:r>
      <w:r w:rsidR="00AA0660" w:rsidRPr="00F22143">
        <w:rPr>
          <w:sz w:val="24"/>
          <w:szCs w:val="24"/>
        </w:rPr>
        <w:fldChar w:fldCharType="end"/>
      </w:r>
      <w:r w:rsidRPr="00F22143">
        <w:rPr>
          <w:sz w:val="24"/>
          <w:szCs w:val="24"/>
        </w:rPr>
        <w:t xml:space="preserve">), there is no fouling so the pressure profile within the lumen has a near-constant slope, and membrane area utilization is around 50%. As </w:t>
      </w:r>
      <w:r w:rsidR="00487347">
        <w:rPr>
          <w:sz w:val="24"/>
          <w:szCs w:val="24"/>
        </w:rPr>
        <w:t>fouling increases, resistance rises, reducing flux at fiber entry</w:t>
      </w:r>
      <w:r w:rsidRPr="00F22143">
        <w:rPr>
          <w:sz w:val="24"/>
          <w:szCs w:val="24"/>
        </w:rPr>
        <w:t xml:space="preserve">. </w:t>
      </w:r>
      <w:r w:rsidR="004D2087" w:rsidRPr="004D2087">
        <w:rPr>
          <w:sz w:val="24"/>
          <w:szCs w:val="24"/>
        </w:rPr>
        <w:t>To maintain permeate flow, permeate pressure decreases, accessing more membrane area; by day 12, 70% is utilized.</w:t>
      </w:r>
      <w:r w:rsidR="004D2087">
        <w:rPr>
          <w:sz w:val="24"/>
          <w:szCs w:val="24"/>
        </w:rPr>
        <w:t xml:space="preserve"> </w:t>
      </w:r>
      <w:r w:rsidRPr="00F22143">
        <w:rPr>
          <w:sz w:val="24"/>
          <w:szCs w:val="24"/>
        </w:rPr>
        <w:t xml:space="preserve">The area </w:t>
      </w:r>
      <w:r w:rsidRPr="00F22143">
        <w:rPr>
          <w:sz w:val="24"/>
          <w:szCs w:val="24"/>
        </w:rPr>
        <w:lastRenderedPageBreak/>
        <w:t>under each of those three curves is equivalent since the permeate flow rate is maintained.</w:t>
      </w:r>
      <w:r w:rsidR="008260A6" w:rsidRPr="00F22143">
        <w:rPr>
          <w:sz w:val="24"/>
          <w:szCs w:val="24"/>
        </w:rPr>
        <w:t xml:space="preserve"> </w:t>
      </w:r>
      <w:r w:rsidR="003100C2" w:rsidRPr="00F22143">
        <w:rPr>
          <w:sz w:val="24"/>
          <w:szCs w:val="24"/>
        </w:rPr>
        <w:t>Since flux gradients cause uneven fouling, t</w:t>
      </w:r>
      <w:r w:rsidR="008260A6" w:rsidRPr="00F22143">
        <w:rPr>
          <w:sz w:val="24"/>
          <w:szCs w:val="24"/>
        </w:rPr>
        <w:t xml:space="preserve">he model </w:t>
      </w:r>
      <w:r w:rsidR="0042257A">
        <w:rPr>
          <w:sz w:val="24"/>
          <w:szCs w:val="24"/>
        </w:rPr>
        <w:t xml:space="preserve">calculates </w:t>
      </w:r>
      <w:r w:rsidR="003100C2" w:rsidRPr="00F22143">
        <w:rPr>
          <w:sz w:val="24"/>
          <w:szCs w:val="24"/>
        </w:rPr>
        <w:t>the average pore radius and available area fraction as a function of axial position (</w:t>
      </w:r>
      <w:r w:rsidR="003100C2" w:rsidRPr="00F22143">
        <w:rPr>
          <w:sz w:val="24"/>
          <w:szCs w:val="24"/>
        </w:rPr>
        <w:fldChar w:fldCharType="begin"/>
      </w:r>
      <w:r w:rsidR="003100C2" w:rsidRPr="00F22143">
        <w:rPr>
          <w:sz w:val="24"/>
          <w:szCs w:val="24"/>
        </w:rPr>
        <w:instrText xml:space="preserve"> REF _Ref185612992 \h </w:instrText>
      </w:r>
      <w:r w:rsidR="00F22143">
        <w:rPr>
          <w:sz w:val="24"/>
          <w:szCs w:val="24"/>
        </w:rPr>
        <w:instrText xml:space="preserve"> \* MERGEFORMAT </w:instrText>
      </w:r>
      <w:r w:rsidR="003100C2" w:rsidRPr="00F22143">
        <w:rPr>
          <w:sz w:val="24"/>
          <w:szCs w:val="24"/>
        </w:rPr>
      </w:r>
      <w:r w:rsidR="003100C2" w:rsidRPr="00F22143">
        <w:rPr>
          <w:sz w:val="24"/>
          <w:szCs w:val="24"/>
        </w:rPr>
        <w:fldChar w:fldCharType="separate"/>
      </w:r>
      <w:r w:rsidR="000C7203" w:rsidRPr="000C7203">
        <w:rPr>
          <w:sz w:val="24"/>
          <w:szCs w:val="24"/>
        </w:rPr>
        <w:t xml:space="preserve">Figure </w:t>
      </w:r>
      <w:r w:rsidR="000C7203" w:rsidRPr="000C7203">
        <w:rPr>
          <w:noProof/>
          <w:sz w:val="24"/>
          <w:szCs w:val="24"/>
        </w:rPr>
        <w:t>6</w:t>
      </w:r>
      <w:r w:rsidR="003100C2" w:rsidRPr="00F22143">
        <w:rPr>
          <w:sz w:val="24"/>
          <w:szCs w:val="24"/>
        </w:rPr>
        <w:fldChar w:fldCharType="end"/>
      </w:r>
      <w:r w:rsidR="003100C2" w:rsidRPr="00F22143">
        <w:rPr>
          <w:sz w:val="24"/>
          <w:szCs w:val="24"/>
        </w:rPr>
        <w:t xml:space="preserve">B and </w:t>
      </w:r>
      <w:r w:rsidR="003100C2" w:rsidRPr="00F22143">
        <w:rPr>
          <w:sz w:val="24"/>
          <w:szCs w:val="24"/>
        </w:rPr>
        <w:fldChar w:fldCharType="begin"/>
      </w:r>
      <w:r w:rsidR="003100C2" w:rsidRPr="00F22143">
        <w:rPr>
          <w:sz w:val="24"/>
          <w:szCs w:val="24"/>
        </w:rPr>
        <w:instrText xml:space="preserve"> REF _Ref185612992 \h </w:instrText>
      </w:r>
      <w:r w:rsidR="00F22143">
        <w:rPr>
          <w:sz w:val="24"/>
          <w:szCs w:val="24"/>
        </w:rPr>
        <w:instrText xml:space="preserve"> \* MERGEFORMAT </w:instrText>
      </w:r>
      <w:r w:rsidR="003100C2" w:rsidRPr="00F22143">
        <w:rPr>
          <w:sz w:val="24"/>
          <w:szCs w:val="24"/>
        </w:rPr>
      </w:r>
      <w:r w:rsidR="003100C2" w:rsidRPr="00F22143">
        <w:rPr>
          <w:sz w:val="24"/>
          <w:szCs w:val="24"/>
        </w:rPr>
        <w:fldChar w:fldCharType="separate"/>
      </w:r>
      <w:r w:rsidR="000C7203" w:rsidRPr="000C7203">
        <w:rPr>
          <w:sz w:val="24"/>
          <w:szCs w:val="24"/>
        </w:rPr>
        <w:t xml:space="preserve">Figure </w:t>
      </w:r>
      <w:r w:rsidR="000C7203" w:rsidRPr="000C7203">
        <w:rPr>
          <w:noProof/>
          <w:sz w:val="24"/>
          <w:szCs w:val="24"/>
        </w:rPr>
        <w:t>6</w:t>
      </w:r>
      <w:r w:rsidR="003100C2" w:rsidRPr="00F22143">
        <w:rPr>
          <w:sz w:val="24"/>
          <w:szCs w:val="24"/>
        </w:rPr>
        <w:fldChar w:fldCharType="end"/>
      </w:r>
      <w:r w:rsidR="003100C2" w:rsidRPr="00F22143">
        <w:rPr>
          <w:sz w:val="24"/>
          <w:szCs w:val="24"/>
        </w:rPr>
        <w:t xml:space="preserve">C). </w:t>
      </w:r>
    </w:p>
    <w:p w14:paraId="68B109C1" w14:textId="27817F6E" w:rsidR="00890444" w:rsidRPr="002F46F2" w:rsidRDefault="00890444" w:rsidP="00497432">
      <w:pPr>
        <w:spacing w:line="480" w:lineRule="auto"/>
        <w:ind w:firstLine="0"/>
        <w:jc w:val="left"/>
        <w:rPr>
          <w:sz w:val="24"/>
          <w:szCs w:val="24"/>
        </w:rPr>
      </w:pPr>
      <w:r w:rsidRPr="00F22143">
        <w:rPr>
          <w:sz w:val="24"/>
          <w:szCs w:val="24"/>
        </w:rPr>
        <w:t xml:space="preserve">Because of Starling flow, filter capacity does not scale proportionally with net permeate flux targets. </w:t>
      </w:r>
      <w:r w:rsidR="005F5BD3">
        <w:rPr>
          <w:sz w:val="24"/>
          <w:szCs w:val="24"/>
        </w:rPr>
        <w:t>For example, a</w:t>
      </w:r>
      <w:r w:rsidR="00A61448" w:rsidRPr="00F22143">
        <w:rPr>
          <w:sz w:val="24"/>
          <w:szCs w:val="24"/>
        </w:rPr>
        <w:t xml:space="preserve">lthough </w:t>
      </w:r>
      <w:r w:rsidR="005F5BD3">
        <w:rPr>
          <w:sz w:val="24"/>
          <w:szCs w:val="24"/>
        </w:rPr>
        <w:t xml:space="preserve">the </w:t>
      </w:r>
      <w:r w:rsidR="00A61448" w:rsidRPr="00F22143">
        <w:rPr>
          <w:sz w:val="24"/>
          <w:szCs w:val="24"/>
        </w:rPr>
        <w:t>permeate flux target may be 1 LMH</w:t>
      </w:r>
      <w:r w:rsidR="005F5BD3">
        <w:rPr>
          <w:sz w:val="24"/>
          <w:szCs w:val="24"/>
        </w:rPr>
        <w:t xml:space="preserve"> for the 3L </w:t>
      </w:r>
      <w:proofErr w:type="gramStart"/>
      <w:r w:rsidR="005F5BD3">
        <w:rPr>
          <w:sz w:val="24"/>
          <w:szCs w:val="24"/>
        </w:rPr>
        <w:t>scale</w:t>
      </w:r>
      <w:r w:rsidR="00A61448" w:rsidRPr="00F22143">
        <w:rPr>
          <w:sz w:val="24"/>
          <w:szCs w:val="24"/>
        </w:rPr>
        <w:t>,</w:t>
      </w:r>
      <w:r w:rsidR="005F5BD3">
        <w:rPr>
          <w:sz w:val="24"/>
          <w:szCs w:val="24"/>
        </w:rPr>
        <w:t xml:space="preserve"> </w:t>
      </w:r>
      <w:r w:rsidR="00A61448" w:rsidRPr="00F22143">
        <w:rPr>
          <w:sz w:val="24"/>
          <w:szCs w:val="24"/>
        </w:rPr>
        <w:t xml:space="preserve"> the</w:t>
      </w:r>
      <w:proofErr w:type="gramEnd"/>
      <w:r w:rsidR="00A61448" w:rsidRPr="00F22143">
        <w:rPr>
          <w:sz w:val="24"/>
          <w:szCs w:val="24"/>
        </w:rPr>
        <w:t xml:space="preserve"> distribution is variable along the fiber length and can go up to 40 LMH as shown in </w:t>
      </w:r>
      <w:r w:rsidR="00A61448" w:rsidRPr="00F22143">
        <w:rPr>
          <w:sz w:val="24"/>
          <w:szCs w:val="24"/>
        </w:rPr>
        <w:fldChar w:fldCharType="begin"/>
      </w:r>
      <w:r w:rsidR="00A61448" w:rsidRPr="00F22143">
        <w:rPr>
          <w:sz w:val="24"/>
          <w:szCs w:val="24"/>
        </w:rPr>
        <w:instrText xml:space="preserve"> REF _Ref178949158 </w:instrText>
      </w:r>
      <w:r w:rsidR="00F22143">
        <w:rPr>
          <w:sz w:val="24"/>
          <w:szCs w:val="24"/>
        </w:rPr>
        <w:instrText xml:space="preserve"> \* MERGEFORMAT </w:instrText>
      </w:r>
      <w:r w:rsidR="00A61448" w:rsidRPr="00F22143">
        <w:rPr>
          <w:sz w:val="24"/>
          <w:szCs w:val="24"/>
        </w:rPr>
        <w:fldChar w:fldCharType="separate"/>
      </w:r>
      <w:r w:rsidR="000C7203" w:rsidRPr="000C7203">
        <w:rPr>
          <w:noProof/>
          <w:sz w:val="24"/>
          <w:szCs w:val="24"/>
        </w:rPr>
        <w:t>Figure</w:t>
      </w:r>
      <w:r w:rsidR="000C7203" w:rsidRPr="00F22143">
        <w:t xml:space="preserve"> </w:t>
      </w:r>
      <w:r w:rsidR="000C7203">
        <w:rPr>
          <w:noProof/>
        </w:rPr>
        <w:t>6</w:t>
      </w:r>
      <w:r w:rsidR="00A61448" w:rsidRPr="00F22143">
        <w:rPr>
          <w:sz w:val="24"/>
          <w:szCs w:val="24"/>
        </w:rPr>
        <w:fldChar w:fldCharType="end"/>
      </w:r>
      <w:r w:rsidR="00A61448" w:rsidRPr="00F22143">
        <w:rPr>
          <w:sz w:val="24"/>
          <w:szCs w:val="24"/>
        </w:rPr>
        <w:t>D. Moreover,</w:t>
      </w:r>
      <w:r w:rsidRPr="00F22143">
        <w:rPr>
          <w:sz w:val="24"/>
          <w:szCs w:val="24"/>
        </w:rPr>
        <w:t xml:space="preserve"> doubling the target permeate flux from 1 LMH to 2 LMH will result in more filter capacity (L/m</w:t>
      </w:r>
      <w:r w:rsidRPr="00F22143">
        <w:rPr>
          <w:sz w:val="24"/>
          <w:szCs w:val="24"/>
          <w:vertAlign w:val="superscript"/>
        </w:rPr>
        <w:t>2</w:t>
      </w:r>
      <w:r w:rsidRPr="00F22143">
        <w:rPr>
          <w:sz w:val="24"/>
          <w:szCs w:val="24"/>
        </w:rPr>
        <w:t xml:space="preserve">) at 2 LMH. This is because while the net permeate flux is doubling, the flux that the fibers experience at any axial point only increases marginally. Net flux is the difference between the positive flow exiting the fibers and the negative flow back into the fibers. The fluxes are already so large that the permeate pressure only </w:t>
      </w:r>
      <w:proofErr w:type="gramStart"/>
      <w:r w:rsidRPr="00F22143">
        <w:rPr>
          <w:sz w:val="24"/>
          <w:szCs w:val="24"/>
        </w:rPr>
        <w:t>has to</w:t>
      </w:r>
      <w:proofErr w:type="gramEnd"/>
      <w:r w:rsidRPr="00F22143">
        <w:rPr>
          <w:sz w:val="24"/>
          <w:szCs w:val="24"/>
        </w:rPr>
        <w:t xml:space="preserve"> decrease slightly </w:t>
      </w:r>
      <w:proofErr w:type="gramStart"/>
      <w:r w:rsidRPr="00F22143">
        <w:rPr>
          <w:sz w:val="24"/>
          <w:szCs w:val="24"/>
        </w:rPr>
        <w:t>in order to</w:t>
      </w:r>
      <w:proofErr w:type="gramEnd"/>
      <w:r w:rsidRPr="00F22143">
        <w:rPr>
          <w:sz w:val="24"/>
          <w:szCs w:val="24"/>
        </w:rPr>
        <w:t xml:space="preserve"> maintain a higher</w:t>
      </w:r>
      <w:r w:rsidR="003D408A" w:rsidRPr="00F22143">
        <w:rPr>
          <w:sz w:val="24"/>
          <w:szCs w:val="24"/>
        </w:rPr>
        <w:t xml:space="preserve"> permeate flow rate</w:t>
      </w:r>
      <w:r w:rsidRPr="00F22143">
        <w:rPr>
          <w:sz w:val="24"/>
          <w:szCs w:val="24"/>
        </w:rPr>
        <w:t xml:space="preserve">, shown in </w:t>
      </w:r>
      <w:r w:rsidR="00AA0660" w:rsidRPr="00F22143">
        <w:rPr>
          <w:sz w:val="24"/>
          <w:szCs w:val="24"/>
        </w:rPr>
        <w:fldChar w:fldCharType="begin"/>
      </w:r>
      <w:r w:rsidR="00AA0660" w:rsidRPr="00F22143">
        <w:rPr>
          <w:sz w:val="24"/>
          <w:szCs w:val="24"/>
        </w:rPr>
        <w:instrText xml:space="preserve"> REF _Ref178949158 </w:instrText>
      </w:r>
      <w:r w:rsidR="00F22143">
        <w:rPr>
          <w:sz w:val="24"/>
          <w:szCs w:val="24"/>
        </w:rPr>
        <w:instrText xml:space="preserve"> \* MERGEFORMAT </w:instrText>
      </w:r>
      <w:r w:rsidR="00AA0660" w:rsidRPr="00F22143">
        <w:rPr>
          <w:sz w:val="24"/>
          <w:szCs w:val="24"/>
        </w:rPr>
        <w:fldChar w:fldCharType="separate"/>
      </w:r>
      <w:r w:rsidR="000C7203" w:rsidRPr="000C7203">
        <w:rPr>
          <w:noProof/>
          <w:sz w:val="24"/>
          <w:szCs w:val="24"/>
        </w:rPr>
        <w:t>Figure</w:t>
      </w:r>
      <w:r w:rsidR="000C7203" w:rsidRPr="00F22143">
        <w:t xml:space="preserve"> </w:t>
      </w:r>
      <w:r w:rsidR="000C7203">
        <w:rPr>
          <w:noProof/>
        </w:rPr>
        <w:t>6</w:t>
      </w:r>
      <w:r w:rsidR="00AA0660" w:rsidRPr="00F22143">
        <w:rPr>
          <w:sz w:val="24"/>
          <w:szCs w:val="24"/>
        </w:rPr>
        <w:fldChar w:fldCharType="end"/>
      </w:r>
      <w:r w:rsidR="0014496A" w:rsidRPr="00F22143">
        <w:rPr>
          <w:sz w:val="24"/>
          <w:szCs w:val="24"/>
        </w:rPr>
        <w:t>D</w:t>
      </w:r>
      <w:r w:rsidRPr="00F22143">
        <w:rPr>
          <w:sz w:val="24"/>
          <w:szCs w:val="24"/>
        </w:rPr>
        <w:t xml:space="preserve">. </w:t>
      </w:r>
    </w:p>
    <w:p w14:paraId="6AD018D0" w14:textId="2B6E10F6" w:rsidR="00890444" w:rsidRPr="00F22143" w:rsidRDefault="00000000" w:rsidP="00890444">
      <w:pPr>
        <w:spacing w:line="480" w:lineRule="auto"/>
        <w:ind w:firstLine="0"/>
        <w:rPr>
          <w:sz w:val="24"/>
          <w:szCs w:val="24"/>
        </w:rPr>
      </w:pPr>
      <w:sdt>
        <w:sdtPr>
          <w:rPr>
            <w:sz w:val="24"/>
            <w:szCs w:val="24"/>
          </w:rPr>
          <w:id w:val="-1935660282"/>
          <w:citation/>
        </w:sdtPr>
        <w:sdtContent>
          <w:r w:rsidR="00FD5284">
            <w:rPr>
              <w:sz w:val="24"/>
              <w:szCs w:val="24"/>
            </w:rPr>
            <w:fldChar w:fldCharType="begin"/>
          </w:r>
          <w:r w:rsidR="00FD5284">
            <w:rPr>
              <w:sz w:val="24"/>
              <w:szCs w:val="24"/>
            </w:rPr>
            <w:instrText xml:space="preserve"> CITATION WuD24 \l 1033 </w:instrText>
          </w:r>
          <w:r w:rsidR="00FD5284">
            <w:rPr>
              <w:sz w:val="24"/>
              <w:szCs w:val="24"/>
            </w:rPr>
            <w:fldChar w:fldCharType="separate"/>
          </w:r>
          <w:r w:rsidR="001C4B6D">
            <w:rPr>
              <w:noProof/>
              <w:sz w:val="24"/>
              <w:szCs w:val="24"/>
            </w:rPr>
            <w:t>(WuDunn, et al., 2024)</w:t>
          </w:r>
          <w:r w:rsidR="00FD5284">
            <w:rPr>
              <w:sz w:val="24"/>
              <w:szCs w:val="24"/>
            </w:rPr>
            <w:fldChar w:fldCharType="end"/>
          </w:r>
        </w:sdtContent>
      </w:sdt>
      <w:r w:rsidR="00890444" w:rsidRPr="00F22143">
        <w:rPr>
          <w:sz w:val="24"/>
          <w:szCs w:val="24"/>
        </w:rPr>
        <w:t xml:space="preserve"> have shown this pattern experimentally as well with AstraZeneca</w:t>
      </w:r>
      <w:r w:rsidR="000134A5" w:rsidRPr="00F22143">
        <w:rPr>
          <w:sz w:val="24"/>
          <w:szCs w:val="24"/>
        </w:rPr>
        <w:t>’s</w:t>
      </w:r>
      <w:r w:rsidR="00890444" w:rsidRPr="00F22143">
        <w:rPr>
          <w:sz w:val="24"/>
          <w:szCs w:val="24"/>
        </w:rPr>
        <w:t xml:space="preserve"> platform </w:t>
      </w:r>
      <w:proofErr w:type="spellStart"/>
      <w:r w:rsidR="00890444" w:rsidRPr="00F22143">
        <w:rPr>
          <w:sz w:val="24"/>
          <w:szCs w:val="24"/>
        </w:rPr>
        <w:t>mAb</w:t>
      </w:r>
      <w:proofErr w:type="spellEnd"/>
      <w:r w:rsidR="00890444" w:rsidRPr="00F22143">
        <w:rPr>
          <w:sz w:val="24"/>
          <w:szCs w:val="24"/>
        </w:rPr>
        <w:t xml:space="preserve"> A at the 3L scale. In the case of Repligen at 1 LMH (S04-P20U-10-N) and at 5.5 LMH (T04-P20U-10-N), the latter</w:t>
      </w:r>
      <w:del w:id="256" w:author="Dhingra, Ashna" w:date="2025-03-21T12:32:00Z">
        <w:r w:rsidR="00890444" w:rsidRPr="00F22143">
          <w:rPr>
            <w:sz w:val="24"/>
            <w:szCs w:val="24"/>
          </w:rPr>
          <w:delText xml:space="preserve"> also</w:delText>
        </w:r>
      </w:del>
      <w:r w:rsidR="00890444" w:rsidRPr="00F22143">
        <w:rPr>
          <w:sz w:val="24"/>
          <w:szCs w:val="24"/>
        </w:rPr>
        <w:t xml:space="preserve"> showed </w:t>
      </w:r>
      <w:r w:rsidR="0005181A" w:rsidRPr="00F22143">
        <w:rPr>
          <w:sz w:val="24"/>
          <w:szCs w:val="24"/>
        </w:rPr>
        <w:t>more than 3x</w:t>
      </w:r>
      <w:r w:rsidR="00890444" w:rsidRPr="00F22143">
        <w:rPr>
          <w:sz w:val="24"/>
          <w:szCs w:val="24"/>
        </w:rPr>
        <w:t xml:space="preserve"> improvement in filter capacity (L/m</w:t>
      </w:r>
      <w:r w:rsidR="00890444" w:rsidRPr="00F22143">
        <w:rPr>
          <w:sz w:val="24"/>
          <w:szCs w:val="24"/>
          <w:vertAlign w:val="superscript"/>
        </w:rPr>
        <w:t>2</w:t>
      </w:r>
      <w:r w:rsidR="00890444" w:rsidRPr="00F22143">
        <w:rPr>
          <w:sz w:val="24"/>
          <w:szCs w:val="24"/>
        </w:rPr>
        <w:t xml:space="preserve">) at a </w:t>
      </w:r>
      <w:r w:rsidR="008F0BA1" w:rsidRPr="00F22143">
        <w:rPr>
          <w:sz w:val="24"/>
          <w:szCs w:val="24"/>
        </w:rPr>
        <w:t>sieving</w:t>
      </w:r>
      <w:r w:rsidR="00890444" w:rsidRPr="00F22143">
        <w:rPr>
          <w:sz w:val="24"/>
          <w:szCs w:val="24"/>
        </w:rPr>
        <w:t xml:space="preserve"> ratio of 0.5</w:t>
      </w:r>
      <w:r w:rsidR="00F22143">
        <w:rPr>
          <w:sz w:val="24"/>
          <w:szCs w:val="24"/>
        </w:rPr>
        <w:t xml:space="preserve">. </w:t>
      </w:r>
    </w:p>
    <w:p w14:paraId="5800D11D" w14:textId="6448ADB8" w:rsidR="00D92EF5" w:rsidRDefault="00890444" w:rsidP="00890444">
      <w:pPr>
        <w:spacing w:line="480" w:lineRule="auto"/>
        <w:ind w:firstLine="0"/>
      </w:pPr>
      <w:proofErr w:type="gramStart"/>
      <w:r w:rsidRPr="00F22143">
        <w:rPr>
          <w:sz w:val="24"/>
          <w:szCs w:val="24"/>
        </w:rPr>
        <w:t>This phenomena and subsequent analysis</w:t>
      </w:r>
      <w:proofErr w:type="gramEnd"/>
      <w:r w:rsidRPr="00F22143">
        <w:rPr>
          <w:sz w:val="24"/>
          <w:szCs w:val="24"/>
        </w:rPr>
        <w:t xml:space="preserve"> suggest that target permeate flux is not necessarily an accurate scaling parameter when scaling from bench scale to larger scale reactors or even when comparing different hollow fibers</w:t>
      </w:r>
      <w:r>
        <w:t xml:space="preserve">. </w:t>
      </w:r>
    </w:p>
    <w:p w14:paraId="5479FDC1" w14:textId="689E43F7" w:rsidR="00985F50" w:rsidRPr="0085028E" w:rsidRDefault="00C91620" w:rsidP="0085028E">
      <w:pPr>
        <w:spacing w:line="480" w:lineRule="auto"/>
        <w:ind w:firstLine="0"/>
      </w:pPr>
      <w:r w:rsidRPr="000E2366">
        <w:rPr>
          <w:b/>
          <w:bCs/>
        </w:rPr>
        <w:lastRenderedPageBreak/>
        <w:t>A.</w:t>
      </w:r>
      <w:r>
        <w:t xml:space="preserve"> </w:t>
      </w:r>
      <w:commentRangeStart w:id="257"/>
      <w:commentRangeEnd w:id="257"/>
      <w:r w:rsidR="00DA2F1F">
        <w:rPr>
          <w:rStyle w:val="CommentReference"/>
        </w:rPr>
        <w:commentReference w:id="257"/>
      </w:r>
      <w:r w:rsidR="00840896" w:rsidRPr="00840896">
        <w:rPr>
          <w:noProof/>
        </w:rPr>
        <w:t xml:space="preserve"> </w:t>
      </w:r>
      <w:r w:rsidR="0087538E" w:rsidRPr="0087538E">
        <w:rPr>
          <w:noProof/>
        </w:rPr>
        <w:drawing>
          <wp:inline distT="0" distB="0" distL="0" distR="0" wp14:anchorId="1AA2414F" wp14:editId="1DE2F2A8">
            <wp:extent cx="2627249" cy="2101041"/>
            <wp:effectExtent l="0" t="0" r="1905" b="0"/>
            <wp:docPr id="380006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006734" name=""/>
                    <pic:cNvPicPr/>
                  </pic:nvPicPr>
                  <pic:blipFill>
                    <a:blip r:embed="rId26"/>
                    <a:stretch>
                      <a:fillRect/>
                    </a:stretch>
                  </pic:blipFill>
                  <pic:spPr>
                    <a:xfrm>
                      <a:off x="0" y="0"/>
                      <a:ext cx="2679232" cy="2142612"/>
                    </a:xfrm>
                    <a:prstGeom prst="rect">
                      <a:avLst/>
                    </a:prstGeom>
                  </pic:spPr>
                </pic:pic>
              </a:graphicData>
            </a:graphic>
          </wp:inline>
        </w:drawing>
      </w:r>
      <w:r>
        <w:t xml:space="preserve">  </w:t>
      </w:r>
      <w:r w:rsidRPr="000E2366">
        <w:rPr>
          <w:b/>
          <w:bCs/>
        </w:rPr>
        <w:t>B.</w:t>
      </w:r>
      <w:r>
        <w:t xml:space="preserve"> </w:t>
      </w:r>
      <w:r w:rsidR="0014496A">
        <w:rPr>
          <w:noProof/>
        </w:rPr>
        <w:drawing>
          <wp:inline distT="0" distB="0" distL="0" distR="0" wp14:anchorId="15A69518" wp14:editId="120CE4FE">
            <wp:extent cx="2740406" cy="2175141"/>
            <wp:effectExtent l="0" t="0" r="3175" b="0"/>
            <wp:docPr id="637604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604493" name=""/>
                    <pic:cNvPicPr/>
                  </pic:nvPicPr>
                  <pic:blipFill>
                    <a:blip r:embed="rId27"/>
                    <a:stretch>
                      <a:fillRect/>
                    </a:stretch>
                  </pic:blipFill>
                  <pic:spPr>
                    <a:xfrm>
                      <a:off x="0" y="0"/>
                      <a:ext cx="2813490" cy="2233150"/>
                    </a:xfrm>
                    <a:prstGeom prst="rect">
                      <a:avLst/>
                    </a:prstGeom>
                  </pic:spPr>
                </pic:pic>
              </a:graphicData>
            </a:graphic>
          </wp:inline>
        </w:drawing>
      </w:r>
    </w:p>
    <w:p w14:paraId="43058454" w14:textId="116D4A04" w:rsidR="00985F50" w:rsidRPr="0014496A" w:rsidRDefault="00985F50" w:rsidP="0014496A">
      <w:pPr>
        <w:spacing w:line="480" w:lineRule="auto"/>
        <w:ind w:firstLine="0"/>
        <w:jc w:val="left"/>
        <w:rPr>
          <w:b/>
          <w:bCs/>
        </w:rPr>
      </w:pPr>
      <w:r w:rsidRPr="00FE409E">
        <w:rPr>
          <w:b/>
          <w:bCs/>
        </w:rPr>
        <w:t>C.</w:t>
      </w:r>
      <w:r w:rsidR="0085028E" w:rsidRPr="0085028E">
        <w:rPr>
          <w:noProof/>
        </w:rPr>
        <w:t xml:space="preserve"> </w:t>
      </w:r>
      <w:r w:rsidR="009E0475">
        <w:rPr>
          <w:noProof/>
        </w:rPr>
        <w:drawing>
          <wp:inline distT="0" distB="0" distL="0" distR="0" wp14:anchorId="600E17EB" wp14:editId="17DD50E7">
            <wp:extent cx="2663952" cy="2169646"/>
            <wp:effectExtent l="0" t="0" r="3175" b="2540"/>
            <wp:docPr id="632854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854321" name=""/>
                    <pic:cNvPicPr/>
                  </pic:nvPicPr>
                  <pic:blipFill>
                    <a:blip r:embed="rId28"/>
                    <a:stretch>
                      <a:fillRect/>
                    </a:stretch>
                  </pic:blipFill>
                  <pic:spPr>
                    <a:xfrm>
                      <a:off x="0" y="0"/>
                      <a:ext cx="2668435" cy="2173297"/>
                    </a:xfrm>
                    <a:prstGeom prst="rect">
                      <a:avLst/>
                    </a:prstGeom>
                  </pic:spPr>
                </pic:pic>
              </a:graphicData>
            </a:graphic>
          </wp:inline>
        </w:drawing>
      </w:r>
      <w:r w:rsidR="00FE409E" w:rsidRPr="00FE409E">
        <w:rPr>
          <w:b/>
          <w:bCs/>
          <w:noProof/>
        </w:rPr>
        <w:t>D.</w:t>
      </w:r>
      <w:r w:rsidR="00FE409E">
        <w:rPr>
          <w:noProof/>
        </w:rPr>
        <w:t xml:space="preserve"> </w:t>
      </w:r>
      <w:bookmarkStart w:id="258" w:name="_Ref178949158"/>
      <w:r w:rsidR="003338B8" w:rsidRPr="003338B8">
        <w:rPr>
          <w:noProof/>
        </w:rPr>
        <w:drawing>
          <wp:inline distT="0" distB="0" distL="0" distR="0" wp14:anchorId="28BD263D" wp14:editId="05E1533C">
            <wp:extent cx="2670048" cy="2135271"/>
            <wp:effectExtent l="0" t="0" r="0" b="0"/>
            <wp:docPr id="1584852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852662" name=""/>
                    <pic:cNvPicPr/>
                  </pic:nvPicPr>
                  <pic:blipFill>
                    <a:blip r:embed="rId29"/>
                    <a:stretch>
                      <a:fillRect/>
                    </a:stretch>
                  </pic:blipFill>
                  <pic:spPr>
                    <a:xfrm>
                      <a:off x="0" y="0"/>
                      <a:ext cx="2722108" cy="2176904"/>
                    </a:xfrm>
                    <a:prstGeom prst="rect">
                      <a:avLst/>
                    </a:prstGeom>
                  </pic:spPr>
                </pic:pic>
              </a:graphicData>
            </a:graphic>
          </wp:inline>
        </w:drawing>
      </w:r>
    </w:p>
    <w:p w14:paraId="3269DC6C" w14:textId="453DB707" w:rsidR="00C91620" w:rsidRPr="00F22143" w:rsidRDefault="00AA0660" w:rsidP="00AA0660">
      <w:pPr>
        <w:pStyle w:val="Caption"/>
        <w:ind w:firstLine="0"/>
        <w:rPr>
          <w:sz w:val="20"/>
          <w:szCs w:val="20"/>
        </w:rPr>
      </w:pPr>
      <w:bookmarkStart w:id="259" w:name="_Ref185612992"/>
      <w:r w:rsidRPr="00F22143">
        <w:rPr>
          <w:sz w:val="20"/>
          <w:szCs w:val="20"/>
        </w:rPr>
        <w:t xml:space="preserve">Figure </w:t>
      </w:r>
      <w:r w:rsidRPr="00F22143">
        <w:rPr>
          <w:sz w:val="20"/>
          <w:szCs w:val="20"/>
        </w:rPr>
        <w:fldChar w:fldCharType="begin"/>
      </w:r>
      <w:r w:rsidRPr="00F22143">
        <w:rPr>
          <w:sz w:val="20"/>
          <w:szCs w:val="20"/>
        </w:rPr>
        <w:instrText xml:space="preserve"> SEQ Figure \* ARABIC </w:instrText>
      </w:r>
      <w:r w:rsidRPr="00F22143">
        <w:rPr>
          <w:sz w:val="20"/>
          <w:szCs w:val="20"/>
        </w:rPr>
        <w:fldChar w:fldCharType="separate"/>
      </w:r>
      <w:r w:rsidR="004E0C76">
        <w:rPr>
          <w:noProof/>
          <w:sz w:val="20"/>
          <w:szCs w:val="20"/>
        </w:rPr>
        <w:t>6</w:t>
      </w:r>
      <w:r w:rsidRPr="00F22143">
        <w:rPr>
          <w:sz w:val="20"/>
          <w:szCs w:val="20"/>
        </w:rPr>
        <w:fldChar w:fldCharType="end"/>
      </w:r>
      <w:bookmarkEnd w:id="258"/>
      <w:bookmarkEnd w:id="259"/>
      <w:r w:rsidR="00C91620" w:rsidRPr="00F22143">
        <w:rPr>
          <w:sz w:val="20"/>
          <w:szCs w:val="20"/>
        </w:rPr>
        <w:t xml:space="preserve">  </w:t>
      </w:r>
      <w:commentRangeStart w:id="260"/>
      <w:commentRangeStart w:id="261"/>
      <w:r w:rsidR="00C91620" w:rsidRPr="00F22143">
        <w:rPr>
          <w:sz w:val="20"/>
          <w:szCs w:val="20"/>
        </w:rPr>
        <w:t>Model-Generated Temporally and Spatially Varying</w:t>
      </w:r>
      <w:r w:rsidR="00DC731F" w:rsidRPr="00F22143">
        <w:rPr>
          <w:sz w:val="20"/>
          <w:szCs w:val="20"/>
        </w:rPr>
        <w:t xml:space="preserve"> </w:t>
      </w:r>
      <w:r w:rsidR="00C91620" w:rsidRPr="00F22143">
        <w:rPr>
          <w:sz w:val="20"/>
          <w:szCs w:val="20"/>
        </w:rPr>
        <w:t>Flux Profiles</w:t>
      </w:r>
      <w:r w:rsidR="00DC731F" w:rsidRPr="00F22143">
        <w:rPr>
          <w:sz w:val="20"/>
          <w:szCs w:val="20"/>
        </w:rPr>
        <w:t xml:space="preserve"> (</w:t>
      </w:r>
      <w:r w:rsidR="00056E6F">
        <w:rPr>
          <w:sz w:val="20"/>
          <w:szCs w:val="20"/>
        </w:rPr>
        <w:t>A</w:t>
      </w:r>
      <w:r w:rsidR="00DC731F" w:rsidRPr="00F22143">
        <w:rPr>
          <w:sz w:val="20"/>
          <w:szCs w:val="20"/>
        </w:rPr>
        <w:t>) Unfouled Area Frac</w:t>
      </w:r>
      <w:r w:rsidR="001874DF" w:rsidRPr="00F22143">
        <w:rPr>
          <w:sz w:val="20"/>
          <w:szCs w:val="20"/>
        </w:rPr>
        <w:t>tion</w:t>
      </w:r>
      <w:r w:rsidR="00056E6F">
        <w:rPr>
          <w:sz w:val="20"/>
          <w:szCs w:val="20"/>
        </w:rPr>
        <w:t xml:space="preserve"> (B)</w:t>
      </w:r>
      <w:r w:rsidR="001874DF" w:rsidRPr="00F22143">
        <w:rPr>
          <w:sz w:val="20"/>
          <w:szCs w:val="20"/>
        </w:rPr>
        <w:t>, and Average Pore Radius</w:t>
      </w:r>
      <w:r w:rsidR="00056E6F">
        <w:rPr>
          <w:sz w:val="20"/>
          <w:szCs w:val="20"/>
        </w:rPr>
        <w:t xml:space="preserve"> (C)</w:t>
      </w:r>
      <w:r w:rsidR="00C91620" w:rsidRPr="00F22143">
        <w:rPr>
          <w:sz w:val="20"/>
          <w:szCs w:val="20"/>
        </w:rPr>
        <w:t xml:space="preserve"> at 3L Platform Conditions at 1 LMH with Repligen fibers. Model-Generated Flux Profiles at Day 0</w:t>
      </w:r>
      <w:r w:rsidR="00063AAE">
        <w:rPr>
          <w:sz w:val="20"/>
          <w:szCs w:val="20"/>
        </w:rPr>
        <w:t xml:space="preserve"> (unfouled fiber)</w:t>
      </w:r>
      <w:r w:rsidR="00C91620" w:rsidRPr="00F22143">
        <w:rPr>
          <w:sz w:val="20"/>
          <w:szCs w:val="20"/>
        </w:rPr>
        <w:t xml:space="preserve"> at 3L Platform Conditions at permeate targets of 1 and 2 LMH</w:t>
      </w:r>
      <w:r w:rsidR="00056E6F">
        <w:rPr>
          <w:sz w:val="20"/>
          <w:szCs w:val="20"/>
        </w:rPr>
        <w:t xml:space="preserve"> (D)</w:t>
      </w:r>
      <w:r w:rsidR="00C91620" w:rsidRPr="00F22143">
        <w:rPr>
          <w:sz w:val="20"/>
          <w:szCs w:val="20"/>
        </w:rPr>
        <w:t xml:space="preserve">. </w:t>
      </w:r>
      <w:commentRangeEnd w:id="260"/>
      <w:r w:rsidR="00C91620" w:rsidRPr="00F22143">
        <w:rPr>
          <w:rStyle w:val="CommentReference"/>
          <w:sz w:val="20"/>
          <w:szCs w:val="20"/>
        </w:rPr>
        <w:commentReference w:id="260"/>
      </w:r>
      <w:commentRangeEnd w:id="261"/>
      <w:r w:rsidR="00F669A5" w:rsidRPr="00F22143">
        <w:rPr>
          <w:rStyle w:val="CommentReference"/>
          <w:i w:val="0"/>
          <w:iCs w:val="0"/>
          <w:color w:val="auto"/>
          <w:sz w:val="20"/>
          <w:szCs w:val="20"/>
        </w:rPr>
        <w:commentReference w:id="261"/>
      </w:r>
      <w:r w:rsidR="00C91620" w:rsidRPr="00F22143">
        <w:rPr>
          <w:sz w:val="20"/>
          <w:szCs w:val="20"/>
        </w:rPr>
        <w:t xml:space="preserve">Conditions at 1 LMH correspond to a </w:t>
      </w:r>
      <w:r w:rsidR="00054C80" w:rsidRPr="00F22143">
        <w:rPr>
          <w:sz w:val="20"/>
          <w:szCs w:val="20"/>
        </w:rPr>
        <w:t xml:space="preserve">pre-fouling </w:t>
      </w:r>
      <w:r w:rsidR="00901DC3">
        <w:rPr>
          <w:sz w:val="20"/>
          <w:szCs w:val="20"/>
        </w:rPr>
        <w:t>back</w:t>
      </w:r>
      <w:r w:rsidR="00C91620" w:rsidRPr="00F22143">
        <w:rPr>
          <w:sz w:val="20"/>
          <w:szCs w:val="20"/>
        </w:rPr>
        <w:t xml:space="preserve"> flow ratio of 9.5 (equation-approximation), and conditions at 2 LMH correspond to a</w:t>
      </w:r>
      <w:r w:rsidR="00054C80" w:rsidRPr="00F22143">
        <w:rPr>
          <w:sz w:val="20"/>
          <w:szCs w:val="20"/>
        </w:rPr>
        <w:t xml:space="preserve"> pre-fouling</w:t>
      </w:r>
      <w:r w:rsidR="00C91620" w:rsidRPr="00F22143">
        <w:rPr>
          <w:sz w:val="20"/>
          <w:szCs w:val="20"/>
        </w:rPr>
        <w:t xml:space="preserve"> </w:t>
      </w:r>
      <w:r w:rsidR="00901DC3">
        <w:rPr>
          <w:sz w:val="20"/>
          <w:szCs w:val="20"/>
        </w:rPr>
        <w:t>back</w:t>
      </w:r>
      <w:r w:rsidR="00C91620" w:rsidRPr="00F22143">
        <w:rPr>
          <w:sz w:val="20"/>
          <w:szCs w:val="20"/>
        </w:rPr>
        <w:t xml:space="preserve"> flow ratio of 4.3 (equation-approximation). </w:t>
      </w:r>
    </w:p>
    <w:p w14:paraId="450B5882" w14:textId="77ECA679" w:rsidR="00AD2CF7" w:rsidRDefault="000A71F4" w:rsidP="00AD2CF7">
      <w:pPr>
        <w:pStyle w:val="Subsectionheading"/>
      </w:pPr>
      <w:bookmarkStart w:id="262" w:name="_Ref189747333"/>
      <w:r>
        <w:t xml:space="preserve">Comparing the </w:t>
      </w:r>
      <w:r w:rsidR="00901DC3">
        <w:t>Back</w:t>
      </w:r>
      <w:r>
        <w:t xml:space="preserve"> Flow Ratio to Experimental Results</w:t>
      </w:r>
      <w:bookmarkEnd w:id="262"/>
      <w:r>
        <w:t xml:space="preserve"> </w:t>
      </w:r>
    </w:p>
    <w:p w14:paraId="4ACA84BA" w14:textId="719DF8D4" w:rsidR="008F0BA1" w:rsidRPr="00BD7E99" w:rsidRDefault="007D4E63" w:rsidP="007D4E63">
      <w:pPr>
        <w:pStyle w:val="NoSpacing"/>
        <w:spacing w:line="480" w:lineRule="auto"/>
        <w:ind w:firstLine="0"/>
        <w:rPr>
          <w:sz w:val="24"/>
          <w:szCs w:val="24"/>
        </w:rPr>
      </w:pPr>
      <w:r w:rsidRPr="00BD7E99">
        <w:rPr>
          <w:sz w:val="24"/>
          <w:szCs w:val="24"/>
        </w:rPr>
        <w:t xml:space="preserve">Experiments conducted by </w:t>
      </w:r>
      <w:sdt>
        <w:sdtPr>
          <w:rPr>
            <w:sz w:val="24"/>
            <w:szCs w:val="24"/>
          </w:rPr>
          <w:id w:val="278689614"/>
          <w:citation/>
        </w:sdtPr>
        <w:sdtContent>
          <w:r w:rsidR="00C256C8">
            <w:rPr>
              <w:sz w:val="24"/>
              <w:szCs w:val="24"/>
            </w:rPr>
            <w:fldChar w:fldCharType="begin"/>
          </w:r>
          <w:r w:rsidR="00C256C8">
            <w:rPr>
              <w:sz w:val="24"/>
              <w:szCs w:val="24"/>
            </w:rPr>
            <w:instrText xml:space="preserve"> CITATION WuD24 \l 1033 </w:instrText>
          </w:r>
          <w:r w:rsidR="00C256C8">
            <w:rPr>
              <w:sz w:val="24"/>
              <w:szCs w:val="24"/>
            </w:rPr>
            <w:fldChar w:fldCharType="separate"/>
          </w:r>
          <w:r>
            <w:rPr>
              <w:noProof/>
              <w:sz w:val="24"/>
              <w:szCs w:val="24"/>
            </w:rPr>
            <w:t>(WuDunn, et al., 2024)</w:t>
          </w:r>
          <w:r w:rsidR="00C256C8">
            <w:rPr>
              <w:sz w:val="24"/>
              <w:szCs w:val="24"/>
            </w:rPr>
            <w:fldChar w:fldCharType="end"/>
          </w:r>
        </w:sdtContent>
      </w:sdt>
      <w:r w:rsidR="00C256C8">
        <w:rPr>
          <w:sz w:val="24"/>
          <w:szCs w:val="24"/>
        </w:rPr>
        <w:t xml:space="preserve"> </w:t>
      </w:r>
      <w:r w:rsidRPr="00BD7E99">
        <w:rPr>
          <w:sz w:val="24"/>
          <w:szCs w:val="24"/>
        </w:rPr>
        <w:t xml:space="preserve">and </w:t>
      </w:r>
      <w:sdt>
        <w:sdtPr>
          <w:rPr>
            <w:sz w:val="24"/>
            <w:szCs w:val="24"/>
          </w:rPr>
          <w:id w:val="1580251049"/>
          <w:citation/>
        </w:sdtPr>
        <w:sdtContent>
          <w:r w:rsidR="00C256C8">
            <w:rPr>
              <w:sz w:val="24"/>
              <w:szCs w:val="24"/>
            </w:rPr>
            <w:fldChar w:fldCharType="begin"/>
          </w:r>
          <w:r w:rsidR="00C256C8">
            <w:rPr>
              <w:sz w:val="24"/>
              <w:szCs w:val="24"/>
            </w:rPr>
            <w:instrText xml:space="preserve"> CITATION VuJ24 \l 1033 </w:instrText>
          </w:r>
          <w:r w:rsidR="00C256C8">
            <w:rPr>
              <w:sz w:val="24"/>
              <w:szCs w:val="24"/>
            </w:rPr>
            <w:fldChar w:fldCharType="separate"/>
          </w:r>
          <w:r>
            <w:rPr>
              <w:noProof/>
              <w:sz w:val="24"/>
              <w:szCs w:val="24"/>
            </w:rPr>
            <w:t>(Vu, Gadberry, Coffman, &amp; Lee, 2024)</w:t>
          </w:r>
          <w:r w:rsidR="00C256C8">
            <w:rPr>
              <w:sz w:val="24"/>
              <w:szCs w:val="24"/>
            </w:rPr>
            <w:fldChar w:fldCharType="end"/>
          </w:r>
        </w:sdtContent>
      </w:sdt>
      <w:r w:rsidR="00C256C8">
        <w:rPr>
          <w:sz w:val="24"/>
          <w:szCs w:val="24"/>
        </w:rPr>
        <w:t xml:space="preserve"> </w:t>
      </w:r>
      <w:r w:rsidRPr="00BD7E99">
        <w:rPr>
          <w:sz w:val="24"/>
          <w:szCs w:val="24"/>
        </w:rPr>
        <w:t xml:space="preserve">along with additional experimentation carried out at AstraZeneca </w:t>
      </w:r>
      <w:r w:rsidR="00AC4E01" w:rsidRPr="00BD7E99">
        <w:rPr>
          <w:sz w:val="24"/>
          <w:szCs w:val="24"/>
        </w:rPr>
        <w:t xml:space="preserve">using platform </w:t>
      </w:r>
      <w:proofErr w:type="spellStart"/>
      <w:r w:rsidR="00AC4E01" w:rsidRPr="00BD7E99">
        <w:rPr>
          <w:sz w:val="24"/>
          <w:szCs w:val="24"/>
        </w:rPr>
        <w:t>mAb</w:t>
      </w:r>
      <w:proofErr w:type="spellEnd"/>
      <w:r w:rsidR="00AC4E01" w:rsidRPr="00BD7E99">
        <w:rPr>
          <w:sz w:val="24"/>
          <w:szCs w:val="24"/>
        </w:rPr>
        <w:t xml:space="preserve"> A span a range of </w:t>
      </w:r>
      <w:r w:rsidR="00901DC3">
        <w:rPr>
          <w:sz w:val="24"/>
          <w:szCs w:val="24"/>
        </w:rPr>
        <w:t>back</w:t>
      </w:r>
      <w:r w:rsidR="00AC4E01" w:rsidRPr="00BD7E99">
        <w:rPr>
          <w:sz w:val="24"/>
          <w:szCs w:val="24"/>
        </w:rPr>
        <w:t xml:space="preserve"> flow ratios. </w:t>
      </w:r>
      <w:r w:rsidR="00894F99" w:rsidRPr="00BD7E99">
        <w:rPr>
          <w:sz w:val="24"/>
          <w:szCs w:val="24"/>
        </w:rPr>
        <w:t xml:space="preserve"> </w:t>
      </w:r>
      <w:r w:rsidR="007C3B70" w:rsidRPr="00BD7E99">
        <w:rPr>
          <w:sz w:val="24"/>
          <w:szCs w:val="24"/>
        </w:rPr>
        <w:t xml:space="preserve">The </w:t>
      </w:r>
      <w:r w:rsidR="00901DC3">
        <w:rPr>
          <w:sz w:val="24"/>
          <w:szCs w:val="24"/>
        </w:rPr>
        <w:t>back</w:t>
      </w:r>
      <w:r w:rsidR="007C3B70" w:rsidRPr="00BD7E99">
        <w:rPr>
          <w:sz w:val="24"/>
          <w:szCs w:val="24"/>
        </w:rPr>
        <w:t xml:space="preserve"> flow ratio </w:t>
      </w:r>
      <w:r w:rsidR="00C256C8">
        <w:rPr>
          <w:sz w:val="24"/>
          <w:szCs w:val="24"/>
        </w:rPr>
        <w:t>(for an unfouled filter)</w:t>
      </w:r>
      <w:r w:rsidR="005C7568" w:rsidRPr="00BD7E99">
        <w:rPr>
          <w:sz w:val="24"/>
          <w:szCs w:val="24"/>
        </w:rPr>
        <w:t xml:space="preserve"> </w:t>
      </w:r>
      <w:r w:rsidR="007C3B70" w:rsidRPr="00BD7E99">
        <w:rPr>
          <w:sz w:val="24"/>
          <w:szCs w:val="24"/>
        </w:rPr>
        <w:t xml:space="preserve">was calculated for each fiber type and operation condition. This was then compared to </w:t>
      </w:r>
      <w:r w:rsidR="0018101E" w:rsidRPr="00BD7E99">
        <w:rPr>
          <w:sz w:val="24"/>
          <w:szCs w:val="24"/>
        </w:rPr>
        <w:t>the permeate</w:t>
      </w:r>
      <w:r w:rsidR="007C3B70" w:rsidRPr="00BD7E99">
        <w:rPr>
          <w:sz w:val="24"/>
          <w:szCs w:val="24"/>
        </w:rPr>
        <w:t xml:space="preserve"> throughput per</w:t>
      </w:r>
      <w:r w:rsidR="0018101E" w:rsidRPr="00BD7E99">
        <w:rPr>
          <w:sz w:val="24"/>
          <w:szCs w:val="24"/>
        </w:rPr>
        <w:t xml:space="preserve"> fiber area</w:t>
      </w:r>
      <w:r w:rsidR="005C7568" w:rsidRPr="00BD7E99">
        <w:rPr>
          <w:sz w:val="24"/>
          <w:szCs w:val="24"/>
        </w:rPr>
        <w:t xml:space="preserve"> </w:t>
      </w:r>
      <w:r w:rsidR="007C3B70" w:rsidRPr="00BD7E99">
        <w:rPr>
          <w:sz w:val="24"/>
          <w:szCs w:val="24"/>
        </w:rPr>
        <w:t>(L/m</w:t>
      </w:r>
      <w:r w:rsidR="007C3B70" w:rsidRPr="00BD7E99">
        <w:rPr>
          <w:sz w:val="24"/>
          <w:szCs w:val="24"/>
          <w:vertAlign w:val="superscript"/>
        </w:rPr>
        <w:t>2</w:t>
      </w:r>
      <w:r w:rsidR="007C3B70" w:rsidRPr="00BD7E99">
        <w:rPr>
          <w:sz w:val="24"/>
          <w:szCs w:val="24"/>
        </w:rPr>
        <w:t>) at 50% sieving. Viscosity was taken to be an</w:t>
      </w:r>
      <w:r w:rsidR="00D920D1">
        <w:rPr>
          <w:sz w:val="24"/>
          <w:szCs w:val="24"/>
        </w:rPr>
        <w:t xml:space="preserve"> approximate</w:t>
      </w:r>
      <w:r w:rsidR="007C3B70" w:rsidRPr="00BD7E99">
        <w:rPr>
          <w:sz w:val="24"/>
          <w:szCs w:val="24"/>
        </w:rPr>
        <w:t xml:space="preserve"> inoculation viscosity of 1 </w:t>
      </w:r>
      <w:proofErr w:type="spellStart"/>
      <w:r w:rsidR="007C3B70" w:rsidRPr="00BD7E99">
        <w:rPr>
          <w:sz w:val="24"/>
          <w:szCs w:val="24"/>
        </w:rPr>
        <w:t>cP</w:t>
      </w:r>
      <w:proofErr w:type="spellEnd"/>
      <w:r w:rsidR="008C10D5">
        <w:rPr>
          <w:sz w:val="24"/>
          <w:szCs w:val="24"/>
        </w:rPr>
        <w:t xml:space="preserve"> as determined experimentally with cell culture </w:t>
      </w:r>
      <w:r w:rsidR="008C10D5">
        <w:rPr>
          <w:sz w:val="24"/>
          <w:szCs w:val="24"/>
        </w:rPr>
        <w:lastRenderedPageBreak/>
        <w:t xml:space="preserve">samples. </w:t>
      </w:r>
      <w:r w:rsidR="007C3B70" w:rsidRPr="00BD7E99">
        <w:rPr>
          <w:sz w:val="24"/>
          <w:szCs w:val="24"/>
        </w:rPr>
        <w:t xml:space="preserve">Membrane permeabilities for the Asahi Kasei fibers were retrieved </w:t>
      </w:r>
      <w:r w:rsidR="00504460" w:rsidRPr="00BD7E99">
        <w:rPr>
          <w:sz w:val="24"/>
          <w:szCs w:val="24"/>
        </w:rPr>
        <w:t xml:space="preserve">from </w:t>
      </w:r>
      <w:r w:rsidR="000013F0" w:rsidRPr="00BD7E99">
        <w:rPr>
          <w:sz w:val="24"/>
          <w:szCs w:val="24"/>
        </w:rPr>
        <w:t>the work of Pin</w:t>
      </w:r>
      <w:r w:rsidR="00A53DD5" w:rsidRPr="00BD7E99">
        <w:rPr>
          <w:sz w:val="24"/>
          <w:szCs w:val="24"/>
        </w:rPr>
        <w:t>to</w:t>
      </w:r>
      <w:r w:rsidR="000013F0" w:rsidRPr="00BD7E99">
        <w:rPr>
          <w:sz w:val="24"/>
          <w:szCs w:val="24"/>
        </w:rPr>
        <w:t xml:space="preserve"> et al. </w:t>
      </w:r>
      <w:sdt>
        <w:sdtPr>
          <w:rPr>
            <w:sz w:val="24"/>
            <w:szCs w:val="24"/>
          </w:rPr>
          <w:id w:val="-1054547473"/>
          <w:citation/>
        </w:sdtPr>
        <w:sdtContent>
          <w:r w:rsidR="000013F0" w:rsidRPr="00BD7E99">
            <w:rPr>
              <w:sz w:val="24"/>
              <w:szCs w:val="24"/>
            </w:rPr>
            <w:fldChar w:fldCharType="begin"/>
          </w:r>
          <w:r w:rsidR="000013F0" w:rsidRPr="00BD7E99">
            <w:rPr>
              <w:sz w:val="24"/>
              <w:szCs w:val="24"/>
            </w:rPr>
            <w:instrText xml:space="preserve"> CITATION Pin20 \l 1033 </w:instrText>
          </w:r>
          <w:r w:rsidR="000013F0" w:rsidRPr="00BD7E99">
            <w:rPr>
              <w:sz w:val="24"/>
              <w:szCs w:val="24"/>
            </w:rPr>
            <w:fldChar w:fldCharType="separate"/>
          </w:r>
          <w:r>
            <w:rPr>
              <w:noProof/>
              <w:sz w:val="24"/>
              <w:szCs w:val="24"/>
            </w:rPr>
            <w:t>(Pinto &amp; Brower, 2020)</w:t>
          </w:r>
          <w:r w:rsidR="000013F0" w:rsidRPr="00BD7E99">
            <w:rPr>
              <w:sz w:val="24"/>
              <w:szCs w:val="24"/>
            </w:rPr>
            <w:fldChar w:fldCharType="end"/>
          </w:r>
        </w:sdtContent>
      </w:sdt>
      <w:r w:rsidR="000013F0" w:rsidRPr="00BD7E99">
        <w:rPr>
          <w:sz w:val="24"/>
          <w:szCs w:val="24"/>
        </w:rPr>
        <w:t xml:space="preserve">. For the remaining fibers, </w:t>
      </w:r>
      <w:r w:rsidR="00A53DD5" w:rsidRPr="00BD7E99">
        <w:rPr>
          <w:sz w:val="24"/>
          <w:szCs w:val="24"/>
        </w:rPr>
        <w:t>natural flux water testing was performed at AstraZeneca following the same methodology</w:t>
      </w:r>
      <w:r w:rsidR="00076B26" w:rsidRPr="00BD7E99">
        <w:rPr>
          <w:sz w:val="24"/>
          <w:szCs w:val="24"/>
        </w:rPr>
        <w:t xml:space="preserve"> used by</w:t>
      </w:r>
      <w:r w:rsidR="00A53DD5" w:rsidRPr="00BD7E99">
        <w:rPr>
          <w:sz w:val="24"/>
          <w:szCs w:val="24"/>
        </w:rPr>
        <w:t xml:space="preserve"> </w:t>
      </w:r>
      <w:sdt>
        <w:sdtPr>
          <w:rPr>
            <w:sz w:val="24"/>
            <w:szCs w:val="24"/>
          </w:rPr>
          <w:id w:val="764812112"/>
          <w:citation/>
        </w:sdtPr>
        <w:sdtContent>
          <w:r w:rsidR="00C256C8">
            <w:rPr>
              <w:sz w:val="24"/>
              <w:szCs w:val="24"/>
            </w:rPr>
            <w:fldChar w:fldCharType="begin"/>
          </w:r>
          <w:r w:rsidR="00C256C8">
            <w:rPr>
              <w:sz w:val="24"/>
              <w:szCs w:val="24"/>
            </w:rPr>
            <w:instrText xml:space="preserve"> CITATION Pin20 \l 1033 </w:instrText>
          </w:r>
          <w:r w:rsidR="00C256C8">
            <w:rPr>
              <w:sz w:val="24"/>
              <w:szCs w:val="24"/>
            </w:rPr>
            <w:fldChar w:fldCharType="separate"/>
          </w:r>
          <w:r>
            <w:rPr>
              <w:noProof/>
              <w:sz w:val="24"/>
              <w:szCs w:val="24"/>
            </w:rPr>
            <w:t>(Pinto &amp; Brower, 2020)</w:t>
          </w:r>
          <w:r w:rsidR="00C256C8">
            <w:rPr>
              <w:sz w:val="24"/>
              <w:szCs w:val="24"/>
            </w:rPr>
            <w:fldChar w:fldCharType="end"/>
          </w:r>
        </w:sdtContent>
      </w:sdt>
      <w:r w:rsidR="00C256C8">
        <w:rPr>
          <w:sz w:val="24"/>
          <w:szCs w:val="24"/>
        </w:rPr>
        <w:t xml:space="preserve"> </w:t>
      </w:r>
      <w:r w:rsidR="00A53DD5" w:rsidRPr="00BD7E99">
        <w:rPr>
          <w:sz w:val="24"/>
          <w:szCs w:val="24"/>
        </w:rPr>
        <w:t xml:space="preserve">to calculate membrane permeabilities. </w:t>
      </w:r>
      <w:r w:rsidR="00F669A5" w:rsidRPr="00BD7E99">
        <w:rPr>
          <w:sz w:val="24"/>
          <w:szCs w:val="24"/>
        </w:rPr>
        <w:t>Results are shown</w:t>
      </w:r>
      <w:r w:rsidR="00D71C1D" w:rsidRPr="00BD7E99">
        <w:rPr>
          <w:sz w:val="24"/>
          <w:szCs w:val="24"/>
        </w:rPr>
        <w:t xml:space="preserve"> in </w:t>
      </w:r>
      <w:r w:rsidR="00B27ECF" w:rsidRPr="00BD7E99">
        <w:rPr>
          <w:sz w:val="24"/>
          <w:szCs w:val="24"/>
        </w:rPr>
        <w:fldChar w:fldCharType="begin"/>
      </w:r>
      <w:r w:rsidR="00B27ECF" w:rsidRPr="00BD7E99">
        <w:rPr>
          <w:sz w:val="24"/>
          <w:szCs w:val="24"/>
        </w:rPr>
        <w:instrText xml:space="preserve"> REF _Ref178953223 </w:instrText>
      </w:r>
      <w:r w:rsidR="00BD7E99">
        <w:rPr>
          <w:sz w:val="24"/>
          <w:szCs w:val="24"/>
        </w:rPr>
        <w:instrText xml:space="preserve"> \* MERGEFORMAT </w:instrText>
      </w:r>
      <w:r w:rsidR="00B27ECF" w:rsidRPr="00BD7E99">
        <w:rPr>
          <w:sz w:val="24"/>
          <w:szCs w:val="24"/>
        </w:rPr>
        <w:fldChar w:fldCharType="separate"/>
      </w:r>
      <w:r w:rsidR="000C7203" w:rsidRPr="000C7203">
        <w:rPr>
          <w:sz w:val="24"/>
          <w:szCs w:val="24"/>
        </w:rPr>
        <w:t xml:space="preserve">Table </w:t>
      </w:r>
      <w:r w:rsidR="000C7203" w:rsidRPr="000C7203">
        <w:rPr>
          <w:noProof/>
          <w:sz w:val="24"/>
          <w:szCs w:val="24"/>
        </w:rPr>
        <w:t>2</w:t>
      </w:r>
      <w:r w:rsidR="00B27ECF" w:rsidRPr="00BD7E99">
        <w:rPr>
          <w:sz w:val="24"/>
          <w:szCs w:val="24"/>
        </w:rPr>
        <w:fldChar w:fldCharType="end"/>
      </w:r>
      <w:r w:rsidR="00B27ECF" w:rsidRPr="00BD7E99">
        <w:rPr>
          <w:sz w:val="24"/>
          <w:szCs w:val="24"/>
        </w:rPr>
        <w:t xml:space="preserve"> and below. </w:t>
      </w:r>
      <w:r w:rsidR="00033374" w:rsidRPr="00BD7E99">
        <w:rPr>
          <w:sz w:val="24"/>
          <w:szCs w:val="24"/>
        </w:rPr>
        <w:t xml:space="preserve">Each row represents a different bioreactor and experiment with varying </w:t>
      </w:r>
      <w:r w:rsidR="005C0E6C" w:rsidRPr="00BD7E99">
        <w:rPr>
          <w:sz w:val="24"/>
          <w:szCs w:val="24"/>
        </w:rPr>
        <w:t xml:space="preserve">cell culture performances which would not be captured in the </w:t>
      </w:r>
      <w:r w:rsidR="00901DC3">
        <w:rPr>
          <w:sz w:val="24"/>
          <w:szCs w:val="24"/>
        </w:rPr>
        <w:t>back</w:t>
      </w:r>
      <w:r w:rsidR="005C0E6C" w:rsidRPr="00BD7E99">
        <w:rPr>
          <w:sz w:val="24"/>
          <w:szCs w:val="24"/>
        </w:rPr>
        <w:t xml:space="preserve"> flow ratio</w:t>
      </w:r>
      <w:r w:rsidR="00033374" w:rsidRPr="00BD7E99">
        <w:rPr>
          <w:sz w:val="24"/>
          <w:szCs w:val="24"/>
        </w:rPr>
        <w:t>. As discussed</w:t>
      </w:r>
      <w:r w:rsidR="002F46F2">
        <w:rPr>
          <w:sz w:val="24"/>
          <w:szCs w:val="24"/>
        </w:rPr>
        <w:t xml:space="preserve"> previously</w:t>
      </w:r>
      <w:r w:rsidR="00033374" w:rsidRPr="00BD7E99">
        <w:rPr>
          <w:sz w:val="24"/>
          <w:szCs w:val="24"/>
        </w:rPr>
        <w:t xml:space="preserve">, cell culture performance </w:t>
      </w:r>
      <w:proofErr w:type="gramStart"/>
      <w:r w:rsidR="00033374" w:rsidRPr="00BD7E99">
        <w:rPr>
          <w:sz w:val="24"/>
          <w:szCs w:val="24"/>
        </w:rPr>
        <w:t>has an effect on</w:t>
      </w:r>
      <w:proofErr w:type="gramEnd"/>
      <w:r w:rsidR="00033374" w:rsidRPr="00BD7E99">
        <w:rPr>
          <w:sz w:val="24"/>
          <w:szCs w:val="24"/>
        </w:rPr>
        <w:t xml:space="preserve"> sieving profiles</w:t>
      </w:r>
      <w:r w:rsidR="005C0E6C" w:rsidRPr="00BD7E99">
        <w:rPr>
          <w:sz w:val="24"/>
          <w:szCs w:val="24"/>
        </w:rPr>
        <w:t xml:space="preserve"> which causes the variability in permeate throughput at </w:t>
      </w:r>
      <w:proofErr w:type="gramStart"/>
      <w:r w:rsidR="005C0E6C" w:rsidRPr="00BD7E99">
        <w:rPr>
          <w:sz w:val="24"/>
          <w:szCs w:val="24"/>
        </w:rPr>
        <w:t>operationally-equivalent</w:t>
      </w:r>
      <w:proofErr w:type="gramEnd"/>
      <w:r w:rsidR="005C0E6C" w:rsidRPr="00BD7E99">
        <w:rPr>
          <w:sz w:val="24"/>
          <w:szCs w:val="24"/>
        </w:rPr>
        <w:t xml:space="preserve"> conditions. </w:t>
      </w:r>
    </w:p>
    <w:p w14:paraId="2C211F15" w14:textId="77777777" w:rsidR="00771950" w:rsidRDefault="00771950" w:rsidP="007D4E63">
      <w:pPr>
        <w:pStyle w:val="NoSpacing"/>
        <w:spacing w:line="480" w:lineRule="auto"/>
        <w:ind w:firstLine="0"/>
      </w:pPr>
    </w:p>
    <w:tbl>
      <w:tblPr>
        <w:tblStyle w:val="GridTable2-Accent1"/>
        <w:tblW w:w="5717" w:type="pct"/>
        <w:tblLayout w:type="fixed"/>
        <w:tblLook w:val="04A0" w:firstRow="1" w:lastRow="0" w:firstColumn="1" w:lastColumn="0" w:noHBand="0" w:noVBand="1"/>
      </w:tblPr>
      <w:tblGrid>
        <w:gridCol w:w="933"/>
        <w:gridCol w:w="772"/>
        <w:gridCol w:w="991"/>
        <w:gridCol w:w="1352"/>
        <w:gridCol w:w="809"/>
        <w:gridCol w:w="743"/>
        <w:gridCol w:w="877"/>
        <w:gridCol w:w="995"/>
        <w:gridCol w:w="935"/>
        <w:gridCol w:w="952"/>
        <w:gridCol w:w="939"/>
        <w:gridCol w:w="23"/>
      </w:tblGrid>
      <w:tr w:rsidR="008C4324" w:rsidRPr="00E74A90" w14:paraId="6C5E2DDF" w14:textId="75E1F1E7" w:rsidTr="00946F44">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52" w:type="pct"/>
            <w:noWrap/>
            <w:hideMark/>
          </w:tcPr>
          <w:p w14:paraId="7BF690BE" w14:textId="77777777" w:rsidR="008C4324" w:rsidRPr="00150058" w:rsidRDefault="008C4324" w:rsidP="00150058">
            <w:pPr>
              <w:ind w:firstLine="0"/>
              <w:jc w:val="left"/>
              <w:rPr>
                <w:rFonts w:ascii="Times New Roman" w:hAnsi="Times New Roman"/>
                <w:sz w:val="18"/>
                <w:szCs w:val="18"/>
                <w:lang w:eastAsia="en-US"/>
              </w:rPr>
            </w:pPr>
          </w:p>
        </w:tc>
        <w:tc>
          <w:tcPr>
            <w:tcW w:w="374" w:type="pct"/>
            <w:noWrap/>
            <w:hideMark/>
          </w:tcPr>
          <w:p w14:paraId="005303E1" w14:textId="77777777" w:rsidR="008C4324" w:rsidRPr="00150058" w:rsidRDefault="008C4324" w:rsidP="00150058">
            <w:pPr>
              <w:ind w:firstLine="0"/>
              <w:jc w:val="left"/>
              <w:cnfStyle w:val="100000000000" w:firstRow="1"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Area (m2)</w:t>
            </w:r>
          </w:p>
        </w:tc>
        <w:tc>
          <w:tcPr>
            <w:tcW w:w="480" w:type="pct"/>
            <w:noWrap/>
            <w:hideMark/>
          </w:tcPr>
          <w:p w14:paraId="0BC88909" w14:textId="31F13FE6" w:rsidR="008C4324" w:rsidRPr="00150058" w:rsidRDefault="008C4324" w:rsidP="00150058">
            <w:pPr>
              <w:ind w:firstLine="0"/>
              <w:jc w:val="left"/>
              <w:cnfStyle w:val="100000000000" w:firstRow="1"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E74A90">
              <w:rPr>
                <w:rFonts w:ascii="Calibri" w:hAnsi="Calibri" w:cs="Calibri"/>
                <w:color w:val="3F4444"/>
                <w:sz w:val="18"/>
                <w:szCs w:val="18"/>
                <w:lang w:eastAsia="en-US"/>
              </w:rPr>
              <w:t xml:space="preserve">Net Permeate </w:t>
            </w:r>
            <w:r w:rsidRPr="00150058">
              <w:rPr>
                <w:rFonts w:ascii="Calibri" w:hAnsi="Calibri" w:cs="Calibri"/>
                <w:color w:val="3F4444"/>
                <w:sz w:val="18"/>
                <w:szCs w:val="18"/>
                <w:lang w:eastAsia="en-US"/>
              </w:rPr>
              <w:t>Flux (LMH)</w:t>
            </w:r>
          </w:p>
        </w:tc>
        <w:tc>
          <w:tcPr>
            <w:tcW w:w="655" w:type="pct"/>
            <w:noWrap/>
            <w:hideMark/>
          </w:tcPr>
          <w:p w14:paraId="273DDDE3" w14:textId="32FF79BD" w:rsidR="008C4324" w:rsidRPr="00150058" w:rsidRDefault="008C4324" w:rsidP="00150058">
            <w:pPr>
              <w:ind w:firstLine="0"/>
              <w:jc w:val="left"/>
              <w:cnfStyle w:val="100000000000" w:firstRow="1"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E74A90">
              <w:rPr>
                <w:rFonts w:ascii="Calibri" w:hAnsi="Calibri" w:cs="Calibri"/>
                <w:color w:val="3F4444"/>
                <w:sz w:val="18"/>
                <w:szCs w:val="18"/>
                <w:lang w:eastAsia="en-US"/>
              </w:rPr>
              <w:t xml:space="preserve">Experimental </w:t>
            </w:r>
            <w:r>
              <w:rPr>
                <w:rFonts w:ascii="Calibri" w:hAnsi="Calibri" w:cs="Calibri"/>
                <w:color w:val="3F4444"/>
                <w:sz w:val="18"/>
                <w:szCs w:val="18"/>
                <w:lang w:eastAsia="en-US"/>
              </w:rPr>
              <w:t>Permeate Throughput</w:t>
            </w:r>
            <w:r w:rsidRPr="00150058">
              <w:rPr>
                <w:rFonts w:ascii="Calibri" w:hAnsi="Calibri" w:cs="Calibri"/>
                <w:color w:val="3F4444"/>
                <w:sz w:val="18"/>
                <w:szCs w:val="18"/>
                <w:lang w:eastAsia="en-US"/>
              </w:rPr>
              <w:t xml:space="preserve"> </w:t>
            </w:r>
            <w:r w:rsidRPr="00E74A90">
              <w:rPr>
                <w:rFonts w:ascii="Calibri" w:hAnsi="Calibri" w:cs="Calibri"/>
                <w:color w:val="3F4444"/>
                <w:sz w:val="18"/>
                <w:szCs w:val="18"/>
                <w:lang w:eastAsia="en-US"/>
              </w:rPr>
              <w:t xml:space="preserve">at 50% Sieving </w:t>
            </w:r>
            <w:r w:rsidRPr="00150058">
              <w:rPr>
                <w:rFonts w:ascii="Calibri" w:hAnsi="Calibri" w:cs="Calibri"/>
                <w:color w:val="3F4444"/>
                <w:sz w:val="18"/>
                <w:szCs w:val="18"/>
                <w:lang w:eastAsia="en-US"/>
              </w:rPr>
              <w:t>(L/m2)</w:t>
            </w:r>
          </w:p>
        </w:tc>
        <w:tc>
          <w:tcPr>
            <w:tcW w:w="392" w:type="pct"/>
            <w:noWrap/>
            <w:hideMark/>
          </w:tcPr>
          <w:p w14:paraId="0B76177D" w14:textId="77777777" w:rsidR="008C4324" w:rsidRPr="00150058" w:rsidRDefault="008C4324" w:rsidP="00150058">
            <w:pPr>
              <w:ind w:firstLine="0"/>
              <w:jc w:val="left"/>
              <w:cnfStyle w:val="100000000000" w:firstRow="1"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Length (cm)</w:t>
            </w:r>
          </w:p>
        </w:tc>
        <w:tc>
          <w:tcPr>
            <w:tcW w:w="360" w:type="pct"/>
            <w:noWrap/>
            <w:hideMark/>
          </w:tcPr>
          <w:p w14:paraId="4C6FCC52" w14:textId="6A6B3256" w:rsidR="008C4324" w:rsidRPr="00150058" w:rsidRDefault="008C4324" w:rsidP="00150058">
            <w:pPr>
              <w:ind w:firstLine="0"/>
              <w:jc w:val="left"/>
              <w:cnfStyle w:val="100000000000" w:firstRow="1"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E74A90">
              <w:rPr>
                <w:rFonts w:ascii="Calibri" w:hAnsi="Calibri" w:cs="Calibri"/>
                <w:color w:val="3F4444"/>
                <w:sz w:val="18"/>
                <w:szCs w:val="18"/>
                <w:lang w:eastAsia="en-US"/>
              </w:rPr>
              <w:t xml:space="preserve">Lumen </w:t>
            </w:r>
            <w:r>
              <w:rPr>
                <w:rFonts w:ascii="Calibri" w:hAnsi="Calibri" w:cs="Calibri"/>
                <w:color w:val="3F4444"/>
                <w:sz w:val="18"/>
                <w:szCs w:val="18"/>
                <w:lang w:eastAsia="en-US"/>
              </w:rPr>
              <w:t>ID</w:t>
            </w:r>
            <w:r w:rsidRPr="00150058">
              <w:rPr>
                <w:rFonts w:ascii="Calibri" w:hAnsi="Calibri" w:cs="Calibri"/>
                <w:color w:val="3F4444"/>
                <w:sz w:val="18"/>
                <w:szCs w:val="18"/>
                <w:lang w:eastAsia="en-US"/>
              </w:rPr>
              <w:t xml:space="preserve"> (mm)</w:t>
            </w:r>
          </w:p>
        </w:tc>
        <w:tc>
          <w:tcPr>
            <w:tcW w:w="425" w:type="pct"/>
            <w:noWrap/>
            <w:hideMark/>
          </w:tcPr>
          <w:p w14:paraId="77FE46EE" w14:textId="7F2F4F87" w:rsidR="008C4324" w:rsidRPr="00150058" w:rsidRDefault="008C4324" w:rsidP="00150058">
            <w:pPr>
              <w:ind w:firstLine="0"/>
              <w:jc w:val="left"/>
              <w:cnfStyle w:val="100000000000" w:firstRow="1"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Pr>
                <w:rFonts w:ascii="Calibri" w:hAnsi="Calibri" w:cs="Calibri"/>
                <w:color w:val="3F4444"/>
                <w:sz w:val="18"/>
                <w:szCs w:val="18"/>
                <w:lang w:eastAsia="en-US"/>
              </w:rPr>
              <w:t xml:space="preserve">Bioreactor </w:t>
            </w:r>
            <w:r w:rsidRPr="00150058">
              <w:rPr>
                <w:rFonts w:ascii="Calibri" w:hAnsi="Calibri" w:cs="Calibri"/>
                <w:color w:val="3F4444"/>
                <w:sz w:val="18"/>
                <w:szCs w:val="18"/>
                <w:lang w:eastAsia="en-US"/>
              </w:rPr>
              <w:t>Volume</w:t>
            </w:r>
            <w:r w:rsidRPr="00E74A90">
              <w:rPr>
                <w:rFonts w:ascii="Calibri" w:hAnsi="Calibri" w:cs="Calibri"/>
                <w:color w:val="3F4444"/>
                <w:sz w:val="18"/>
                <w:szCs w:val="18"/>
                <w:lang w:eastAsia="en-US"/>
              </w:rPr>
              <w:t xml:space="preserve"> (L)</w:t>
            </w:r>
          </w:p>
        </w:tc>
        <w:tc>
          <w:tcPr>
            <w:tcW w:w="482" w:type="pct"/>
            <w:noWrap/>
            <w:hideMark/>
          </w:tcPr>
          <w:p w14:paraId="5F6023B5" w14:textId="5328AF4C" w:rsidR="008C4324" w:rsidRPr="00150058" w:rsidRDefault="0028561B" w:rsidP="00150058">
            <w:pPr>
              <w:ind w:firstLine="0"/>
              <w:jc w:val="left"/>
              <w:cnfStyle w:val="100000000000" w:firstRow="1"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Pr>
                <w:rFonts w:ascii="Calibri" w:hAnsi="Calibri" w:cs="Calibri"/>
                <w:color w:val="3F4444"/>
                <w:sz w:val="18"/>
                <w:szCs w:val="18"/>
                <w:lang w:eastAsia="en-US"/>
              </w:rPr>
              <w:t xml:space="preserve">Experimental </w:t>
            </w:r>
            <w:r w:rsidR="008C4324" w:rsidRPr="00150058">
              <w:rPr>
                <w:rFonts w:ascii="Calibri" w:hAnsi="Calibri" w:cs="Calibri"/>
                <w:color w:val="3F4444"/>
                <w:sz w:val="18"/>
                <w:szCs w:val="18"/>
                <w:lang w:eastAsia="en-US"/>
              </w:rPr>
              <w:t xml:space="preserve">Permeability </w:t>
            </w:r>
            <w:r w:rsidR="008C4324">
              <w:rPr>
                <w:rFonts w:ascii="Calibri" w:hAnsi="Calibri" w:cs="Calibri"/>
                <w:color w:val="3F4444"/>
                <w:sz w:val="18"/>
                <w:szCs w:val="18"/>
                <w:lang w:eastAsia="en-US"/>
              </w:rPr>
              <w:t>(LMH/psi)</w:t>
            </w:r>
          </w:p>
        </w:tc>
        <w:tc>
          <w:tcPr>
            <w:tcW w:w="453" w:type="pct"/>
            <w:noWrap/>
            <w:hideMark/>
          </w:tcPr>
          <w:p w14:paraId="6397EA5E" w14:textId="64635311" w:rsidR="008C4324" w:rsidRPr="00150058" w:rsidRDefault="008C4324" w:rsidP="00150058">
            <w:pPr>
              <w:ind w:firstLine="0"/>
              <w:jc w:val="left"/>
              <w:cnfStyle w:val="100000000000" w:firstRow="1"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Recirc</w:t>
            </w:r>
            <w:r>
              <w:rPr>
                <w:rFonts w:ascii="Calibri" w:hAnsi="Calibri" w:cs="Calibri"/>
                <w:color w:val="3F4444"/>
                <w:sz w:val="18"/>
                <w:szCs w:val="18"/>
                <w:lang w:eastAsia="en-US"/>
              </w:rPr>
              <w:t xml:space="preserve">ulation Shear </w:t>
            </w:r>
            <w:r w:rsidRPr="00150058">
              <w:rPr>
                <w:rFonts w:ascii="Calibri" w:hAnsi="Calibri" w:cs="Calibri"/>
                <w:color w:val="3F4444"/>
                <w:sz w:val="18"/>
                <w:szCs w:val="18"/>
                <w:lang w:eastAsia="en-US"/>
              </w:rPr>
              <w:t>Rate</w:t>
            </w:r>
            <w:r>
              <w:rPr>
                <w:rFonts w:ascii="Calibri" w:hAnsi="Calibri" w:cs="Calibri"/>
                <w:color w:val="3F4444"/>
                <w:sz w:val="18"/>
                <w:szCs w:val="18"/>
                <w:lang w:eastAsia="en-US"/>
              </w:rPr>
              <w:t xml:space="preserve"> (s</w:t>
            </w:r>
            <w:r w:rsidRPr="003F6E0A">
              <w:rPr>
                <w:rFonts w:ascii="Calibri" w:hAnsi="Calibri" w:cs="Calibri"/>
                <w:color w:val="3F4444"/>
                <w:sz w:val="18"/>
                <w:szCs w:val="18"/>
                <w:vertAlign w:val="superscript"/>
                <w:lang w:eastAsia="en-US"/>
              </w:rPr>
              <w:t>-1</w:t>
            </w:r>
            <w:r>
              <w:rPr>
                <w:rFonts w:ascii="Calibri" w:hAnsi="Calibri" w:cs="Calibri"/>
                <w:color w:val="3F4444"/>
                <w:sz w:val="18"/>
                <w:szCs w:val="18"/>
                <w:lang w:eastAsia="en-US"/>
              </w:rPr>
              <w:t>)</w:t>
            </w:r>
          </w:p>
        </w:tc>
        <w:tc>
          <w:tcPr>
            <w:tcW w:w="461" w:type="pct"/>
            <w:noWrap/>
            <w:hideMark/>
          </w:tcPr>
          <w:p w14:paraId="67275E6B" w14:textId="788820AF" w:rsidR="008C4324" w:rsidRPr="00150058" w:rsidRDefault="00901DC3" w:rsidP="00150058">
            <w:pPr>
              <w:ind w:firstLine="0"/>
              <w:jc w:val="left"/>
              <w:cnfStyle w:val="100000000000" w:firstRow="1"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Pr>
                <w:rFonts w:ascii="Calibri" w:hAnsi="Calibri" w:cs="Calibri"/>
                <w:color w:val="3F4444"/>
                <w:sz w:val="18"/>
                <w:szCs w:val="18"/>
                <w:lang w:eastAsia="en-US"/>
              </w:rPr>
              <w:t>Back</w:t>
            </w:r>
            <w:r w:rsidR="008C4324" w:rsidRPr="00E74A90">
              <w:rPr>
                <w:rFonts w:ascii="Calibri" w:hAnsi="Calibri" w:cs="Calibri"/>
                <w:color w:val="3F4444"/>
                <w:sz w:val="18"/>
                <w:szCs w:val="18"/>
                <w:lang w:eastAsia="en-US"/>
              </w:rPr>
              <w:t xml:space="preserve"> Flow Ratio</w:t>
            </w:r>
            <w:r w:rsidR="008C4324">
              <w:rPr>
                <w:rFonts w:ascii="Calibri" w:hAnsi="Calibri" w:cs="Calibri"/>
                <w:color w:val="3F4444"/>
                <w:sz w:val="18"/>
                <w:szCs w:val="18"/>
                <w:lang w:eastAsia="en-US"/>
              </w:rPr>
              <w:t xml:space="preserve"> – Equation Approximation</w:t>
            </w:r>
            <w:ins w:id="263" w:author="Dhingra, Ashna" w:date="2025-03-21T18:19:00Z">
              <w:r w:rsidR="00982BA7">
                <w:rPr>
                  <w:rFonts w:ascii="Calibri" w:hAnsi="Calibri" w:cs="Calibri"/>
                  <w:color w:val="3F4444"/>
                  <w:sz w:val="18"/>
                  <w:szCs w:val="18"/>
                  <w:lang w:eastAsia="en-US"/>
                </w:rPr>
                <w:t xml:space="preserve"> (BFR2)</w:t>
              </w:r>
            </w:ins>
          </w:p>
        </w:tc>
        <w:tc>
          <w:tcPr>
            <w:tcW w:w="466" w:type="pct"/>
            <w:gridSpan w:val="2"/>
          </w:tcPr>
          <w:p w14:paraId="780A122B" w14:textId="64E01953" w:rsidR="008C4324" w:rsidRPr="00E74A90" w:rsidRDefault="00901DC3" w:rsidP="00150058">
            <w:pPr>
              <w:ind w:firstLine="0"/>
              <w:jc w:val="left"/>
              <w:cnfStyle w:val="100000000000" w:firstRow="1"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Pr>
                <w:rFonts w:ascii="Calibri" w:hAnsi="Calibri" w:cs="Calibri"/>
                <w:color w:val="3F4444"/>
                <w:sz w:val="18"/>
                <w:szCs w:val="18"/>
                <w:lang w:eastAsia="en-US"/>
              </w:rPr>
              <w:t>Back</w:t>
            </w:r>
            <w:r w:rsidR="00052100">
              <w:rPr>
                <w:rFonts w:ascii="Calibri" w:hAnsi="Calibri" w:cs="Calibri"/>
                <w:color w:val="3F4444"/>
                <w:sz w:val="18"/>
                <w:szCs w:val="18"/>
                <w:lang w:eastAsia="en-US"/>
              </w:rPr>
              <w:t xml:space="preserve"> Flow Ratio – ODE Model Calculation</w:t>
            </w:r>
          </w:p>
        </w:tc>
      </w:tr>
      <w:tr w:rsidR="007F1E4E" w:rsidRPr="00E74A90" w14:paraId="02D7062C" w14:textId="60B8F9E5" w:rsidTr="00946F4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52" w:type="pct"/>
            <w:vMerge w:val="restart"/>
            <w:noWrap/>
            <w:hideMark/>
          </w:tcPr>
          <w:p w14:paraId="7412BFA4" w14:textId="40E94BAD" w:rsidR="007F1E4E" w:rsidRPr="00DB3F21" w:rsidRDefault="007F1E4E" w:rsidP="007F1E4E">
            <w:pPr>
              <w:ind w:firstLine="0"/>
              <w:jc w:val="left"/>
              <w:rPr>
                <w:rFonts w:ascii="Calibri" w:hAnsi="Calibri" w:cs="Calibri"/>
                <w:b w:val="0"/>
                <w:bCs w:val="0"/>
                <w:color w:val="3F4444"/>
                <w:sz w:val="18"/>
                <w:szCs w:val="18"/>
                <w:lang w:eastAsia="en-US"/>
              </w:rPr>
            </w:pPr>
            <w:r w:rsidRPr="00DB3F21">
              <w:rPr>
                <w:rFonts w:ascii="Calibri" w:hAnsi="Calibri" w:cs="Calibri"/>
                <w:b w:val="0"/>
                <w:bCs w:val="0"/>
                <w:color w:val="3F4444"/>
                <w:sz w:val="18"/>
                <w:szCs w:val="18"/>
                <w:lang w:eastAsia="en-US"/>
              </w:rPr>
              <w:t>Repligen, 0.2 µm</w:t>
            </w:r>
            <w:r w:rsidR="001C76CB">
              <w:rPr>
                <w:rFonts w:ascii="Calibri" w:hAnsi="Calibri" w:cs="Calibri"/>
                <w:b w:val="0"/>
                <w:bCs w:val="0"/>
                <w:color w:val="3F4444"/>
                <w:sz w:val="18"/>
                <w:szCs w:val="18"/>
                <w:lang w:eastAsia="en-US"/>
              </w:rPr>
              <w:t>, PES</w:t>
            </w:r>
          </w:p>
        </w:tc>
        <w:tc>
          <w:tcPr>
            <w:tcW w:w="374" w:type="pct"/>
            <w:noWrap/>
            <w:hideMark/>
          </w:tcPr>
          <w:p w14:paraId="1B845964" w14:textId="77777777" w:rsidR="007F1E4E" w:rsidRPr="00150058" w:rsidRDefault="007F1E4E" w:rsidP="007F1E4E">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0.018</w:t>
            </w:r>
          </w:p>
        </w:tc>
        <w:tc>
          <w:tcPr>
            <w:tcW w:w="480" w:type="pct"/>
            <w:noWrap/>
            <w:hideMark/>
          </w:tcPr>
          <w:p w14:paraId="3F660D92" w14:textId="77777777" w:rsidR="007F1E4E" w:rsidRPr="00150058" w:rsidRDefault="007F1E4E" w:rsidP="007F1E4E">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5.5</w:t>
            </w:r>
          </w:p>
        </w:tc>
        <w:tc>
          <w:tcPr>
            <w:tcW w:w="655" w:type="pct"/>
            <w:noWrap/>
            <w:hideMark/>
          </w:tcPr>
          <w:p w14:paraId="49237560" w14:textId="77777777" w:rsidR="007F1E4E" w:rsidRPr="00150058" w:rsidRDefault="007F1E4E" w:rsidP="007F1E4E">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658</w:t>
            </w:r>
          </w:p>
        </w:tc>
        <w:tc>
          <w:tcPr>
            <w:tcW w:w="392" w:type="pct"/>
            <w:noWrap/>
            <w:hideMark/>
          </w:tcPr>
          <w:p w14:paraId="705ACDD2" w14:textId="77777777" w:rsidR="007F1E4E" w:rsidRPr="00150058" w:rsidRDefault="007F1E4E" w:rsidP="007F1E4E">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41.5</w:t>
            </w:r>
          </w:p>
        </w:tc>
        <w:tc>
          <w:tcPr>
            <w:tcW w:w="360" w:type="pct"/>
            <w:noWrap/>
            <w:hideMark/>
          </w:tcPr>
          <w:p w14:paraId="6696EB58" w14:textId="77777777" w:rsidR="007F1E4E" w:rsidRPr="00150058" w:rsidRDefault="007F1E4E" w:rsidP="007F1E4E">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1.0</w:t>
            </w:r>
          </w:p>
        </w:tc>
        <w:tc>
          <w:tcPr>
            <w:tcW w:w="425" w:type="pct"/>
            <w:noWrap/>
            <w:hideMark/>
          </w:tcPr>
          <w:p w14:paraId="46CF8B20" w14:textId="77777777" w:rsidR="007F1E4E" w:rsidRPr="00150058" w:rsidRDefault="007F1E4E" w:rsidP="007F1E4E">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2.0</w:t>
            </w:r>
          </w:p>
        </w:tc>
        <w:tc>
          <w:tcPr>
            <w:tcW w:w="482" w:type="pct"/>
            <w:noWrap/>
            <w:hideMark/>
          </w:tcPr>
          <w:p w14:paraId="16791C54" w14:textId="77777777" w:rsidR="007F1E4E" w:rsidRPr="00150058" w:rsidRDefault="007F1E4E" w:rsidP="007F1E4E">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530</w:t>
            </w:r>
          </w:p>
        </w:tc>
        <w:tc>
          <w:tcPr>
            <w:tcW w:w="453" w:type="pct"/>
            <w:noWrap/>
          </w:tcPr>
          <w:p w14:paraId="27F577B2" w14:textId="03CD1E26" w:rsidR="007F1E4E" w:rsidRPr="00150058" w:rsidRDefault="007F1E4E" w:rsidP="007F1E4E">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Pr>
                <w:rFonts w:ascii="Calibri" w:hAnsi="Calibri" w:cs="Calibri"/>
                <w:color w:val="3F4444"/>
                <w:sz w:val="18"/>
                <w:szCs w:val="18"/>
                <w:lang w:eastAsia="en-US"/>
              </w:rPr>
              <w:t>606</w:t>
            </w:r>
          </w:p>
        </w:tc>
        <w:tc>
          <w:tcPr>
            <w:tcW w:w="461" w:type="pct"/>
            <w:noWrap/>
            <w:hideMark/>
          </w:tcPr>
          <w:p w14:paraId="35E73B34" w14:textId="77777777" w:rsidR="007F1E4E" w:rsidRPr="00150058" w:rsidRDefault="007F1E4E" w:rsidP="007F1E4E">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1.8</w:t>
            </w:r>
          </w:p>
        </w:tc>
        <w:tc>
          <w:tcPr>
            <w:tcW w:w="466" w:type="pct"/>
            <w:gridSpan w:val="2"/>
          </w:tcPr>
          <w:p w14:paraId="3357B83C" w14:textId="40FAE52D" w:rsidR="007F1E4E" w:rsidRPr="007F1E4E" w:rsidRDefault="007F1E4E" w:rsidP="007F1E4E">
            <w:pPr>
              <w:ind w:firstLine="0"/>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3F4444"/>
                <w:sz w:val="18"/>
                <w:szCs w:val="18"/>
                <w:lang w:eastAsia="en-US"/>
              </w:rPr>
            </w:pPr>
            <w:r w:rsidRPr="007F1E4E">
              <w:rPr>
                <w:rFonts w:asciiTheme="minorHAnsi" w:hAnsiTheme="minorHAnsi" w:cstheme="minorHAnsi"/>
                <w:sz w:val="18"/>
                <w:szCs w:val="18"/>
              </w:rPr>
              <w:t>2.4</w:t>
            </w:r>
          </w:p>
        </w:tc>
      </w:tr>
      <w:tr w:rsidR="007F1E4E" w:rsidRPr="00E74A90" w14:paraId="512B7AB2" w14:textId="3BCACD40" w:rsidTr="00946F44">
        <w:trPr>
          <w:trHeight w:val="290"/>
        </w:trPr>
        <w:tc>
          <w:tcPr>
            <w:cnfStyle w:val="001000000000" w:firstRow="0" w:lastRow="0" w:firstColumn="1" w:lastColumn="0" w:oddVBand="0" w:evenVBand="0" w:oddHBand="0" w:evenHBand="0" w:firstRowFirstColumn="0" w:firstRowLastColumn="0" w:lastRowFirstColumn="0" w:lastRowLastColumn="0"/>
            <w:tcW w:w="452" w:type="pct"/>
            <w:vMerge/>
            <w:noWrap/>
            <w:hideMark/>
          </w:tcPr>
          <w:p w14:paraId="0E147604" w14:textId="77777777" w:rsidR="007F1E4E" w:rsidRPr="00150058" w:rsidRDefault="007F1E4E" w:rsidP="007F1E4E">
            <w:pPr>
              <w:ind w:firstLine="0"/>
              <w:jc w:val="right"/>
              <w:rPr>
                <w:rFonts w:ascii="Calibri" w:hAnsi="Calibri" w:cs="Calibri"/>
                <w:color w:val="3F4444"/>
                <w:sz w:val="18"/>
                <w:szCs w:val="18"/>
                <w:lang w:eastAsia="en-US"/>
              </w:rPr>
            </w:pPr>
          </w:p>
        </w:tc>
        <w:tc>
          <w:tcPr>
            <w:tcW w:w="374" w:type="pct"/>
            <w:noWrap/>
            <w:hideMark/>
          </w:tcPr>
          <w:p w14:paraId="63343B7E" w14:textId="77777777" w:rsidR="007F1E4E" w:rsidRPr="00150058" w:rsidRDefault="007F1E4E" w:rsidP="007F1E4E">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0.018</w:t>
            </w:r>
          </w:p>
        </w:tc>
        <w:tc>
          <w:tcPr>
            <w:tcW w:w="480" w:type="pct"/>
            <w:noWrap/>
            <w:hideMark/>
          </w:tcPr>
          <w:p w14:paraId="65DB37CC" w14:textId="77777777" w:rsidR="007F1E4E" w:rsidRPr="00150058" w:rsidRDefault="007F1E4E" w:rsidP="007F1E4E">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5.5</w:t>
            </w:r>
          </w:p>
        </w:tc>
        <w:tc>
          <w:tcPr>
            <w:tcW w:w="655" w:type="pct"/>
            <w:noWrap/>
            <w:hideMark/>
          </w:tcPr>
          <w:p w14:paraId="25F883F3" w14:textId="77777777" w:rsidR="007F1E4E" w:rsidRPr="00150058" w:rsidRDefault="007F1E4E" w:rsidP="007F1E4E">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707</w:t>
            </w:r>
          </w:p>
        </w:tc>
        <w:tc>
          <w:tcPr>
            <w:tcW w:w="392" w:type="pct"/>
            <w:noWrap/>
            <w:hideMark/>
          </w:tcPr>
          <w:p w14:paraId="49EAB7E6" w14:textId="77777777" w:rsidR="007F1E4E" w:rsidRPr="00150058" w:rsidRDefault="007F1E4E" w:rsidP="007F1E4E">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41.5</w:t>
            </w:r>
          </w:p>
        </w:tc>
        <w:tc>
          <w:tcPr>
            <w:tcW w:w="360" w:type="pct"/>
            <w:noWrap/>
            <w:hideMark/>
          </w:tcPr>
          <w:p w14:paraId="4C9DDC5A" w14:textId="77777777" w:rsidR="007F1E4E" w:rsidRPr="00150058" w:rsidRDefault="007F1E4E" w:rsidP="007F1E4E">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1.0</w:t>
            </w:r>
          </w:p>
        </w:tc>
        <w:tc>
          <w:tcPr>
            <w:tcW w:w="425" w:type="pct"/>
            <w:noWrap/>
            <w:hideMark/>
          </w:tcPr>
          <w:p w14:paraId="5F1B54D1" w14:textId="77777777" w:rsidR="007F1E4E" w:rsidRPr="00150058" w:rsidRDefault="007F1E4E" w:rsidP="007F1E4E">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2.0</w:t>
            </w:r>
          </w:p>
        </w:tc>
        <w:tc>
          <w:tcPr>
            <w:tcW w:w="482" w:type="pct"/>
            <w:noWrap/>
            <w:hideMark/>
          </w:tcPr>
          <w:p w14:paraId="0EAEDCC4" w14:textId="77777777" w:rsidR="007F1E4E" w:rsidRPr="00150058" w:rsidRDefault="007F1E4E" w:rsidP="007F1E4E">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530</w:t>
            </w:r>
          </w:p>
        </w:tc>
        <w:tc>
          <w:tcPr>
            <w:tcW w:w="453" w:type="pct"/>
            <w:noWrap/>
          </w:tcPr>
          <w:p w14:paraId="7C480594" w14:textId="05DA2105" w:rsidR="007F1E4E" w:rsidRPr="00150058" w:rsidRDefault="007F1E4E" w:rsidP="007F1E4E">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Pr>
                <w:rFonts w:ascii="Calibri" w:hAnsi="Calibri" w:cs="Calibri"/>
                <w:color w:val="3F4444"/>
                <w:sz w:val="18"/>
                <w:szCs w:val="18"/>
                <w:lang w:eastAsia="en-US"/>
              </w:rPr>
              <w:t>606</w:t>
            </w:r>
          </w:p>
        </w:tc>
        <w:tc>
          <w:tcPr>
            <w:tcW w:w="461" w:type="pct"/>
            <w:noWrap/>
            <w:hideMark/>
          </w:tcPr>
          <w:p w14:paraId="287FFD77" w14:textId="77777777" w:rsidR="007F1E4E" w:rsidRPr="00150058" w:rsidRDefault="007F1E4E" w:rsidP="007F1E4E">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1.8</w:t>
            </w:r>
          </w:p>
        </w:tc>
        <w:tc>
          <w:tcPr>
            <w:tcW w:w="466" w:type="pct"/>
            <w:gridSpan w:val="2"/>
          </w:tcPr>
          <w:p w14:paraId="6E30E96A" w14:textId="7494AAD3" w:rsidR="007F1E4E" w:rsidRPr="007F1E4E" w:rsidRDefault="007F1E4E" w:rsidP="007F1E4E">
            <w:pPr>
              <w:ind w:firstLine="0"/>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3F4444"/>
                <w:sz w:val="18"/>
                <w:szCs w:val="18"/>
                <w:lang w:eastAsia="en-US"/>
              </w:rPr>
            </w:pPr>
            <w:r w:rsidRPr="007F1E4E">
              <w:rPr>
                <w:rFonts w:asciiTheme="minorHAnsi" w:hAnsiTheme="minorHAnsi" w:cstheme="minorHAnsi"/>
                <w:sz w:val="18"/>
                <w:szCs w:val="18"/>
              </w:rPr>
              <w:t>2.4</w:t>
            </w:r>
          </w:p>
        </w:tc>
      </w:tr>
      <w:tr w:rsidR="007F1E4E" w:rsidRPr="007F1E4E" w14:paraId="2E529814" w14:textId="1B4CD419" w:rsidTr="00946F44">
        <w:trPr>
          <w:gridAfter w:val="1"/>
          <w:cnfStyle w:val="000000100000" w:firstRow="0" w:lastRow="0" w:firstColumn="0" w:lastColumn="0" w:oddVBand="0" w:evenVBand="0" w:oddHBand="1" w:evenHBand="0" w:firstRowFirstColumn="0" w:firstRowLastColumn="0" w:lastRowFirstColumn="0" w:lastRowLastColumn="0"/>
          <w:wAfter w:w="10" w:type="pct"/>
          <w:trHeight w:val="290"/>
        </w:trPr>
        <w:tc>
          <w:tcPr>
            <w:cnfStyle w:val="001000000000" w:firstRow="0" w:lastRow="0" w:firstColumn="1" w:lastColumn="0" w:oddVBand="0" w:evenVBand="0" w:oddHBand="0" w:evenHBand="0" w:firstRowFirstColumn="0" w:firstRowLastColumn="0" w:lastRowFirstColumn="0" w:lastRowLastColumn="0"/>
            <w:tcW w:w="452" w:type="pct"/>
            <w:vMerge w:val="restart"/>
            <w:shd w:val="clear" w:color="auto" w:fill="auto"/>
            <w:noWrap/>
            <w:hideMark/>
          </w:tcPr>
          <w:p w14:paraId="41561A3A" w14:textId="3414211C" w:rsidR="007F1E4E" w:rsidRPr="00150058" w:rsidRDefault="007F1E4E" w:rsidP="007F1E4E">
            <w:pPr>
              <w:ind w:firstLine="0"/>
              <w:jc w:val="left"/>
              <w:rPr>
                <w:rFonts w:ascii="Calibri" w:hAnsi="Calibri" w:cs="Calibri"/>
                <w:b w:val="0"/>
                <w:bCs w:val="0"/>
                <w:color w:val="3F4444"/>
                <w:sz w:val="18"/>
                <w:szCs w:val="18"/>
                <w:lang w:eastAsia="en-US"/>
              </w:rPr>
            </w:pPr>
            <w:r w:rsidRPr="00150058">
              <w:rPr>
                <w:rFonts w:ascii="Calibri" w:hAnsi="Calibri" w:cs="Calibri"/>
                <w:b w:val="0"/>
                <w:bCs w:val="0"/>
                <w:color w:val="3F4444"/>
                <w:sz w:val="18"/>
                <w:szCs w:val="18"/>
                <w:lang w:eastAsia="en-US"/>
              </w:rPr>
              <w:t>Repligen, 0.2 µm</w:t>
            </w:r>
            <w:r w:rsidR="001C76CB">
              <w:rPr>
                <w:rFonts w:ascii="Calibri" w:hAnsi="Calibri" w:cs="Calibri"/>
                <w:b w:val="0"/>
                <w:bCs w:val="0"/>
                <w:color w:val="3F4444"/>
                <w:sz w:val="18"/>
                <w:szCs w:val="18"/>
                <w:lang w:eastAsia="en-US"/>
              </w:rPr>
              <w:t>, PES</w:t>
            </w:r>
          </w:p>
        </w:tc>
        <w:tc>
          <w:tcPr>
            <w:tcW w:w="374" w:type="pct"/>
            <w:noWrap/>
            <w:hideMark/>
          </w:tcPr>
          <w:p w14:paraId="1F38EE9A" w14:textId="77777777" w:rsidR="007F1E4E" w:rsidRPr="00150058" w:rsidRDefault="007F1E4E" w:rsidP="007F1E4E">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0.098</w:t>
            </w:r>
          </w:p>
        </w:tc>
        <w:tc>
          <w:tcPr>
            <w:tcW w:w="480" w:type="pct"/>
            <w:noWrap/>
            <w:hideMark/>
          </w:tcPr>
          <w:p w14:paraId="66264104" w14:textId="77777777" w:rsidR="007F1E4E" w:rsidRPr="00150058" w:rsidRDefault="007F1E4E" w:rsidP="007F1E4E">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1.0</w:t>
            </w:r>
          </w:p>
        </w:tc>
        <w:tc>
          <w:tcPr>
            <w:tcW w:w="655" w:type="pct"/>
            <w:noWrap/>
            <w:hideMark/>
          </w:tcPr>
          <w:p w14:paraId="649923B2" w14:textId="77777777" w:rsidR="007F1E4E" w:rsidRPr="00150058" w:rsidRDefault="007F1E4E" w:rsidP="007F1E4E">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212</w:t>
            </w:r>
          </w:p>
        </w:tc>
        <w:tc>
          <w:tcPr>
            <w:tcW w:w="392" w:type="pct"/>
            <w:noWrap/>
            <w:hideMark/>
          </w:tcPr>
          <w:p w14:paraId="61FB5D6C" w14:textId="77777777" w:rsidR="007F1E4E" w:rsidRPr="00150058" w:rsidRDefault="007F1E4E" w:rsidP="007F1E4E">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41.5</w:t>
            </w:r>
          </w:p>
        </w:tc>
        <w:tc>
          <w:tcPr>
            <w:tcW w:w="360" w:type="pct"/>
            <w:noWrap/>
            <w:hideMark/>
          </w:tcPr>
          <w:p w14:paraId="033BD872" w14:textId="77777777" w:rsidR="007F1E4E" w:rsidRPr="00150058" w:rsidRDefault="007F1E4E" w:rsidP="007F1E4E">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1.0</w:t>
            </w:r>
          </w:p>
        </w:tc>
        <w:tc>
          <w:tcPr>
            <w:tcW w:w="425" w:type="pct"/>
            <w:noWrap/>
            <w:hideMark/>
          </w:tcPr>
          <w:p w14:paraId="29EB4995" w14:textId="77777777" w:rsidR="007F1E4E" w:rsidRPr="00150058" w:rsidRDefault="007F1E4E" w:rsidP="007F1E4E">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2.0</w:t>
            </w:r>
          </w:p>
        </w:tc>
        <w:tc>
          <w:tcPr>
            <w:tcW w:w="482" w:type="pct"/>
            <w:noWrap/>
            <w:hideMark/>
          </w:tcPr>
          <w:p w14:paraId="4272AD80" w14:textId="77777777" w:rsidR="007F1E4E" w:rsidRPr="00150058" w:rsidRDefault="007F1E4E" w:rsidP="007F1E4E">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530</w:t>
            </w:r>
          </w:p>
        </w:tc>
        <w:tc>
          <w:tcPr>
            <w:tcW w:w="453" w:type="pct"/>
            <w:noWrap/>
          </w:tcPr>
          <w:p w14:paraId="4476E636" w14:textId="77777777" w:rsidR="007F1E4E" w:rsidRPr="00150058" w:rsidRDefault="007F1E4E" w:rsidP="007F1E4E">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Pr>
                <w:rFonts w:ascii="Calibri" w:hAnsi="Calibri" w:cs="Calibri"/>
                <w:color w:val="3F4444"/>
                <w:sz w:val="18"/>
                <w:szCs w:val="18"/>
                <w:lang w:eastAsia="en-US"/>
              </w:rPr>
              <w:t>607</w:t>
            </w:r>
          </w:p>
        </w:tc>
        <w:tc>
          <w:tcPr>
            <w:tcW w:w="461" w:type="pct"/>
            <w:noWrap/>
            <w:hideMark/>
          </w:tcPr>
          <w:p w14:paraId="206A6FE0" w14:textId="77777777" w:rsidR="007F1E4E" w:rsidRPr="00150058" w:rsidRDefault="007F1E4E" w:rsidP="007F1E4E">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9.5</w:t>
            </w:r>
          </w:p>
        </w:tc>
        <w:tc>
          <w:tcPr>
            <w:tcW w:w="455" w:type="pct"/>
          </w:tcPr>
          <w:p w14:paraId="6D71840B" w14:textId="14941497" w:rsidR="007F1E4E" w:rsidRPr="007F1E4E" w:rsidRDefault="007F1E4E" w:rsidP="007F1E4E">
            <w:pPr>
              <w:ind w:firstLine="0"/>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3F4444"/>
                <w:sz w:val="18"/>
                <w:szCs w:val="18"/>
                <w:lang w:eastAsia="en-US"/>
              </w:rPr>
            </w:pPr>
            <w:r w:rsidRPr="007F1E4E">
              <w:rPr>
                <w:rFonts w:asciiTheme="minorHAnsi" w:hAnsiTheme="minorHAnsi" w:cstheme="minorHAnsi"/>
                <w:sz w:val="18"/>
                <w:szCs w:val="18"/>
              </w:rPr>
              <w:t>1</w:t>
            </w:r>
            <w:r w:rsidR="002320AD">
              <w:rPr>
                <w:rFonts w:asciiTheme="minorHAnsi" w:hAnsiTheme="minorHAnsi" w:cstheme="minorHAnsi"/>
                <w:sz w:val="18"/>
                <w:szCs w:val="18"/>
              </w:rPr>
              <w:t>1</w:t>
            </w:r>
          </w:p>
        </w:tc>
      </w:tr>
      <w:tr w:rsidR="007F1E4E" w:rsidRPr="007F1E4E" w14:paraId="315F07D0" w14:textId="5B8F68A2" w:rsidTr="00946F44">
        <w:trPr>
          <w:gridAfter w:val="1"/>
          <w:wAfter w:w="10" w:type="pct"/>
          <w:trHeight w:val="290"/>
        </w:trPr>
        <w:tc>
          <w:tcPr>
            <w:cnfStyle w:val="001000000000" w:firstRow="0" w:lastRow="0" w:firstColumn="1" w:lastColumn="0" w:oddVBand="0" w:evenVBand="0" w:oddHBand="0" w:evenHBand="0" w:firstRowFirstColumn="0" w:firstRowLastColumn="0" w:lastRowFirstColumn="0" w:lastRowLastColumn="0"/>
            <w:tcW w:w="452" w:type="pct"/>
            <w:vMerge/>
            <w:shd w:val="clear" w:color="auto" w:fill="auto"/>
            <w:noWrap/>
            <w:hideMark/>
          </w:tcPr>
          <w:p w14:paraId="31A0F77B" w14:textId="77777777" w:rsidR="007F1E4E" w:rsidRPr="00150058" w:rsidRDefault="007F1E4E" w:rsidP="007F1E4E">
            <w:pPr>
              <w:ind w:firstLine="0"/>
              <w:jc w:val="right"/>
              <w:rPr>
                <w:rFonts w:ascii="Calibri" w:hAnsi="Calibri" w:cs="Calibri"/>
                <w:color w:val="3F4444"/>
                <w:sz w:val="18"/>
                <w:szCs w:val="18"/>
                <w:lang w:eastAsia="en-US"/>
              </w:rPr>
            </w:pPr>
          </w:p>
        </w:tc>
        <w:tc>
          <w:tcPr>
            <w:tcW w:w="374" w:type="pct"/>
            <w:noWrap/>
            <w:hideMark/>
          </w:tcPr>
          <w:p w14:paraId="0742F6B7" w14:textId="77777777" w:rsidR="007F1E4E" w:rsidRPr="00150058" w:rsidRDefault="007F1E4E" w:rsidP="007F1E4E">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0.098</w:t>
            </w:r>
          </w:p>
        </w:tc>
        <w:tc>
          <w:tcPr>
            <w:tcW w:w="480" w:type="pct"/>
            <w:noWrap/>
            <w:hideMark/>
          </w:tcPr>
          <w:p w14:paraId="2EFF7378" w14:textId="77777777" w:rsidR="007F1E4E" w:rsidRPr="00150058" w:rsidRDefault="007F1E4E" w:rsidP="007F1E4E">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1.0</w:t>
            </w:r>
          </w:p>
        </w:tc>
        <w:tc>
          <w:tcPr>
            <w:tcW w:w="655" w:type="pct"/>
            <w:noWrap/>
            <w:hideMark/>
          </w:tcPr>
          <w:p w14:paraId="18FD83C9" w14:textId="77777777" w:rsidR="007F1E4E" w:rsidRPr="00150058" w:rsidRDefault="007F1E4E" w:rsidP="007F1E4E">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219</w:t>
            </w:r>
          </w:p>
        </w:tc>
        <w:tc>
          <w:tcPr>
            <w:tcW w:w="392" w:type="pct"/>
            <w:noWrap/>
            <w:hideMark/>
          </w:tcPr>
          <w:p w14:paraId="50B56A8B" w14:textId="77777777" w:rsidR="007F1E4E" w:rsidRPr="00150058" w:rsidRDefault="007F1E4E" w:rsidP="007F1E4E">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41.5</w:t>
            </w:r>
          </w:p>
        </w:tc>
        <w:tc>
          <w:tcPr>
            <w:tcW w:w="360" w:type="pct"/>
            <w:noWrap/>
            <w:hideMark/>
          </w:tcPr>
          <w:p w14:paraId="5AC53CFF" w14:textId="77777777" w:rsidR="007F1E4E" w:rsidRPr="00150058" w:rsidRDefault="007F1E4E" w:rsidP="007F1E4E">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1.0</w:t>
            </w:r>
          </w:p>
        </w:tc>
        <w:tc>
          <w:tcPr>
            <w:tcW w:w="425" w:type="pct"/>
            <w:noWrap/>
            <w:hideMark/>
          </w:tcPr>
          <w:p w14:paraId="5BC1EF0E" w14:textId="77777777" w:rsidR="007F1E4E" w:rsidRPr="00150058" w:rsidRDefault="007F1E4E" w:rsidP="007F1E4E">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2.0</w:t>
            </w:r>
          </w:p>
        </w:tc>
        <w:tc>
          <w:tcPr>
            <w:tcW w:w="482" w:type="pct"/>
            <w:noWrap/>
            <w:hideMark/>
          </w:tcPr>
          <w:p w14:paraId="39FCE5EC" w14:textId="77777777" w:rsidR="007F1E4E" w:rsidRPr="00150058" w:rsidRDefault="007F1E4E" w:rsidP="007F1E4E">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530</w:t>
            </w:r>
          </w:p>
        </w:tc>
        <w:tc>
          <w:tcPr>
            <w:tcW w:w="453" w:type="pct"/>
            <w:noWrap/>
          </w:tcPr>
          <w:p w14:paraId="360D4F8C" w14:textId="77777777" w:rsidR="007F1E4E" w:rsidRPr="00150058" w:rsidRDefault="007F1E4E" w:rsidP="007F1E4E">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Pr>
                <w:rFonts w:ascii="Calibri" w:hAnsi="Calibri" w:cs="Calibri"/>
                <w:color w:val="3F4444"/>
                <w:sz w:val="18"/>
                <w:szCs w:val="18"/>
                <w:lang w:eastAsia="en-US"/>
              </w:rPr>
              <w:t>607</w:t>
            </w:r>
          </w:p>
        </w:tc>
        <w:tc>
          <w:tcPr>
            <w:tcW w:w="461" w:type="pct"/>
            <w:noWrap/>
            <w:hideMark/>
          </w:tcPr>
          <w:p w14:paraId="37B18C45" w14:textId="77777777" w:rsidR="007F1E4E" w:rsidRPr="00150058" w:rsidRDefault="007F1E4E" w:rsidP="007F1E4E">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9.5</w:t>
            </w:r>
          </w:p>
        </w:tc>
        <w:tc>
          <w:tcPr>
            <w:tcW w:w="455" w:type="pct"/>
          </w:tcPr>
          <w:p w14:paraId="27ADE4A5" w14:textId="09EF0410" w:rsidR="007F1E4E" w:rsidRPr="007F1E4E" w:rsidRDefault="007F1E4E" w:rsidP="007F1E4E">
            <w:pPr>
              <w:ind w:firstLine="0"/>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3F4444"/>
                <w:sz w:val="18"/>
                <w:szCs w:val="18"/>
                <w:lang w:eastAsia="en-US"/>
              </w:rPr>
            </w:pPr>
            <w:r w:rsidRPr="007F1E4E">
              <w:rPr>
                <w:rFonts w:asciiTheme="minorHAnsi" w:hAnsiTheme="minorHAnsi" w:cstheme="minorHAnsi"/>
                <w:sz w:val="18"/>
                <w:szCs w:val="18"/>
              </w:rPr>
              <w:t>1</w:t>
            </w:r>
            <w:r w:rsidR="002320AD">
              <w:rPr>
                <w:rFonts w:asciiTheme="minorHAnsi" w:hAnsiTheme="minorHAnsi" w:cstheme="minorHAnsi"/>
                <w:sz w:val="18"/>
                <w:szCs w:val="18"/>
              </w:rPr>
              <w:t>1</w:t>
            </w:r>
          </w:p>
        </w:tc>
      </w:tr>
      <w:tr w:rsidR="007F1E4E" w:rsidRPr="007F1E4E" w14:paraId="7DD3CF4E" w14:textId="5E27241B" w:rsidTr="00946F44">
        <w:trPr>
          <w:gridAfter w:val="1"/>
          <w:cnfStyle w:val="000000100000" w:firstRow="0" w:lastRow="0" w:firstColumn="0" w:lastColumn="0" w:oddVBand="0" w:evenVBand="0" w:oddHBand="1" w:evenHBand="0" w:firstRowFirstColumn="0" w:firstRowLastColumn="0" w:lastRowFirstColumn="0" w:lastRowLastColumn="0"/>
          <w:wAfter w:w="10" w:type="pct"/>
          <w:trHeight w:val="290"/>
        </w:trPr>
        <w:tc>
          <w:tcPr>
            <w:cnfStyle w:val="001000000000" w:firstRow="0" w:lastRow="0" w:firstColumn="1" w:lastColumn="0" w:oddVBand="0" w:evenVBand="0" w:oddHBand="0" w:evenHBand="0" w:firstRowFirstColumn="0" w:firstRowLastColumn="0" w:lastRowFirstColumn="0" w:lastRowLastColumn="0"/>
            <w:tcW w:w="452" w:type="pct"/>
            <w:vMerge w:val="restart"/>
            <w:noWrap/>
            <w:hideMark/>
          </w:tcPr>
          <w:p w14:paraId="25BB7AC0" w14:textId="336F97D7" w:rsidR="007F1E4E" w:rsidRPr="00150058" w:rsidRDefault="007F1E4E" w:rsidP="007F1E4E">
            <w:pPr>
              <w:ind w:firstLine="0"/>
              <w:jc w:val="left"/>
              <w:rPr>
                <w:rFonts w:ascii="Calibri" w:hAnsi="Calibri" w:cs="Calibri"/>
                <w:b w:val="0"/>
                <w:bCs w:val="0"/>
                <w:color w:val="3F4444"/>
                <w:sz w:val="18"/>
                <w:szCs w:val="18"/>
                <w:lang w:eastAsia="en-US"/>
              </w:rPr>
            </w:pPr>
            <w:r w:rsidRPr="00150058">
              <w:rPr>
                <w:rFonts w:ascii="Calibri" w:hAnsi="Calibri" w:cs="Calibri"/>
                <w:b w:val="0"/>
                <w:bCs w:val="0"/>
                <w:color w:val="3F4444"/>
                <w:sz w:val="18"/>
                <w:szCs w:val="18"/>
                <w:lang w:eastAsia="en-US"/>
              </w:rPr>
              <w:t>Repligen, 0.2 µm</w:t>
            </w:r>
            <w:r w:rsidR="001C76CB">
              <w:rPr>
                <w:rFonts w:ascii="Calibri" w:hAnsi="Calibri" w:cs="Calibri"/>
                <w:b w:val="0"/>
                <w:bCs w:val="0"/>
                <w:color w:val="3F4444"/>
                <w:sz w:val="18"/>
                <w:szCs w:val="18"/>
                <w:lang w:eastAsia="en-US"/>
              </w:rPr>
              <w:t>, PES</w:t>
            </w:r>
          </w:p>
        </w:tc>
        <w:tc>
          <w:tcPr>
            <w:tcW w:w="374" w:type="pct"/>
            <w:noWrap/>
            <w:hideMark/>
          </w:tcPr>
          <w:p w14:paraId="2460D678" w14:textId="77777777" w:rsidR="007F1E4E" w:rsidRPr="00150058" w:rsidRDefault="007F1E4E" w:rsidP="007F1E4E">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0.098</w:t>
            </w:r>
          </w:p>
        </w:tc>
        <w:tc>
          <w:tcPr>
            <w:tcW w:w="480" w:type="pct"/>
            <w:noWrap/>
            <w:hideMark/>
          </w:tcPr>
          <w:p w14:paraId="32106E58" w14:textId="77777777" w:rsidR="007F1E4E" w:rsidRPr="00150058" w:rsidRDefault="007F1E4E" w:rsidP="007F1E4E">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1.0</w:t>
            </w:r>
          </w:p>
        </w:tc>
        <w:tc>
          <w:tcPr>
            <w:tcW w:w="655" w:type="pct"/>
            <w:noWrap/>
            <w:hideMark/>
          </w:tcPr>
          <w:p w14:paraId="3B65FB03" w14:textId="77777777" w:rsidR="007F1E4E" w:rsidRPr="00150058" w:rsidRDefault="007F1E4E" w:rsidP="007F1E4E">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136</w:t>
            </w:r>
          </w:p>
        </w:tc>
        <w:tc>
          <w:tcPr>
            <w:tcW w:w="392" w:type="pct"/>
            <w:noWrap/>
            <w:hideMark/>
          </w:tcPr>
          <w:p w14:paraId="525B8226" w14:textId="77777777" w:rsidR="007F1E4E" w:rsidRPr="00150058" w:rsidRDefault="007F1E4E" w:rsidP="007F1E4E">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41.5</w:t>
            </w:r>
          </w:p>
        </w:tc>
        <w:tc>
          <w:tcPr>
            <w:tcW w:w="360" w:type="pct"/>
            <w:noWrap/>
            <w:hideMark/>
          </w:tcPr>
          <w:p w14:paraId="1B9CC067" w14:textId="77777777" w:rsidR="007F1E4E" w:rsidRPr="00150058" w:rsidRDefault="007F1E4E" w:rsidP="007F1E4E">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1.0</w:t>
            </w:r>
          </w:p>
        </w:tc>
        <w:tc>
          <w:tcPr>
            <w:tcW w:w="425" w:type="pct"/>
            <w:noWrap/>
            <w:hideMark/>
          </w:tcPr>
          <w:p w14:paraId="678DE5AA" w14:textId="77777777" w:rsidR="007F1E4E" w:rsidRPr="00150058" w:rsidRDefault="007F1E4E" w:rsidP="007F1E4E">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2.0</w:t>
            </w:r>
          </w:p>
        </w:tc>
        <w:tc>
          <w:tcPr>
            <w:tcW w:w="482" w:type="pct"/>
            <w:noWrap/>
            <w:hideMark/>
          </w:tcPr>
          <w:p w14:paraId="49B09814" w14:textId="77777777" w:rsidR="007F1E4E" w:rsidRPr="00150058" w:rsidRDefault="007F1E4E" w:rsidP="007F1E4E">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530</w:t>
            </w:r>
          </w:p>
        </w:tc>
        <w:tc>
          <w:tcPr>
            <w:tcW w:w="453" w:type="pct"/>
            <w:noWrap/>
          </w:tcPr>
          <w:p w14:paraId="16C711A2" w14:textId="77777777" w:rsidR="007F1E4E" w:rsidRPr="00150058" w:rsidRDefault="007F1E4E" w:rsidP="007F1E4E">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Pr>
                <w:rFonts w:ascii="Calibri" w:hAnsi="Calibri" w:cs="Calibri"/>
                <w:color w:val="3F4444"/>
                <w:sz w:val="18"/>
                <w:szCs w:val="18"/>
                <w:lang w:eastAsia="en-US"/>
              </w:rPr>
              <w:t>1360</w:t>
            </w:r>
          </w:p>
        </w:tc>
        <w:tc>
          <w:tcPr>
            <w:tcW w:w="461" w:type="pct"/>
            <w:noWrap/>
            <w:hideMark/>
          </w:tcPr>
          <w:p w14:paraId="6DFC2993" w14:textId="241EDFF1" w:rsidR="007F1E4E" w:rsidRPr="00150058" w:rsidRDefault="007F1E4E" w:rsidP="007F1E4E">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21</w:t>
            </w:r>
          </w:p>
        </w:tc>
        <w:tc>
          <w:tcPr>
            <w:tcW w:w="455" w:type="pct"/>
          </w:tcPr>
          <w:p w14:paraId="1EA11047" w14:textId="75D10884" w:rsidR="007F1E4E" w:rsidRPr="007F1E4E" w:rsidRDefault="007F1E4E" w:rsidP="007F1E4E">
            <w:pPr>
              <w:ind w:firstLine="0"/>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3F4444"/>
                <w:sz w:val="18"/>
                <w:szCs w:val="18"/>
                <w:lang w:eastAsia="en-US"/>
              </w:rPr>
            </w:pPr>
            <w:r w:rsidRPr="007F1E4E">
              <w:rPr>
                <w:rFonts w:asciiTheme="minorHAnsi" w:hAnsiTheme="minorHAnsi" w:cstheme="minorHAnsi"/>
                <w:sz w:val="18"/>
                <w:szCs w:val="18"/>
              </w:rPr>
              <w:t>23</w:t>
            </w:r>
          </w:p>
        </w:tc>
      </w:tr>
      <w:tr w:rsidR="007F1E4E" w:rsidRPr="007F1E4E" w14:paraId="3E1AB02D" w14:textId="22346914" w:rsidTr="00946F44">
        <w:trPr>
          <w:gridAfter w:val="1"/>
          <w:wAfter w:w="10" w:type="pct"/>
          <w:trHeight w:val="290"/>
        </w:trPr>
        <w:tc>
          <w:tcPr>
            <w:cnfStyle w:val="001000000000" w:firstRow="0" w:lastRow="0" w:firstColumn="1" w:lastColumn="0" w:oddVBand="0" w:evenVBand="0" w:oddHBand="0" w:evenHBand="0" w:firstRowFirstColumn="0" w:firstRowLastColumn="0" w:lastRowFirstColumn="0" w:lastRowLastColumn="0"/>
            <w:tcW w:w="452" w:type="pct"/>
            <w:vMerge/>
            <w:noWrap/>
            <w:hideMark/>
          </w:tcPr>
          <w:p w14:paraId="41C4DA8C" w14:textId="77777777" w:rsidR="007F1E4E" w:rsidRPr="00150058" w:rsidRDefault="007F1E4E" w:rsidP="007F1E4E">
            <w:pPr>
              <w:ind w:firstLine="0"/>
              <w:jc w:val="left"/>
              <w:rPr>
                <w:rFonts w:ascii="Calibri" w:hAnsi="Calibri" w:cs="Calibri"/>
                <w:color w:val="3F4444"/>
                <w:sz w:val="18"/>
                <w:szCs w:val="18"/>
                <w:lang w:eastAsia="en-US"/>
              </w:rPr>
            </w:pPr>
          </w:p>
        </w:tc>
        <w:tc>
          <w:tcPr>
            <w:tcW w:w="374" w:type="pct"/>
            <w:noWrap/>
            <w:hideMark/>
          </w:tcPr>
          <w:p w14:paraId="38010666" w14:textId="77777777" w:rsidR="007F1E4E" w:rsidRPr="00150058" w:rsidRDefault="007F1E4E" w:rsidP="007F1E4E">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0.098</w:t>
            </w:r>
          </w:p>
        </w:tc>
        <w:tc>
          <w:tcPr>
            <w:tcW w:w="480" w:type="pct"/>
            <w:noWrap/>
            <w:hideMark/>
          </w:tcPr>
          <w:p w14:paraId="1A5F5338" w14:textId="77777777" w:rsidR="007F1E4E" w:rsidRPr="00150058" w:rsidRDefault="007F1E4E" w:rsidP="007F1E4E">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1.0</w:t>
            </w:r>
          </w:p>
        </w:tc>
        <w:tc>
          <w:tcPr>
            <w:tcW w:w="655" w:type="pct"/>
            <w:noWrap/>
            <w:hideMark/>
          </w:tcPr>
          <w:p w14:paraId="56084EDA" w14:textId="77777777" w:rsidR="007F1E4E" w:rsidRPr="00150058" w:rsidRDefault="007F1E4E" w:rsidP="007F1E4E">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148</w:t>
            </w:r>
          </w:p>
        </w:tc>
        <w:tc>
          <w:tcPr>
            <w:tcW w:w="392" w:type="pct"/>
            <w:noWrap/>
            <w:hideMark/>
          </w:tcPr>
          <w:p w14:paraId="17C5F44A" w14:textId="77777777" w:rsidR="007F1E4E" w:rsidRPr="00150058" w:rsidRDefault="007F1E4E" w:rsidP="007F1E4E">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41.5</w:t>
            </w:r>
          </w:p>
        </w:tc>
        <w:tc>
          <w:tcPr>
            <w:tcW w:w="360" w:type="pct"/>
            <w:noWrap/>
            <w:hideMark/>
          </w:tcPr>
          <w:p w14:paraId="20396E5C" w14:textId="77777777" w:rsidR="007F1E4E" w:rsidRPr="00150058" w:rsidRDefault="007F1E4E" w:rsidP="007F1E4E">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1.0</w:t>
            </w:r>
          </w:p>
        </w:tc>
        <w:tc>
          <w:tcPr>
            <w:tcW w:w="425" w:type="pct"/>
            <w:noWrap/>
            <w:hideMark/>
          </w:tcPr>
          <w:p w14:paraId="564B9118" w14:textId="77777777" w:rsidR="007F1E4E" w:rsidRPr="00150058" w:rsidRDefault="007F1E4E" w:rsidP="007F1E4E">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2.0</w:t>
            </w:r>
          </w:p>
        </w:tc>
        <w:tc>
          <w:tcPr>
            <w:tcW w:w="482" w:type="pct"/>
            <w:noWrap/>
            <w:hideMark/>
          </w:tcPr>
          <w:p w14:paraId="2C0A1F1C" w14:textId="77777777" w:rsidR="007F1E4E" w:rsidRPr="00150058" w:rsidRDefault="007F1E4E" w:rsidP="007F1E4E">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530</w:t>
            </w:r>
          </w:p>
        </w:tc>
        <w:tc>
          <w:tcPr>
            <w:tcW w:w="453" w:type="pct"/>
            <w:noWrap/>
          </w:tcPr>
          <w:p w14:paraId="1B584366" w14:textId="77777777" w:rsidR="007F1E4E" w:rsidRPr="00150058" w:rsidRDefault="007F1E4E" w:rsidP="007F1E4E">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Pr>
                <w:rFonts w:ascii="Calibri" w:hAnsi="Calibri" w:cs="Calibri"/>
                <w:color w:val="3F4444"/>
                <w:sz w:val="18"/>
                <w:szCs w:val="18"/>
                <w:lang w:eastAsia="en-US"/>
              </w:rPr>
              <w:t>1360</w:t>
            </w:r>
          </w:p>
        </w:tc>
        <w:tc>
          <w:tcPr>
            <w:tcW w:w="461" w:type="pct"/>
            <w:noWrap/>
            <w:hideMark/>
          </w:tcPr>
          <w:p w14:paraId="241E6BCF" w14:textId="444DCF98" w:rsidR="007F1E4E" w:rsidRPr="00150058" w:rsidRDefault="007F1E4E" w:rsidP="007F1E4E">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21</w:t>
            </w:r>
          </w:p>
        </w:tc>
        <w:tc>
          <w:tcPr>
            <w:tcW w:w="455" w:type="pct"/>
          </w:tcPr>
          <w:p w14:paraId="4FAFFAA8" w14:textId="00F2DB93" w:rsidR="007F1E4E" w:rsidRPr="007F1E4E" w:rsidRDefault="007F1E4E" w:rsidP="007F1E4E">
            <w:pPr>
              <w:ind w:firstLine="0"/>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3F4444"/>
                <w:sz w:val="18"/>
                <w:szCs w:val="18"/>
                <w:lang w:eastAsia="en-US"/>
              </w:rPr>
            </w:pPr>
            <w:r w:rsidRPr="007F1E4E">
              <w:rPr>
                <w:rFonts w:asciiTheme="minorHAnsi" w:hAnsiTheme="minorHAnsi" w:cstheme="minorHAnsi"/>
                <w:sz w:val="18"/>
                <w:szCs w:val="18"/>
              </w:rPr>
              <w:t>23</w:t>
            </w:r>
          </w:p>
        </w:tc>
      </w:tr>
      <w:tr w:rsidR="007F1E4E" w:rsidRPr="007F1E4E" w14:paraId="3F4AAB62" w14:textId="7FACE0CC" w:rsidTr="00946F44">
        <w:trPr>
          <w:gridAfter w:val="1"/>
          <w:cnfStyle w:val="000000100000" w:firstRow="0" w:lastRow="0" w:firstColumn="0" w:lastColumn="0" w:oddVBand="0" w:evenVBand="0" w:oddHBand="1" w:evenHBand="0" w:firstRowFirstColumn="0" w:firstRowLastColumn="0" w:lastRowFirstColumn="0" w:lastRowLastColumn="0"/>
          <w:wAfter w:w="10" w:type="pct"/>
          <w:trHeight w:val="290"/>
        </w:trPr>
        <w:tc>
          <w:tcPr>
            <w:cnfStyle w:val="001000000000" w:firstRow="0" w:lastRow="0" w:firstColumn="1" w:lastColumn="0" w:oddVBand="0" w:evenVBand="0" w:oddHBand="0" w:evenHBand="0" w:firstRowFirstColumn="0" w:firstRowLastColumn="0" w:lastRowFirstColumn="0" w:lastRowLastColumn="0"/>
            <w:tcW w:w="452" w:type="pct"/>
            <w:vMerge/>
            <w:noWrap/>
            <w:hideMark/>
          </w:tcPr>
          <w:p w14:paraId="20E58F3B" w14:textId="5178F71A" w:rsidR="007F1E4E" w:rsidRPr="00150058" w:rsidRDefault="007F1E4E" w:rsidP="007F1E4E">
            <w:pPr>
              <w:ind w:firstLine="0"/>
              <w:jc w:val="right"/>
              <w:rPr>
                <w:rFonts w:ascii="Calibri" w:hAnsi="Calibri" w:cs="Calibri"/>
                <w:color w:val="3F4444"/>
                <w:sz w:val="18"/>
                <w:szCs w:val="18"/>
                <w:lang w:eastAsia="en-US"/>
              </w:rPr>
            </w:pPr>
            <w:commentRangeStart w:id="264"/>
          </w:p>
        </w:tc>
        <w:tc>
          <w:tcPr>
            <w:tcW w:w="374" w:type="pct"/>
            <w:noWrap/>
            <w:hideMark/>
          </w:tcPr>
          <w:p w14:paraId="21B49EF4" w14:textId="77777777" w:rsidR="007F1E4E" w:rsidRPr="00150058" w:rsidRDefault="007F1E4E" w:rsidP="007F1E4E">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0.098</w:t>
            </w:r>
          </w:p>
        </w:tc>
        <w:tc>
          <w:tcPr>
            <w:tcW w:w="480" w:type="pct"/>
            <w:noWrap/>
            <w:hideMark/>
          </w:tcPr>
          <w:p w14:paraId="2942CC49" w14:textId="77777777" w:rsidR="007F1E4E" w:rsidRPr="00150058" w:rsidRDefault="007F1E4E" w:rsidP="007F1E4E">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1.0</w:t>
            </w:r>
          </w:p>
        </w:tc>
        <w:tc>
          <w:tcPr>
            <w:tcW w:w="655" w:type="pct"/>
            <w:noWrap/>
            <w:hideMark/>
          </w:tcPr>
          <w:p w14:paraId="02A3D79A" w14:textId="77777777" w:rsidR="007F1E4E" w:rsidRPr="00150058" w:rsidRDefault="007F1E4E" w:rsidP="007F1E4E">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137</w:t>
            </w:r>
          </w:p>
        </w:tc>
        <w:tc>
          <w:tcPr>
            <w:tcW w:w="392" w:type="pct"/>
            <w:noWrap/>
            <w:hideMark/>
          </w:tcPr>
          <w:p w14:paraId="6292E292" w14:textId="77777777" w:rsidR="007F1E4E" w:rsidRPr="00150058" w:rsidRDefault="007F1E4E" w:rsidP="007F1E4E">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41.5</w:t>
            </w:r>
          </w:p>
        </w:tc>
        <w:tc>
          <w:tcPr>
            <w:tcW w:w="360" w:type="pct"/>
            <w:noWrap/>
            <w:hideMark/>
          </w:tcPr>
          <w:p w14:paraId="380ADAA7" w14:textId="77777777" w:rsidR="007F1E4E" w:rsidRPr="00150058" w:rsidRDefault="007F1E4E" w:rsidP="007F1E4E">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1.0</w:t>
            </w:r>
          </w:p>
        </w:tc>
        <w:tc>
          <w:tcPr>
            <w:tcW w:w="425" w:type="pct"/>
            <w:noWrap/>
            <w:hideMark/>
          </w:tcPr>
          <w:p w14:paraId="1372FA75" w14:textId="77777777" w:rsidR="007F1E4E" w:rsidRPr="00150058" w:rsidRDefault="007F1E4E" w:rsidP="007F1E4E">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2.0</w:t>
            </w:r>
          </w:p>
        </w:tc>
        <w:tc>
          <w:tcPr>
            <w:tcW w:w="482" w:type="pct"/>
            <w:noWrap/>
            <w:hideMark/>
          </w:tcPr>
          <w:p w14:paraId="3CFF206A" w14:textId="77777777" w:rsidR="007F1E4E" w:rsidRPr="00150058" w:rsidRDefault="007F1E4E" w:rsidP="007F1E4E">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530</w:t>
            </w:r>
          </w:p>
        </w:tc>
        <w:tc>
          <w:tcPr>
            <w:tcW w:w="453" w:type="pct"/>
            <w:noWrap/>
          </w:tcPr>
          <w:p w14:paraId="228B480B" w14:textId="77777777" w:rsidR="007F1E4E" w:rsidRPr="00150058" w:rsidRDefault="007F1E4E" w:rsidP="007F1E4E">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Pr>
                <w:rFonts w:ascii="Calibri" w:hAnsi="Calibri" w:cs="Calibri"/>
                <w:color w:val="3F4444"/>
                <w:sz w:val="18"/>
                <w:szCs w:val="18"/>
                <w:lang w:eastAsia="en-US"/>
              </w:rPr>
              <w:t>1360</w:t>
            </w:r>
          </w:p>
        </w:tc>
        <w:tc>
          <w:tcPr>
            <w:tcW w:w="461" w:type="pct"/>
            <w:noWrap/>
            <w:hideMark/>
          </w:tcPr>
          <w:p w14:paraId="5457970D" w14:textId="7C82CCB0" w:rsidR="007F1E4E" w:rsidRPr="00150058" w:rsidRDefault="007F1E4E" w:rsidP="007F1E4E">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21</w:t>
            </w:r>
            <w:commentRangeEnd w:id="264"/>
            <w:r>
              <w:rPr>
                <w:rStyle w:val="CommentReference"/>
              </w:rPr>
              <w:commentReference w:id="264"/>
            </w:r>
          </w:p>
        </w:tc>
        <w:tc>
          <w:tcPr>
            <w:tcW w:w="455" w:type="pct"/>
          </w:tcPr>
          <w:p w14:paraId="2638ECC5" w14:textId="2E336D35" w:rsidR="007F1E4E" w:rsidRPr="007F1E4E" w:rsidRDefault="007F1E4E" w:rsidP="007F1E4E">
            <w:pPr>
              <w:ind w:firstLine="0"/>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3F4444"/>
                <w:sz w:val="18"/>
                <w:szCs w:val="18"/>
                <w:lang w:eastAsia="en-US"/>
              </w:rPr>
            </w:pPr>
            <w:r w:rsidRPr="007F1E4E">
              <w:rPr>
                <w:rFonts w:asciiTheme="minorHAnsi" w:hAnsiTheme="minorHAnsi" w:cstheme="minorHAnsi"/>
                <w:sz w:val="18"/>
                <w:szCs w:val="18"/>
              </w:rPr>
              <w:t>23</w:t>
            </w:r>
          </w:p>
        </w:tc>
      </w:tr>
      <w:tr w:rsidR="00E61C7B" w:rsidRPr="00150058" w14:paraId="328F5B45" w14:textId="04BFB20D" w:rsidTr="00946F44">
        <w:trPr>
          <w:gridAfter w:val="1"/>
          <w:wAfter w:w="10" w:type="pct"/>
          <w:trHeight w:val="290"/>
        </w:trPr>
        <w:tc>
          <w:tcPr>
            <w:cnfStyle w:val="001000000000" w:firstRow="0" w:lastRow="0" w:firstColumn="1" w:lastColumn="0" w:oddVBand="0" w:evenVBand="0" w:oddHBand="0" w:evenHBand="0" w:firstRowFirstColumn="0" w:firstRowLastColumn="0" w:lastRowFirstColumn="0" w:lastRowLastColumn="0"/>
            <w:tcW w:w="452" w:type="pct"/>
            <w:vMerge w:val="restart"/>
            <w:noWrap/>
            <w:hideMark/>
          </w:tcPr>
          <w:p w14:paraId="2E9DAA64" w14:textId="38FD08D8" w:rsidR="00E61C7B" w:rsidRPr="00150058" w:rsidRDefault="00E61C7B">
            <w:pPr>
              <w:ind w:firstLine="0"/>
              <w:jc w:val="left"/>
              <w:rPr>
                <w:rFonts w:ascii="Calibri" w:hAnsi="Calibri" w:cs="Calibri"/>
                <w:b w:val="0"/>
                <w:bCs w:val="0"/>
                <w:color w:val="3F4444"/>
                <w:sz w:val="18"/>
                <w:szCs w:val="18"/>
                <w:lang w:eastAsia="en-US"/>
              </w:rPr>
            </w:pPr>
            <w:r w:rsidRPr="00150058">
              <w:rPr>
                <w:rFonts w:ascii="Calibri" w:hAnsi="Calibri" w:cs="Calibri"/>
                <w:b w:val="0"/>
                <w:bCs w:val="0"/>
                <w:color w:val="3F4444"/>
                <w:sz w:val="18"/>
                <w:szCs w:val="18"/>
                <w:lang w:eastAsia="en-US"/>
              </w:rPr>
              <w:t>Repligen, 0.2 µm</w:t>
            </w:r>
            <w:r w:rsidR="001C76CB">
              <w:rPr>
                <w:rFonts w:ascii="Calibri" w:hAnsi="Calibri" w:cs="Calibri"/>
                <w:b w:val="0"/>
                <w:bCs w:val="0"/>
                <w:color w:val="3F4444"/>
                <w:sz w:val="18"/>
                <w:szCs w:val="18"/>
                <w:lang w:eastAsia="en-US"/>
              </w:rPr>
              <w:t>, PES</w:t>
            </w:r>
          </w:p>
        </w:tc>
        <w:tc>
          <w:tcPr>
            <w:tcW w:w="374" w:type="pct"/>
            <w:noWrap/>
            <w:hideMark/>
          </w:tcPr>
          <w:p w14:paraId="719E855C" w14:textId="77777777" w:rsidR="00E61C7B" w:rsidRPr="00150058" w:rsidRDefault="00E61C7B">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0.09</w:t>
            </w:r>
            <w:r>
              <w:rPr>
                <w:rFonts w:ascii="Calibri" w:hAnsi="Calibri" w:cs="Calibri"/>
                <w:color w:val="3F4444"/>
                <w:sz w:val="18"/>
                <w:szCs w:val="18"/>
                <w:lang w:eastAsia="en-US"/>
              </w:rPr>
              <w:t>8</w:t>
            </w:r>
          </w:p>
        </w:tc>
        <w:tc>
          <w:tcPr>
            <w:tcW w:w="480" w:type="pct"/>
            <w:noWrap/>
            <w:hideMark/>
          </w:tcPr>
          <w:p w14:paraId="696EFBC0" w14:textId="77777777" w:rsidR="00E61C7B" w:rsidRPr="00150058" w:rsidRDefault="00E61C7B">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2.0</w:t>
            </w:r>
          </w:p>
        </w:tc>
        <w:tc>
          <w:tcPr>
            <w:tcW w:w="655" w:type="pct"/>
            <w:noWrap/>
            <w:hideMark/>
          </w:tcPr>
          <w:p w14:paraId="61BCF327" w14:textId="77777777" w:rsidR="00E61C7B" w:rsidRPr="00150058" w:rsidRDefault="00E61C7B">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352</w:t>
            </w:r>
          </w:p>
        </w:tc>
        <w:tc>
          <w:tcPr>
            <w:tcW w:w="392" w:type="pct"/>
            <w:noWrap/>
            <w:hideMark/>
          </w:tcPr>
          <w:p w14:paraId="28C9096B" w14:textId="77777777" w:rsidR="00E61C7B" w:rsidRPr="00150058" w:rsidRDefault="00E61C7B">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41.5</w:t>
            </w:r>
          </w:p>
        </w:tc>
        <w:tc>
          <w:tcPr>
            <w:tcW w:w="360" w:type="pct"/>
            <w:noWrap/>
            <w:hideMark/>
          </w:tcPr>
          <w:p w14:paraId="437B1713" w14:textId="77777777" w:rsidR="00E61C7B" w:rsidRPr="00150058" w:rsidRDefault="00E61C7B">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1.0</w:t>
            </w:r>
          </w:p>
        </w:tc>
        <w:tc>
          <w:tcPr>
            <w:tcW w:w="425" w:type="pct"/>
            <w:noWrap/>
            <w:hideMark/>
          </w:tcPr>
          <w:p w14:paraId="64311F7F" w14:textId="77777777" w:rsidR="00E61C7B" w:rsidRPr="00150058" w:rsidRDefault="00E61C7B">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2.0</w:t>
            </w:r>
          </w:p>
        </w:tc>
        <w:tc>
          <w:tcPr>
            <w:tcW w:w="482" w:type="pct"/>
            <w:noWrap/>
            <w:hideMark/>
          </w:tcPr>
          <w:p w14:paraId="4B92450B" w14:textId="77777777" w:rsidR="00E61C7B" w:rsidRPr="00150058" w:rsidRDefault="00E61C7B">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530</w:t>
            </w:r>
          </w:p>
        </w:tc>
        <w:tc>
          <w:tcPr>
            <w:tcW w:w="453" w:type="pct"/>
            <w:noWrap/>
          </w:tcPr>
          <w:p w14:paraId="456FA524" w14:textId="77777777" w:rsidR="00E61C7B" w:rsidRPr="00150058" w:rsidRDefault="00E61C7B">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Pr>
                <w:rFonts w:ascii="Calibri" w:hAnsi="Calibri" w:cs="Calibri"/>
                <w:color w:val="3F4444"/>
                <w:sz w:val="18"/>
                <w:szCs w:val="18"/>
                <w:lang w:eastAsia="en-US"/>
              </w:rPr>
              <w:t>607</w:t>
            </w:r>
          </w:p>
        </w:tc>
        <w:tc>
          <w:tcPr>
            <w:tcW w:w="461" w:type="pct"/>
            <w:noWrap/>
            <w:hideMark/>
          </w:tcPr>
          <w:p w14:paraId="671F305D" w14:textId="77777777" w:rsidR="00E61C7B" w:rsidRPr="00150058" w:rsidRDefault="00E61C7B">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4.7</w:t>
            </w:r>
          </w:p>
        </w:tc>
        <w:tc>
          <w:tcPr>
            <w:tcW w:w="455" w:type="pct"/>
          </w:tcPr>
          <w:p w14:paraId="491E60E8" w14:textId="72971F35" w:rsidR="00A00133" w:rsidRPr="00150058" w:rsidRDefault="00A00133" w:rsidP="00A00133">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Pr>
                <w:rFonts w:ascii="Calibri" w:hAnsi="Calibri" w:cs="Calibri"/>
                <w:color w:val="3F4444"/>
                <w:sz w:val="18"/>
                <w:szCs w:val="18"/>
                <w:lang w:eastAsia="en-US"/>
              </w:rPr>
              <w:t>5.6</w:t>
            </w:r>
          </w:p>
        </w:tc>
      </w:tr>
      <w:tr w:rsidR="00E61C7B" w:rsidRPr="00150058" w14:paraId="2DB6E6EE" w14:textId="4FEF81D0" w:rsidTr="00946F44">
        <w:trPr>
          <w:gridAfter w:val="1"/>
          <w:cnfStyle w:val="000000100000" w:firstRow="0" w:lastRow="0" w:firstColumn="0" w:lastColumn="0" w:oddVBand="0" w:evenVBand="0" w:oddHBand="1" w:evenHBand="0" w:firstRowFirstColumn="0" w:firstRowLastColumn="0" w:lastRowFirstColumn="0" w:lastRowLastColumn="0"/>
          <w:wAfter w:w="10" w:type="pct"/>
          <w:trHeight w:val="290"/>
        </w:trPr>
        <w:tc>
          <w:tcPr>
            <w:cnfStyle w:val="001000000000" w:firstRow="0" w:lastRow="0" w:firstColumn="1" w:lastColumn="0" w:oddVBand="0" w:evenVBand="0" w:oddHBand="0" w:evenHBand="0" w:firstRowFirstColumn="0" w:firstRowLastColumn="0" w:lastRowFirstColumn="0" w:lastRowLastColumn="0"/>
            <w:tcW w:w="452" w:type="pct"/>
            <w:vMerge/>
            <w:noWrap/>
            <w:hideMark/>
          </w:tcPr>
          <w:p w14:paraId="40AD26BB" w14:textId="77777777" w:rsidR="00E61C7B" w:rsidRPr="00150058" w:rsidRDefault="00E61C7B">
            <w:pPr>
              <w:ind w:firstLine="0"/>
              <w:jc w:val="right"/>
              <w:rPr>
                <w:rFonts w:ascii="Calibri" w:hAnsi="Calibri" w:cs="Calibri"/>
                <w:color w:val="3F4444"/>
                <w:sz w:val="18"/>
                <w:szCs w:val="18"/>
                <w:lang w:eastAsia="en-US"/>
              </w:rPr>
            </w:pPr>
          </w:p>
        </w:tc>
        <w:tc>
          <w:tcPr>
            <w:tcW w:w="374" w:type="pct"/>
            <w:noWrap/>
            <w:hideMark/>
          </w:tcPr>
          <w:p w14:paraId="4DB3A468" w14:textId="77777777" w:rsidR="00E61C7B" w:rsidRPr="00150058" w:rsidRDefault="00E61C7B">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0.09</w:t>
            </w:r>
            <w:r>
              <w:rPr>
                <w:rFonts w:ascii="Calibri" w:hAnsi="Calibri" w:cs="Calibri"/>
                <w:color w:val="3F4444"/>
                <w:sz w:val="18"/>
                <w:szCs w:val="18"/>
                <w:lang w:eastAsia="en-US"/>
              </w:rPr>
              <w:t>8</w:t>
            </w:r>
          </w:p>
        </w:tc>
        <w:tc>
          <w:tcPr>
            <w:tcW w:w="480" w:type="pct"/>
            <w:noWrap/>
            <w:hideMark/>
          </w:tcPr>
          <w:p w14:paraId="7FB706C4" w14:textId="77777777" w:rsidR="00E61C7B" w:rsidRPr="00150058" w:rsidRDefault="00E61C7B">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2.0</w:t>
            </w:r>
          </w:p>
        </w:tc>
        <w:tc>
          <w:tcPr>
            <w:tcW w:w="655" w:type="pct"/>
            <w:noWrap/>
            <w:hideMark/>
          </w:tcPr>
          <w:p w14:paraId="2B8B7701" w14:textId="7924BC3D" w:rsidR="00E61C7B" w:rsidRPr="00150058" w:rsidRDefault="003E4919">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Pr>
                <w:rFonts w:ascii="Calibri" w:hAnsi="Calibri" w:cs="Calibri"/>
                <w:color w:val="3F4444"/>
                <w:sz w:val="18"/>
                <w:szCs w:val="18"/>
                <w:lang w:eastAsia="en-US"/>
              </w:rPr>
              <w:t>516</w:t>
            </w:r>
          </w:p>
        </w:tc>
        <w:tc>
          <w:tcPr>
            <w:tcW w:w="392" w:type="pct"/>
            <w:noWrap/>
            <w:hideMark/>
          </w:tcPr>
          <w:p w14:paraId="20612720" w14:textId="77777777" w:rsidR="00E61C7B" w:rsidRPr="00150058" w:rsidRDefault="00E61C7B">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41.5</w:t>
            </w:r>
          </w:p>
        </w:tc>
        <w:tc>
          <w:tcPr>
            <w:tcW w:w="360" w:type="pct"/>
            <w:noWrap/>
            <w:hideMark/>
          </w:tcPr>
          <w:p w14:paraId="4A26AE39" w14:textId="77777777" w:rsidR="00E61C7B" w:rsidRPr="00150058" w:rsidRDefault="00E61C7B">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1.0</w:t>
            </w:r>
          </w:p>
        </w:tc>
        <w:tc>
          <w:tcPr>
            <w:tcW w:w="425" w:type="pct"/>
            <w:noWrap/>
            <w:hideMark/>
          </w:tcPr>
          <w:p w14:paraId="48F69201" w14:textId="77777777" w:rsidR="00E61C7B" w:rsidRPr="00150058" w:rsidRDefault="00E61C7B">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2.0</w:t>
            </w:r>
          </w:p>
        </w:tc>
        <w:tc>
          <w:tcPr>
            <w:tcW w:w="482" w:type="pct"/>
            <w:noWrap/>
            <w:hideMark/>
          </w:tcPr>
          <w:p w14:paraId="364C0D46" w14:textId="77777777" w:rsidR="00E61C7B" w:rsidRPr="00150058" w:rsidRDefault="00E61C7B">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530</w:t>
            </w:r>
          </w:p>
        </w:tc>
        <w:tc>
          <w:tcPr>
            <w:tcW w:w="453" w:type="pct"/>
            <w:noWrap/>
          </w:tcPr>
          <w:p w14:paraId="1EA61943" w14:textId="77777777" w:rsidR="00E61C7B" w:rsidRPr="00150058" w:rsidRDefault="00E61C7B">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Pr>
                <w:rFonts w:ascii="Calibri" w:hAnsi="Calibri" w:cs="Calibri"/>
                <w:color w:val="3F4444"/>
                <w:sz w:val="18"/>
                <w:szCs w:val="18"/>
                <w:lang w:eastAsia="en-US"/>
              </w:rPr>
              <w:t>607</w:t>
            </w:r>
          </w:p>
        </w:tc>
        <w:tc>
          <w:tcPr>
            <w:tcW w:w="461" w:type="pct"/>
            <w:noWrap/>
            <w:hideMark/>
          </w:tcPr>
          <w:p w14:paraId="6523E938" w14:textId="77777777" w:rsidR="00E61C7B" w:rsidRPr="00150058" w:rsidRDefault="00E61C7B">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4.7</w:t>
            </w:r>
          </w:p>
        </w:tc>
        <w:tc>
          <w:tcPr>
            <w:tcW w:w="455" w:type="pct"/>
          </w:tcPr>
          <w:p w14:paraId="3253E89F" w14:textId="4D99A539" w:rsidR="00E61C7B" w:rsidRPr="00150058" w:rsidRDefault="00A00133">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Pr>
                <w:rFonts w:ascii="Calibri" w:hAnsi="Calibri" w:cs="Calibri"/>
                <w:color w:val="3F4444"/>
                <w:sz w:val="18"/>
                <w:szCs w:val="18"/>
                <w:lang w:eastAsia="en-US"/>
              </w:rPr>
              <w:t>5.6</w:t>
            </w:r>
          </w:p>
        </w:tc>
      </w:tr>
      <w:tr w:rsidR="00E61C7B" w:rsidRPr="00150058" w14:paraId="1A2B4F40" w14:textId="5B542071" w:rsidTr="00946F44">
        <w:trPr>
          <w:gridAfter w:val="1"/>
          <w:wAfter w:w="10" w:type="pct"/>
          <w:trHeight w:val="290"/>
        </w:trPr>
        <w:tc>
          <w:tcPr>
            <w:cnfStyle w:val="001000000000" w:firstRow="0" w:lastRow="0" w:firstColumn="1" w:lastColumn="0" w:oddVBand="0" w:evenVBand="0" w:oddHBand="0" w:evenHBand="0" w:firstRowFirstColumn="0" w:firstRowLastColumn="0" w:lastRowFirstColumn="0" w:lastRowLastColumn="0"/>
            <w:tcW w:w="452" w:type="pct"/>
            <w:vMerge/>
            <w:noWrap/>
            <w:hideMark/>
          </w:tcPr>
          <w:p w14:paraId="5CC60D47" w14:textId="77777777" w:rsidR="00E61C7B" w:rsidRPr="00150058" w:rsidRDefault="00E61C7B">
            <w:pPr>
              <w:ind w:firstLine="0"/>
              <w:jc w:val="right"/>
              <w:rPr>
                <w:rFonts w:ascii="Calibri" w:hAnsi="Calibri" w:cs="Calibri"/>
                <w:color w:val="3F4444"/>
                <w:sz w:val="18"/>
                <w:szCs w:val="18"/>
                <w:lang w:eastAsia="en-US"/>
              </w:rPr>
            </w:pPr>
          </w:p>
        </w:tc>
        <w:tc>
          <w:tcPr>
            <w:tcW w:w="374" w:type="pct"/>
            <w:noWrap/>
            <w:hideMark/>
          </w:tcPr>
          <w:p w14:paraId="34F84E4F" w14:textId="77777777" w:rsidR="00E61C7B" w:rsidRPr="00150058" w:rsidRDefault="00E61C7B">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0.09</w:t>
            </w:r>
            <w:r>
              <w:rPr>
                <w:rFonts w:ascii="Calibri" w:hAnsi="Calibri" w:cs="Calibri"/>
                <w:color w:val="3F4444"/>
                <w:sz w:val="18"/>
                <w:szCs w:val="18"/>
                <w:lang w:eastAsia="en-US"/>
              </w:rPr>
              <w:t>8</w:t>
            </w:r>
          </w:p>
        </w:tc>
        <w:tc>
          <w:tcPr>
            <w:tcW w:w="480" w:type="pct"/>
            <w:noWrap/>
            <w:hideMark/>
          </w:tcPr>
          <w:p w14:paraId="34E10DA8" w14:textId="77777777" w:rsidR="00E61C7B" w:rsidRPr="00150058" w:rsidRDefault="00E61C7B">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2.0</w:t>
            </w:r>
          </w:p>
        </w:tc>
        <w:tc>
          <w:tcPr>
            <w:tcW w:w="655" w:type="pct"/>
            <w:noWrap/>
            <w:hideMark/>
          </w:tcPr>
          <w:p w14:paraId="38D5C185" w14:textId="77777777" w:rsidR="00E61C7B" w:rsidRPr="00150058" w:rsidRDefault="00E61C7B">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457</w:t>
            </w:r>
          </w:p>
        </w:tc>
        <w:tc>
          <w:tcPr>
            <w:tcW w:w="392" w:type="pct"/>
            <w:noWrap/>
            <w:hideMark/>
          </w:tcPr>
          <w:p w14:paraId="7B6DDCD6" w14:textId="77777777" w:rsidR="00E61C7B" w:rsidRPr="00150058" w:rsidRDefault="00E61C7B">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41.5</w:t>
            </w:r>
          </w:p>
        </w:tc>
        <w:tc>
          <w:tcPr>
            <w:tcW w:w="360" w:type="pct"/>
            <w:noWrap/>
            <w:hideMark/>
          </w:tcPr>
          <w:p w14:paraId="40BDEF8F" w14:textId="77777777" w:rsidR="00E61C7B" w:rsidRPr="00150058" w:rsidRDefault="00E61C7B">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1.0</w:t>
            </w:r>
          </w:p>
        </w:tc>
        <w:tc>
          <w:tcPr>
            <w:tcW w:w="425" w:type="pct"/>
            <w:noWrap/>
            <w:hideMark/>
          </w:tcPr>
          <w:p w14:paraId="519C177E" w14:textId="77777777" w:rsidR="00E61C7B" w:rsidRPr="00150058" w:rsidRDefault="00E61C7B">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2.0</w:t>
            </w:r>
          </w:p>
        </w:tc>
        <w:tc>
          <w:tcPr>
            <w:tcW w:w="482" w:type="pct"/>
            <w:noWrap/>
            <w:hideMark/>
          </w:tcPr>
          <w:p w14:paraId="6C3E0EBE" w14:textId="77777777" w:rsidR="00E61C7B" w:rsidRPr="00150058" w:rsidRDefault="00E61C7B">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530</w:t>
            </w:r>
          </w:p>
        </w:tc>
        <w:tc>
          <w:tcPr>
            <w:tcW w:w="453" w:type="pct"/>
            <w:noWrap/>
          </w:tcPr>
          <w:p w14:paraId="23C8844A" w14:textId="77777777" w:rsidR="00E61C7B" w:rsidRPr="00150058" w:rsidRDefault="00E61C7B">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Pr>
                <w:rFonts w:ascii="Calibri" w:hAnsi="Calibri" w:cs="Calibri"/>
                <w:color w:val="3F4444"/>
                <w:sz w:val="18"/>
                <w:szCs w:val="18"/>
                <w:lang w:eastAsia="en-US"/>
              </w:rPr>
              <w:t>607</w:t>
            </w:r>
          </w:p>
        </w:tc>
        <w:tc>
          <w:tcPr>
            <w:tcW w:w="461" w:type="pct"/>
            <w:noWrap/>
            <w:hideMark/>
          </w:tcPr>
          <w:p w14:paraId="5E87C8B2" w14:textId="77777777" w:rsidR="00E61C7B" w:rsidRPr="00150058" w:rsidRDefault="00E61C7B">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4.7</w:t>
            </w:r>
          </w:p>
        </w:tc>
        <w:tc>
          <w:tcPr>
            <w:tcW w:w="455" w:type="pct"/>
          </w:tcPr>
          <w:p w14:paraId="456D697D" w14:textId="00B86EC6" w:rsidR="00E61C7B" w:rsidRPr="00150058" w:rsidRDefault="00A00133">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Pr>
                <w:rFonts w:ascii="Calibri" w:hAnsi="Calibri" w:cs="Calibri"/>
                <w:color w:val="3F4444"/>
                <w:sz w:val="18"/>
                <w:szCs w:val="18"/>
                <w:lang w:eastAsia="en-US"/>
              </w:rPr>
              <w:t>5.6</w:t>
            </w:r>
          </w:p>
        </w:tc>
      </w:tr>
      <w:tr w:rsidR="00E61C7B" w:rsidRPr="00150058" w14:paraId="0B2F1EA5" w14:textId="6990E9AC" w:rsidTr="00946F44">
        <w:trPr>
          <w:gridAfter w:val="1"/>
          <w:cnfStyle w:val="000000100000" w:firstRow="0" w:lastRow="0" w:firstColumn="0" w:lastColumn="0" w:oddVBand="0" w:evenVBand="0" w:oddHBand="1" w:evenHBand="0" w:firstRowFirstColumn="0" w:firstRowLastColumn="0" w:lastRowFirstColumn="0" w:lastRowLastColumn="0"/>
          <w:wAfter w:w="10" w:type="pct"/>
          <w:trHeight w:val="290"/>
        </w:trPr>
        <w:tc>
          <w:tcPr>
            <w:cnfStyle w:val="001000000000" w:firstRow="0" w:lastRow="0" w:firstColumn="1" w:lastColumn="0" w:oddVBand="0" w:evenVBand="0" w:oddHBand="0" w:evenHBand="0" w:firstRowFirstColumn="0" w:firstRowLastColumn="0" w:lastRowFirstColumn="0" w:lastRowLastColumn="0"/>
            <w:tcW w:w="452" w:type="pct"/>
            <w:vMerge/>
            <w:noWrap/>
            <w:hideMark/>
          </w:tcPr>
          <w:p w14:paraId="0A8C0406" w14:textId="77777777" w:rsidR="00E61C7B" w:rsidRPr="00150058" w:rsidRDefault="00E61C7B">
            <w:pPr>
              <w:ind w:firstLine="0"/>
              <w:jc w:val="right"/>
              <w:rPr>
                <w:rFonts w:ascii="Calibri" w:hAnsi="Calibri" w:cs="Calibri"/>
                <w:color w:val="3F4444"/>
                <w:sz w:val="18"/>
                <w:szCs w:val="18"/>
                <w:lang w:eastAsia="en-US"/>
              </w:rPr>
            </w:pPr>
          </w:p>
        </w:tc>
        <w:tc>
          <w:tcPr>
            <w:tcW w:w="374" w:type="pct"/>
            <w:noWrap/>
            <w:hideMark/>
          </w:tcPr>
          <w:p w14:paraId="38830F61" w14:textId="77777777" w:rsidR="00E61C7B" w:rsidRPr="00150058" w:rsidRDefault="00E61C7B">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0.09</w:t>
            </w:r>
            <w:r>
              <w:rPr>
                <w:rFonts w:ascii="Calibri" w:hAnsi="Calibri" w:cs="Calibri"/>
                <w:color w:val="3F4444"/>
                <w:sz w:val="18"/>
                <w:szCs w:val="18"/>
                <w:lang w:eastAsia="en-US"/>
              </w:rPr>
              <w:t>8</w:t>
            </w:r>
          </w:p>
        </w:tc>
        <w:tc>
          <w:tcPr>
            <w:tcW w:w="480" w:type="pct"/>
            <w:noWrap/>
            <w:hideMark/>
          </w:tcPr>
          <w:p w14:paraId="16F1D4BB" w14:textId="77777777" w:rsidR="00E61C7B" w:rsidRPr="00150058" w:rsidRDefault="00E61C7B">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2.0</w:t>
            </w:r>
          </w:p>
        </w:tc>
        <w:tc>
          <w:tcPr>
            <w:tcW w:w="655" w:type="pct"/>
            <w:noWrap/>
            <w:hideMark/>
          </w:tcPr>
          <w:p w14:paraId="567AD144" w14:textId="77777777" w:rsidR="00E61C7B" w:rsidRPr="00150058" w:rsidRDefault="00E61C7B">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444</w:t>
            </w:r>
          </w:p>
        </w:tc>
        <w:tc>
          <w:tcPr>
            <w:tcW w:w="392" w:type="pct"/>
            <w:noWrap/>
            <w:hideMark/>
          </w:tcPr>
          <w:p w14:paraId="40BAF48C" w14:textId="77777777" w:rsidR="00E61C7B" w:rsidRPr="00150058" w:rsidRDefault="00E61C7B">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41.5</w:t>
            </w:r>
          </w:p>
        </w:tc>
        <w:tc>
          <w:tcPr>
            <w:tcW w:w="360" w:type="pct"/>
            <w:noWrap/>
            <w:hideMark/>
          </w:tcPr>
          <w:p w14:paraId="5F446657" w14:textId="77777777" w:rsidR="00E61C7B" w:rsidRPr="00150058" w:rsidRDefault="00E61C7B">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1.0</w:t>
            </w:r>
          </w:p>
        </w:tc>
        <w:tc>
          <w:tcPr>
            <w:tcW w:w="425" w:type="pct"/>
            <w:noWrap/>
            <w:hideMark/>
          </w:tcPr>
          <w:p w14:paraId="5E16FC62" w14:textId="77777777" w:rsidR="00E61C7B" w:rsidRPr="00150058" w:rsidRDefault="00E61C7B">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2.0</w:t>
            </w:r>
          </w:p>
        </w:tc>
        <w:tc>
          <w:tcPr>
            <w:tcW w:w="482" w:type="pct"/>
            <w:noWrap/>
            <w:hideMark/>
          </w:tcPr>
          <w:p w14:paraId="32DD2135" w14:textId="77777777" w:rsidR="00E61C7B" w:rsidRPr="00150058" w:rsidRDefault="00E61C7B">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530</w:t>
            </w:r>
          </w:p>
        </w:tc>
        <w:tc>
          <w:tcPr>
            <w:tcW w:w="453" w:type="pct"/>
            <w:noWrap/>
          </w:tcPr>
          <w:p w14:paraId="684FAD6B" w14:textId="77777777" w:rsidR="00E61C7B" w:rsidRPr="00150058" w:rsidRDefault="00E61C7B">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Pr>
                <w:rFonts w:ascii="Calibri" w:hAnsi="Calibri" w:cs="Calibri"/>
                <w:color w:val="3F4444"/>
                <w:sz w:val="18"/>
                <w:szCs w:val="18"/>
                <w:lang w:eastAsia="en-US"/>
              </w:rPr>
              <w:t>607</w:t>
            </w:r>
          </w:p>
        </w:tc>
        <w:tc>
          <w:tcPr>
            <w:tcW w:w="461" w:type="pct"/>
            <w:noWrap/>
            <w:hideMark/>
          </w:tcPr>
          <w:p w14:paraId="53BCC06E" w14:textId="77777777" w:rsidR="00E61C7B" w:rsidRPr="00150058" w:rsidRDefault="00E61C7B">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4.7</w:t>
            </w:r>
          </w:p>
        </w:tc>
        <w:tc>
          <w:tcPr>
            <w:tcW w:w="455" w:type="pct"/>
          </w:tcPr>
          <w:p w14:paraId="776167CA" w14:textId="3877FEB3" w:rsidR="00E61C7B" w:rsidRPr="00150058" w:rsidRDefault="00A00133">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Pr>
                <w:rFonts w:ascii="Calibri" w:hAnsi="Calibri" w:cs="Calibri"/>
                <w:color w:val="3F4444"/>
                <w:sz w:val="18"/>
                <w:szCs w:val="18"/>
                <w:lang w:eastAsia="en-US"/>
              </w:rPr>
              <w:t>5.6</w:t>
            </w:r>
          </w:p>
        </w:tc>
      </w:tr>
      <w:tr w:rsidR="00E61C7B" w:rsidRPr="00150058" w14:paraId="6069766B" w14:textId="1DCB4B50" w:rsidTr="00946F44">
        <w:trPr>
          <w:gridAfter w:val="1"/>
          <w:wAfter w:w="10" w:type="pct"/>
          <w:trHeight w:val="290"/>
        </w:trPr>
        <w:tc>
          <w:tcPr>
            <w:cnfStyle w:val="001000000000" w:firstRow="0" w:lastRow="0" w:firstColumn="1" w:lastColumn="0" w:oddVBand="0" w:evenVBand="0" w:oddHBand="0" w:evenHBand="0" w:firstRowFirstColumn="0" w:firstRowLastColumn="0" w:lastRowFirstColumn="0" w:lastRowLastColumn="0"/>
            <w:tcW w:w="452" w:type="pct"/>
            <w:vMerge/>
            <w:noWrap/>
            <w:hideMark/>
          </w:tcPr>
          <w:p w14:paraId="29B75BE3" w14:textId="77777777" w:rsidR="00E61C7B" w:rsidRPr="00150058" w:rsidRDefault="00E61C7B">
            <w:pPr>
              <w:ind w:firstLine="0"/>
              <w:jc w:val="right"/>
              <w:rPr>
                <w:rFonts w:ascii="Calibri" w:hAnsi="Calibri" w:cs="Calibri"/>
                <w:color w:val="3F4444"/>
                <w:sz w:val="18"/>
                <w:szCs w:val="18"/>
                <w:lang w:eastAsia="en-US"/>
              </w:rPr>
            </w:pPr>
          </w:p>
        </w:tc>
        <w:tc>
          <w:tcPr>
            <w:tcW w:w="374" w:type="pct"/>
            <w:noWrap/>
            <w:hideMark/>
          </w:tcPr>
          <w:p w14:paraId="7A4CD2ED" w14:textId="77777777" w:rsidR="00E61C7B" w:rsidRPr="00150058" w:rsidRDefault="00E61C7B">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0.09</w:t>
            </w:r>
            <w:r>
              <w:rPr>
                <w:rFonts w:ascii="Calibri" w:hAnsi="Calibri" w:cs="Calibri"/>
                <w:color w:val="3F4444"/>
                <w:sz w:val="18"/>
                <w:szCs w:val="18"/>
                <w:lang w:eastAsia="en-US"/>
              </w:rPr>
              <w:t>8</w:t>
            </w:r>
          </w:p>
        </w:tc>
        <w:tc>
          <w:tcPr>
            <w:tcW w:w="480" w:type="pct"/>
            <w:noWrap/>
            <w:hideMark/>
          </w:tcPr>
          <w:p w14:paraId="7044C887" w14:textId="77777777" w:rsidR="00E61C7B" w:rsidRPr="00150058" w:rsidRDefault="00E61C7B">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2.0</w:t>
            </w:r>
          </w:p>
        </w:tc>
        <w:tc>
          <w:tcPr>
            <w:tcW w:w="655" w:type="pct"/>
            <w:noWrap/>
            <w:hideMark/>
          </w:tcPr>
          <w:p w14:paraId="19CDDBC1" w14:textId="77777777" w:rsidR="00E61C7B" w:rsidRPr="00150058" w:rsidRDefault="00E61C7B">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481</w:t>
            </w:r>
          </w:p>
        </w:tc>
        <w:tc>
          <w:tcPr>
            <w:tcW w:w="392" w:type="pct"/>
            <w:noWrap/>
            <w:hideMark/>
          </w:tcPr>
          <w:p w14:paraId="09744692" w14:textId="77777777" w:rsidR="00E61C7B" w:rsidRPr="00150058" w:rsidRDefault="00E61C7B">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41.5</w:t>
            </w:r>
          </w:p>
        </w:tc>
        <w:tc>
          <w:tcPr>
            <w:tcW w:w="360" w:type="pct"/>
            <w:noWrap/>
            <w:hideMark/>
          </w:tcPr>
          <w:p w14:paraId="4CC3FF24" w14:textId="77777777" w:rsidR="00E61C7B" w:rsidRPr="00150058" w:rsidRDefault="00E61C7B">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1.0</w:t>
            </w:r>
          </w:p>
        </w:tc>
        <w:tc>
          <w:tcPr>
            <w:tcW w:w="425" w:type="pct"/>
            <w:noWrap/>
            <w:hideMark/>
          </w:tcPr>
          <w:p w14:paraId="161FF973" w14:textId="77777777" w:rsidR="00E61C7B" w:rsidRPr="00150058" w:rsidRDefault="00E61C7B">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2.0</w:t>
            </w:r>
          </w:p>
        </w:tc>
        <w:tc>
          <w:tcPr>
            <w:tcW w:w="482" w:type="pct"/>
            <w:noWrap/>
            <w:hideMark/>
          </w:tcPr>
          <w:p w14:paraId="63B15D6F" w14:textId="77777777" w:rsidR="00E61C7B" w:rsidRPr="00150058" w:rsidRDefault="00E61C7B">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530</w:t>
            </w:r>
          </w:p>
        </w:tc>
        <w:tc>
          <w:tcPr>
            <w:tcW w:w="453" w:type="pct"/>
            <w:noWrap/>
          </w:tcPr>
          <w:p w14:paraId="265A4F0E" w14:textId="77777777" w:rsidR="00E61C7B" w:rsidRPr="00150058" w:rsidRDefault="00E61C7B">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Pr>
                <w:rFonts w:ascii="Calibri" w:hAnsi="Calibri" w:cs="Calibri"/>
                <w:color w:val="3F4444"/>
                <w:sz w:val="18"/>
                <w:szCs w:val="18"/>
                <w:lang w:eastAsia="en-US"/>
              </w:rPr>
              <w:t>607</w:t>
            </w:r>
          </w:p>
        </w:tc>
        <w:tc>
          <w:tcPr>
            <w:tcW w:w="461" w:type="pct"/>
            <w:noWrap/>
            <w:hideMark/>
          </w:tcPr>
          <w:p w14:paraId="71979CDB" w14:textId="77777777" w:rsidR="00E61C7B" w:rsidRPr="00150058" w:rsidRDefault="00E61C7B">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4.7</w:t>
            </w:r>
          </w:p>
        </w:tc>
        <w:tc>
          <w:tcPr>
            <w:tcW w:w="455" w:type="pct"/>
          </w:tcPr>
          <w:p w14:paraId="1B14FDDA" w14:textId="6164A914" w:rsidR="00E61C7B" w:rsidRPr="00150058" w:rsidRDefault="00A00133">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Pr>
                <w:rFonts w:ascii="Calibri" w:hAnsi="Calibri" w:cs="Calibri"/>
                <w:color w:val="3F4444"/>
                <w:sz w:val="18"/>
                <w:szCs w:val="18"/>
                <w:lang w:eastAsia="en-US"/>
              </w:rPr>
              <w:t>5.6</w:t>
            </w:r>
          </w:p>
        </w:tc>
      </w:tr>
      <w:tr w:rsidR="008C4324" w:rsidRPr="00150058" w14:paraId="692B0172" w14:textId="15679007" w:rsidTr="00946F44">
        <w:trPr>
          <w:gridAfter w:val="1"/>
          <w:cnfStyle w:val="000000100000" w:firstRow="0" w:lastRow="0" w:firstColumn="0" w:lastColumn="0" w:oddVBand="0" w:evenVBand="0" w:oddHBand="1" w:evenHBand="0" w:firstRowFirstColumn="0" w:firstRowLastColumn="0" w:lastRowFirstColumn="0" w:lastRowLastColumn="0"/>
          <w:wAfter w:w="10" w:type="pct"/>
          <w:trHeight w:val="290"/>
        </w:trPr>
        <w:tc>
          <w:tcPr>
            <w:cnfStyle w:val="001000000000" w:firstRow="0" w:lastRow="0" w:firstColumn="1" w:lastColumn="0" w:oddVBand="0" w:evenVBand="0" w:oddHBand="0" w:evenHBand="0" w:firstRowFirstColumn="0" w:firstRowLastColumn="0" w:lastRowFirstColumn="0" w:lastRowLastColumn="0"/>
            <w:tcW w:w="452" w:type="pct"/>
            <w:noWrap/>
            <w:hideMark/>
          </w:tcPr>
          <w:p w14:paraId="48F0C043" w14:textId="12AC0BC8" w:rsidR="008C4324" w:rsidRPr="00150058" w:rsidRDefault="008C4324">
            <w:pPr>
              <w:ind w:firstLine="0"/>
              <w:jc w:val="left"/>
              <w:rPr>
                <w:rFonts w:ascii="Calibri" w:hAnsi="Calibri" w:cs="Calibri"/>
                <w:b w:val="0"/>
                <w:bCs w:val="0"/>
                <w:color w:val="3F4444"/>
                <w:sz w:val="18"/>
                <w:szCs w:val="18"/>
                <w:lang w:eastAsia="en-US"/>
              </w:rPr>
            </w:pPr>
            <w:r w:rsidRPr="00150058">
              <w:rPr>
                <w:rFonts w:ascii="Calibri" w:hAnsi="Calibri" w:cs="Calibri"/>
                <w:b w:val="0"/>
                <w:bCs w:val="0"/>
                <w:color w:val="3F4444"/>
                <w:sz w:val="18"/>
                <w:szCs w:val="18"/>
                <w:lang w:eastAsia="en-US"/>
              </w:rPr>
              <w:t>Repligen, 0.2 µm</w:t>
            </w:r>
            <w:r w:rsidR="001C76CB">
              <w:rPr>
                <w:rFonts w:ascii="Calibri" w:hAnsi="Calibri" w:cs="Calibri"/>
                <w:b w:val="0"/>
                <w:bCs w:val="0"/>
                <w:color w:val="3F4444"/>
                <w:sz w:val="18"/>
                <w:szCs w:val="18"/>
                <w:lang w:eastAsia="en-US"/>
              </w:rPr>
              <w:t>, PES</w:t>
            </w:r>
          </w:p>
        </w:tc>
        <w:tc>
          <w:tcPr>
            <w:tcW w:w="374" w:type="pct"/>
            <w:noWrap/>
            <w:hideMark/>
          </w:tcPr>
          <w:p w14:paraId="570C9890" w14:textId="77777777" w:rsidR="008C4324" w:rsidRPr="00150058" w:rsidRDefault="008C4324">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2.55</w:t>
            </w:r>
          </w:p>
        </w:tc>
        <w:tc>
          <w:tcPr>
            <w:tcW w:w="480" w:type="pct"/>
            <w:noWrap/>
            <w:hideMark/>
          </w:tcPr>
          <w:p w14:paraId="1945BE6E" w14:textId="77777777" w:rsidR="008C4324" w:rsidRPr="00150058" w:rsidRDefault="008C4324">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0.8</w:t>
            </w:r>
          </w:p>
        </w:tc>
        <w:tc>
          <w:tcPr>
            <w:tcW w:w="655" w:type="pct"/>
            <w:noWrap/>
            <w:hideMark/>
          </w:tcPr>
          <w:p w14:paraId="23A74DF1" w14:textId="77777777" w:rsidR="008C4324" w:rsidRPr="00150058" w:rsidRDefault="008C4324">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144</w:t>
            </w:r>
          </w:p>
        </w:tc>
        <w:tc>
          <w:tcPr>
            <w:tcW w:w="392" w:type="pct"/>
            <w:noWrap/>
            <w:hideMark/>
          </w:tcPr>
          <w:p w14:paraId="6465D111" w14:textId="77777777" w:rsidR="008C4324" w:rsidRPr="00150058" w:rsidRDefault="008C4324">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65</w:t>
            </w:r>
          </w:p>
        </w:tc>
        <w:tc>
          <w:tcPr>
            <w:tcW w:w="360" w:type="pct"/>
            <w:noWrap/>
            <w:hideMark/>
          </w:tcPr>
          <w:p w14:paraId="3112740F" w14:textId="77777777" w:rsidR="008C4324" w:rsidRPr="00150058" w:rsidRDefault="008C4324">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1.0</w:t>
            </w:r>
          </w:p>
        </w:tc>
        <w:tc>
          <w:tcPr>
            <w:tcW w:w="425" w:type="pct"/>
            <w:noWrap/>
            <w:hideMark/>
          </w:tcPr>
          <w:p w14:paraId="2BFB3918" w14:textId="77777777" w:rsidR="008C4324" w:rsidRPr="00150058" w:rsidRDefault="008C4324">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40</w:t>
            </w:r>
          </w:p>
        </w:tc>
        <w:tc>
          <w:tcPr>
            <w:tcW w:w="482" w:type="pct"/>
            <w:noWrap/>
            <w:hideMark/>
          </w:tcPr>
          <w:p w14:paraId="5FCA18CC" w14:textId="77777777" w:rsidR="008C4324" w:rsidRPr="00150058" w:rsidRDefault="008C4324">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530</w:t>
            </w:r>
          </w:p>
        </w:tc>
        <w:tc>
          <w:tcPr>
            <w:tcW w:w="453" w:type="pct"/>
            <w:noWrap/>
          </w:tcPr>
          <w:p w14:paraId="67262419" w14:textId="31A3A4B5" w:rsidR="008C4324" w:rsidRPr="00150058" w:rsidRDefault="005E517E">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Pr>
                <w:rFonts w:ascii="Calibri" w:hAnsi="Calibri" w:cs="Calibri"/>
                <w:color w:val="3F4444"/>
                <w:sz w:val="18"/>
                <w:szCs w:val="18"/>
                <w:lang w:eastAsia="en-US"/>
              </w:rPr>
              <w:t>543</w:t>
            </w:r>
          </w:p>
        </w:tc>
        <w:tc>
          <w:tcPr>
            <w:tcW w:w="461" w:type="pct"/>
            <w:noWrap/>
            <w:hideMark/>
          </w:tcPr>
          <w:p w14:paraId="3D43B2B1" w14:textId="5689D2DC" w:rsidR="008C4324" w:rsidRPr="00150058" w:rsidRDefault="008C4324">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1</w:t>
            </w:r>
            <w:r w:rsidR="005E517E">
              <w:rPr>
                <w:rFonts w:ascii="Calibri" w:hAnsi="Calibri" w:cs="Calibri"/>
                <w:color w:val="3F4444"/>
                <w:sz w:val="18"/>
                <w:szCs w:val="18"/>
                <w:lang w:eastAsia="en-US"/>
              </w:rPr>
              <w:t>7</w:t>
            </w:r>
          </w:p>
        </w:tc>
        <w:tc>
          <w:tcPr>
            <w:tcW w:w="455" w:type="pct"/>
          </w:tcPr>
          <w:p w14:paraId="410D13D7" w14:textId="50E962A4" w:rsidR="008C4324" w:rsidRPr="00150058" w:rsidRDefault="006A5ADA">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Pr>
                <w:rFonts w:ascii="Calibri" w:hAnsi="Calibri" w:cs="Calibri"/>
                <w:color w:val="3F4444"/>
                <w:sz w:val="18"/>
                <w:szCs w:val="18"/>
                <w:lang w:eastAsia="en-US"/>
              </w:rPr>
              <w:t>17</w:t>
            </w:r>
          </w:p>
        </w:tc>
      </w:tr>
      <w:tr w:rsidR="001A41ED" w:rsidRPr="00150058" w14:paraId="16500CD4" w14:textId="77777777" w:rsidTr="00946F44">
        <w:trPr>
          <w:gridAfter w:val="1"/>
          <w:wAfter w:w="10" w:type="pct"/>
          <w:trHeight w:val="290"/>
        </w:trPr>
        <w:tc>
          <w:tcPr>
            <w:cnfStyle w:val="001000000000" w:firstRow="0" w:lastRow="0" w:firstColumn="1" w:lastColumn="0" w:oddVBand="0" w:evenVBand="0" w:oddHBand="0" w:evenHBand="0" w:firstRowFirstColumn="0" w:firstRowLastColumn="0" w:lastRowFirstColumn="0" w:lastRowLastColumn="0"/>
            <w:tcW w:w="452" w:type="pct"/>
            <w:noWrap/>
          </w:tcPr>
          <w:p w14:paraId="1811D45D" w14:textId="0C34BFA1" w:rsidR="001A41ED" w:rsidRPr="001A41ED" w:rsidRDefault="001A41ED">
            <w:pPr>
              <w:ind w:firstLine="0"/>
              <w:jc w:val="left"/>
              <w:rPr>
                <w:rFonts w:ascii="Calibri" w:hAnsi="Calibri" w:cs="Calibri"/>
                <w:b w:val="0"/>
                <w:bCs w:val="0"/>
                <w:color w:val="3F4444"/>
                <w:sz w:val="18"/>
                <w:szCs w:val="18"/>
                <w:lang w:eastAsia="en-US"/>
              </w:rPr>
            </w:pPr>
            <w:r>
              <w:rPr>
                <w:rFonts w:ascii="Calibri" w:hAnsi="Calibri" w:cs="Calibri"/>
                <w:b w:val="0"/>
                <w:bCs w:val="0"/>
                <w:color w:val="3F4444"/>
                <w:sz w:val="18"/>
                <w:szCs w:val="18"/>
                <w:lang w:eastAsia="en-US"/>
              </w:rPr>
              <w:t xml:space="preserve">Repligen, 0.2 </w:t>
            </w:r>
            <w:r w:rsidRPr="00150058">
              <w:rPr>
                <w:rFonts w:ascii="Calibri" w:hAnsi="Calibri" w:cs="Calibri"/>
                <w:b w:val="0"/>
                <w:bCs w:val="0"/>
                <w:color w:val="3F4444"/>
                <w:sz w:val="18"/>
                <w:szCs w:val="18"/>
                <w:lang w:eastAsia="en-US"/>
              </w:rPr>
              <w:t>µm</w:t>
            </w:r>
            <w:r w:rsidR="001C76CB">
              <w:rPr>
                <w:rFonts w:ascii="Calibri" w:hAnsi="Calibri" w:cs="Calibri"/>
                <w:b w:val="0"/>
                <w:bCs w:val="0"/>
                <w:color w:val="3F4444"/>
                <w:sz w:val="18"/>
                <w:szCs w:val="18"/>
                <w:lang w:eastAsia="en-US"/>
              </w:rPr>
              <w:t>, PES</w:t>
            </w:r>
          </w:p>
        </w:tc>
        <w:tc>
          <w:tcPr>
            <w:tcW w:w="374" w:type="pct"/>
            <w:noWrap/>
          </w:tcPr>
          <w:p w14:paraId="7F0CA3BC" w14:textId="0D542BF1" w:rsidR="001A41ED" w:rsidRPr="00150058" w:rsidRDefault="00426BEE">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Pr>
                <w:rFonts w:ascii="Calibri" w:hAnsi="Calibri" w:cs="Calibri"/>
                <w:color w:val="3F4444"/>
                <w:sz w:val="18"/>
                <w:szCs w:val="18"/>
                <w:lang w:eastAsia="en-US"/>
              </w:rPr>
              <w:t>0.79</w:t>
            </w:r>
          </w:p>
        </w:tc>
        <w:tc>
          <w:tcPr>
            <w:tcW w:w="480" w:type="pct"/>
            <w:noWrap/>
          </w:tcPr>
          <w:p w14:paraId="22F26D18" w14:textId="774FA7A4" w:rsidR="001A41ED" w:rsidRPr="00150058" w:rsidRDefault="00426BEE">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Pr>
                <w:rFonts w:ascii="Calibri" w:hAnsi="Calibri" w:cs="Calibri"/>
                <w:color w:val="3F4444"/>
                <w:sz w:val="18"/>
                <w:szCs w:val="18"/>
                <w:lang w:eastAsia="en-US"/>
              </w:rPr>
              <w:t>0.8</w:t>
            </w:r>
          </w:p>
        </w:tc>
        <w:tc>
          <w:tcPr>
            <w:tcW w:w="655" w:type="pct"/>
            <w:noWrap/>
          </w:tcPr>
          <w:p w14:paraId="494FE6B1" w14:textId="7F6B7B3F" w:rsidR="001A41ED" w:rsidRPr="00150058" w:rsidRDefault="00426BEE">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Pr>
                <w:rFonts w:ascii="Calibri" w:hAnsi="Calibri" w:cs="Calibri"/>
                <w:color w:val="3F4444"/>
                <w:sz w:val="18"/>
                <w:szCs w:val="18"/>
                <w:lang w:eastAsia="en-US"/>
              </w:rPr>
              <w:t>269</w:t>
            </w:r>
          </w:p>
        </w:tc>
        <w:tc>
          <w:tcPr>
            <w:tcW w:w="392" w:type="pct"/>
            <w:noWrap/>
          </w:tcPr>
          <w:p w14:paraId="1951FE41" w14:textId="6F8F16ED" w:rsidR="001A41ED" w:rsidRPr="00150058" w:rsidRDefault="00426BEE">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Pr>
                <w:rFonts w:ascii="Calibri" w:hAnsi="Calibri" w:cs="Calibri"/>
                <w:color w:val="3F4444"/>
                <w:sz w:val="18"/>
                <w:szCs w:val="18"/>
                <w:lang w:eastAsia="en-US"/>
              </w:rPr>
              <w:t>20</w:t>
            </w:r>
          </w:p>
        </w:tc>
        <w:tc>
          <w:tcPr>
            <w:tcW w:w="360" w:type="pct"/>
            <w:noWrap/>
          </w:tcPr>
          <w:p w14:paraId="7993B0F1" w14:textId="5FE0261E" w:rsidR="001A41ED" w:rsidRPr="00150058" w:rsidRDefault="00426BEE">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Pr>
                <w:rFonts w:ascii="Calibri" w:hAnsi="Calibri" w:cs="Calibri"/>
                <w:color w:val="3F4444"/>
                <w:sz w:val="18"/>
                <w:szCs w:val="18"/>
                <w:lang w:eastAsia="en-US"/>
              </w:rPr>
              <w:t>1.0</w:t>
            </w:r>
          </w:p>
        </w:tc>
        <w:tc>
          <w:tcPr>
            <w:tcW w:w="425" w:type="pct"/>
            <w:noWrap/>
          </w:tcPr>
          <w:p w14:paraId="31F809A2" w14:textId="21442A51" w:rsidR="001A41ED" w:rsidRPr="00150058" w:rsidRDefault="00426BEE">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Pr>
                <w:rFonts w:ascii="Calibri" w:hAnsi="Calibri" w:cs="Calibri"/>
                <w:color w:val="3F4444"/>
                <w:sz w:val="18"/>
                <w:szCs w:val="18"/>
                <w:lang w:eastAsia="en-US"/>
              </w:rPr>
              <w:t>40</w:t>
            </w:r>
          </w:p>
        </w:tc>
        <w:tc>
          <w:tcPr>
            <w:tcW w:w="482" w:type="pct"/>
            <w:noWrap/>
          </w:tcPr>
          <w:p w14:paraId="13965DE7" w14:textId="5627D088" w:rsidR="001A41ED" w:rsidRPr="00150058" w:rsidRDefault="00426BEE">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Pr>
                <w:rFonts w:ascii="Calibri" w:hAnsi="Calibri" w:cs="Calibri"/>
                <w:color w:val="3F4444"/>
                <w:sz w:val="18"/>
                <w:szCs w:val="18"/>
                <w:lang w:eastAsia="en-US"/>
              </w:rPr>
              <w:t>530</w:t>
            </w:r>
          </w:p>
        </w:tc>
        <w:tc>
          <w:tcPr>
            <w:tcW w:w="453" w:type="pct"/>
            <w:noWrap/>
          </w:tcPr>
          <w:p w14:paraId="0A9D166D" w14:textId="7697764A" w:rsidR="001A41ED" w:rsidRDefault="005E517E">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Pr>
                <w:rFonts w:ascii="Calibri" w:hAnsi="Calibri" w:cs="Calibri"/>
                <w:color w:val="3F4444"/>
                <w:sz w:val="18"/>
                <w:szCs w:val="18"/>
                <w:lang w:eastAsia="en-US"/>
              </w:rPr>
              <w:t>679</w:t>
            </w:r>
          </w:p>
        </w:tc>
        <w:tc>
          <w:tcPr>
            <w:tcW w:w="461" w:type="pct"/>
            <w:noWrap/>
          </w:tcPr>
          <w:p w14:paraId="47720D38" w14:textId="073214E8" w:rsidR="001A41ED" w:rsidRPr="00150058" w:rsidRDefault="005E517E">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Pr>
                <w:rFonts w:ascii="Calibri" w:hAnsi="Calibri" w:cs="Calibri"/>
                <w:color w:val="3F4444"/>
                <w:sz w:val="18"/>
                <w:szCs w:val="18"/>
                <w:lang w:eastAsia="en-US"/>
              </w:rPr>
              <w:t>6.</w:t>
            </w:r>
            <w:r w:rsidR="00E61C7B">
              <w:rPr>
                <w:rFonts w:ascii="Calibri" w:hAnsi="Calibri" w:cs="Calibri"/>
                <w:color w:val="3F4444"/>
                <w:sz w:val="18"/>
                <w:szCs w:val="18"/>
                <w:lang w:eastAsia="en-US"/>
              </w:rPr>
              <w:t>1</w:t>
            </w:r>
          </w:p>
        </w:tc>
        <w:tc>
          <w:tcPr>
            <w:tcW w:w="455" w:type="pct"/>
          </w:tcPr>
          <w:p w14:paraId="7D71EAF7" w14:textId="06208215" w:rsidR="001A41ED" w:rsidRPr="00150058" w:rsidRDefault="0023550F">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Pr>
                <w:rFonts w:ascii="Calibri" w:hAnsi="Calibri" w:cs="Calibri"/>
                <w:color w:val="3F4444"/>
                <w:sz w:val="18"/>
                <w:szCs w:val="18"/>
                <w:lang w:eastAsia="en-US"/>
              </w:rPr>
              <w:t>7.8</w:t>
            </w:r>
          </w:p>
        </w:tc>
      </w:tr>
      <w:tr w:rsidR="008C4324" w:rsidRPr="00150058" w14:paraId="77562408" w14:textId="68456E09" w:rsidTr="00946F44">
        <w:trPr>
          <w:gridAfter w:val="1"/>
          <w:cnfStyle w:val="000000100000" w:firstRow="0" w:lastRow="0" w:firstColumn="0" w:lastColumn="0" w:oddVBand="0" w:evenVBand="0" w:oddHBand="1" w:evenHBand="0" w:firstRowFirstColumn="0" w:firstRowLastColumn="0" w:lastRowFirstColumn="0" w:lastRowLastColumn="0"/>
          <w:wAfter w:w="10" w:type="pct"/>
          <w:trHeight w:val="290"/>
        </w:trPr>
        <w:tc>
          <w:tcPr>
            <w:cnfStyle w:val="001000000000" w:firstRow="0" w:lastRow="0" w:firstColumn="1" w:lastColumn="0" w:oddVBand="0" w:evenVBand="0" w:oddHBand="0" w:evenHBand="0" w:firstRowFirstColumn="0" w:firstRowLastColumn="0" w:lastRowFirstColumn="0" w:lastRowLastColumn="0"/>
            <w:tcW w:w="452" w:type="pct"/>
            <w:noWrap/>
            <w:hideMark/>
          </w:tcPr>
          <w:p w14:paraId="31E367C1" w14:textId="40AEFD17" w:rsidR="008C4324" w:rsidRPr="00150058" w:rsidRDefault="008C4324">
            <w:pPr>
              <w:ind w:firstLine="0"/>
              <w:jc w:val="left"/>
              <w:rPr>
                <w:rFonts w:ascii="Calibri" w:hAnsi="Calibri" w:cs="Calibri"/>
                <w:b w:val="0"/>
                <w:bCs w:val="0"/>
                <w:color w:val="3F4444"/>
                <w:sz w:val="18"/>
                <w:szCs w:val="18"/>
                <w:lang w:eastAsia="en-US"/>
              </w:rPr>
            </w:pPr>
            <w:commentRangeStart w:id="265"/>
            <w:r w:rsidRPr="00150058">
              <w:rPr>
                <w:rFonts w:ascii="Calibri" w:hAnsi="Calibri" w:cs="Calibri"/>
                <w:b w:val="0"/>
                <w:bCs w:val="0"/>
                <w:color w:val="3F4444"/>
                <w:sz w:val="18"/>
                <w:szCs w:val="18"/>
                <w:lang w:eastAsia="en-US"/>
              </w:rPr>
              <w:t>Repligen, 0.2 µm</w:t>
            </w:r>
            <w:r w:rsidR="001C76CB">
              <w:rPr>
                <w:rFonts w:ascii="Calibri" w:hAnsi="Calibri" w:cs="Calibri"/>
                <w:b w:val="0"/>
                <w:bCs w:val="0"/>
                <w:color w:val="3F4444"/>
                <w:sz w:val="18"/>
                <w:szCs w:val="18"/>
                <w:lang w:eastAsia="en-US"/>
              </w:rPr>
              <w:t>, PES</w:t>
            </w:r>
          </w:p>
        </w:tc>
        <w:tc>
          <w:tcPr>
            <w:tcW w:w="374" w:type="pct"/>
            <w:noWrap/>
            <w:hideMark/>
          </w:tcPr>
          <w:p w14:paraId="7C101BD2" w14:textId="77777777" w:rsidR="008C4324" w:rsidRPr="00150058" w:rsidRDefault="008C4324">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7.1</w:t>
            </w:r>
            <w:r>
              <w:rPr>
                <w:rFonts w:ascii="Calibri" w:hAnsi="Calibri" w:cs="Calibri"/>
                <w:color w:val="3F4444"/>
                <w:sz w:val="18"/>
                <w:szCs w:val="18"/>
                <w:lang w:eastAsia="en-US"/>
              </w:rPr>
              <w:t>6</w:t>
            </w:r>
          </w:p>
        </w:tc>
        <w:tc>
          <w:tcPr>
            <w:tcW w:w="480" w:type="pct"/>
            <w:noWrap/>
            <w:hideMark/>
          </w:tcPr>
          <w:p w14:paraId="110836C9" w14:textId="77777777" w:rsidR="008C4324" w:rsidRPr="00150058" w:rsidRDefault="008C4324">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1.5</w:t>
            </w:r>
          </w:p>
        </w:tc>
        <w:tc>
          <w:tcPr>
            <w:tcW w:w="655" w:type="pct"/>
            <w:noWrap/>
            <w:hideMark/>
          </w:tcPr>
          <w:p w14:paraId="032A7B4A" w14:textId="77777777" w:rsidR="008C4324" w:rsidRPr="00150058" w:rsidRDefault="008C4324">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286</w:t>
            </w:r>
          </w:p>
        </w:tc>
        <w:tc>
          <w:tcPr>
            <w:tcW w:w="392" w:type="pct"/>
            <w:noWrap/>
            <w:hideMark/>
          </w:tcPr>
          <w:p w14:paraId="0FC87730" w14:textId="77777777" w:rsidR="008C4324" w:rsidRPr="00150058" w:rsidRDefault="008C4324">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68</w:t>
            </w:r>
          </w:p>
        </w:tc>
        <w:tc>
          <w:tcPr>
            <w:tcW w:w="360" w:type="pct"/>
            <w:noWrap/>
            <w:hideMark/>
          </w:tcPr>
          <w:p w14:paraId="189133D9" w14:textId="77777777" w:rsidR="008C4324" w:rsidRPr="00150058" w:rsidRDefault="008C4324">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1.0</w:t>
            </w:r>
          </w:p>
        </w:tc>
        <w:tc>
          <w:tcPr>
            <w:tcW w:w="425" w:type="pct"/>
            <w:noWrap/>
            <w:hideMark/>
          </w:tcPr>
          <w:p w14:paraId="157EDA49" w14:textId="77777777" w:rsidR="008C4324" w:rsidRPr="00150058" w:rsidRDefault="008C4324">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220</w:t>
            </w:r>
          </w:p>
        </w:tc>
        <w:tc>
          <w:tcPr>
            <w:tcW w:w="482" w:type="pct"/>
            <w:noWrap/>
            <w:hideMark/>
          </w:tcPr>
          <w:p w14:paraId="3E88DCD0" w14:textId="77777777" w:rsidR="008C4324" w:rsidRPr="00150058" w:rsidRDefault="008C4324">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530</w:t>
            </w:r>
          </w:p>
        </w:tc>
        <w:tc>
          <w:tcPr>
            <w:tcW w:w="453" w:type="pct"/>
            <w:noWrap/>
          </w:tcPr>
          <w:p w14:paraId="238BFD8B" w14:textId="77777777" w:rsidR="008C4324" w:rsidRPr="00150058" w:rsidRDefault="008C4324">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Pr>
                <w:rFonts w:ascii="Calibri" w:hAnsi="Calibri" w:cs="Calibri"/>
                <w:color w:val="3F4444"/>
                <w:sz w:val="18"/>
                <w:szCs w:val="18"/>
                <w:lang w:eastAsia="en-US"/>
              </w:rPr>
              <w:t>760</w:t>
            </w:r>
          </w:p>
        </w:tc>
        <w:tc>
          <w:tcPr>
            <w:tcW w:w="461" w:type="pct"/>
            <w:noWrap/>
            <w:hideMark/>
          </w:tcPr>
          <w:p w14:paraId="4C8A7923" w14:textId="4780CCCE" w:rsidR="008C4324" w:rsidRPr="00150058" w:rsidRDefault="008C4324">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1</w:t>
            </w:r>
            <w:commentRangeEnd w:id="265"/>
            <w:r w:rsidR="00E61C7B">
              <w:rPr>
                <w:rFonts w:ascii="Calibri" w:hAnsi="Calibri" w:cs="Calibri"/>
                <w:color w:val="3F4444"/>
                <w:sz w:val="18"/>
                <w:szCs w:val="18"/>
                <w:lang w:eastAsia="en-US"/>
              </w:rPr>
              <w:t>3</w:t>
            </w:r>
            <w:r>
              <w:rPr>
                <w:rStyle w:val="CommentReference"/>
              </w:rPr>
              <w:commentReference w:id="265"/>
            </w:r>
          </w:p>
        </w:tc>
        <w:tc>
          <w:tcPr>
            <w:tcW w:w="455" w:type="pct"/>
          </w:tcPr>
          <w:p w14:paraId="4A9B4D99" w14:textId="7F39A3FF" w:rsidR="008C4324" w:rsidRPr="00150058" w:rsidRDefault="0015271D">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Pr>
                <w:rFonts w:ascii="Calibri" w:hAnsi="Calibri" w:cs="Calibri"/>
                <w:color w:val="3F4444"/>
                <w:sz w:val="18"/>
                <w:szCs w:val="18"/>
                <w:lang w:eastAsia="en-US"/>
              </w:rPr>
              <w:t>13</w:t>
            </w:r>
          </w:p>
        </w:tc>
      </w:tr>
      <w:tr w:rsidR="00E61C7B" w:rsidRPr="00E74A90" w14:paraId="2DFF47AE" w14:textId="7B937BE4" w:rsidTr="00946F44">
        <w:trPr>
          <w:trHeight w:val="290"/>
        </w:trPr>
        <w:tc>
          <w:tcPr>
            <w:cnfStyle w:val="001000000000" w:firstRow="0" w:lastRow="0" w:firstColumn="1" w:lastColumn="0" w:oddVBand="0" w:evenVBand="0" w:oddHBand="0" w:evenHBand="0" w:firstRowFirstColumn="0" w:firstRowLastColumn="0" w:lastRowFirstColumn="0" w:lastRowLastColumn="0"/>
            <w:tcW w:w="452" w:type="pct"/>
            <w:vMerge w:val="restart"/>
            <w:noWrap/>
            <w:hideMark/>
          </w:tcPr>
          <w:p w14:paraId="0C0EEEE9" w14:textId="0313A0D9" w:rsidR="00E61C7B" w:rsidRPr="00150058" w:rsidRDefault="00E61C7B" w:rsidP="00150058">
            <w:pPr>
              <w:ind w:firstLine="0"/>
              <w:jc w:val="left"/>
              <w:rPr>
                <w:rFonts w:ascii="Calibri" w:hAnsi="Calibri" w:cs="Calibri"/>
                <w:b w:val="0"/>
                <w:bCs w:val="0"/>
                <w:color w:val="3F4444"/>
                <w:sz w:val="18"/>
                <w:szCs w:val="18"/>
                <w:lang w:eastAsia="en-US"/>
              </w:rPr>
            </w:pPr>
            <w:commentRangeStart w:id="266"/>
            <w:r w:rsidRPr="00150058">
              <w:rPr>
                <w:rFonts w:ascii="Calibri" w:hAnsi="Calibri" w:cs="Calibri"/>
                <w:b w:val="0"/>
                <w:bCs w:val="0"/>
                <w:color w:val="3F4444"/>
                <w:sz w:val="18"/>
                <w:szCs w:val="18"/>
                <w:lang w:eastAsia="en-US"/>
              </w:rPr>
              <w:t>Asahi, 0.2 µm</w:t>
            </w:r>
            <w:commentRangeEnd w:id="266"/>
            <w:r>
              <w:rPr>
                <w:rStyle w:val="CommentReference"/>
                <w:b w:val="0"/>
                <w:bCs w:val="0"/>
              </w:rPr>
              <w:commentReference w:id="266"/>
            </w:r>
            <w:r w:rsidR="001C76CB">
              <w:rPr>
                <w:rFonts w:ascii="Calibri" w:hAnsi="Calibri" w:cs="Calibri"/>
                <w:b w:val="0"/>
                <w:bCs w:val="0"/>
                <w:color w:val="3F4444"/>
                <w:sz w:val="18"/>
                <w:szCs w:val="18"/>
                <w:lang w:eastAsia="en-US"/>
              </w:rPr>
              <w:t>, PVDF</w:t>
            </w:r>
          </w:p>
        </w:tc>
        <w:tc>
          <w:tcPr>
            <w:tcW w:w="374" w:type="pct"/>
            <w:noWrap/>
            <w:hideMark/>
          </w:tcPr>
          <w:p w14:paraId="180A8259" w14:textId="77777777" w:rsidR="00E61C7B" w:rsidRPr="00150058" w:rsidRDefault="00E61C7B" w:rsidP="00150058">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0.02</w:t>
            </w:r>
          </w:p>
        </w:tc>
        <w:tc>
          <w:tcPr>
            <w:tcW w:w="480" w:type="pct"/>
            <w:noWrap/>
            <w:hideMark/>
          </w:tcPr>
          <w:p w14:paraId="66374574" w14:textId="77777777" w:rsidR="00E61C7B" w:rsidRPr="00150058" w:rsidRDefault="00E61C7B" w:rsidP="00150058">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5.5</w:t>
            </w:r>
          </w:p>
        </w:tc>
        <w:tc>
          <w:tcPr>
            <w:tcW w:w="655" w:type="pct"/>
            <w:noWrap/>
            <w:hideMark/>
          </w:tcPr>
          <w:p w14:paraId="71706B06" w14:textId="77777777" w:rsidR="00E61C7B" w:rsidRPr="00150058" w:rsidRDefault="00E61C7B" w:rsidP="00150058">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1046</w:t>
            </w:r>
          </w:p>
        </w:tc>
        <w:tc>
          <w:tcPr>
            <w:tcW w:w="392" w:type="pct"/>
            <w:noWrap/>
            <w:hideMark/>
          </w:tcPr>
          <w:p w14:paraId="00C6B700" w14:textId="77777777" w:rsidR="00E61C7B" w:rsidRPr="00150058" w:rsidRDefault="00E61C7B" w:rsidP="00150058">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19.8</w:t>
            </w:r>
          </w:p>
        </w:tc>
        <w:tc>
          <w:tcPr>
            <w:tcW w:w="360" w:type="pct"/>
            <w:noWrap/>
            <w:hideMark/>
          </w:tcPr>
          <w:p w14:paraId="62672B2D" w14:textId="77777777" w:rsidR="00E61C7B" w:rsidRPr="00150058" w:rsidRDefault="00E61C7B" w:rsidP="00150058">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1.4</w:t>
            </w:r>
          </w:p>
        </w:tc>
        <w:tc>
          <w:tcPr>
            <w:tcW w:w="425" w:type="pct"/>
            <w:noWrap/>
            <w:hideMark/>
          </w:tcPr>
          <w:p w14:paraId="2AF055AF" w14:textId="77777777" w:rsidR="00E61C7B" w:rsidRPr="00150058" w:rsidRDefault="00E61C7B" w:rsidP="00150058">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2.2</w:t>
            </w:r>
          </w:p>
        </w:tc>
        <w:tc>
          <w:tcPr>
            <w:tcW w:w="482" w:type="pct"/>
            <w:noWrap/>
            <w:hideMark/>
          </w:tcPr>
          <w:p w14:paraId="55A87746" w14:textId="77777777" w:rsidR="00E61C7B" w:rsidRPr="00150058" w:rsidRDefault="00E61C7B" w:rsidP="00150058">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111</w:t>
            </w:r>
          </w:p>
        </w:tc>
        <w:tc>
          <w:tcPr>
            <w:tcW w:w="453" w:type="pct"/>
            <w:noWrap/>
          </w:tcPr>
          <w:p w14:paraId="54F80317" w14:textId="0CC24CCA" w:rsidR="00E61C7B" w:rsidRPr="00150058" w:rsidRDefault="00E61C7B" w:rsidP="00150058">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Pr>
                <w:rFonts w:ascii="Calibri" w:hAnsi="Calibri" w:cs="Calibri"/>
                <w:color w:val="3F4444"/>
                <w:sz w:val="18"/>
                <w:szCs w:val="18"/>
                <w:lang w:eastAsia="en-US"/>
              </w:rPr>
              <w:t>606</w:t>
            </w:r>
          </w:p>
        </w:tc>
        <w:tc>
          <w:tcPr>
            <w:tcW w:w="461" w:type="pct"/>
            <w:noWrap/>
            <w:hideMark/>
          </w:tcPr>
          <w:p w14:paraId="692AE77B" w14:textId="01AB017B" w:rsidR="00E61C7B" w:rsidRPr="00150058" w:rsidRDefault="00E61C7B" w:rsidP="00150058">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0.1</w:t>
            </w:r>
            <w:r w:rsidR="002B35D0">
              <w:rPr>
                <w:rFonts w:ascii="Calibri" w:hAnsi="Calibri" w:cs="Calibri"/>
                <w:color w:val="3F4444"/>
                <w:sz w:val="18"/>
                <w:szCs w:val="18"/>
                <w:lang w:eastAsia="en-US"/>
              </w:rPr>
              <w:t>1</w:t>
            </w:r>
          </w:p>
        </w:tc>
        <w:tc>
          <w:tcPr>
            <w:tcW w:w="466" w:type="pct"/>
            <w:gridSpan w:val="2"/>
          </w:tcPr>
          <w:p w14:paraId="6404D755" w14:textId="6EEC8ADD" w:rsidR="00322D32" w:rsidRPr="00150058" w:rsidRDefault="00322D32" w:rsidP="00322D32">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Pr>
                <w:rFonts w:ascii="Calibri" w:hAnsi="Calibri" w:cs="Calibri"/>
                <w:color w:val="3F4444"/>
                <w:sz w:val="18"/>
                <w:szCs w:val="18"/>
                <w:lang w:eastAsia="en-US"/>
              </w:rPr>
              <w:t>1.1</w:t>
            </w:r>
          </w:p>
        </w:tc>
      </w:tr>
      <w:tr w:rsidR="00E61C7B" w:rsidRPr="00E74A90" w14:paraId="3F33FF0E" w14:textId="20BEE05A" w:rsidTr="00946F4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52" w:type="pct"/>
            <w:vMerge/>
            <w:noWrap/>
            <w:hideMark/>
          </w:tcPr>
          <w:p w14:paraId="356DAA90" w14:textId="77777777" w:rsidR="00E61C7B" w:rsidRPr="00150058" w:rsidRDefault="00E61C7B" w:rsidP="00150058">
            <w:pPr>
              <w:ind w:firstLine="0"/>
              <w:jc w:val="right"/>
              <w:rPr>
                <w:rFonts w:ascii="Calibri" w:hAnsi="Calibri" w:cs="Calibri"/>
                <w:color w:val="3F4444"/>
                <w:sz w:val="18"/>
                <w:szCs w:val="18"/>
                <w:lang w:eastAsia="en-US"/>
              </w:rPr>
            </w:pPr>
          </w:p>
        </w:tc>
        <w:tc>
          <w:tcPr>
            <w:tcW w:w="374" w:type="pct"/>
            <w:noWrap/>
            <w:hideMark/>
          </w:tcPr>
          <w:p w14:paraId="7AFD5DE3" w14:textId="77777777" w:rsidR="00E61C7B" w:rsidRPr="00150058" w:rsidRDefault="00E61C7B" w:rsidP="00150058">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0.02</w:t>
            </w:r>
          </w:p>
        </w:tc>
        <w:tc>
          <w:tcPr>
            <w:tcW w:w="480" w:type="pct"/>
            <w:noWrap/>
            <w:hideMark/>
          </w:tcPr>
          <w:p w14:paraId="6507D9E1" w14:textId="77777777" w:rsidR="00E61C7B" w:rsidRPr="00150058" w:rsidRDefault="00E61C7B" w:rsidP="00150058">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5.5</w:t>
            </w:r>
          </w:p>
        </w:tc>
        <w:tc>
          <w:tcPr>
            <w:tcW w:w="655" w:type="pct"/>
            <w:noWrap/>
            <w:hideMark/>
          </w:tcPr>
          <w:p w14:paraId="793E75DC" w14:textId="77777777" w:rsidR="00E61C7B" w:rsidRPr="00150058" w:rsidRDefault="00E61C7B" w:rsidP="00150058">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880</w:t>
            </w:r>
          </w:p>
        </w:tc>
        <w:tc>
          <w:tcPr>
            <w:tcW w:w="392" w:type="pct"/>
            <w:noWrap/>
            <w:hideMark/>
          </w:tcPr>
          <w:p w14:paraId="6C3C730D" w14:textId="77777777" w:rsidR="00E61C7B" w:rsidRPr="00150058" w:rsidRDefault="00E61C7B" w:rsidP="00150058">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19.8</w:t>
            </w:r>
          </w:p>
        </w:tc>
        <w:tc>
          <w:tcPr>
            <w:tcW w:w="360" w:type="pct"/>
            <w:noWrap/>
            <w:hideMark/>
          </w:tcPr>
          <w:p w14:paraId="6616BCEC" w14:textId="77777777" w:rsidR="00E61C7B" w:rsidRPr="00150058" w:rsidRDefault="00E61C7B" w:rsidP="00150058">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1.4</w:t>
            </w:r>
          </w:p>
        </w:tc>
        <w:tc>
          <w:tcPr>
            <w:tcW w:w="425" w:type="pct"/>
            <w:noWrap/>
            <w:hideMark/>
          </w:tcPr>
          <w:p w14:paraId="115A85AD" w14:textId="77777777" w:rsidR="00E61C7B" w:rsidRPr="00150058" w:rsidRDefault="00E61C7B" w:rsidP="00150058">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2.2</w:t>
            </w:r>
          </w:p>
        </w:tc>
        <w:tc>
          <w:tcPr>
            <w:tcW w:w="482" w:type="pct"/>
            <w:noWrap/>
            <w:hideMark/>
          </w:tcPr>
          <w:p w14:paraId="6269F73B" w14:textId="77777777" w:rsidR="00E61C7B" w:rsidRPr="00150058" w:rsidRDefault="00E61C7B" w:rsidP="00150058">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111</w:t>
            </w:r>
          </w:p>
        </w:tc>
        <w:tc>
          <w:tcPr>
            <w:tcW w:w="453" w:type="pct"/>
            <w:noWrap/>
          </w:tcPr>
          <w:p w14:paraId="73A16D0A" w14:textId="5855FB58" w:rsidR="00E61C7B" w:rsidRPr="00150058" w:rsidRDefault="00E61C7B" w:rsidP="00150058">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Pr>
                <w:rFonts w:ascii="Calibri" w:hAnsi="Calibri" w:cs="Calibri"/>
                <w:color w:val="3F4444"/>
                <w:sz w:val="18"/>
                <w:szCs w:val="18"/>
                <w:lang w:eastAsia="en-US"/>
              </w:rPr>
              <w:t>606</w:t>
            </w:r>
          </w:p>
        </w:tc>
        <w:tc>
          <w:tcPr>
            <w:tcW w:w="461" w:type="pct"/>
            <w:noWrap/>
            <w:hideMark/>
          </w:tcPr>
          <w:p w14:paraId="5E355613" w14:textId="58F084AF" w:rsidR="00E61C7B" w:rsidRPr="00150058" w:rsidRDefault="00E61C7B" w:rsidP="00150058">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0.</w:t>
            </w:r>
            <w:r w:rsidR="002B35D0">
              <w:rPr>
                <w:rFonts w:ascii="Calibri" w:hAnsi="Calibri" w:cs="Calibri"/>
                <w:color w:val="3F4444"/>
                <w:sz w:val="18"/>
                <w:szCs w:val="18"/>
                <w:lang w:eastAsia="en-US"/>
              </w:rPr>
              <w:t>54</w:t>
            </w:r>
          </w:p>
        </w:tc>
        <w:tc>
          <w:tcPr>
            <w:tcW w:w="466" w:type="pct"/>
            <w:gridSpan w:val="2"/>
          </w:tcPr>
          <w:p w14:paraId="55B18E26" w14:textId="26EDE5CC" w:rsidR="00E61C7B" w:rsidRPr="00150058" w:rsidRDefault="00322D32" w:rsidP="00150058">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Pr>
                <w:rFonts w:ascii="Calibri" w:hAnsi="Calibri" w:cs="Calibri"/>
                <w:color w:val="3F4444"/>
                <w:sz w:val="18"/>
                <w:szCs w:val="18"/>
                <w:lang w:eastAsia="en-US"/>
              </w:rPr>
              <w:t>1.3</w:t>
            </w:r>
          </w:p>
        </w:tc>
      </w:tr>
      <w:tr w:rsidR="00E61C7B" w:rsidRPr="00150058" w14:paraId="41FF31B6" w14:textId="467EF6FC" w:rsidTr="00946F44">
        <w:trPr>
          <w:trHeight w:val="290"/>
        </w:trPr>
        <w:tc>
          <w:tcPr>
            <w:cnfStyle w:val="001000000000" w:firstRow="0" w:lastRow="0" w:firstColumn="1" w:lastColumn="0" w:oddVBand="0" w:evenVBand="0" w:oddHBand="0" w:evenHBand="0" w:firstRowFirstColumn="0" w:firstRowLastColumn="0" w:lastRowFirstColumn="0" w:lastRowLastColumn="0"/>
            <w:tcW w:w="452" w:type="pct"/>
            <w:vMerge w:val="restart"/>
            <w:shd w:val="clear" w:color="auto" w:fill="D9E2F3" w:themeFill="accent1" w:themeFillTint="33"/>
            <w:noWrap/>
            <w:hideMark/>
          </w:tcPr>
          <w:p w14:paraId="0389FF24" w14:textId="73C48B9D" w:rsidR="00E61C7B" w:rsidRPr="00150058" w:rsidRDefault="00E61C7B">
            <w:pPr>
              <w:ind w:firstLine="0"/>
              <w:jc w:val="left"/>
              <w:rPr>
                <w:rFonts w:ascii="Calibri" w:hAnsi="Calibri" w:cs="Calibri"/>
                <w:b w:val="0"/>
                <w:bCs w:val="0"/>
                <w:color w:val="3F4444"/>
                <w:sz w:val="18"/>
                <w:szCs w:val="18"/>
                <w:lang w:eastAsia="en-US"/>
              </w:rPr>
            </w:pPr>
            <w:r w:rsidRPr="00150058">
              <w:rPr>
                <w:rFonts w:ascii="Calibri" w:hAnsi="Calibri" w:cs="Calibri"/>
                <w:b w:val="0"/>
                <w:bCs w:val="0"/>
                <w:color w:val="3F4444"/>
                <w:sz w:val="18"/>
                <w:szCs w:val="18"/>
                <w:lang w:eastAsia="en-US"/>
              </w:rPr>
              <w:t>Asahi, 0.65 µm</w:t>
            </w:r>
            <w:r w:rsidR="001C76CB">
              <w:rPr>
                <w:rFonts w:ascii="Calibri" w:hAnsi="Calibri" w:cs="Calibri"/>
                <w:b w:val="0"/>
                <w:bCs w:val="0"/>
                <w:color w:val="3F4444"/>
                <w:sz w:val="18"/>
                <w:szCs w:val="18"/>
                <w:lang w:eastAsia="en-US"/>
              </w:rPr>
              <w:t>, PVDF</w:t>
            </w:r>
          </w:p>
        </w:tc>
        <w:tc>
          <w:tcPr>
            <w:tcW w:w="374" w:type="pct"/>
            <w:noWrap/>
            <w:hideMark/>
          </w:tcPr>
          <w:p w14:paraId="600DCCA3" w14:textId="77777777" w:rsidR="00E61C7B" w:rsidRPr="00150058" w:rsidRDefault="00E61C7B">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0.02</w:t>
            </w:r>
          </w:p>
        </w:tc>
        <w:tc>
          <w:tcPr>
            <w:tcW w:w="480" w:type="pct"/>
            <w:noWrap/>
            <w:hideMark/>
          </w:tcPr>
          <w:p w14:paraId="0C706AC6" w14:textId="77777777" w:rsidR="00E61C7B" w:rsidRPr="00150058" w:rsidRDefault="00E61C7B">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5.5</w:t>
            </w:r>
          </w:p>
        </w:tc>
        <w:tc>
          <w:tcPr>
            <w:tcW w:w="655" w:type="pct"/>
            <w:noWrap/>
            <w:hideMark/>
          </w:tcPr>
          <w:p w14:paraId="4FBCF470" w14:textId="77777777" w:rsidR="00E61C7B" w:rsidRPr="00150058" w:rsidRDefault="00E61C7B">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1062</w:t>
            </w:r>
          </w:p>
        </w:tc>
        <w:tc>
          <w:tcPr>
            <w:tcW w:w="392" w:type="pct"/>
            <w:noWrap/>
            <w:hideMark/>
          </w:tcPr>
          <w:p w14:paraId="1EFA439B" w14:textId="77777777" w:rsidR="00E61C7B" w:rsidRPr="00150058" w:rsidRDefault="00E61C7B">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19.8</w:t>
            </w:r>
          </w:p>
        </w:tc>
        <w:tc>
          <w:tcPr>
            <w:tcW w:w="360" w:type="pct"/>
            <w:noWrap/>
            <w:hideMark/>
          </w:tcPr>
          <w:p w14:paraId="02005FC3" w14:textId="77777777" w:rsidR="00E61C7B" w:rsidRPr="00150058" w:rsidRDefault="00E61C7B">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1.1</w:t>
            </w:r>
          </w:p>
        </w:tc>
        <w:tc>
          <w:tcPr>
            <w:tcW w:w="425" w:type="pct"/>
            <w:noWrap/>
            <w:hideMark/>
          </w:tcPr>
          <w:p w14:paraId="63667622" w14:textId="77777777" w:rsidR="00E61C7B" w:rsidRPr="00150058" w:rsidRDefault="00E61C7B">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2.2</w:t>
            </w:r>
          </w:p>
        </w:tc>
        <w:tc>
          <w:tcPr>
            <w:tcW w:w="482" w:type="pct"/>
            <w:noWrap/>
            <w:hideMark/>
          </w:tcPr>
          <w:p w14:paraId="6CCEDC54" w14:textId="77777777" w:rsidR="00E61C7B" w:rsidRPr="00150058" w:rsidRDefault="00E61C7B">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410</w:t>
            </w:r>
          </w:p>
        </w:tc>
        <w:tc>
          <w:tcPr>
            <w:tcW w:w="453" w:type="pct"/>
            <w:noWrap/>
          </w:tcPr>
          <w:p w14:paraId="56E77B86" w14:textId="77777777" w:rsidR="00E61C7B" w:rsidRPr="00150058" w:rsidRDefault="00E61C7B">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Pr>
                <w:rFonts w:ascii="Calibri" w:hAnsi="Calibri" w:cs="Calibri"/>
                <w:color w:val="3F4444"/>
                <w:sz w:val="18"/>
                <w:szCs w:val="18"/>
                <w:lang w:eastAsia="en-US"/>
              </w:rPr>
              <w:t>605</w:t>
            </w:r>
          </w:p>
        </w:tc>
        <w:tc>
          <w:tcPr>
            <w:tcW w:w="461" w:type="pct"/>
            <w:noWrap/>
            <w:hideMark/>
          </w:tcPr>
          <w:p w14:paraId="097AAB02" w14:textId="1E1F07F1" w:rsidR="00E61C7B" w:rsidRPr="00150058" w:rsidRDefault="00E61C7B">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0.5</w:t>
            </w:r>
            <w:r w:rsidR="002B35D0">
              <w:rPr>
                <w:rFonts w:ascii="Calibri" w:hAnsi="Calibri" w:cs="Calibri"/>
                <w:color w:val="3F4444"/>
                <w:sz w:val="18"/>
                <w:szCs w:val="18"/>
                <w:lang w:eastAsia="en-US"/>
              </w:rPr>
              <w:t>4</w:t>
            </w:r>
          </w:p>
        </w:tc>
        <w:tc>
          <w:tcPr>
            <w:tcW w:w="466" w:type="pct"/>
            <w:gridSpan w:val="2"/>
          </w:tcPr>
          <w:p w14:paraId="0FD5FFA9" w14:textId="53D19C12" w:rsidR="00E61C7B" w:rsidRPr="00150058" w:rsidRDefault="00322D32">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Pr>
                <w:rFonts w:ascii="Calibri" w:hAnsi="Calibri" w:cs="Calibri"/>
                <w:color w:val="3F4444"/>
                <w:sz w:val="18"/>
                <w:szCs w:val="18"/>
                <w:lang w:eastAsia="en-US"/>
              </w:rPr>
              <w:t>1.3</w:t>
            </w:r>
          </w:p>
        </w:tc>
      </w:tr>
      <w:tr w:rsidR="00E61C7B" w:rsidRPr="00150058" w14:paraId="530D6A23" w14:textId="4C6CA15D" w:rsidTr="00946F4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52" w:type="pct"/>
            <w:vMerge/>
            <w:noWrap/>
            <w:hideMark/>
          </w:tcPr>
          <w:p w14:paraId="7622DF9E" w14:textId="77777777" w:rsidR="00E61C7B" w:rsidRPr="00150058" w:rsidRDefault="00E61C7B">
            <w:pPr>
              <w:ind w:firstLine="0"/>
              <w:jc w:val="right"/>
              <w:rPr>
                <w:rFonts w:ascii="Calibri" w:hAnsi="Calibri" w:cs="Calibri"/>
                <w:color w:val="3F4444"/>
                <w:sz w:val="18"/>
                <w:szCs w:val="18"/>
                <w:lang w:eastAsia="en-US"/>
              </w:rPr>
            </w:pPr>
          </w:p>
        </w:tc>
        <w:tc>
          <w:tcPr>
            <w:tcW w:w="374" w:type="pct"/>
            <w:noWrap/>
            <w:hideMark/>
          </w:tcPr>
          <w:p w14:paraId="32E99BB2" w14:textId="77777777" w:rsidR="00E61C7B" w:rsidRPr="00150058" w:rsidRDefault="00E61C7B">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0.02</w:t>
            </w:r>
          </w:p>
        </w:tc>
        <w:tc>
          <w:tcPr>
            <w:tcW w:w="480" w:type="pct"/>
            <w:noWrap/>
            <w:hideMark/>
          </w:tcPr>
          <w:p w14:paraId="4706D9B3" w14:textId="77777777" w:rsidR="00E61C7B" w:rsidRPr="00150058" w:rsidRDefault="00E61C7B">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5.5</w:t>
            </w:r>
          </w:p>
        </w:tc>
        <w:tc>
          <w:tcPr>
            <w:tcW w:w="655" w:type="pct"/>
            <w:noWrap/>
            <w:hideMark/>
          </w:tcPr>
          <w:p w14:paraId="6CDA804A" w14:textId="77777777" w:rsidR="00E61C7B" w:rsidRPr="00150058" w:rsidRDefault="00E61C7B">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1086</w:t>
            </w:r>
          </w:p>
        </w:tc>
        <w:tc>
          <w:tcPr>
            <w:tcW w:w="392" w:type="pct"/>
            <w:noWrap/>
            <w:hideMark/>
          </w:tcPr>
          <w:p w14:paraId="1578960A" w14:textId="77777777" w:rsidR="00E61C7B" w:rsidRPr="00150058" w:rsidRDefault="00E61C7B">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19.8</w:t>
            </w:r>
          </w:p>
        </w:tc>
        <w:tc>
          <w:tcPr>
            <w:tcW w:w="360" w:type="pct"/>
            <w:noWrap/>
            <w:hideMark/>
          </w:tcPr>
          <w:p w14:paraId="4E20BA8D" w14:textId="77777777" w:rsidR="00E61C7B" w:rsidRPr="00150058" w:rsidRDefault="00E61C7B">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1.1</w:t>
            </w:r>
          </w:p>
        </w:tc>
        <w:tc>
          <w:tcPr>
            <w:tcW w:w="425" w:type="pct"/>
            <w:noWrap/>
            <w:hideMark/>
          </w:tcPr>
          <w:p w14:paraId="58A1808C" w14:textId="77777777" w:rsidR="00E61C7B" w:rsidRPr="00150058" w:rsidRDefault="00E61C7B">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2.2</w:t>
            </w:r>
          </w:p>
        </w:tc>
        <w:tc>
          <w:tcPr>
            <w:tcW w:w="482" w:type="pct"/>
            <w:noWrap/>
            <w:hideMark/>
          </w:tcPr>
          <w:p w14:paraId="46CD6615" w14:textId="77777777" w:rsidR="00E61C7B" w:rsidRPr="00150058" w:rsidRDefault="00E61C7B">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410</w:t>
            </w:r>
          </w:p>
        </w:tc>
        <w:tc>
          <w:tcPr>
            <w:tcW w:w="453" w:type="pct"/>
            <w:noWrap/>
          </w:tcPr>
          <w:p w14:paraId="50D20AB2" w14:textId="77777777" w:rsidR="00E61C7B" w:rsidRPr="00150058" w:rsidRDefault="00E61C7B">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Pr>
                <w:rFonts w:ascii="Calibri" w:hAnsi="Calibri" w:cs="Calibri"/>
                <w:color w:val="3F4444"/>
                <w:sz w:val="18"/>
                <w:szCs w:val="18"/>
                <w:lang w:eastAsia="en-US"/>
              </w:rPr>
              <w:t>605</w:t>
            </w:r>
          </w:p>
        </w:tc>
        <w:tc>
          <w:tcPr>
            <w:tcW w:w="461" w:type="pct"/>
            <w:noWrap/>
            <w:hideMark/>
          </w:tcPr>
          <w:p w14:paraId="24F12B0D" w14:textId="27805E47" w:rsidR="00E61C7B" w:rsidRPr="00150058" w:rsidRDefault="00E61C7B">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0.5</w:t>
            </w:r>
            <w:r w:rsidR="002B35D0">
              <w:rPr>
                <w:rFonts w:ascii="Calibri" w:hAnsi="Calibri" w:cs="Calibri"/>
                <w:color w:val="3F4444"/>
                <w:sz w:val="18"/>
                <w:szCs w:val="18"/>
                <w:lang w:eastAsia="en-US"/>
              </w:rPr>
              <w:t>4</w:t>
            </w:r>
          </w:p>
        </w:tc>
        <w:tc>
          <w:tcPr>
            <w:tcW w:w="466" w:type="pct"/>
            <w:gridSpan w:val="2"/>
          </w:tcPr>
          <w:p w14:paraId="7E774293" w14:textId="2636A5E8" w:rsidR="00E61C7B" w:rsidRPr="00150058" w:rsidRDefault="00322D32">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Pr>
                <w:rFonts w:ascii="Calibri" w:hAnsi="Calibri" w:cs="Calibri"/>
                <w:color w:val="3F4444"/>
                <w:sz w:val="18"/>
                <w:szCs w:val="18"/>
                <w:lang w:eastAsia="en-US"/>
              </w:rPr>
              <w:t>1.3</w:t>
            </w:r>
          </w:p>
        </w:tc>
      </w:tr>
      <w:tr w:rsidR="00E61C7B" w:rsidRPr="00150058" w14:paraId="6E5C5D23" w14:textId="0175B1C8" w:rsidTr="00946F44">
        <w:trPr>
          <w:trHeight w:val="290"/>
        </w:trPr>
        <w:tc>
          <w:tcPr>
            <w:cnfStyle w:val="001000000000" w:firstRow="0" w:lastRow="0" w:firstColumn="1" w:lastColumn="0" w:oddVBand="0" w:evenVBand="0" w:oddHBand="0" w:evenHBand="0" w:firstRowFirstColumn="0" w:firstRowLastColumn="0" w:lastRowFirstColumn="0" w:lastRowLastColumn="0"/>
            <w:tcW w:w="452" w:type="pct"/>
            <w:vMerge w:val="restart"/>
            <w:noWrap/>
            <w:hideMark/>
          </w:tcPr>
          <w:p w14:paraId="44ADA771" w14:textId="1B86D2CD" w:rsidR="00E61C7B" w:rsidRPr="00150058" w:rsidRDefault="00E61C7B">
            <w:pPr>
              <w:ind w:firstLine="0"/>
              <w:jc w:val="left"/>
              <w:rPr>
                <w:rFonts w:ascii="Calibri" w:hAnsi="Calibri" w:cs="Calibri"/>
                <w:b w:val="0"/>
                <w:bCs w:val="0"/>
                <w:color w:val="3F4444"/>
                <w:sz w:val="18"/>
                <w:szCs w:val="18"/>
                <w:lang w:eastAsia="en-US"/>
              </w:rPr>
            </w:pPr>
            <w:r w:rsidRPr="00150058">
              <w:rPr>
                <w:rFonts w:ascii="Calibri" w:hAnsi="Calibri" w:cs="Calibri"/>
                <w:b w:val="0"/>
                <w:bCs w:val="0"/>
                <w:color w:val="3F4444"/>
                <w:sz w:val="18"/>
                <w:szCs w:val="18"/>
                <w:lang w:eastAsia="en-US"/>
              </w:rPr>
              <w:t>Asahi, 0.2 µm</w:t>
            </w:r>
            <w:r w:rsidR="001C76CB">
              <w:rPr>
                <w:rFonts w:ascii="Calibri" w:hAnsi="Calibri" w:cs="Calibri"/>
                <w:b w:val="0"/>
                <w:bCs w:val="0"/>
                <w:color w:val="3F4444"/>
                <w:sz w:val="18"/>
                <w:szCs w:val="18"/>
                <w:lang w:eastAsia="en-US"/>
              </w:rPr>
              <w:t>, PVDF</w:t>
            </w:r>
          </w:p>
        </w:tc>
        <w:tc>
          <w:tcPr>
            <w:tcW w:w="374" w:type="pct"/>
            <w:noWrap/>
            <w:hideMark/>
          </w:tcPr>
          <w:p w14:paraId="54FD7503" w14:textId="77777777" w:rsidR="00E61C7B" w:rsidRPr="00150058" w:rsidRDefault="00E61C7B">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0.02</w:t>
            </w:r>
          </w:p>
        </w:tc>
        <w:tc>
          <w:tcPr>
            <w:tcW w:w="480" w:type="pct"/>
            <w:noWrap/>
            <w:hideMark/>
          </w:tcPr>
          <w:p w14:paraId="1A7EE190" w14:textId="77777777" w:rsidR="00E61C7B" w:rsidRPr="00150058" w:rsidRDefault="00E61C7B">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5.5</w:t>
            </w:r>
          </w:p>
        </w:tc>
        <w:tc>
          <w:tcPr>
            <w:tcW w:w="655" w:type="pct"/>
            <w:noWrap/>
            <w:hideMark/>
          </w:tcPr>
          <w:p w14:paraId="10A01341" w14:textId="77777777" w:rsidR="00E61C7B" w:rsidRPr="00150058" w:rsidRDefault="00E61C7B">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927</w:t>
            </w:r>
          </w:p>
        </w:tc>
        <w:tc>
          <w:tcPr>
            <w:tcW w:w="392" w:type="pct"/>
            <w:noWrap/>
            <w:hideMark/>
          </w:tcPr>
          <w:p w14:paraId="680F5218" w14:textId="77777777" w:rsidR="00E61C7B" w:rsidRPr="00150058" w:rsidRDefault="00E61C7B">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19.8</w:t>
            </w:r>
          </w:p>
        </w:tc>
        <w:tc>
          <w:tcPr>
            <w:tcW w:w="360" w:type="pct"/>
            <w:noWrap/>
            <w:hideMark/>
          </w:tcPr>
          <w:p w14:paraId="2ECD4660" w14:textId="77777777" w:rsidR="00E61C7B" w:rsidRPr="00150058" w:rsidRDefault="00E61C7B">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1.4</w:t>
            </w:r>
          </w:p>
        </w:tc>
        <w:tc>
          <w:tcPr>
            <w:tcW w:w="425" w:type="pct"/>
            <w:noWrap/>
            <w:hideMark/>
          </w:tcPr>
          <w:p w14:paraId="14119AAF" w14:textId="77777777" w:rsidR="00E61C7B" w:rsidRPr="00150058" w:rsidRDefault="00E61C7B">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2.2</w:t>
            </w:r>
          </w:p>
        </w:tc>
        <w:tc>
          <w:tcPr>
            <w:tcW w:w="482" w:type="pct"/>
            <w:noWrap/>
            <w:hideMark/>
          </w:tcPr>
          <w:p w14:paraId="0267DBD5" w14:textId="77777777" w:rsidR="00E61C7B" w:rsidRPr="00150058" w:rsidRDefault="00E61C7B">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111</w:t>
            </w:r>
          </w:p>
        </w:tc>
        <w:tc>
          <w:tcPr>
            <w:tcW w:w="453" w:type="pct"/>
            <w:noWrap/>
          </w:tcPr>
          <w:p w14:paraId="65692CF4" w14:textId="77777777" w:rsidR="00E61C7B" w:rsidRPr="00150058" w:rsidRDefault="00E61C7B">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Pr>
                <w:rFonts w:ascii="Calibri" w:hAnsi="Calibri" w:cs="Calibri"/>
                <w:color w:val="3F4444"/>
                <w:sz w:val="18"/>
                <w:szCs w:val="18"/>
                <w:lang w:eastAsia="en-US"/>
              </w:rPr>
              <w:t>607</w:t>
            </w:r>
          </w:p>
        </w:tc>
        <w:tc>
          <w:tcPr>
            <w:tcW w:w="461" w:type="pct"/>
            <w:noWrap/>
            <w:hideMark/>
          </w:tcPr>
          <w:p w14:paraId="0EEE7DCA" w14:textId="02AD8657" w:rsidR="00E61C7B" w:rsidRPr="00150058" w:rsidRDefault="00E61C7B">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0.1</w:t>
            </w:r>
            <w:r w:rsidR="002B35D0">
              <w:rPr>
                <w:rFonts w:ascii="Calibri" w:hAnsi="Calibri" w:cs="Calibri"/>
                <w:color w:val="3F4444"/>
                <w:sz w:val="18"/>
                <w:szCs w:val="18"/>
                <w:lang w:eastAsia="en-US"/>
              </w:rPr>
              <w:t>1</w:t>
            </w:r>
          </w:p>
        </w:tc>
        <w:tc>
          <w:tcPr>
            <w:tcW w:w="466" w:type="pct"/>
            <w:gridSpan w:val="2"/>
          </w:tcPr>
          <w:p w14:paraId="1B31E966" w14:textId="0E3B918C" w:rsidR="00E61C7B" w:rsidRPr="00150058" w:rsidRDefault="00322D32">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Pr>
                <w:rFonts w:ascii="Calibri" w:hAnsi="Calibri" w:cs="Calibri"/>
                <w:color w:val="3F4444"/>
                <w:sz w:val="18"/>
                <w:szCs w:val="18"/>
                <w:lang w:eastAsia="en-US"/>
              </w:rPr>
              <w:t>1.1</w:t>
            </w:r>
          </w:p>
        </w:tc>
      </w:tr>
      <w:tr w:rsidR="00E61C7B" w:rsidRPr="00150058" w14:paraId="0AEB4CE1" w14:textId="24EF1ADF" w:rsidTr="00946F4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52" w:type="pct"/>
            <w:vMerge/>
            <w:noWrap/>
            <w:hideMark/>
          </w:tcPr>
          <w:p w14:paraId="686DEEBD" w14:textId="77777777" w:rsidR="00E61C7B" w:rsidRPr="00150058" w:rsidRDefault="00E61C7B">
            <w:pPr>
              <w:ind w:firstLine="0"/>
              <w:jc w:val="right"/>
              <w:rPr>
                <w:rFonts w:ascii="Calibri" w:hAnsi="Calibri" w:cs="Calibri"/>
                <w:color w:val="3F4444"/>
                <w:sz w:val="18"/>
                <w:szCs w:val="18"/>
                <w:lang w:eastAsia="en-US"/>
              </w:rPr>
            </w:pPr>
          </w:p>
        </w:tc>
        <w:tc>
          <w:tcPr>
            <w:tcW w:w="374" w:type="pct"/>
            <w:noWrap/>
            <w:hideMark/>
          </w:tcPr>
          <w:p w14:paraId="5C6CBF92" w14:textId="77777777" w:rsidR="00E61C7B" w:rsidRPr="00150058" w:rsidRDefault="00E61C7B">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0.02</w:t>
            </w:r>
          </w:p>
        </w:tc>
        <w:tc>
          <w:tcPr>
            <w:tcW w:w="480" w:type="pct"/>
            <w:noWrap/>
            <w:hideMark/>
          </w:tcPr>
          <w:p w14:paraId="52FE27FE" w14:textId="77777777" w:rsidR="00E61C7B" w:rsidRPr="00150058" w:rsidRDefault="00E61C7B">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5.5</w:t>
            </w:r>
          </w:p>
        </w:tc>
        <w:tc>
          <w:tcPr>
            <w:tcW w:w="655" w:type="pct"/>
            <w:noWrap/>
            <w:hideMark/>
          </w:tcPr>
          <w:p w14:paraId="7B5120F3" w14:textId="77777777" w:rsidR="00E61C7B" w:rsidRPr="00150058" w:rsidRDefault="00E61C7B">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1015</w:t>
            </w:r>
          </w:p>
        </w:tc>
        <w:tc>
          <w:tcPr>
            <w:tcW w:w="392" w:type="pct"/>
            <w:noWrap/>
            <w:hideMark/>
          </w:tcPr>
          <w:p w14:paraId="7269F6C5" w14:textId="77777777" w:rsidR="00E61C7B" w:rsidRPr="00150058" w:rsidRDefault="00E61C7B">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19.8</w:t>
            </w:r>
          </w:p>
        </w:tc>
        <w:tc>
          <w:tcPr>
            <w:tcW w:w="360" w:type="pct"/>
            <w:noWrap/>
            <w:hideMark/>
          </w:tcPr>
          <w:p w14:paraId="662CE45E" w14:textId="77777777" w:rsidR="00E61C7B" w:rsidRPr="00150058" w:rsidRDefault="00E61C7B">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1.4</w:t>
            </w:r>
          </w:p>
        </w:tc>
        <w:tc>
          <w:tcPr>
            <w:tcW w:w="425" w:type="pct"/>
            <w:noWrap/>
            <w:hideMark/>
          </w:tcPr>
          <w:p w14:paraId="6341CD47" w14:textId="77777777" w:rsidR="00E61C7B" w:rsidRPr="00150058" w:rsidRDefault="00E61C7B">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2.2</w:t>
            </w:r>
          </w:p>
        </w:tc>
        <w:tc>
          <w:tcPr>
            <w:tcW w:w="482" w:type="pct"/>
            <w:noWrap/>
            <w:hideMark/>
          </w:tcPr>
          <w:p w14:paraId="6E6D028B" w14:textId="77777777" w:rsidR="00E61C7B" w:rsidRPr="00150058" w:rsidRDefault="00E61C7B">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111</w:t>
            </w:r>
          </w:p>
        </w:tc>
        <w:tc>
          <w:tcPr>
            <w:tcW w:w="453" w:type="pct"/>
            <w:noWrap/>
          </w:tcPr>
          <w:p w14:paraId="670781F5" w14:textId="77777777" w:rsidR="00E61C7B" w:rsidRPr="00150058" w:rsidRDefault="00E61C7B">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Pr>
                <w:rFonts w:ascii="Calibri" w:hAnsi="Calibri" w:cs="Calibri"/>
                <w:color w:val="3F4444"/>
                <w:sz w:val="18"/>
                <w:szCs w:val="18"/>
                <w:lang w:eastAsia="en-US"/>
              </w:rPr>
              <w:t>607</w:t>
            </w:r>
          </w:p>
        </w:tc>
        <w:tc>
          <w:tcPr>
            <w:tcW w:w="461" w:type="pct"/>
            <w:noWrap/>
            <w:hideMark/>
          </w:tcPr>
          <w:p w14:paraId="261190C3" w14:textId="56076217" w:rsidR="00E61C7B" w:rsidRPr="00150058" w:rsidRDefault="00E61C7B">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0.1</w:t>
            </w:r>
            <w:r w:rsidR="002B35D0">
              <w:rPr>
                <w:rFonts w:ascii="Calibri" w:hAnsi="Calibri" w:cs="Calibri"/>
                <w:color w:val="3F4444"/>
                <w:sz w:val="18"/>
                <w:szCs w:val="18"/>
                <w:lang w:eastAsia="en-US"/>
              </w:rPr>
              <w:t>1</w:t>
            </w:r>
          </w:p>
        </w:tc>
        <w:tc>
          <w:tcPr>
            <w:tcW w:w="466" w:type="pct"/>
            <w:gridSpan w:val="2"/>
          </w:tcPr>
          <w:p w14:paraId="03E6A41F" w14:textId="5B8EAC22" w:rsidR="00E61C7B" w:rsidRPr="00150058" w:rsidRDefault="00322D32">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Pr>
                <w:rFonts w:ascii="Calibri" w:hAnsi="Calibri" w:cs="Calibri"/>
                <w:color w:val="3F4444"/>
                <w:sz w:val="18"/>
                <w:szCs w:val="18"/>
                <w:lang w:eastAsia="en-US"/>
              </w:rPr>
              <w:t>1.1</w:t>
            </w:r>
          </w:p>
        </w:tc>
      </w:tr>
      <w:tr w:rsidR="00E61C7B" w:rsidRPr="00E74A90" w14:paraId="6388898C" w14:textId="5DB0CB2A" w:rsidTr="00946F44">
        <w:trPr>
          <w:trHeight w:val="290"/>
        </w:trPr>
        <w:tc>
          <w:tcPr>
            <w:cnfStyle w:val="001000000000" w:firstRow="0" w:lastRow="0" w:firstColumn="1" w:lastColumn="0" w:oddVBand="0" w:evenVBand="0" w:oddHBand="0" w:evenHBand="0" w:firstRowFirstColumn="0" w:firstRowLastColumn="0" w:lastRowFirstColumn="0" w:lastRowLastColumn="0"/>
            <w:tcW w:w="452" w:type="pct"/>
            <w:vMerge w:val="restart"/>
            <w:shd w:val="clear" w:color="auto" w:fill="D9E2F3" w:themeFill="accent1" w:themeFillTint="33"/>
            <w:noWrap/>
            <w:hideMark/>
          </w:tcPr>
          <w:p w14:paraId="48CC81FE" w14:textId="4BC00AB1" w:rsidR="00E61C7B" w:rsidRPr="00150058" w:rsidRDefault="00E61C7B" w:rsidP="00150058">
            <w:pPr>
              <w:ind w:firstLine="0"/>
              <w:jc w:val="left"/>
              <w:rPr>
                <w:rFonts w:ascii="Calibri" w:hAnsi="Calibri" w:cs="Calibri"/>
                <w:b w:val="0"/>
                <w:bCs w:val="0"/>
                <w:color w:val="3F4444"/>
                <w:sz w:val="18"/>
                <w:szCs w:val="18"/>
                <w:lang w:eastAsia="en-US"/>
              </w:rPr>
            </w:pPr>
            <w:r w:rsidRPr="00150058">
              <w:rPr>
                <w:rFonts w:ascii="Calibri" w:hAnsi="Calibri" w:cs="Calibri"/>
                <w:b w:val="0"/>
                <w:bCs w:val="0"/>
                <w:color w:val="3F4444"/>
                <w:sz w:val="18"/>
                <w:szCs w:val="18"/>
                <w:lang w:eastAsia="en-US"/>
              </w:rPr>
              <w:t>Sartorius, 0.2 µm</w:t>
            </w:r>
            <w:r w:rsidR="001C76CB">
              <w:rPr>
                <w:rFonts w:ascii="Calibri" w:hAnsi="Calibri" w:cs="Calibri"/>
                <w:b w:val="0"/>
                <w:bCs w:val="0"/>
                <w:color w:val="3F4444"/>
                <w:sz w:val="18"/>
                <w:szCs w:val="18"/>
                <w:lang w:eastAsia="en-US"/>
              </w:rPr>
              <w:t xml:space="preserve">, </w:t>
            </w:r>
            <w:proofErr w:type="spellStart"/>
            <w:r w:rsidR="001C76CB">
              <w:rPr>
                <w:rFonts w:ascii="Calibri" w:hAnsi="Calibri" w:cs="Calibri"/>
                <w:b w:val="0"/>
                <w:bCs w:val="0"/>
                <w:color w:val="3F4444"/>
                <w:sz w:val="18"/>
                <w:szCs w:val="18"/>
                <w:lang w:eastAsia="en-US"/>
              </w:rPr>
              <w:t>mPES</w:t>
            </w:r>
            <w:proofErr w:type="spellEnd"/>
          </w:p>
        </w:tc>
        <w:tc>
          <w:tcPr>
            <w:tcW w:w="374" w:type="pct"/>
            <w:noWrap/>
            <w:hideMark/>
          </w:tcPr>
          <w:p w14:paraId="68AD482E" w14:textId="77777777" w:rsidR="00E61C7B" w:rsidRPr="00150058" w:rsidRDefault="00E61C7B" w:rsidP="00150058">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0.0155</w:t>
            </w:r>
          </w:p>
        </w:tc>
        <w:tc>
          <w:tcPr>
            <w:tcW w:w="480" w:type="pct"/>
            <w:noWrap/>
            <w:hideMark/>
          </w:tcPr>
          <w:p w14:paraId="5AB7080B" w14:textId="77777777" w:rsidR="00E61C7B" w:rsidRPr="00150058" w:rsidRDefault="00E61C7B" w:rsidP="00150058">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5.5</w:t>
            </w:r>
          </w:p>
        </w:tc>
        <w:tc>
          <w:tcPr>
            <w:tcW w:w="655" w:type="pct"/>
            <w:noWrap/>
            <w:hideMark/>
          </w:tcPr>
          <w:p w14:paraId="3ABC6716" w14:textId="77777777" w:rsidR="00E61C7B" w:rsidRPr="00150058" w:rsidRDefault="00E61C7B" w:rsidP="00150058">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713</w:t>
            </w:r>
          </w:p>
        </w:tc>
        <w:tc>
          <w:tcPr>
            <w:tcW w:w="392" w:type="pct"/>
            <w:noWrap/>
            <w:hideMark/>
          </w:tcPr>
          <w:p w14:paraId="68CB8FB5" w14:textId="77777777" w:rsidR="00E61C7B" w:rsidRPr="00150058" w:rsidRDefault="00E61C7B" w:rsidP="00150058">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27.3</w:t>
            </w:r>
          </w:p>
        </w:tc>
        <w:tc>
          <w:tcPr>
            <w:tcW w:w="360" w:type="pct"/>
            <w:noWrap/>
            <w:hideMark/>
          </w:tcPr>
          <w:p w14:paraId="6454EEFD" w14:textId="77777777" w:rsidR="00E61C7B" w:rsidRPr="00150058" w:rsidRDefault="00E61C7B" w:rsidP="00150058">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1.0</w:t>
            </w:r>
          </w:p>
        </w:tc>
        <w:tc>
          <w:tcPr>
            <w:tcW w:w="425" w:type="pct"/>
            <w:noWrap/>
            <w:hideMark/>
          </w:tcPr>
          <w:p w14:paraId="296150C1" w14:textId="77777777" w:rsidR="00E61C7B" w:rsidRPr="00150058" w:rsidRDefault="00E61C7B" w:rsidP="00150058">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1.7</w:t>
            </w:r>
          </w:p>
        </w:tc>
        <w:tc>
          <w:tcPr>
            <w:tcW w:w="482" w:type="pct"/>
            <w:noWrap/>
            <w:hideMark/>
          </w:tcPr>
          <w:p w14:paraId="2F7EA10F" w14:textId="77777777" w:rsidR="00E61C7B" w:rsidRPr="00150058" w:rsidRDefault="00E61C7B" w:rsidP="00150058">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1573</w:t>
            </w:r>
          </w:p>
        </w:tc>
        <w:tc>
          <w:tcPr>
            <w:tcW w:w="453" w:type="pct"/>
            <w:noWrap/>
          </w:tcPr>
          <w:p w14:paraId="11D2FABC" w14:textId="481EE995" w:rsidR="00E61C7B" w:rsidRPr="00150058" w:rsidRDefault="00E61C7B" w:rsidP="00150058">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Pr>
                <w:rFonts w:ascii="Calibri" w:hAnsi="Calibri" w:cs="Calibri"/>
                <w:color w:val="3F4444"/>
                <w:sz w:val="18"/>
                <w:szCs w:val="18"/>
                <w:lang w:eastAsia="en-US"/>
              </w:rPr>
              <w:t>604</w:t>
            </w:r>
          </w:p>
        </w:tc>
        <w:tc>
          <w:tcPr>
            <w:tcW w:w="461" w:type="pct"/>
            <w:noWrap/>
            <w:hideMark/>
          </w:tcPr>
          <w:p w14:paraId="4FE01B6A" w14:textId="77777777" w:rsidR="00E61C7B" w:rsidRPr="00150058" w:rsidRDefault="00E61C7B" w:rsidP="00A66E06">
            <w:pPr>
              <w:ind w:right="-20"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3.4</w:t>
            </w:r>
          </w:p>
        </w:tc>
        <w:tc>
          <w:tcPr>
            <w:tcW w:w="466" w:type="pct"/>
            <w:gridSpan w:val="2"/>
          </w:tcPr>
          <w:p w14:paraId="626EFA6C" w14:textId="7B2B9E15" w:rsidR="00E61C7B" w:rsidRPr="00150058" w:rsidRDefault="002B7150" w:rsidP="00A66E06">
            <w:pPr>
              <w:ind w:right="-20"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Pr>
                <w:rFonts w:ascii="Calibri" w:hAnsi="Calibri" w:cs="Calibri"/>
                <w:color w:val="3F4444"/>
                <w:sz w:val="18"/>
                <w:szCs w:val="18"/>
                <w:lang w:eastAsia="en-US"/>
              </w:rPr>
              <w:t>4.1</w:t>
            </w:r>
          </w:p>
        </w:tc>
      </w:tr>
      <w:tr w:rsidR="00E61C7B" w:rsidRPr="00E74A90" w14:paraId="03075838" w14:textId="67FB9483" w:rsidTr="00946F4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52" w:type="pct"/>
            <w:vMerge/>
            <w:noWrap/>
            <w:hideMark/>
          </w:tcPr>
          <w:p w14:paraId="0811AA1D" w14:textId="77777777" w:rsidR="00E61C7B" w:rsidRPr="00150058" w:rsidRDefault="00E61C7B" w:rsidP="00150058">
            <w:pPr>
              <w:ind w:firstLine="0"/>
              <w:jc w:val="right"/>
              <w:rPr>
                <w:rFonts w:ascii="Calibri" w:hAnsi="Calibri" w:cs="Calibri"/>
                <w:color w:val="3F4444"/>
                <w:sz w:val="18"/>
                <w:szCs w:val="18"/>
                <w:lang w:eastAsia="en-US"/>
              </w:rPr>
            </w:pPr>
          </w:p>
        </w:tc>
        <w:tc>
          <w:tcPr>
            <w:tcW w:w="374" w:type="pct"/>
            <w:noWrap/>
            <w:hideMark/>
          </w:tcPr>
          <w:p w14:paraId="4F020CA5" w14:textId="77777777" w:rsidR="00E61C7B" w:rsidRPr="00150058" w:rsidRDefault="00E61C7B" w:rsidP="00150058">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0.0155</w:t>
            </w:r>
          </w:p>
        </w:tc>
        <w:tc>
          <w:tcPr>
            <w:tcW w:w="480" w:type="pct"/>
            <w:noWrap/>
            <w:hideMark/>
          </w:tcPr>
          <w:p w14:paraId="1CABF03C" w14:textId="77777777" w:rsidR="00E61C7B" w:rsidRPr="00150058" w:rsidRDefault="00E61C7B" w:rsidP="00150058">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5.5</w:t>
            </w:r>
          </w:p>
        </w:tc>
        <w:tc>
          <w:tcPr>
            <w:tcW w:w="655" w:type="pct"/>
            <w:noWrap/>
            <w:hideMark/>
          </w:tcPr>
          <w:p w14:paraId="0B2BDC8E" w14:textId="77777777" w:rsidR="00E61C7B" w:rsidRPr="00150058" w:rsidRDefault="00E61C7B" w:rsidP="00150058">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691</w:t>
            </w:r>
          </w:p>
        </w:tc>
        <w:tc>
          <w:tcPr>
            <w:tcW w:w="392" w:type="pct"/>
            <w:noWrap/>
            <w:hideMark/>
          </w:tcPr>
          <w:p w14:paraId="2CB8F440" w14:textId="77777777" w:rsidR="00E61C7B" w:rsidRPr="00150058" w:rsidRDefault="00E61C7B" w:rsidP="00150058">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27.3</w:t>
            </w:r>
          </w:p>
        </w:tc>
        <w:tc>
          <w:tcPr>
            <w:tcW w:w="360" w:type="pct"/>
            <w:noWrap/>
            <w:hideMark/>
          </w:tcPr>
          <w:p w14:paraId="4E7F0BB9" w14:textId="77777777" w:rsidR="00E61C7B" w:rsidRPr="00150058" w:rsidRDefault="00E61C7B" w:rsidP="00150058">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1.0</w:t>
            </w:r>
          </w:p>
        </w:tc>
        <w:tc>
          <w:tcPr>
            <w:tcW w:w="425" w:type="pct"/>
            <w:noWrap/>
            <w:hideMark/>
          </w:tcPr>
          <w:p w14:paraId="7AF19531" w14:textId="77777777" w:rsidR="00E61C7B" w:rsidRPr="00150058" w:rsidRDefault="00E61C7B" w:rsidP="00150058">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1.7</w:t>
            </w:r>
          </w:p>
        </w:tc>
        <w:tc>
          <w:tcPr>
            <w:tcW w:w="482" w:type="pct"/>
            <w:noWrap/>
            <w:hideMark/>
          </w:tcPr>
          <w:p w14:paraId="00D473B5" w14:textId="77777777" w:rsidR="00E61C7B" w:rsidRPr="00150058" w:rsidRDefault="00E61C7B" w:rsidP="00150058">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1573</w:t>
            </w:r>
          </w:p>
        </w:tc>
        <w:tc>
          <w:tcPr>
            <w:tcW w:w="453" w:type="pct"/>
            <w:noWrap/>
          </w:tcPr>
          <w:p w14:paraId="2F32B3FF" w14:textId="7EDECD21" w:rsidR="00E61C7B" w:rsidRPr="00150058" w:rsidRDefault="00E61C7B" w:rsidP="00150058">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Pr>
                <w:rFonts w:ascii="Calibri" w:hAnsi="Calibri" w:cs="Calibri"/>
                <w:color w:val="3F4444"/>
                <w:sz w:val="18"/>
                <w:szCs w:val="18"/>
                <w:lang w:eastAsia="en-US"/>
              </w:rPr>
              <w:t>604</w:t>
            </w:r>
          </w:p>
        </w:tc>
        <w:tc>
          <w:tcPr>
            <w:tcW w:w="461" w:type="pct"/>
            <w:noWrap/>
            <w:hideMark/>
          </w:tcPr>
          <w:p w14:paraId="17751DDD" w14:textId="77777777" w:rsidR="00E61C7B" w:rsidRPr="00150058" w:rsidRDefault="00E61C7B" w:rsidP="00150058">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3.4</w:t>
            </w:r>
          </w:p>
        </w:tc>
        <w:tc>
          <w:tcPr>
            <w:tcW w:w="466" w:type="pct"/>
            <w:gridSpan w:val="2"/>
          </w:tcPr>
          <w:p w14:paraId="397D4A12" w14:textId="471A8CF3" w:rsidR="00E61C7B" w:rsidRPr="00150058" w:rsidRDefault="002B7150" w:rsidP="00150058">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Pr>
                <w:rFonts w:ascii="Calibri" w:hAnsi="Calibri" w:cs="Calibri"/>
                <w:color w:val="3F4444"/>
                <w:sz w:val="18"/>
                <w:szCs w:val="18"/>
                <w:lang w:eastAsia="en-US"/>
              </w:rPr>
              <w:t>4.1</w:t>
            </w:r>
          </w:p>
        </w:tc>
      </w:tr>
      <w:tr w:rsidR="00E61C7B" w:rsidRPr="00E74A90" w14:paraId="06841779" w14:textId="132BE58B" w:rsidTr="00946F44">
        <w:trPr>
          <w:trHeight w:val="290"/>
        </w:trPr>
        <w:tc>
          <w:tcPr>
            <w:cnfStyle w:val="001000000000" w:firstRow="0" w:lastRow="0" w:firstColumn="1" w:lastColumn="0" w:oddVBand="0" w:evenVBand="0" w:oddHBand="0" w:evenHBand="0" w:firstRowFirstColumn="0" w:firstRowLastColumn="0" w:lastRowFirstColumn="0" w:lastRowLastColumn="0"/>
            <w:tcW w:w="452" w:type="pct"/>
            <w:vMerge w:val="restart"/>
            <w:noWrap/>
            <w:hideMark/>
          </w:tcPr>
          <w:p w14:paraId="4BD000E9" w14:textId="1C22CE90" w:rsidR="00E61C7B" w:rsidRPr="00150058" w:rsidRDefault="00E61C7B" w:rsidP="00150058">
            <w:pPr>
              <w:ind w:firstLine="0"/>
              <w:jc w:val="left"/>
              <w:rPr>
                <w:rFonts w:ascii="Calibri" w:hAnsi="Calibri" w:cs="Calibri"/>
                <w:b w:val="0"/>
                <w:bCs w:val="0"/>
                <w:color w:val="3F4444"/>
                <w:sz w:val="18"/>
                <w:szCs w:val="18"/>
                <w:lang w:eastAsia="en-US"/>
              </w:rPr>
            </w:pPr>
            <w:r w:rsidRPr="00150058">
              <w:rPr>
                <w:rFonts w:ascii="Calibri" w:hAnsi="Calibri" w:cs="Calibri"/>
                <w:b w:val="0"/>
                <w:bCs w:val="0"/>
                <w:color w:val="3F4444"/>
                <w:sz w:val="18"/>
                <w:szCs w:val="18"/>
                <w:lang w:eastAsia="en-US"/>
              </w:rPr>
              <w:t>Sartorius, 0.2 µm</w:t>
            </w:r>
            <w:r w:rsidR="001C76CB">
              <w:rPr>
                <w:rFonts w:ascii="Calibri" w:hAnsi="Calibri" w:cs="Calibri"/>
                <w:b w:val="0"/>
                <w:bCs w:val="0"/>
                <w:color w:val="3F4444"/>
                <w:sz w:val="18"/>
                <w:szCs w:val="18"/>
                <w:lang w:eastAsia="en-US"/>
              </w:rPr>
              <w:t xml:space="preserve">, </w:t>
            </w:r>
            <w:proofErr w:type="spellStart"/>
            <w:r w:rsidR="001C76CB">
              <w:rPr>
                <w:rFonts w:ascii="Calibri" w:hAnsi="Calibri" w:cs="Calibri"/>
                <w:b w:val="0"/>
                <w:bCs w:val="0"/>
                <w:color w:val="3F4444"/>
                <w:sz w:val="18"/>
                <w:szCs w:val="18"/>
                <w:lang w:eastAsia="en-US"/>
              </w:rPr>
              <w:t>mPES</w:t>
            </w:r>
            <w:proofErr w:type="spellEnd"/>
          </w:p>
        </w:tc>
        <w:tc>
          <w:tcPr>
            <w:tcW w:w="374" w:type="pct"/>
            <w:noWrap/>
            <w:hideMark/>
          </w:tcPr>
          <w:p w14:paraId="66384925" w14:textId="77777777" w:rsidR="00E61C7B" w:rsidRPr="00150058" w:rsidRDefault="00E61C7B" w:rsidP="00150058">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0.0155</w:t>
            </w:r>
          </w:p>
        </w:tc>
        <w:tc>
          <w:tcPr>
            <w:tcW w:w="480" w:type="pct"/>
            <w:noWrap/>
            <w:hideMark/>
          </w:tcPr>
          <w:p w14:paraId="185AFE4A" w14:textId="77777777" w:rsidR="00E61C7B" w:rsidRPr="00150058" w:rsidRDefault="00E61C7B" w:rsidP="00150058">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5.5</w:t>
            </w:r>
          </w:p>
        </w:tc>
        <w:tc>
          <w:tcPr>
            <w:tcW w:w="655" w:type="pct"/>
            <w:noWrap/>
            <w:hideMark/>
          </w:tcPr>
          <w:p w14:paraId="75DA1B4C" w14:textId="77777777" w:rsidR="00E61C7B" w:rsidRPr="00150058" w:rsidRDefault="00E61C7B" w:rsidP="00150058">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841</w:t>
            </w:r>
          </w:p>
        </w:tc>
        <w:tc>
          <w:tcPr>
            <w:tcW w:w="392" w:type="pct"/>
            <w:noWrap/>
            <w:hideMark/>
          </w:tcPr>
          <w:p w14:paraId="4B561836" w14:textId="77777777" w:rsidR="00E61C7B" w:rsidRPr="00150058" w:rsidRDefault="00E61C7B" w:rsidP="00150058">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27.3</w:t>
            </w:r>
          </w:p>
        </w:tc>
        <w:tc>
          <w:tcPr>
            <w:tcW w:w="360" w:type="pct"/>
            <w:noWrap/>
            <w:hideMark/>
          </w:tcPr>
          <w:p w14:paraId="40EBB525" w14:textId="77777777" w:rsidR="00E61C7B" w:rsidRPr="00150058" w:rsidRDefault="00E61C7B" w:rsidP="00150058">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2.0</w:t>
            </w:r>
          </w:p>
        </w:tc>
        <w:tc>
          <w:tcPr>
            <w:tcW w:w="425" w:type="pct"/>
            <w:noWrap/>
            <w:hideMark/>
          </w:tcPr>
          <w:p w14:paraId="2D912B01" w14:textId="28A134B4" w:rsidR="00E61C7B" w:rsidRPr="00150058" w:rsidRDefault="00E61C7B" w:rsidP="00150058">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Pr>
                <w:rFonts w:ascii="Calibri" w:hAnsi="Calibri" w:cs="Calibri"/>
                <w:color w:val="3F4444"/>
                <w:sz w:val="18"/>
                <w:szCs w:val="18"/>
                <w:lang w:eastAsia="en-US"/>
              </w:rPr>
              <w:t>1.7</w:t>
            </w:r>
          </w:p>
        </w:tc>
        <w:tc>
          <w:tcPr>
            <w:tcW w:w="482" w:type="pct"/>
            <w:noWrap/>
            <w:hideMark/>
          </w:tcPr>
          <w:p w14:paraId="611AD284" w14:textId="77777777" w:rsidR="00E61C7B" w:rsidRPr="00150058" w:rsidRDefault="00E61C7B" w:rsidP="00150058">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1274</w:t>
            </w:r>
          </w:p>
        </w:tc>
        <w:tc>
          <w:tcPr>
            <w:tcW w:w="453" w:type="pct"/>
            <w:noWrap/>
          </w:tcPr>
          <w:p w14:paraId="08D087BB" w14:textId="675D51B0" w:rsidR="00E61C7B" w:rsidRPr="00150058" w:rsidRDefault="00E61C7B" w:rsidP="00150058">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Pr>
                <w:rFonts w:ascii="Calibri" w:hAnsi="Calibri" w:cs="Calibri"/>
                <w:color w:val="3F4444"/>
                <w:sz w:val="18"/>
                <w:szCs w:val="18"/>
                <w:lang w:eastAsia="en-US"/>
              </w:rPr>
              <w:t>606</w:t>
            </w:r>
          </w:p>
        </w:tc>
        <w:tc>
          <w:tcPr>
            <w:tcW w:w="461" w:type="pct"/>
            <w:noWrap/>
            <w:hideMark/>
          </w:tcPr>
          <w:p w14:paraId="1B9D8F03" w14:textId="77777777" w:rsidR="00E61C7B" w:rsidRPr="00150058" w:rsidRDefault="00E61C7B" w:rsidP="00150058">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1.2</w:t>
            </w:r>
          </w:p>
        </w:tc>
        <w:tc>
          <w:tcPr>
            <w:tcW w:w="466" w:type="pct"/>
            <w:gridSpan w:val="2"/>
          </w:tcPr>
          <w:p w14:paraId="1611CFE7" w14:textId="30D99C92" w:rsidR="00B72EDF" w:rsidRPr="00150058" w:rsidRDefault="00B72EDF" w:rsidP="00B72EDF">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Pr>
                <w:rFonts w:ascii="Calibri" w:hAnsi="Calibri" w:cs="Calibri"/>
                <w:color w:val="3F4444"/>
                <w:sz w:val="18"/>
                <w:szCs w:val="18"/>
                <w:lang w:eastAsia="en-US"/>
              </w:rPr>
              <w:t>1.9</w:t>
            </w:r>
          </w:p>
        </w:tc>
      </w:tr>
      <w:tr w:rsidR="00E61C7B" w:rsidRPr="00E74A90" w14:paraId="2849A3C3" w14:textId="2F7B3E83" w:rsidTr="00946F4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52" w:type="pct"/>
            <w:vMerge/>
            <w:noWrap/>
            <w:hideMark/>
          </w:tcPr>
          <w:p w14:paraId="148524F9" w14:textId="77777777" w:rsidR="00E61C7B" w:rsidRPr="00150058" w:rsidRDefault="00E61C7B" w:rsidP="00150058">
            <w:pPr>
              <w:ind w:firstLine="0"/>
              <w:jc w:val="right"/>
              <w:rPr>
                <w:rFonts w:ascii="Calibri" w:hAnsi="Calibri" w:cs="Calibri"/>
                <w:color w:val="3F4444"/>
                <w:sz w:val="18"/>
                <w:szCs w:val="18"/>
                <w:lang w:eastAsia="en-US"/>
              </w:rPr>
            </w:pPr>
          </w:p>
        </w:tc>
        <w:tc>
          <w:tcPr>
            <w:tcW w:w="374" w:type="pct"/>
            <w:noWrap/>
            <w:hideMark/>
          </w:tcPr>
          <w:p w14:paraId="2ECCCADD" w14:textId="77777777" w:rsidR="00E61C7B" w:rsidRPr="00150058" w:rsidRDefault="00E61C7B" w:rsidP="00150058">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0.0155</w:t>
            </w:r>
          </w:p>
        </w:tc>
        <w:tc>
          <w:tcPr>
            <w:tcW w:w="480" w:type="pct"/>
            <w:noWrap/>
            <w:hideMark/>
          </w:tcPr>
          <w:p w14:paraId="018F533C" w14:textId="77777777" w:rsidR="00E61C7B" w:rsidRPr="00150058" w:rsidRDefault="00E61C7B" w:rsidP="00150058">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5.5</w:t>
            </w:r>
          </w:p>
        </w:tc>
        <w:tc>
          <w:tcPr>
            <w:tcW w:w="655" w:type="pct"/>
            <w:noWrap/>
            <w:hideMark/>
          </w:tcPr>
          <w:p w14:paraId="7278DB31" w14:textId="77777777" w:rsidR="00E61C7B" w:rsidRPr="00150058" w:rsidRDefault="00E61C7B" w:rsidP="00150058">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828</w:t>
            </w:r>
          </w:p>
        </w:tc>
        <w:tc>
          <w:tcPr>
            <w:tcW w:w="392" w:type="pct"/>
            <w:noWrap/>
            <w:hideMark/>
          </w:tcPr>
          <w:p w14:paraId="217DE210" w14:textId="77777777" w:rsidR="00E61C7B" w:rsidRPr="00150058" w:rsidRDefault="00E61C7B" w:rsidP="00150058">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27.3</w:t>
            </w:r>
          </w:p>
        </w:tc>
        <w:tc>
          <w:tcPr>
            <w:tcW w:w="360" w:type="pct"/>
            <w:noWrap/>
            <w:hideMark/>
          </w:tcPr>
          <w:p w14:paraId="7556372E" w14:textId="77777777" w:rsidR="00E61C7B" w:rsidRPr="00150058" w:rsidRDefault="00E61C7B" w:rsidP="00150058">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2.0</w:t>
            </w:r>
          </w:p>
        </w:tc>
        <w:tc>
          <w:tcPr>
            <w:tcW w:w="425" w:type="pct"/>
            <w:noWrap/>
            <w:hideMark/>
          </w:tcPr>
          <w:p w14:paraId="078FE8D5" w14:textId="1734A837" w:rsidR="00E61C7B" w:rsidRPr="00150058" w:rsidRDefault="00E61C7B" w:rsidP="00150058">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Pr>
                <w:rFonts w:ascii="Calibri" w:hAnsi="Calibri" w:cs="Calibri"/>
                <w:color w:val="3F4444"/>
                <w:sz w:val="18"/>
                <w:szCs w:val="18"/>
                <w:lang w:eastAsia="en-US"/>
              </w:rPr>
              <w:t>1.7</w:t>
            </w:r>
          </w:p>
        </w:tc>
        <w:tc>
          <w:tcPr>
            <w:tcW w:w="482" w:type="pct"/>
            <w:noWrap/>
            <w:hideMark/>
          </w:tcPr>
          <w:p w14:paraId="62721654" w14:textId="77777777" w:rsidR="00E61C7B" w:rsidRPr="00150058" w:rsidRDefault="00E61C7B" w:rsidP="00150058">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1274</w:t>
            </w:r>
          </w:p>
        </w:tc>
        <w:tc>
          <w:tcPr>
            <w:tcW w:w="453" w:type="pct"/>
            <w:noWrap/>
          </w:tcPr>
          <w:p w14:paraId="2D7E000E" w14:textId="2D3D0734" w:rsidR="00E61C7B" w:rsidRPr="00150058" w:rsidRDefault="00E61C7B" w:rsidP="00150058">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Pr>
                <w:rFonts w:ascii="Calibri" w:hAnsi="Calibri" w:cs="Calibri"/>
                <w:color w:val="3F4444"/>
                <w:sz w:val="18"/>
                <w:szCs w:val="18"/>
                <w:lang w:eastAsia="en-US"/>
              </w:rPr>
              <w:t>606</w:t>
            </w:r>
          </w:p>
        </w:tc>
        <w:tc>
          <w:tcPr>
            <w:tcW w:w="461" w:type="pct"/>
            <w:noWrap/>
            <w:hideMark/>
          </w:tcPr>
          <w:p w14:paraId="62D1DE4A" w14:textId="77777777" w:rsidR="00E61C7B" w:rsidRPr="00150058" w:rsidRDefault="00E61C7B" w:rsidP="00150058">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1.2</w:t>
            </w:r>
          </w:p>
        </w:tc>
        <w:tc>
          <w:tcPr>
            <w:tcW w:w="466" w:type="pct"/>
            <w:gridSpan w:val="2"/>
          </w:tcPr>
          <w:p w14:paraId="2619F00C" w14:textId="3A8192DD" w:rsidR="00E61C7B" w:rsidRPr="00150058" w:rsidRDefault="00B72EDF" w:rsidP="00150058">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Pr>
                <w:rFonts w:ascii="Calibri" w:hAnsi="Calibri" w:cs="Calibri"/>
                <w:color w:val="3F4444"/>
                <w:sz w:val="18"/>
                <w:szCs w:val="18"/>
                <w:lang w:eastAsia="en-US"/>
              </w:rPr>
              <w:t>1.9</w:t>
            </w:r>
          </w:p>
        </w:tc>
      </w:tr>
      <w:tr w:rsidR="00E61C7B" w:rsidRPr="00E74A90" w14:paraId="6A476CBD" w14:textId="3E4E83B5" w:rsidTr="00946F44">
        <w:trPr>
          <w:trHeight w:val="290"/>
        </w:trPr>
        <w:tc>
          <w:tcPr>
            <w:cnfStyle w:val="001000000000" w:firstRow="0" w:lastRow="0" w:firstColumn="1" w:lastColumn="0" w:oddVBand="0" w:evenVBand="0" w:oddHBand="0" w:evenHBand="0" w:firstRowFirstColumn="0" w:firstRowLastColumn="0" w:lastRowFirstColumn="0" w:lastRowLastColumn="0"/>
            <w:tcW w:w="452" w:type="pct"/>
            <w:vMerge w:val="restart"/>
            <w:shd w:val="clear" w:color="auto" w:fill="D9E2F3" w:themeFill="accent1" w:themeFillTint="33"/>
            <w:noWrap/>
            <w:hideMark/>
          </w:tcPr>
          <w:p w14:paraId="74E35F21" w14:textId="69EF8900" w:rsidR="00E61C7B" w:rsidRPr="00150058" w:rsidRDefault="00E61C7B" w:rsidP="00150058">
            <w:pPr>
              <w:ind w:firstLine="0"/>
              <w:jc w:val="left"/>
              <w:rPr>
                <w:rFonts w:ascii="Calibri" w:hAnsi="Calibri" w:cs="Calibri"/>
                <w:b w:val="0"/>
                <w:bCs w:val="0"/>
                <w:color w:val="3F4444"/>
                <w:sz w:val="18"/>
                <w:szCs w:val="18"/>
                <w:lang w:eastAsia="en-US"/>
              </w:rPr>
            </w:pPr>
            <w:r w:rsidRPr="00150058">
              <w:rPr>
                <w:rFonts w:ascii="Calibri" w:hAnsi="Calibri" w:cs="Calibri"/>
                <w:b w:val="0"/>
                <w:bCs w:val="0"/>
                <w:color w:val="3F4444"/>
                <w:sz w:val="18"/>
                <w:szCs w:val="18"/>
                <w:lang w:eastAsia="en-US"/>
              </w:rPr>
              <w:t>Sartorius, 0.65 µm</w:t>
            </w:r>
            <w:r w:rsidR="001C76CB">
              <w:rPr>
                <w:rFonts w:ascii="Calibri" w:hAnsi="Calibri" w:cs="Calibri"/>
                <w:b w:val="0"/>
                <w:bCs w:val="0"/>
                <w:color w:val="3F4444"/>
                <w:sz w:val="18"/>
                <w:szCs w:val="18"/>
                <w:lang w:eastAsia="en-US"/>
              </w:rPr>
              <w:t xml:space="preserve">, </w:t>
            </w:r>
            <w:proofErr w:type="spellStart"/>
            <w:r w:rsidR="001C76CB">
              <w:rPr>
                <w:rFonts w:ascii="Calibri" w:hAnsi="Calibri" w:cs="Calibri"/>
                <w:b w:val="0"/>
                <w:bCs w:val="0"/>
                <w:color w:val="3F4444"/>
                <w:sz w:val="18"/>
                <w:szCs w:val="18"/>
                <w:lang w:eastAsia="en-US"/>
              </w:rPr>
              <w:t>mPES</w:t>
            </w:r>
            <w:proofErr w:type="spellEnd"/>
          </w:p>
        </w:tc>
        <w:tc>
          <w:tcPr>
            <w:tcW w:w="374" w:type="pct"/>
            <w:noWrap/>
            <w:hideMark/>
          </w:tcPr>
          <w:p w14:paraId="33D842C4" w14:textId="77777777" w:rsidR="00E61C7B" w:rsidRPr="00150058" w:rsidRDefault="00E61C7B" w:rsidP="00150058">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0.0155</w:t>
            </w:r>
          </w:p>
        </w:tc>
        <w:tc>
          <w:tcPr>
            <w:tcW w:w="480" w:type="pct"/>
            <w:noWrap/>
            <w:hideMark/>
          </w:tcPr>
          <w:p w14:paraId="0A863345" w14:textId="77777777" w:rsidR="00E61C7B" w:rsidRPr="00150058" w:rsidRDefault="00E61C7B" w:rsidP="00150058">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5.5</w:t>
            </w:r>
          </w:p>
        </w:tc>
        <w:tc>
          <w:tcPr>
            <w:tcW w:w="655" w:type="pct"/>
            <w:noWrap/>
            <w:hideMark/>
          </w:tcPr>
          <w:p w14:paraId="59699E47" w14:textId="77777777" w:rsidR="00E61C7B" w:rsidRPr="00150058" w:rsidRDefault="00E61C7B" w:rsidP="00150058">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837</w:t>
            </w:r>
          </w:p>
        </w:tc>
        <w:tc>
          <w:tcPr>
            <w:tcW w:w="392" w:type="pct"/>
            <w:noWrap/>
            <w:hideMark/>
          </w:tcPr>
          <w:p w14:paraId="43E9FD2F" w14:textId="77777777" w:rsidR="00E61C7B" w:rsidRPr="00150058" w:rsidRDefault="00E61C7B" w:rsidP="00150058">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27.3</w:t>
            </w:r>
          </w:p>
        </w:tc>
        <w:tc>
          <w:tcPr>
            <w:tcW w:w="360" w:type="pct"/>
            <w:noWrap/>
            <w:hideMark/>
          </w:tcPr>
          <w:p w14:paraId="02A2C36D" w14:textId="77777777" w:rsidR="00E61C7B" w:rsidRPr="00150058" w:rsidRDefault="00E61C7B" w:rsidP="00150058">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1.0</w:t>
            </w:r>
          </w:p>
        </w:tc>
        <w:tc>
          <w:tcPr>
            <w:tcW w:w="425" w:type="pct"/>
            <w:noWrap/>
            <w:hideMark/>
          </w:tcPr>
          <w:p w14:paraId="392FEDC9" w14:textId="77777777" w:rsidR="00E61C7B" w:rsidRPr="00150058" w:rsidRDefault="00E61C7B" w:rsidP="00150058">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1.7</w:t>
            </w:r>
          </w:p>
        </w:tc>
        <w:tc>
          <w:tcPr>
            <w:tcW w:w="482" w:type="pct"/>
            <w:noWrap/>
            <w:hideMark/>
          </w:tcPr>
          <w:p w14:paraId="765C4BC8" w14:textId="77777777" w:rsidR="00E61C7B" w:rsidRPr="00150058" w:rsidRDefault="00E61C7B" w:rsidP="00150058">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1597</w:t>
            </w:r>
          </w:p>
        </w:tc>
        <w:tc>
          <w:tcPr>
            <w:tcW w:w="453" w:type="pct"/>
            <w:noWrap/>
          </w:tcPr>
          <w:p w14:paraId="62DFB41D" w14:textId="0FD5FFB4" w:rsidR="00E61C7B" w:rsidRPr="00150058" w:rsidRDefault="00E61C7B" w:rsidP="00150058">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Pr>
                <w:rFonts w:ascii="Calibri" w:hAnsi="Calibri" w:cs="Calibri"/>
                <w:color w:val="3F4444"/>
                <w:sz w:val="18"/>
                <w:szCs w:val="18"/>
                <w:lang w:eastAsia="en-US"/>
              </w:rPr>
              <w:t>604</w:t>
            </w:r>
          </w:p>
        </w:tc>
        <w:tc>
          <w:tcPr>
            <w:tcW w:w="461" w:type="pct"/>
            <w:noWrap/>
            <w:hideMark/>
          </w:tcPr>
          <w:p w14:paraId="15B8B6BF" w14:textId="77777777" w:rsidR="00E61C7B" w:rsidRPr="00150058" w:rsidRDefault="00E61C7B" w:rsidP="00150058">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3.5</w:t>
            </w:r>
          </w:p>
        </w:tc>
        <w:tc>
          <w:tcPr>
            <w:tcW w:w="466" w:type="pct"/>
            <w:gridSpan w:val="2"/>
          </w:tcPr>
          <w:p w14:paraId="651F8DE5" w14:textId="34ACAAD8" w:rsidR="00E61C7B" w:rsidRPr="00150058" w:rsidRDefault="004E27A0" w:rsidP="00150058">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Pr>
                <w:rFonts w:ascii="Calibri" w:hAnsi="Calibri" w:cs="Calibri"/>
                <w:color w:val="3F4444"/>
                <w:sz w:val="18"/>
                <w:szCs w:val="18"/>
                <w:lang w:eastAsia="en-US"/>
              </w:rPr>
              <w:t>4.2</w:t>
            </w:r>
          </w:p>
        </w:tc>
      </w:tr>
      <w:tr w:rsidR="00E61C7B" w:rsidRPr="00E74A90" w14:paraId="7A2FBDF5" w14:textId="4F4E8745" w:rsidTr="00946F4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52" w:type="pct"/>
            <w:vMerge/>
            <w:noWrap/>
            <w:hideMark/>
          </w:tcPr>
          <w:p w14:paraId="51238712" w14:textId="77777777" w:rsidR="00E61C7B" w:rsidRPr="00150058" w:rsidRDefault="00E61C7B" w:rsidP="00150058">
            <w:pPr>
              <w:ind w:firstLine="0"/>
              <w:jc w:val="right"/>
              <w:rPr>
                <w:rFonts w:ascii="Calibri" w:hAnsi="Calibri" w:cs="Calibri"/>
                <w:color w:val="3F4444"/>
                <w:sz w:val="18"/>
                <w:szCs w:val="18"/>
                <w:lang w:eastAsia="en-US"/>
              </w:rPr>
            </w:pPr>
          </w:p>
        </w:tc>
        <w:tc>
          <w:tcPr>
            <w:tcW w:w="374" w:type="pct"/>
            <w:noWrap/>
            <w:hideMark/>
          </w:tcPr>
          <w:p w14:paraId="7D9F5DBF" w14:textId="77777777" w:rsidR="00E61C7B" w:rsidRPr="00150058" w:rsidRDefault="00E61C7B" w:rsidP="00150058">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0.0155</w:t>
            </w:r>
          </w:p>
        </w:tc>
        <w:tc>
          <w:tcPr>
            <w:tcW w:w="480" w:type="pct"/>
            <w:noWrap/>
            <w:hideMark/>
          </w:tcPr>
          <w:p w14:paraId="65DC5568" w14:textId="77777777" w:rsidR="00E61C7B" w:rsidRPr="00150058" w:rsidRDefault="00E61C7B" w:rsidP="00150058">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5.5</w:t>
            </w:r>
          </w:p>
        </w:tc>
        <w:tc>
          <w:tcPr>
            <w:tcW w:w="655" w:type="pct"/>
            <w:noWrap/>
            <w:hideMark/>
          </w:tcPr>
          <w:p w14:paraId="50C55BB5" w14:textId="77777777" w:rsidR="00E61C7B" w:rsidRPr="00150058" w:rsidRDefault="00E61C7B" w:rsidP="00150058">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831</w:t>
            </w:r>
          </w:p>
        </w:tc>
        <w:tc>
          <w:tcPr>
            <w:tcW w:w="392" w:type="pct"/>
            <w:noWrap/>
            <w:hideMark/>
          </w:tcPr>
          <w:p w14:paraId="3E5C224B" w14:textId="77777777" w:rsidR="00E61C7B" w:rsidRPr="00150058" w:rsidRDefault="00E61C7B" w:rsidP="00150058">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27.3</w:t>
            </w:r>
          </w:p>
        </w:tc>
        <w:tc>
          <w:tcPr>
            <w:tcW w:w="360" w:type="pct"/>
            <w:noWrap/>
            <w:hideMark/>
          </w:tcPr>
          <w:p w14:paraId="6F9C7487" w14:textId="77777777" w:rsidR="00E61C7B" w:rsidRPr="00150058" w:rsidRDefault="00E61C7B" w:rsidP="00150058">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1.0</w:t>
            </w:r>
          </w:p>
        </w:tc>
        <w:tc>
          <w:tcPr>
            <w:tcW w:w="425" w:type="pct"/>
            <w:noWrap/>
            <w:hideMark/>
          </w:tcPr>
          <w:p w14:paraId="602F64B7" w14:textId="77777777" w:rsidR="00E61C7B" w:rsidRPr="00150058" w:rsidRDefault="00E61C7B" w:rsidP="00150058">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1.7</w:t>
            </w:r>
          </w:p>
        </w:tc>
        <w:tc>
          <w:tcPr>
            <w:tcW w:w="482" w:type="pct"/>
            <w:noWrap/>
            <w:hideMark/>
          </w:tcPr>
          <w:p w14:paraId="116D0A5C" w14:textId="77777777" w:rsidR="00E61C7B" w:rsidRPr="00150058" w:rsidRDefault="00E61C7B" w:rsidP="00150058">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1597</w:t>
            </w:r>
          </w:p>
        </w:tc>
        <w:tc>
          <w:tcPr>
            <w:tcW w:w="453" w:type="pct"/>
            <w:noWrap/>
          </w:tcPr>
          <w:p w14:paraId="0990D412" w14:textId="2DD43745" w:rsidR="00E61C7B" w:rsidRPr="00150058" w:rsidRDefault="00E61C7B" w:rsidP="00150058">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Pr>
                <w:rFonts w:ascii="Calibri" w:hAnsi="Calibri" w:cs="Calibri"/>
                <w:color w:val="3F4444"/>
                <w:sz w:val="18"/>
                <w:szCs w:val="18"/>
                <w:lang w:eastAsia="en-US"/>
              </w:rPr>
              <w:t>604</w:t>
            </w:r>
          </w:p>
        </w:tc>
        <w:tc>
          <w:tcPr>
            <w:tcW w:w="461" w:type="pct"/>
            <w:noWrap/>
            <w:hideMark/>
          </w:tcPr>
          <w:p w14:paraId="567C50AC" w14:textId="77777777" w:rsidR="00E61C7B" w:rsidRPr="00150058" w:rsidRDefault="00E61C7B" w:rsidP="00150058">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3.5</w:t>
            </w:r>
          </w:p>
        </w:tc>
        <w:tc>
          <w:tcPr>
            <w:tcW w:w="466" w:type="pct"/>
            <w:gridSpan w:val="2"/>
          </w:tcPr>
          <w:p w14:paraId="12A83983" w14:textId="4885218A" w:rsidR="00E61C7B" w:rsidRPr="00150058" w:rsidRDefault="004E27A0" w:rsidP="00150058">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Pr>
                <w:rFonts w:ascii="Calibri" w:hAnsi="Calibri" w:cs="Calibri"/>
                <w:color w:val="3F4444"/>
                <w:sz w:val="18"/>
                <w:szCs w:val="18"/>
                <w:lang w:eastAsia="en-US"/>
              </w:rPr>
              <w:t>4.2</w:t>
            </w:r>
          </w:p>
        </w:tc>
      </w:tr>
      <w:tr w:rsidR="00E61C7B" w:rsidRPr="00E74A90" w14:paraId="7ABDF840" w14:textId="78F1A0A4" w:rsidTr="00946F44">
        <w:trPr>
          <w:trHeight w:val="290"/>
        </w:trPr>
        <w:tc>
          <w:tcPr>
            <w:cnfStyle w:val="001000000000" w:firstRow="0" w:lastRow="0" w:firstColumn="1" w:lastColumn="0" w:oddVBand="0" w:evenVBand="0" w:oddHBand="0" w:evenHBand="0" w:firstRowFirstColumn="0" w:firstRowLastColumn="0" w:lastRowFirstColumn="0" w:lastRowLastColumn="0"/>
            <w:tcW w:w="452" w:type="pct"/>
            <w:vMerge w:val="restart"/>
            <w:noWrap/>
            <w:hideMark/>
          </w:tcPr>
          <w:p w14:paraId="14975A4A" w14:textId="5F0F4DBF" w:rsidR="00E61C7B" w:rsidRPr="00150058" w:rsidRDefault="00E61C7B" w:rsidP="00150058">
            <w:pPr>
              <w:ind w:firstLine="0"/>
              <w:jc w:val="left"/>
              <w:rPr>
                <w:rFonts w:ascii="Calibri" w:hAnsi="Calibri" w:cs="Calibri"/>
                <w:b w:val="0"/>
                <w:bCs w:val="0"/>
                <w:color w:val="3F4444"/>
                <w:sz w:val="18"/>
                <w:szCs w:val="18"/>
                <w:lang w:eastAsia="en-US"/>
              </w:rPr>
            </w:pPr>
            <w:r w:rsidRPr="00150058">
              <w:rPr>
                <w:rFonts w:ascii="Calibri" w:hAnsi="Calibri" w:cs="Calibri"/>
                <w:b w:val="0"/>
                <w:bCs w:val="0"/>
                <w:color w:val="3F4444"/>
                <w:sz w:val="18"/>
                <w:szCs w:val="18"/>
                <w:lang w:eastAsia="en-US"/>
              </w:rPr>
              <w:t>Sartorius, 0.2 µm</w:t>
            </w:r>
            <w:r w:rsidR="001C76CB">
              <w:rPr>
                <w:rFonts w:ascii="Calibri" w:hAnsi="Calibri" w:cs="Calibri"/>
                <w:b w:val="0"/>
                <w:bCs w:val="0"/>
                <w:color w:val="3F4444"/>
                <w:sz w:val="18"/>
                <w:szCs w:val="18"/>
                <w:lang w:eastAsia="en-US"/>
              </w:rPr>
              <w:t xml:space="preserve">, </w:t>
            </w:r>
            <w:proofErr w:type="spellStart"/>
            <w:r w:rsidR="001C76CB">
              <w:rPr>
                <w:rFonts w:ascii="Calibri" w:hAnsi="Calibri" w:cs="Calibri"/>
                <w:b w:val="0"/>
                <w:bCs w:val="0"/>
                <w:color w:val="3F4444"/>
                <w:sz w:val="18"/>
                <w:szCs w:val="18"/>
                <w:lang w:eastAsia="en-US"/>
              </w:rPr>
              <w:t>mPES</w:t>
            </w:r>
            <w:proofErr w:type="spellEnd"/>
          </w:p>
        </w:tc>
        <w:tc>
          <w:tcPr>
            <w:tcW w:w="374" w:type="pct"/>
            <w:noWrap/>
            <w:hideMark/>
          </w:tcPr>
          <w:p w14:paraId="651CB6D1" w14:textId="77777777" w:rsidR="00E61C7B" w:rsidRPr="00150058" w:rsidRDefault="00E61C7B" w:rsidP="00150058">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0.0155</w:t>
            </w:r>
          </w:p>
        </w:tc>
        <w:tc>
          <w:tcPr>
            <w:tcW w:w="480" w:type="pct"/>
            <w:noWrap/>
            <w:hideMark/>
          </w:tcPr>
          <w:p w14:paraId="199E4C77" w14:textId="77777777" w:rsidR="00E61C7B" w:rsidRPr="00150058" w:rsidRDefault="00E61C7B" w:rsidP="00150058">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5.5</w:t>
            </w:r>
          </w:p>
        </w:tc>
        <w:tc>
          <w:tcPr>
            <w:tcW w:w="655" w:type="pct"/>
            <w:noWrap/>
            <w:hideMark/>
          </w:tcPr>
          <w:p w14:paraId="68E83138" w14:textId="77777777" w:rsidR="00E61C7B" w:rsidRPr="00150058" w:rsidRDefault="00E61C7B" w:rsidP="00150058">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833</w:t>
            </w:r>
          </w:p>
        </w:tc>
        <w:tc>
          <w:tcPr>
            <w:tcW w:w="392" w:type="pct"/>
            <w:noWrap/>
            <w:hideMark/>
          </w:tcPr>
          <w:p w14:paraId="2EB50FD4" w14:textId="77777777" w:rsidR="00E61C7B" w:rsidRPr="00150058" w:rsidRDefault="00E61C7B" w:rsidP="00150058">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27.3</w:t>
            </w:r>
          </w:p>
        </w:tc>
        <w:tc>
          <w:tcPr>
            <w:tcW w:w="360" w:type="pct"/>
            <w:noWrap/>
            <w:hideMark/>
          </w:tcPr>
          <w:p w14:paraId="732D13BA" w14:textId="77777777" w:rsidR="00E61C7B" w:rsidRPr="00150058" w:rsidRDefault="00E61C7B" w:rsidP="00150058">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1.0</w:t>
            </w:r>
          </w:p>
        </w:tc>
        <w:tc>
          <w:tcPr>
            <w:tcW w:w="425" w:type="pct"/>
            <w:noWrap/>
            <w:hideMark/>
          </w:tcPr>
          <w:p w14:paraId="235AAD00" w14:textId="77777777" w:rsidR="00E61C7B" w:rsidRPr="00150058" w:rsidRDefault="00E61C7B" w:rsidP="00150058">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1.7</w:t>
            </w:r>
          </w:p>
        </w:tc>
        <w:tc>
          <w:tcPr>
            <w:tcW w:w="482" w:type="pct"/>
            <w:noWrap/>
            <w:hideMark/>
          </w:tcPr>
          <w:p w14:paraId="19F961D2" w14:textId="77777777" w:rsidR="00E61C7B" w:rsidRPr="00150058" w:rsidRDefault="00E61C7B" w:rsidP="00150058">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1573</w:t>
            </w:r>
          </w:p>
        </w:tc>
        <w:tc>
          <w:tcPr>
            <w:tcW w:w="453" w:type="pct"/>
            <w:noWrap/>
          </w:tcPr>
          <w:p w14:paraId="6A55299D" w14:textId="25D1387C" w:rsidR="00E61C7B" w:rsidRPr="00150058" w:rsidRDefault="00E61C7B" w:rsidP="00150058">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Pr>
                <w:rFonts w:ascii="Calibri" w:hAnsi="Calibri" w:cs="Calibri"/>
                <w:color w:val="3F4444"/>
                <w:sz w:val="18"/>
                <w:szCs w:val="18"/>
                <w:lang w:eastAsia="en-US"/>
              </w:rPr>
              <w:t>604</w:t>
            </w:r>
          </w:p>
        </w:tc>
        <w:tc>
          <w:tcPr>
            <w:tcW w:w="461" w:type="pct"/>
            <w:noWrap/>
            <w:hideMark/>
          </w:tcPr>
          <w:p w14:paraId="52935F5B" w14:textId="77777777" w:rsidR="00E61C7B" w:rsidRPr="00150058" w:rsidRDefault="00E61C7B" w:rsidP="00150058">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3.4</w:t>
            </w:r>
          </w:p>
        </w:tc>
        <w:tc>
          <w:tcPr>
            <w:tcW w:w="466" w:type="pct"/>
            <w:gridSpan w:val="2"/>
          </w:tcPr>
          <w:p w14:paraId="68ACA34B" w14:textId="04B56C43" w:rsidR="00E61C7B" w:rsidRPr="00150058" w:rsidRDefault="004E27A0" w:rsidP="00150058">
            <w:pPr>
              <w:ind w:firstLine="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3F4444"/>
                <w:sz w:val="18"/>
                <w:szCs w:val="18"/>
                <w:lang w:eastAsia="en-US"/>
              </w:rPr>
            </w:pPr>
            <w:r>
              <w:rPr>
                <w:rFonts w:ascii="Calibri" w:hAnsi="Calibri" w:cs="Calibri"/>
                <w:color w:val="3F4444"/>
                <w:sz w:val="18"/>
                <w:szCs w:val="18"/>
                <w:lang w:eastAsia="en-US"/>
              </w:rPr>
              <w:t>4.1</w:t>
            </w:r>
          </w:p>
        </w:tc>
      </w:tr>
      <w:tr w:rsidR="00E61C7B" w:rsidRPr="00E74A90" w14:paraId="14FFE729" w14:textId="748A7BC9" w:rsidTr="00946F4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52" w:type="pct"/>
            <w:vMerge/>
            <w:noWrap/>
            <w:hideMark/>
          </w:tcPr>
          <w:p w14:paraId="64E9B96A" w14:textId="77777777" w:rsidR="00E61C7B" w:rsidRPr="00150058" w:rsidRDefault="00E61C7B" w:rsidP="00150058">
            <w:pPr>
              <w:ind w:firstLine="0"/>
              <w:jc w:val="right"/>
              <w:rPr>
                <w:rFonts w:ascii="Calibri" w:hAnsi="Calibri" w:cs="Calibri"/>
                <w:color w:val="3F4444"/>
                <w:sz w:val="18"/>
                <w:szCs w:val="18"/>
                <w:lang w:eastAsia="en-US"/>
              </w:rPr>
            </w:pPr>
          </w:p>
        </w:tc>
        <w:tc>
          <w:tcPr>
            <w:tcW w:w="374" w:type="pct"/>
            <w:noWrap/>
            <w:hideMark/>
          </w:tcPr>
          <w:p w14:paraId="02C9DC39" w14:textId="77777777" w:rsidR="00E61C7B" w:rsidRPr="00150058" w:rsidRDefault="00E61C7B" w:rsidP="00150058">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0.0155</w:t>
            </w:r>
          </w:p>
        </w:tc>
        <w:tc>
          <w:tcPr>
            <w:tcW w:w="480" w:type="pct"/>
            <w:noWrap/>
            <w:hideMark/>
          </w:tcPr>
          <w:p w14:paraId="151229BC" w14:textId="77777777" w:rsidR="00E61C7B" w:rsidRPr="00150058" w:rsidRDefault="00E61C7B" w:rsidP="00150058">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5.5</w:t>
            </w:r>
          </w:p>
        </w:tc>
        <w:tc>
          <w:tcPr>
            <w:tcW w:w="655" w:type="pct"/>
            <w:noWrap/>
            <w:hideMark/>
          </w:tcPr>
          <w:p w14:paraId="74D7DF85" w14:textId="77777777" w:rsidR="00E61C7B" w:rsidRPr="00150058" w:rsidRDefault="00E61C7B" w:rsidP="00150058">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767</w:t>
            </w:r>
          </w:p>
        </w:tc>
        <w:tc>
          <w:tcPr>
            <w:tcW w:w="392" w:type="pct"/>
            <w:noWrap/>
            <w:hideMark/>
          </w:tcPr>
          <w:p w14:paraId="18A6FA70" w14:textId="77777777" w:rsidR="00E61C7B" w:rsidRPr="00150058" w:rsidRDefault="00E61C7B" w:rsidP="00150058">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27.3</w:t>
            </w:r>
          </w:p>
        </w:tc>
        <w:tc>
          <w:tcPr>
            <w:tcW w:w="360" w:type="pct"/>
            <w:noWrap/>
            <w:hideMark/>
          </w:tcPr>
          <w:p w14:paraId="58E25DBF" w14:textId="77777777" w:rsidR="00E61C7B" w:rsidRPr="00150058" w:rsidRDefault="00E61C7B" w:rsidP="00150058">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1.0</w:t>
            </w:r>
          </w:p>
        </w:tc>
        <w:tc>
          <w:tcPr>
            <w:tcW w:w="425" w:type="pct"/>
            <w:noWrap/>
            <w:hideMark/>
          </w:tcPr>
          <w:p w14:paraId="7F335807" w14:textId="77777777" w:rsidR="00E61C7B" w:rsidRPr="00150058" w:rsidRDefault="00E61C7B" w:rsidP="00150058">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1.7</w:t>
            </w:r>
          </w:p>
        </w:tc>
        <w:tc>
          <w:tcPr>
            <w:tcW w:w="482" w:type="pct"/>
            <w:noWrap/>
            <w:hideMark/>
          </w:tcPr>
          <w:p w14:paraId="7248BCAB" w14:textId="77777777" w:rsidR="00E61C7B" w:rsidRPr="00150058" w:rsidRDefault="00E61C7B" w:rsidP="00150058">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1573</w:t>
            </w:r>
          </w:p>
        </w:tc>
        <w:tc>
          <w:tcPr>
            <w:tcW w:w="453" w:type="pct"/>
            <w:noWrap/>
          </w:tcPr>
          <w:p w14:paraId="6430D043" w14:textId="1155D371" w:rsidR="00E61C7B" w:rsidRPr="00150058" w:rsidRDefault="00E61C7B" w:rsidP="00150058">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Pr>
                <w:rFonts w:ascii="Calibri" w:hAnsi="Calibri" w:cs="Calibri"/>
                <w:color w:val="3F4444"/>
                <w:sz w:val="18"/>
                <w:szCs w:val="18"/>
                <w:lang w:eastAsia="en-US"/>
              </w:rPr>
              <w:t>604</w:t>
            </w:r>
          </w:p>
        </w:tc>
        <w:tc>
          <w:tcPr>
            <w:tcW w:w="461" w:type="pct"/>
            <w:noWrap/>
            <w:hideMark/>
          </w:tcPr>
          <w:p w14:paraId="3E927E31" w14:textId="77777777" w:rsidR="00E61C7B" w:rsidRPr="00150058" w:rsidRDefault="00E61C7B" w:rsidP="00150058">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sidRPr="00150058">
              <w:rPr>
                <w:rFonts w:ascii="Calibri" w:hAnsi="Calibri" w:cs="Calibri"/>
                <w:color w:val="3F4444"/>
                <w:sz w:val="18"/>
                <w:szCs w:val="18"/>
                <w:lang w:eastAsia="en-US"/>
              </w:rPr>
              <w:t>3.4</w:t>
            </w:r>
          </w:p>
        </w:tc>
        <w:tc>
          <w:tcPr>
            <w:tcW w:w="466" w:type="pct"/>
            <w:gridSpan w:val="2"/>
          </w:tcPr>
          <w:p w14:paraId="7FBBC800" w14:textId="143F484D" w:rsidR="00E61C7B" w:rsidRPr="00150058" w:rsidRDefault="004E27A0" w:rsidP="00150058">
            <w:pPr>
              <w:ind w:firstLine="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3F4444"/>
                <w:sz w:val="18"/>
                <w:szCs w:val="18"/>
                <w:lang w:eastAsia="en-US"/>
              </w:rPr>
            </w:pPr>
            <w:r>
              <w:rPr>
                <w:rFonts w:ascii="Calibri" w:hAnsi="Calibri" w:cs="Calibri"/>
                <w:color w:val="3F4444"/>
                <w:sz w:val="18"/>
                <w:szCs w:val="18"/>
                <w:lang w:eastAsia="en-US"/>
              </w:rPr>
              <w:t>4.1</w:t>
            </w:r>
          </w:p>
        </w:tc>
      </w:tr>
    </w:tbl>
    <w:p w14:paraId="2E014834" w14:textId="77777777" w:rsidR="00076B26" w:rsidRDefault="00076B26" w:rsidP="00076B26">
      <w:pPr>
        <w:pStyle w:val="Caption"/>
        <w:ind w:firstLine="0"/>
      </w:pPr>
    </w:p>
    <w:p w14:paraId="5E57CD54" w14:textId="7B162650" w:rsidR="00F669A5" w:rsidRPr="00BD7E99" w:rsidRDefault="00D71C1D" w:rsidP="00076B26">
      <w:pPr>
        <w:pStyle w:val="Caption"/>
        <w:ind w:firstLine="0"/>
        <w:rPr>
          <w:sz w:val="20"/>
          <w:szCs w:val="20"/>
        </w:rPr>
      </w:pPr>
      <w:bookmarkStart w:id="267" w:name="_Ref178953223"/>
      <w:r w:rsidRPr="00BD7E99">
        <w:rPr>
          <w:sz w:val="20"/>
          <w:szCs w:val="20"/>
        </w:rPr>
        <w:t xml:space="preserve">Table </w:t>
      </w:r>
      <w:r w:rsidRPr="00BD7E99">
        <w:rPr>
          <w:sz w:val="20"/>
          <w:szCs w:val="20"/>
        </w:rPr>
        <w:fldChar w:fldCharType="begin"/>
      </w:r>
      <w:r w:rsidRPr="00BD7E99">
        <w:rPr>
          <w:sz w:val="20"/>
          <w:szCs w:val="20"/>
        </w:rPr>
        <w:instrText xml:space="preserve"> SEQ Table \* ARABIC </w:instrText>
      </w:r>
      <w:r w:rsidRPr="00BD7E99">
        <w:rPr>
          <w:sz w:val="20"/>
          <w:szCs w:val="20"/>
        </w:rPr>
        <w:fldChar w:fldCharType="separate"/>
      </w:r>
      <w:r w:rsidR="00F07918">
        <w:rPr>
          <w:noProof/>
          <w:sz w:val="20"/>
          <w:szCs w:val="20"/>
        </w:rPr>
        <w:t>3</w:t>
      </w:r>
      <w:r w:rsidRPr="00BD7E99">
        <w:rPr>
          <w:sz w:val="20"/>
          <w:szCs w:val="20"/>
        </w:rPr>
        <w:fldChar w:fldCharType="end"/>
      </w:r>
      <w:bookmarkEnd w:id="267"/>
      <w:r w:rsidRPr="00BD7E99">
        <w:rPr>
          <w:sz w:val="20"/>
          <w:szCs w:val="20"/>
        </w:rPr>
        <w:t>. Equation</w:t>
      </w:r>
      <w:r w:rsidR="00076B26" w:rsidRPr="00BD7E99">
        <w:rPr>
          <w:sz w:val="20"/>
          <w:szCs w:val="20"/>
        </w:rPr>
        <w:t>-calculated</w:t>
      </w:r>
      <w:r w:rsidR="00FB6B07" w:rsidRPr="00BD7E99">
        <w:rPr>
          <w:sz w:val="20"/>
          <w:szCs w:val="20"/>
        </w:rPr>
        <w:t xml:space="preserve"> and model-calculated</w:t>
      </w:r>
      <w:r w:rsidR="00076B26" w:rsidRPr="00BD7E99">
        <w:rPr>
          <w:sz w:val="20"/>
          <w:szCs w:val="20"/>
        </w:rPr>
        <w:t xml:space="preserve"> </w:t>
      </w:r>
      <w:r w:rsidR="00901DC3">
        <w:rPr>
          <w:sz w:val="20"/>
          <w:szCs w:val="20"/>
        </w:rPr>
        <w:t>back</w:t>
      </w:r>
      <w:r w:rsidR="00076B26" w:rsidRPr="00BD7E99">
        <w:rPr>
          <w:sz w:val="20"/>
          <w:szCs w:val="20"/>
        </w:rPr>
        <w:t xml:space="preserve"> flow ratios compared to experimental conditions tested at AstraZeneca</w:t>
      </w:r>
      <w:r w:rsidR="00B27ECF" w:rsidRPr="00BD7E99">
        <w:rPr>
          <w:sz w:val="20"/>
          <w:szCs w:val="20"/>
        </w:rPr>
        <w:t>.</w:t>
      </w:r>
      <w:r w:rsidR="005C0E6C" w:rsidRPr="00BD7E99">
        <w:rPr>
          <w:sz w:val="20"/>
          <w:szCs w:val="20"/>
        </w:rPr>
        <w:t xml:space="preserve"> Each row represents a different bioreactor and experiment.</w:t>
      </w:r>
      <w:r w:rsidR="00B27ECF" w:rsidRPr="00BD7E99">
        <w:rPr>
          <w:sz w:val="20"/>
          <w:szCs w:val="20"/>
        </w:rPr>
        <w:t xml:space="preserve"> </w:t>
      </w:r>
      <w:r w:rsidR="00A725CA" w:rsidRPr="00BD7E99">
        <w:rPr>
          <w:sz w:val="20"/>
          <w:szCs w:val="20"/>
        </w:rPr>
        <w:t xml:space="preserve">The variability seen in throughput at equivalent conditions shows how variability in cell culture performance </w:t>
      </w:r>
      <w:r w:rsidR="007475A7" w:rsidRPr="00BD7E99">
        <w:rPr>
          <w:sz w:val="20"/>
          <w:szCs w:val="20"/>
        </w:rPr>
        <w:t xml:space="preserve">and experimental variability can influence </w:t>
      </w:r>
      <w:r w:rsidR="005C0E6C" w:rsidRPr="00BD7E99">
        <w:rPr>
          <w:sz w:val="20"/>
          <w:szCs w:val="20"/>
        </w:rPr>
        <w:t xml:space="preserve">filter performance. </w:t>
      </w:r>
      <w:r w:rsidR="00EE3CE1" w:rsidRPr="00BD7E99">
        <w:rPr>
          <w:sz w:val="20"/>
          <w:szCs w:val="20"/>
        </w:rPr>
        <w:t xml:space="preserve">Experimental data retrieved from </w:t>
      </w:r>
      <w:proofErr w:type="spellStart"/>
      <w:r w:rsidR="008C4C2E" w:rsidRPr="00BD7E99">
        <w:rPr>
          <w:sz w:val="20"/>
          <w:szCs w:val="20"/>
        </w:rPr>
        <w:t>WuDunn</w:t>
      </w:r>
      <w:proofErr w:type="spellEnd"/>
      <w:r w:rsidR="008C4C2E" w:rsidRPr="00BD7E99">
        <w:rPr>
          <w:sz w:val="20"/>
          <w:szCs w:val="20"/>
        </w:rPr>
        <w:t xml:space="preserve"> et al and Vu et al </w:t>
      </w:r>
      <w:sdt>
        <w:sdtPr>
          <w:rPr>
            <w:sz w:val="20"/>
            <w:szCs w:val="20"/>
          </w:rPr>
          <w:id w:val="1114552241"/>
          <w:citation/>
        </w:sdtPr>
        <w:sdtContent>
          <w:r w:rsidR="008C4C2E" w:rsidRPr="00BD7E99">
            <w:rPr>
              <w:sz w:val="20"/>
              <w:szCs w:val="20"/>
            </w:rPr>
            <w:fldChar w:fldCharType="begin"/>
          </w:r>
          <w:r w:rsidR="008C4C2E" w:rsidRPr="00BD7E99">
            <w:rPr>
              <w:sz w:val="20"/>
              <w:szCs w:val="20"/>
            </w:rPr>
            <w:instrText xml:space="preserve"> CITATION WuD24 \l 1033 </w:instrText>
          </w:r>
          <w:r w:rsidR="008C4C2E" w:rsidRPr="00BD7E99">
            <w:rPr>
              <w:sz w:val="20"/>
              <w:szCs w:val="20"/>
            </w:rPr>
            <w:fldChar w:fldCharType="separate"/>
          </w:r>
          <w:r>
            <w:rPr>
              <w:noProof/>
              <w:sz w:val="20"/>
              <w:szCs w:val="20"/>
            </w:rPr>
            <w:t>(WuDunn, et al., 2024)</w:t>
          </w:r>
          <w:r w:rsidR="008C4C2E" w:rsidRPr="00BD7E99">
            <w:rPr>
              <w:sz w:val="20"/>
              <w:szCs w:val="20"/>
            </w:rPr>
            <w:fldChar w:fldCharType="end"/>
          </w:r>
        </w:sdtContent>
      </w:sdt>
      <w:r w:rsidR="008C4C2E" w:rsidRPr="00BD7E99">
        <w:rPr>
          <w:sz w:val="20"/>
          <w:szCs w:val="20"/>
        </w:rPr>
        <w:t xml:space="preserve"> </w:t>
      </w:r>
      <w:sdt>
        <w:sdtPr>
          <w:rPr>
            <w:sz w:val="20"/>
            <w:szCs w:val="20"/>
          </w:rPr>
          <w:id w:val="-290599828"/>
          <w:citation/>
        </w:sdtPr>
        <w:sdtContent>
          <w:r w:rsidR="008C4C2E" w:rsidRPr="00BD7E99">
            <w:rPr>
              <w:sz w:val="20"/>
              <w:szCs w:val="20"/>
            </w:rPr>
            <w:fldChar w:fldCharType="begin"/>
          </w:r>
          <w:r w:rsidR="008C4C2E" w:rsidRPr="00BD7E99">
            <w:rPr>
              <w:sz w:val="20"/>
              <w:szCs w:val="20"/>
            </w:rPr>
            <w:instrText xml:space="preserve"> CITATION VuJ24 \l 1033 </w:instrText>
          </w:r>
          <w:r w:rsidR="008C4C2E" w:rsidRPr="00BD7E99">
            <w:rPr>
              <w:sz w:val="20"/>
              <w:szCs w:val="20"/>
            </w:rPr>
            <w:fldChar w:fldCharType="separate"/>
          </w:r>
          <w:r>
            <w:rPr>
              <w:noProof/>
              <w:sz w:val="20"/>
              <w:szCs w:val="20"/>
            </w:rPr>
            <w:t>(Vu, Gadberry, Coffman, &amp; Lee, 2024)</w:t>
          </w:r>
          <w:r w:rsidR="008C4C2E" w:rsidRPr="00BD7E99">
            <w:rPr>
              <w:sz w:val="20"/>
              <w:szCs w:val="20"/>
            </w:rPr>
            <w:fldChar w:fldCharType="end"/>
          </w:r>
        </w:sdtContent>
      </w:sdt>
      <w:r w:rsidR="008C4C2E" w:rsidRPr="00BD7E99">
        <w:rPr>
          <w:sz w:val="20"/>
          <w:szCs w:val="20"/>
        </w:rPr>
        <w:t xml:space="preserve">. </w:t>
      </w:r>
    </w:p>
    <w:p w14:paraId="7E97722A" w14:textId="28649C3D" w:rsidR="00F669A5" w:rsidRDefault="006144F1" w:rsidP="007D4E63">
      <w:pPr>
        <w:pStyle w:val="NoSpacing"/>
        <w:spacing w:line="480" w:lineRule="auto"/>
        <w:ind w:firstLine="0"/>
      </w:pPr>
      <w:r>
        <w:rPr>
          <w:noProof/>
        </w:rPr>
        <w:drawing>
          <wp:inline distT="0" distB="0" distL="0" distR="0" wp14:anchorId="2810BE53" wp14:editId="258CDF70">
            <wp:extent cx="5627370" cy="3121660"/>
            <wp:effectExtent l="0" t="0" r="0" b="2540"/>
            <wp:docPr id="16648824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27370" cy="3121660"/>
                    </a:xfrm>
                    <a:prstGeom prst="rect">
                      <a:avLst/>
                    </a:prstGeom>
                    <a:noFill/>
                  </pic:spPr>
                </pic:pic>
              </a:graphicData>
            </a:graphic>
          </wp:inline>
        </w:drawing>
      </w:r>
    </w:p>
    <w:p w14:paraId="0A4A92C8" w14:textId="39E530AA" w:rsidR="00BB4C58" w:rsidRPr="00BD7E99" w:rsidRDefault="00BB4C58" w:rsidP="00EF17F4">
      <w:pPr>
        <w:pStyle w:val="Caption"/>
        <w:ind w:firstLine="0"/>
        <w:rPr>
          <w:sz w:val="20"/>
          <w:szCs w:val="20"/>
        </w:rPr>
      </w:pPr>
      <w:r w:rsidRPr="00BD7E99">
        <w:rPr>
          <w:sz w:val="20"/>
          <w:szCs w:val="20"/>
        </w:rPr>
        <w:t xml:space="preserve">Figure </w:t>
      </w:r>
      <w:r w:rsidRPr="00BD7E99">
        <w:rPr>
          <w:sz w:val="20"/>
          <w:szCs w:val="20"/>
        </w:rPr>
        <w:fldChar w:fldCharType="begin"/>
      </w:r>
      <w:r w:rsidRPr="00BD7E99">
        <w:rPr>
          <w:sz w:val="20"/>
          <w:szCs w:val="20"/>
        </w:rPr>
        <w:instrText xml:space="preserve"> SEQ Figure \* ARABIC </w:instrText>
      </w:r>
      <w:r w:rsidRPr="00BD7E99">
        <w:rPr>
          <w:sz w:val="20"/>
          <w:szCs w:val="20"/>
        </w:rPr>
        <w:fldChar w:fldCharType="separate"/>
      </w:r>
      <w:r w:rsidR="004E0C76">
        <w:rPr>
          <w:noProof/>
          <w:sz w:val="20"/>
          <w:szCs w:val="20"/>
        </w:rPr>
        <w:t>7</w:t>
      </w:r>
      <w:r w:rsidRPr="00BD7E99">
        <w:rPr>
          <w:sz w:val="20"/>
          <w:szCs w:val="20"/>
        </w:rPr>
        <w:fldChar w:fldCharType="end"/>
      </w:r>
      <w:r w:rsidRPr="00BD7E99">
        <w:rPr>
          <w:sz w:val="20"/>
          <w:szCs w:val="20"/>
        </w:rPr>
        <w:t>.</w:t>
      </w:r>
      <w:commentRangeStart w:id="268"/>
      <w:r w:rsidR="00EF17F4" w:rsidRPr="00BD7E99">
        <w:rPr>
          <w:sz w:val="20"/>
          <w:szCs w:val="20"/>
        </w:rPr>
        <w:t xml:space="preserve">Permeate volumetric throughput at 50% sieving vs. calculated </w:t>
      </w:r>
      <w:r w:rsidR="00901DC3">
        <w:rPr>
          <w:sz w:val="20"/>
          <w:szCs w:val="20"/>
        </w:rPr>
        <w:t>back</w:t>
      </w:r>
      <w:r w:rsidR="00EF17F4" w:rsidRPr="00BD7E99">
        <w:rPr>
          <w:sz w:val="20"/>
          <w:szCs w:val="20"/>
        </w:rPr>
        <w:t xml:space="preserve"> flow ratio</w:t>
      </w:r>
      <w:ins w:id="269" w:author="Dhingra, Ashna" w:date="2025-03-21T18:35:00Z">
        <w:r w:rsidR="00D230C3">
          <w:rPr>
            <w:sz w:val="20"/>
            <w:szCs w:val="20"/>
          </w:rPr>
          <w:t xml:space="preserve"> (BFR2)</w:t>
        </w:r>
      </w:ins>
      <w:r w:rsidR="00EF17F4" w:rsidRPr="00BD7E99">
        <w:rPr>
          <w:sz w:val="20"/>
          <w:szCs w:val="20"/>
        </w:rPr>
        <w:t xml:space="preserve">. </w:t>
      </w:r>
      <w:commentRangeEnd w:id="268"/>
      <w:r w:rsidR="00004298" w:rsidRPr="00BD7E99">
        <w:rPr>
          <w:rStyle w:val="CommentReference"/>
          <w:i w:val="0"/>
          <w:iCs w:val="0"/>
          <w:color w:val="auto"/>
          <w:sz w:val="20"/>
          <w:szCs w:val="20"/>
        </w:rPr>
        <w:commentReference w:id="268"/>
      </w:r>
      <w:r w:rsidR="00EF17F4" w:rsidRPr="00BD7E99">
        <w:rPr>
          <w:sz w:val="20"/>
          <w:szCs w:val="20"/>
        </w:rPr>
        <w:t xml:space="preserve">This is a graphical representation of the calculations presented in </w:t>
      </w:r>
      <w:r w:rsidR="00EF17F4" w:rsidRPr="00BD7E99">
        <w:rPr>
          <w:sz w:val="20"/>
          <w:szCs w:val="20"/>
        </w:rPr>
        <w:fldChar w:fldCharType="begin"/>
      </w:r>
      <w:r w:rsidR="00EF17F4" w:rsidRPr="00BD7E99">
        <w:rPr>
          <w:sz w:val="20"/>
          <w:szCs w:val="20"/>
        </w:rPr>
        <w:instrText xml:space="preserve"> REF _Ref178953223 </w:instrText>
      </w:r>
      <w:r w:rsidR="00BD7E99">
        <w:rPr>
          <w:sz w:val="20"/>
          <w:szCs w:val="20"/>
        </w:rPr>
        <w:instrText xml:space="preserve"> \* MERGEFORMAT </w:instrText>
      </w:r>
      <w:r w:rsidR="00EF17F4" w:rsidRPr="00BD7E99">
        <w:rPr>
          <w:sz w:val="20"/>
          <w:szCs w:val="20"/>
        </w:rPr>
        <w:fldChar w:fldCharType="separate"/>
      </w:r>
      <w:r w:rsidR="000C7203" w:rsidRPr="00BD7E99">
        <w:rPr>
          <w:sz w:val="20"/>
          <w:szCs w:val="20"/>
        </w:rPr>
        <w:t xml:space="preserve">Table </w:t>
      </w:r>
      <w:r w:rsidR="000C7203">
        <w:rPr>
          <w:noProof/>
          <w:sz w:val="20"/>
          <w:szCs w:val="20"/>
        </w:rPr>
        <w:t>2</w:t>
      </w:r>
      <w:r w:rsidR="00EF17F4" w:rsidRPr="00BD7E99">
        <w:rPr>
          <w:sz w:val="20"/>
          <w:szCs w:val="20"/>
        </w:rPr>
        <w:fldChar w:fldCharType="end"/>
      </w:r>
      <w:r w:rsidR="00EF17F4" w:rsidRPr="00BD7E99">
        <w:rPr>
          <w:sz w:val="20"/>
          <w:szCs w:val="20"/>
        </w:rPr>
        <w:t xml:space="preserve">. </w:t>
      </w:r>
      <w:r w:rsidR="00EE2356" w:rsidRPr="00BD7E99">
        <w:rPr>
          <w:sz w:val="20"/>
          <w:szCs w:val="20"/>
        </w:rPr>
        <w:t xml:space="preserve">The dimensionless number </w:t>
      </w:r>
      <w:r w:rsidR="00901DC3">
        <w:rPr>
          <w:sz w:val="20"/>
          <w:szCs w:val="20"/>
        </w:rPr>
        <w:t>Back</w:t>
      </w:r>
      <w:r w:rsidR="00EE2356" w:rsidRPr="00BD7E99">
        <w:rPr>
          <w:sz w:val="20"/>
          <w:szCs w:val="20"/>
        </w:rPr>
        <w:t xml:space="preserve"> Flow Ratio has a strong correlation</w:t>
      </w:r>
      <w:r w:rsidR="00C578F6" w:rsidRPr="00BD7E99">
        <w:rPr>
          <w:sz w:val="20"/>
          <w:szCs w:val="20"/>
        </w:rPr>
        <w:t xml:space="preserve"> </w:t>
      </w:r>
      <w:del w:id="270" w:author="Dhingra, Ashna" w:date="2025-03-21T18:35:00Z">
        <w:r w:rsidR="00C578F6" w:rsidRPr="00BD7E99">
          <w:rPr>
            <w:sz w:val="20"/>
            <w:szCs w:val="20"/>
          </w:rPr>
          <w:delText>(</w:delText>
        </w:r>
        <w:r w:rsidR="00EE2356" w:rsidRPr="00BD7E99">
          <w:rPr>
            <w:sz w:val="20"/>
            <w:szCs w:val="20"/>
          </w:rPr>
          <w:delText xml:space="preserve"> </w:delText>
        </w:r>
      </w:del>
      <w:r w:rsidR="00C578F6" w:rsidRPr="00BD7E99">
        <w:rPr>
          <w:sz w:val="20"/>
          <w:szCs w:val="20"/>
        </w:rPr>
        <w:t>with</w:t>
      </w:r>
      <w:r w:rsidR="00EE2356" w:rsidRPr="00BD7E99">
        <w:rPr>
          <w:sz w:val="20"/>
          <w:szCs w:val="20"/>
        </w:rPr>
        <w:t xml:space="preserve"> the capacity of a TFF perfusion system as indicated by the throughput at which sieving decreases to 50%. </w:t>
      </w:r>
      <w:r w:rsidR="00C578F6" w:rsidRPr="00BD7E99">
        <w:rPr>
          <w:sz w:val="20"/>
          <w:szCs w:val="20"/>
        </w:rPr>
        <w:t xml:space="preserve">Correlation coefficient = </w:t>
      </w:r>
      <w:r w:rsidR="00D11348" w:rsidRPr="00BD7E99">
        <w:rPr>
          <w:sz w:val="20"/>
          <w:szCs w:val="20"/>
        </w:rPr>
        <w:t xml:space="preserve">0.81. </w:t>
      </w:r>
    </w:p>
    <w:p w14:paraId="282675CD" w14:textId="198EE1EA" w:rsidR="00EF17F4" w:rsidRPr="00BD7E99" w:rsidRDefault="00A4007C" w:rsidP="00902D3E">
      <w:pPr>
        <w:spacing w:line="480" w:lineRule="auto"/>
        <w:ind w:firstLine="0"/>
        <w:rPr>
          <w:sz w:val="24"/>
          <w:szCs w:val="24"/>
        </w:rPr>
      </w:pPr>
      <w:r w:rsidRPr="00BD7E99">
        <w:rPr>
          <w:sz w:val="24"/>
          <w:szCs w:val="24"/>
        </w:rPr>
        <w:t xml:space="preserve">These results show a clear correlation between throughput and </w:t>
      </w:r>
      <w:r w:rsidR="00901DC3">
        <w:rPr>
          <w:sz w:val="24"/>
          <w:szCs w:val="24"/>
        </w:rPr>
        <w:t>back</w:t>
      </w:r>
      <w:r w:rsidRPr="00BD7E99">
        <w:rPr>
          <w:sz w:val="24"/>
          <w:szCs w:val="24"/>
        </w:rPr>
        <w:t xml:space="preserve"> flow ratio values for three different scales</w:t>
      </w:r>
      <w:r w:rsidR="00902D3E" w:rsidRPr="00BD7E99">
        <w:rPr>
          <w:sz w:val="24"/>
          <w:szCs w:val="24"/>
        </w:rPr>
        <w:t>, three different</w:t>
      </w:r>
      <w:r w:rsidR="0076459D" w:rsidRPr="00BD7E99">
        <w:rPr>
          <w:sz w:val="24"/>
          <w:szCs w:val="24"/>
        </w:rPr>
        <w:t xml:space="preserve"> filter vendors and</w:t>
      </w:r>
      <w:r w:rsidR="00902D3E" w:rsidRPr="00BD7E99">
        <w:rPr>
          <w:sz w:val="24"/>
          <w:szCs w:val="24"/>
        </w:rPr>
        <w:t xml:space="preserve"> membrane chemistries, and a range of fiber dimensions. </w:t>
      </w:r>
      <w:r w:rsidR="007E6FAF" w:rsidRPr="00BD7E99">
        <w:rPr>
          <w:sz w:val="24"/>
          <w:szCs w:val="24"/>
        </w:rPr>
        <w:t xml:space="preserve">Per theoretical predictions outlined in section 4.3, higher </w:t>
      </w:r>
      <w:r w:rsidR="00901DC3">
        <w:rPr>
          <w:sz w:val="24"/>
          <w:szCs w:val="24"/>
        </w:rPr>
        <w:t>back</w:t>
      </w:r>
      <w:r w:rsidR="007E6FAF" w:rsidRPr="00BD7E99">
        <w:rPr>
          <w:sz w:val="24"/>
          <w:szCs w:val="24"/>
        </w:rPr>
        <w:t xml:space="preserve"> flow </w:t>
      </w:r>
      <w:r w:rsidR="007E6FAF" w:rsidRPr="00BD7E99">
        <w:rPr>
          <w:sz w:val="24"/>
          <w:szCs w:val="24"/>
        </w:rPr>
        <w:lastRenderedPageBreak/>
        <w:t xml:space="preserve">ratios generally result in lower permeate throughput. </w:t>
      </w:r>
      <w:r w:rsidR="0076459D" w:rsidRPr="00BD7E99">
        <w:rPr>
          <w:sz w:val="24"/>
          <w:szCs w:val="24"/>
        </w:rPr>
        <w:t>The correlation coefficient</w:t>
      </w:r>
      <w:r w:rsidR="0024638F" w:rsidRPr="00BD7E99">
        <w:rPr>
          <w:sz w:val="24"/>
          <w:szCs w:val="24"/>
        </w:rPr>
        <w:t xml:space="preserve"> between the </w:t>
      </w:r>
      <w:r w:rsidR="00901DC3">
        <w:rPr>
          <w:sz w:val="24"/>
          <w:szCs w:val="24"/>
        </w:rPr>
        <w:t>back</w:t>
      </w:r>
      <w:r w:rsidR="0024638F" w:rsidRPr="00BD7E99">
        <w:rPr>
          <w:sz w:val="24"/>
          <w:szCs w:val="24"/>
        </w:rPr>
        <w:t xml:space="preserve"> flow ratio and the permeate throughput at 50% sieving for the above data set</w:t>
      </w:r>
      <w:r w:rsidR="0076459D" w:rsidRPr="00BD7E99">
        <w:rPr>
          <w:sz w:val="24"/>
          <w:szCs w:val="24"/>
        </w:rPr>
        <w:t xml:space="preserve"> </w:t>
      </w:r>
      <w:r w:rsidR="0024638F" w:rsidRPr="00BD7E99">
        <w:rPr>
          <w:sz w:val="24"/>
          <w:szCs w:val="24"/>
        </w:rPr>
        <w:t>is</w:t>
      </w:r>
      <w:r w:rsidR="0076459D" w:rsidRPr="00BD7E99">
        <w:rPr>
          <w:sz w:val="24"/>
          <w:szCs w:val="24"/>
        </w:rPr>
        <w:t xml:space="preserve"> 0.81. </w:t>
      </w:r>
    </w:p>
    <w:p w14:paraId="52565760" w14:textId="77777777" w:rsidR="0091122C" w:rsidRPr="004E2A12" w:rsidRDefault="0091122C" w:rsidP="000E2366">
      <w:pPr>
        <w:spacing w:line="360" w:lineRule="auto"/>
        <w:ind w:firstLine="0"/>
      </w:pPr>
    </w:p>
    <w:p w14:paraId="3C340FE4" w14:textId="60F0C557" w:rsidR="009468CA" w:rsidRDefault="660504C0" w:rsidP="005B3252">
      <w:pPr>
        <w:pStyle w:val="Sectionheading"/>
        <w:spacing w:before="0" w:after="0" w:line="480" w:lineRule="auto"/>
        <w:rPr>
          <w:lang w:val="en-US"/>
        </w:rPr>
      </w:pPr>
      <w:commentRangeStart w:id="271"/>
      <w:commentRangeStart w:id="272"/>
      <w:r w:rsidRPr="004E2A12">
        <w:rPr>
          <w:lang w:val="en-US"/>
        </w:rPr>
        <w:t>Conclusion</w:t>
      </w:r>
      <w:commentRangeEnd w:id="271"/>
      <w:r w:rsidR="00C94C03">
        <w:rPr>
          <w:rStyle w:val="CommentReference"/>
          <w:b w:val="0"/>
          <w:lang w:val="en-US"/>
        </w:rPr>
        <w:commentReference w:id="271"/>
      </w:r>
      <w:commentRangeEnd w:id="272"/>
      <w:r w:rsidR="00D96C89">
        <w:rPr>
          <w:rStyle w:val="CommentReference"/>
          <w:b w:val="0"/>
          <w:lang w:val="en-US"/>
        </w:rPr>
        <w:commentReference w:id="272"/>
      </w:r>
    </w:p>
    <w:p w14:paraId="3A2A68FA" w14:textId="0B33FDA5" w:rsidR="00584F57" w:rsidRPr="00584F57" w:rsidRDefault="00584F57" w:rsidP="00584F57">
      <w:pPr>
        <w:spacing w:line="480" w:lineRule="auto"/>
        <w:ind w:firstLine="0"/>
        <w:rPr>
          <w:sz w:val="24"/>
          <w:szCs w:val="24"/>
        </w:rPr>
      </w:pPr>
      <w:r w:rsidRPr="00584F57">
        <w:rPr>
          <w:sz w:val="24"/>
          <w:szCs w:val="24"/>
        </w:rPr>
        <w:t xml:space="preserve">As the industry shifts towards high-titer perfusion culture, designing and scaling TFF membranes is vital. </w:t>
      </w:r>
      <w:r w:rsidR="00BC12CB">
        <w:rPr>
          <w:sz w:val="24"/>
          <w:szCs w:val="24"/>
        </w:rPr>
        <w:t xml:space="preserve">The mechanistic model presented here </w:t>
      </w:r>
      <w:r w:rsidRPr="00584F57">
        <w:rPr>
          <w:sz w:val="24"/>
          <w:szCs w:val="24"/>
        </w:rPr>
        <w:t xml:space="preserve">includes phenomena like cell kinetics, fluid mechanics, and fouling mechanisms to predict sieving across scales and fiber types. It accounts for pore constriction, blocking, and caking. Parameters were estimated with AstraZeneca </w:t>
      </w:r>
      <w:proofErr w:type="spellStart"/>
      <w:r w:rsidRPr="00584F57">
        <w:rPr>
          <w:sz w:val="24"/>
          <w:szCs w:val="24"/>
        </w:rPr>
        <w:t>mAb</w:t>
      </w:r>
      <w:proofErr w:type="spellEnd"/>
      <w:r w:rsidRPr="00584F57">
        <w:rPr>
          <w:sz w:val="24"/>
          <w:szCs w:val="24"/>
        </w:rPr>
        <w:t xml:space="preserve"> A and Repligen hollow fibers at 3L scale, with proven accuracy from ambr250 to 500L.</w:t>
      </w:r>
    </w:p>
    <w:p w14:paraId="080A1238" w14:textId="77777777" w:rsidR="00584F57" w:rsidRPr="00584F57" w:rsidRDefault="00584F57" w:rsidP="00584F57">
      <w:pPr>
        <w:spacing w:line="480" w:lineRule="auto"/>
        <w:ind w:firstLine="0"/>
        <w:rPr>
          <w:sz w:val="24"/>
          <w:szCs w:val="24"/>
        </w:rPr>
      </w:pPr>
      <w:r w:rsidRPr="00584F57">
        <w:rPr>
          <w:sz w:val="24"/>
          <w:szCs w:val="24"/>
        </w:rPr>
        <w:t>Starling flow, a major contributor to fouling and inefficient membrane use, especially with large pressure drops, occurs when the TMP is negative, causing reverse flow into the lumen. As a result, filter capacity doesn't scale proportionally with permeate flux targets, due to varying flux along the fiber.</w:t>
      </w:r>
    </w:p>
    <w:p w14:paraId="26D1B0D5" w14:textId="5F02F7D0" w:rsidR="00584F57" w:rsidRPr="00BD7E99" w:rsidRDefault="00584F57" w:rsidP="008B0965">
      <w:pPr>
        <w:spacing w:line="480" w:lineRule="auto"/>
        <w:ind w:firstLine="0"/>
        <w:rPr>
          <w:sz w:val="24"/>
          <w:szCs w:val="24"/>
        </w:rPr>
      </w:pPr>
      <w:r w:rsidRPr="00584F57">
        <w:rPr>
          <w:sz w:val="24"/>
          <w:szCs w:val="24"/>
        </w:rPr>
        <w:t>Sensitivity analyses found that shorter fibers, larger lumen diameters,</w:t>
      </w:r>
      <w:r w:rsidR="00912B60">
        <w:rPr>
          <w:sz w:val="24"/>
          <w:szCs w:val="24"/>
        </w:rPr>
        <w:t xml:space="preserve"> </w:t>
      </w:r>
      <w:r w:rsidR="000E5CB6">
        <w:rPr>
          <w:sz w:val="24"/>
          <w:szCs w:val="24"/>
        </w:rPr>
        <w:t>lower recirculation rates</w:t>
      </w:r>
      <w:r w:rsidR="003416CA">
        <w:rPr>
          <w:sz w:val="24"/>
          <w:szCs w:val="24"/>
        </w:rPr>
        <w:t xml:space="preserve">, lower membrane permeability, smaller pore sizes, higher cell viability, lower cell culture </w:t>
      </w:r>
      <w:proofErr w:type="spellStart"/>
      <w:r w:rsidR="003416CA">
        <w:rPr>
          <w:sz w:val="24"/>
          <w:szCs w:val="24"/>
        </w:rPr>
        <w:t>visocisty</w:t>
      </w:r>
      <w:proofErr w:type="spellEnd"/>
      <w:r w:rsidR="003416CA">
        <w:rPr>
          <w:sz w:val="24"/>
          <w:szCs w:val="24"/>
        </w:rPr>
        <w:t>,</w:t>
      </w:r>
      <w:r w:rsidRPr="00584F57">
        <w:rPr>
          <w:sz w:val="24"/>
          <w:szCs w:val="24"/>
        </w:rPr>
        <w:t xml:space="preserve"> and lower cell density enhance filter capacity. A derived dimensionless backflow ratio (correlation coefficient = 0.81) indicates Starling flow impact and membrane use efficiency. High values suggest poor efficiency and lower throughput. The ratio helps design fibers less prone to Starling flow, aiding AstraZeneca's scale-up of TFF systems for larger processes.</w:t>
      </w:r>
      <w:r w:rsidRPr="00584F57">
        <w:rPr>
          <w:vanish/>
          <w:sz w:val="24"/>
          <w:szCs w:val="24"/>
        </w:rPr>
        <w:t>Top of Form</w:t>
      </w:r>
    </w:p>
    <w:p w14:paraId="706FACA5" w14:textId="77777777" w:rsidR="00484C8D" w:rsidRPr="004E2A12" w:rsidRDefault="00484C8D" w:rsidP="00466799">
      <w:pPr>
        <w:ind w:firstLine="0"/>
        <w:jc w:val="left"/>
      </w:pPr>
    </w:p>
    <w:p w14:paraId="53C9E470" w14:textId="54F53FC1" w:rsidR="00A300AF" w:rsidRPr="004E2A12" w:rsidRDefault="00A300AF" w:rsidP="005B3252">
      <w:pPr>
        <w:pStyle w:val="Sectionheading"/>
        <w:spacing w:before="0" w:after="0" w:line="480" w:lineRule="auto"/>
        <w:rPr>
          <w:lang w:val="en-US"/>
        </w:rPr>
      </w:pPr>
      <w:commentRangeStart w:id="273"/>
      <w:r w:rsidRPr="004E2A12">
        <w:rPr>
          <w:lang w:val="en-US"/>
        </w:rPr>
        <w:lastRenderedPageBreak/>
        <w:t>Acknowledgements</w:t>
      </w:r>
      <w:commentRangeEnd w:id="273"/>
      <w:r w:rsidR="008E5823">
        <w:rPr>
          <w:rStyle w:val="CommentReference"/>
          <w:b w:val="0"/>
          <w:lang w:val="en-US"/>
        </w:rPr>
        <w:commentReference w:id="273"/>
      </w:r>
    </w:p>
    <w:p w14:paraId="4D8C97A6" w14:textId="1640D5A3" w:rsidR="00B321E4" w:rsidRPr="002765D5" w:rsidDel="002765D5" w:rsidRDefault="00A300AF" w:rsidP="002765D5">
      <w:pPr>
        <w:spacing w:line="480" w:lineRule="auto"/>
        <w:ind w:firstLine="0"/>
        <w:rPr>
          <w:del w:id="274" w:author="Dhingra, Ashna" w:date="2025-04-16T14:20:00Z"/>
          <w:sz w:val="24"/>
          <w:szCs w:val="24"/>
          <w:rPrChange w:id="275" w:author="Dhingra, Ashna" w:date="2025-04-16T14:20:00Z">
            <w:rPr>
              <w:del w:id="276" w:author="Dhingra, Ashna" w:date="2025-04-16T14:20:00Z"/>
            </w:rPr>
          </w:rPrChange>
        </w:rPr>
      </w:pPr>
      <w:r w:rsidRPr="00BD7E99">
        <w:rPr>
          <w:sz w:val="24"/>
          <w:szCs w:val="24"/>
        </w:rPr>
        <w:t>This study was supported by AstraZeneca.</w:t>
      </w:r>
      <w:r w:rsidR="00206D0C" w:rsidRPr="00BD7E99">
        <w:rPr>
          <w:sz w:val="24"/>
          <w:szCs w:val="24"/>
        </w:rPr>
        <w:t xml:space="preserve"> </w:t>
      </w:r>
      <w:r w:rsidR="00A23B8D" w:rsidRPr="00BD7E99">
        <w:rPr>
          <w:sz w:val="24"/>
          <w:szCs w:val="24"/>
        </w:rPr>
        <w:t xml:space="preserve">The authors would like to thank </w:t>
      </w:r>
      <w:r w:rsidR="00206D0C" w:rsidRPr="00BD7E99">
        <w:rPr>
          <w:sz w:val="24"/>
          <w:szCs w:val="24"/>
        </w:rPr>
        <w:t>Bioprocess Technologies &amp; Engineering Upstream</w:t>
      </w:r>
      <w:r w:rsidR="00D32186" w:rsidRPr="00BD7E99">
        <w:rPr>
          <w:sz w:val="24"/>
          <w:szCs w:val="24"/>
        </w:rPr>
        <w:t>, Bioprocess Technologies &amp; Engineering Commercial Scale Implementation, Scale Up Lab, Development Scale-Up Center, and Cell Culture and Fermentation Sciences</w:t>
      </w:r>
      <w:r w:rsidR="00A3031A" w:rsidRPr="00BD7E99">
        <w:rPr>
          <w:sz w:val="24"/>
          <w:szCs w:val="24"/>
        </w:rPr>
        <w:t>, with</w:t>
      </w:r>
      <w:r w:rsidR="00D228AF" w:rsidRPr="00BD7E99">
        <w:rPr>
          <w:sz w:val="24"/>
          <w:szCs w:val="24"/>
        </w:rPr>
        <w:t>in</w:t>
      </w:r>
      <w:r w:rsidR="00A3031A" w:rsidRPr="00BD7E99">
        <w:rPr>
          <w:sz w:val="24"/>
          <w:szCs w:val="24"/>
        </w:rPr>
        <w:t xml:space="preserve"> </w:t>
      </w:r>
      <w:proofErr w:type="spellStart"/>
      <w:r w:rsidR="00A3031A" w:rsidRPr="00BD7E99">
        <w:rPr>
          <w:sz w:val="24"/>
          <w:szCs w:val="24"/>
        </w:rPr>
        <w:t>BioPharmaceuticals</w:t>
      </w:r>
      <w:proofErr w:type="spellEnd"/>
      <w:r w:rsidR="00A3031A" w:rsidRPr="00BD7E99">
        <w:rPr>
          <w:sz w:val="24"/>
          <w:szCs w:val="24"/>
        </w:rPr>
        <w:t xml:space="preserve"> Development at AstraZeneca</w:t>
      </w:r>
      <w:r w:rsidR="00D32186" w:rsidRPr="00BD7E99">
        <w:rPr>
          <w:sz w:val="24"/>
          <w:szCs w:val="24"/>
        </w:rPr>
        <w:t xml:space="preserve">. The authors would additionally like to thank the following </w:t>
      </w:r>
      <w:r w:rsidR="006F7AD4" w:rsidRPr="00BD7E99">
        <w:rPr>
          <w:sz w:val="24"/>
          <w:szCs w:val="24"/>
        </w:rPr>
        <w:t xml:space="preserve">individuals </w:t>
      </w:r>
      <w:r w:rsidR="00DD45D4" w:rsidRPr="00BD7E99">
        <w:rPr>
          <w:sz w:val="24"/>
          <w:szCs w:val="24"/>
        </w:rPr>
        <w:t>at AstraZeneca</w:t>
      </w:r>
      <w:r w:rsidR="009914D0" w:rsidRPr="00BD7E99">
        <w:rPr>
          <w:sz w:val="24"/>
          <w:szCs w:val="24"/>
        </w:rPr>
        <w:t xml:space="preserve"> for their experimental and theoretical contributions: </w:t>
      </w:r>
      <w:r w:rsidR="00871F09">
        <w:rPr>
          <w:sz w:val="24"/>
          <w:szCs w:val="24"/>
        </w:rPr>
        <w:t xml:space="preserve">Thomas Blacklock, </w:t>
      </w:r>
      <w:r w:rsidR="00ED28C7" w:rsidRPr="00BD7E99">
        <w:rPr>
          <w:sz w:val="24"/>
          <w:szCs w:val="24"/>
        </w:rPr>
        <w:t xml:space="preserve">Samik Das, </w:t>
      </w:r>
      <w:r w:rsidR="003C3BF3" w:rsidRPr="00BD7E99">
        <w:rPr>
          <w:sz w:val="24"/>
          <w:szCs w:val="24"/>
        </w:rPr>
        <w:t>Ana Di</w:t>
      </w:r>
      <w:r w:rsidR="003A15D7" w:rsidRPr="00BD7E99">
        <w:rPr>
          <w:sz w:val="24"/>
          <w:szCs w:val="24"/>
        </w:rPr>
        <w:t xml:space="preserve"> L</w:t>
      </w:r>
      <w:r w:rsidR="003C3BF3" w:rsidRPr="00BD7E99">
        <w:rPr>
          <w:sz w:val="24"/>
          <w:szCs w:val="24"/>
        </w:rPr>
        <w:t xml:space="preserve">illo, Carrington Edmunds, J. Alex Gadberry, </w:t>
      </w:r>
      <w:r w:rsidR="00871F09">
        <w:rPr>
          <w:sz w:val="24"/>
          <w:szCs w:val="24"/>
        </w:rPr>
        <w:t xml:space="preserve">Nicholas Guros, </w:t>
      </w:r>
      <w:r w:rsidR="00B1314D" w:rsidRPr="00BD7E99">
        <w:rPr>
          <w:sz w:val="24"/>
          <w:szCs w:val="24"/>
        </w:rPr>
        <w:t xml:space="preserve">Adrian Joseph, </w:t>
      </w:r>
      <w:r w:rsidR="00ED28C7" w:rsidRPr="00BD7E99">
        <w:rPr>
          <w:sz w:val="24"/>
          <w:szCs w:val="24"/>
        </w:rPr>
        <w:t>Samuel Preza,</w:t>
      </w:r>
      <w:ins w:id="277" w:author="Dhingra, Ashna" w:date="2025-04-16T14:19:00Z">
        <w:r w:rsidR="00BC50AF">
          <w:rPr>
            <w:sz w:val="24"/>
            <w:szCs w:val="24"/>
          </w:rPr>
          <w:t xml:space="preserve"> Steven Rose,</w:t>
        </w:r>
      </w:ins>
      <w:r w:rsidR="00ED28C7" w:rsidRPr="00BD7E99">
        <w:rPr>
          <w:sz w:val="24"/>
          <w:szCs w:val="24"/>
        </w:rPr>
        <w:t xml:space="preserve"> Zayla Schaeffer, </w:t>
      </w:r>
      <w:r w:rsidR="00A23B8D" w:rsidRPr="00BD7E99">
        <w:rPr>
          <w:sz w:val="24"/>
          <w:szCs w:val="24"/>
        </w:rPr>
        <w:t>Andrea Squeri, Jimmy Vu,</w:t>
      </w:r>
      <w:r w:rsidR="009914D0" w:rsidRPr="00BD7E99">
        <w:rPr>
          <w:sz w:val="24"/>
          <w:szCs w:val="24"/>
        </w:rPr>
        <w:t xml:space="preserve"> and Dominique </w:t>
      </w:r>
      <w:proofErr w:type="spellStart"/>
      <w:r w:rsidR="009914D0" w:rsidRPr="00BD7E99">
        <w:rPr>
          <w:sz w:val="24"/>
          <w:szCs w:val="24"/>
        </w:rPr>
        <w:t>WuDunn</w:t>
      </w:r>
      <w:proofErr w:type="spellEnd"/>
      <w:r w:rsidR="00F33186" w:rsidRPr="00BD7E99">
        <w:rPr>
          <w:sz w:val="24"/>
          <w:szCs w:val="24"/>
        </w:rPr>
        <w:t xml:space="preserve">. </w:t>
      </w:r>
    </w:p>
    <w:p w14:paraId="236E2D1A" w14:textId="6CE3A7C3" w:rsidR="006F7AD4" w:rsidRPr="00BD7E99" w:rsidRDefault="006F7AD4" w:rsidP="008B0965">
      <w:pPr>
        <w:spacing w:line="480" w:lineRule="auto"/>
        <w:ind w:firstLine="0"/>
        <w:rPr>
          <w:sz w:val="24"/>
          <w:szCs w:val="24"/>
        </w:rPr>
      </w:pPr>
      <w:r w:rsidRPr="00BD7E99">
        <w:rPr>
          <w:sz w:val="24"/>
          <w:szCs w:val="24"/>
        </w:rPr>
        <w:t>All authors have competing interest due to affiliation with AstraZeneca. All authors except</w:t>
      </w:r>
      <w:r w:rsidR="00052E3E">
        <w:rPr>
          <w:sz w:val="24"/>
          <w:szCs w:val="24"/>
        </w:rPr>
        <w:t xml:space="preserve"> </w:t>
      </w:r>
      <w:r w:rsidRPr="00BD7E99">
        <w:rPr>
          <w:sz w:val="24"/>
          <w:szCs w:val="24"/>
        </w:rPr>
        <w:t>S</w:t>
      </w:r>
      <w:r w:rsidR="00052E3E">
        <w:rPr>
          <w:sz w:val="24"/>
          <w:szCs w:val="24"/>
        </w:rPr>
        <w:t>Y</w:t>
      </w:r>
      <w:r w:rsidR="003E42A3">
        <w:rPr>
          <w:sz w:val="24"/>
          <w:szCs w:val="24"/>
        </w:rPr>
        <w:t xml:space="preserve"> and </w:t>
      </w:r>
      <w:r w:rsidRPr="00BD7E99">
        <w:rPr>
          <w:sz w:val="24"/>
          <w:szCs w:val="24"/>
        </w:rPr>
        <w:t>DG</w:t>
      </w:r>
      <w:r w:rsidR="00E5654A" w:rsidRPr="00BD7E99">
        <w:rPr>
          <w:sz w:val="24"/>
          <w:szCs w:val="24"/>
        </w:rPr>
        <w:t xml:space="preserve"> were </w:t>
      </w:r>
      <w:r w:rsidRPr="00BD7E99">
        <w:rPr>
          <w:sz w:val="24"/>
          <w:szCs w:val="24"/>
        </w:rPr>
        <w:t>employees of AstraZeneca at the time this work was performed and may hold stock ownership or stock interests in the company.</w:t>
      </w:r>
      <w:r w:rsidR="00E957E9" w:rsidRPr="00BD7E99">
        <w:rPr>
          <w:sz w:val="24"/>
          <w:szCs w:val="24"/>
        </w:rPr>
        <w:t xml:space="preserve"> SY and DG</w:t>
      </w:r>
      <w:r w:rsidR="00B409FE" w:rsidRPr="00BD7E99">
        <w:rPr>
          <w:sz w:val="24"/>
          <w:szCs w:val="24"/>
        </w:rPr>
        <w:t xml:space="preserve"> </w:t>
      </w:r>
      <w:r w:rsidR="00DE2DEA" w:rsidRPr="00BD7E99">
        <w:rPr>
          <w:sz w:val="24"/>
          <w:szCs w:val="24"/>
        </w:rPr>
        <w:t xml:space="preserve">participated in this work as part of the </w:t>
      </w:r>
      <w:del w:id="278" w:author="Dhingra, Ashna" w:date="2025-04-16T14:20:00Z">
        <w:r w:rsidR="00C20659" w:rsidRPr="00BD7E99" w:rsidDel="000F2D49">
          <w:rPr>
            <w:sz w:val="24"/>
            <w:szCs w:val="24"/>
          </w:rPr>
          <w:delText>Massachusetts Institute of Technology (</w:delText>
        </w:r>
        <w:r w:rsidR="00DE2DEA" w:rsidRPr="00BD7E99" w:rsidDel="000F2D49">
          <w:rPr>
            <w:sz w:val="24"/>
            <w:szCs w:val="24"/>
          </w:rPr>
          <w:delText>MIT</w:delText>
        </w:r>
        <w:r w:rsidR="00C20659" w:rsidRPr="00BD7E99" w:rsidDel="000F2D49">
          <w:rPr>
            <w:sz w:val="24"/>
            <w:szCs w:val="24"/>
          </w:rPr>
          <w:delText>)</w:delText>
        </w:r>
        <w:r w:rsidR="00DE2DEA" w:rsidRPr="00BD7E99" w:rsidDel="000F2D49">
          <w:rPr>
            <w:sz w:val="24"/>
            <w:szCs w:val="24"/>
          </w:rPr>
          <w:delText xml:space="preserve"> </w:delText>
        </w:r>
      </w:del>
      <w:r w:rsidR="00DE2DEA" w:rsidRPr="00BD7E99">
        <w:rPr>
          <w:sz w:val="24"/>
          <w:szCs w:val="24"/>
        </w:rPr>
        <w:t xml:space="preserve">Practice School </w:t>
      </w:r>
      <w:ins w:id="279" w:author="Dhingra, Ashna" w:date="2025-04-16T14:20:00Z">
        <w:r w:rsidR="000F2D49">
          <w:rPr>
            <w:sz w:val="24"/>
            <w:szCs w:val="24"/>
          </w:rPr>
          <w:t>P</w:t>
        </w:r>
      </w:ins>
      <w:del w:id="280" w:author="Dhingra, Ashna" w:date="2025-04-16T14:20:00Z">
        <w:r w:rsidR="00DE2DEA" w:rsidRPr="00BD7E99" w:rsidDel="000F2D49">
          <w:rPr>
            <w:sz w:val="24"/>
            <w:szCs w:val="24"/>
          </w:rPr>
          <w:delText>p</w:delText>
        </w:r>
      </w:del>
      <w:r w:rsidR="00DE2DEA" w:rsidRPr="00BD7E99">
        <w:rPr>
          <w:sz w:val="24"/>
          <w:szCs w:val="24"/>
        </w:rPr>
        <w:t>rogra</w:t>
      </w:r>
      <w:r w:rsidR="0000311A" w:rsidRPr="00BD7E99">
        <w:rPr>
          <w:sz w:val="24"/>
          <w:szCs w:val="24"/>
        </w:rPr>
        <w:t>m</w:t>
      </w:r>
      <w:ins w:id="281" w:author="Dhingra, Ashna" w:date="2025-04-16T14:20:00Z">
        <w:r w:rsidR="000F2D49">
          <w:rPr>
            <w:sz w:val="24"/>
            <w:szCs w:val="24"/>
          </w:rPr>
          <w:t xml:space="preserve"> in collaboration with the Massachusetts Institute of Technology (MIT)</w:t>
        </w:r>
      </w:ins>
      <w:r w:rsidR="0000311A" w:rsidRPr="00BD7E99">
        <w:rPr>
          <w:sz w:val="24"/>
          <w:szCs w:val="24"/>
        </w:rPr>
        <w:t xml:space="preserve">. </w:t>
      </w:r>
    </w:p>
    <w:p w14:paraId="3F9398B7" w14:textId="28C56231" w:rsidR="00422A4E" w:rsidRPr="004E2A12" w:rsidRDefault="00422A4E" w:rsidP="00422A4E">
      <w:pPr>
        <w:pStyle w:val="Sectionheading"/>
        <w:rPr>
          <w:lang w:val="en-US"/>
        </w:rPr>
      </w:pPr>
      <w:r w:rsidRPr="004E2A12">
        <w:rPr>
          <w:lang w:val="en-US"/>
        </w:rPr>
        <w:t>Nomenclature</w:t>
      </w:r>
    </w:p>
    <w:p w14:paraId="1A7F2727" w14:textId="77777777" w:rsidR="000E32E4" w:rsidRPr="004E2A12" w:rsidRDefault="000E32E4" w:rsidP="00C62629">
      <w:pPr>
        <w:spacing w:line="360" w:lineRule="auto"/>
        <w:ind w:firstLine="0"/>
      </w:pPr>
    </w:p>
    <w:tbl>
      <w:tblPr>
        <w:tblStyle w:val="TableGridLight"/>
        <w:tblW w:w="0" w:type="auto"/>
        <w:tblLook w:val="0420" w:firstRow="1" w:lastRow="0" w:firstColumn="0" w:lastColumn="0" w:noHBand="0" w:noVBand="1"/>
      </w:tblPr>
      <w:tblGrid>
        <w:gridCol w:w="2241"/>
        <w:gridCol w:w="6776"/>
      </w:tblGrid>
      <w:tr w:rsidR="005C38BC" w:rsidRPr="00BD7E99" w14:paraId="51FE5024" w14:textId="77777777" w:rsidTr="002676E6">
        <w:tc>
          <w:tcPr>
            <w:tcW w:w="9017" w:type="dxa"/>
            <w:gridSpan w:val="2"/>
            <w:hideMark/>
          </w:tcPr>
          <w:p w14:paraId="1A9B46F8" w14:textId="31C762DC" w:rsidR="005C38BC" w:rsidRPr="00BD7E99" w:rsidRDefault="005C38BC" w:rsidP="00F370F2">
            <w:pPr>
              <w:spacing w:line="360" w:lineRule="auto"/>
              <w:ind w:firstLine="0"/>
              <w:rPr>
                <w:sz w:val="24"/>
                <w:szCs w:val="24"/>
              </w:rPr>
            </w:pPr>
            <w:r w:rsidRPr="00BD7E99">
              <w:rPr>
                <w:b/>
                <w:bCs/>
                <w:sz w:val="24"/>
                <w:szCs w:val="24"/>
              </w:rPr>
              <w:t>Nomenclature</w:t>
            </w:r>
          </w:p>
        </w:tc>
      </w:tr>
      <w:tr w:rsidR="00F370F2" w:rsidRPr="00BD7E99" w14:paraId="05B3E1D3" w14:textId="77777777" w:rsidTr="002676E6">
        <w:trPr>
          <w:trHeight w:val="413"/>
        </w:trPr>
        <w:tc>
          <w:tcPr>
            <w:tcW w:w="2241" w:type="dxa"/>
          </w:tcPr>
          <w:p w14:paraId="245549D3" w14:textId="4D40B720" w:rsidR="002676E6" w:rsidRPr="00BD7E99" w:rsidRDefault="00000000" w:rsidP="002676E6">
            <w:pPr>
              <w:spacing w:line="360" w:lineRule="auto"/>
              <w:ind w:firstLine="0"/>
              <w:rPr>
                <w:sz w:val="24"/>
                <w:szCs w:val="24"/>
              </w:rPr>
            </w:pPr>
            <m:oMathPara>
              <m:oMath>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frac</m:t>
                    </m:r>
                  </m:sub>
                </m:sSub>
              </m:oMath>
            </m:oMathPara>
          </w:p>
        </w:tc>
        <w:tc>
          <w:tcPr>
            <w:tcW w:w="6776" w:type="dxa"/>
          </w:tcPr>
          <w:p w14:paraId="76FDE7D6" w14:textId="4133CCE1" w:rsidR="002676E6" w:rsidRPr="00BD7E99" w:rsidRDefault="002676E6" w:rsidP="00F370F2">
            <w:pPr>
              <w:spacing w:line="360" w:lineRule="auto"/>
              <w:ind w:firstLine="0"/>
              <w:rPr>
                <w:sz w:val="24"/>
                <w:szCs w:val="24"/>
              </w:rPr>
            </w:pPr>
            <w:r w:rsidRPr="00BD7E99">
              <w:rPr>
                <w:sz w:val="24"/>
                <w:szCs w:val="24"/>
              </w:rPr>
              <w:t>Available, unfouled area fraction in an axial partition</w:t>
            </w:r>
          </w:p>
        </w:tc>
      </w:tr>
      <w:tr w:rsidR="00F370F2" w:rsidRPr="00BD7E99" w14:paraId="28213CD1" w14:textId="77777777" w:rsidTr="002676E6">
        <w:tc>
          <w:tcPr>
            <w:tcW w:w="2241" w:type="dxa"/>
          </w:tcPr>
          <w:p w14:paraId="60EB107A" w14:textId="3D854BBF" w:rsidR="00F370F2" w:rsidRPr="00BD7E99" w:rsidRDefault="00000000" w:rsidP="00F370F2">
            <w:pPr>
              <w:spacing w:line="360" w:lineRule="auto"/>
              <w:ind w:firstLine="0"/>
              <w:rPr>
                <w:sz w:val="24"/>
                <w:szCs w:val="24"/>
              </w:rPr>
            </w:pPr>
            <m:oMathPara>
              <m:oMath>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m</m:t>
                    </m:r>
                  </m:sub>
                </m:sSub>
              </m:oMath>
            </m:oMathPara>
          </w:p>
        </w:tc>
        <w:tc>
          <w:tcPr>
            <w:tcW w:w="6776" w:type="dxa"/>
          </w:tcPr>
          <w:p w14:paraId="34E3F455" w14:textId="648D9D43" w:rsidR="00F370F2" w:rsidRPr="00BD7E99" w:rsidRDefault="002676E6" w:rsidP="00F370F2">
            <w:pPr>
              <w:spacing w:line="360" w:lineRule="auto"/>
              <w:ind w:firstLine="0"/>
              <w:rPr>
                <w:sz w:val="24"/>
                <w:szCs w:val="24"/>
              </w:rPr>
            </w:pPr>
            <w:r w:rsidRPr="00BD7E99">
              <w:rPr>
                <w:sz w:val="24"/>
                <w:szCs w:val="24"/>
              </w:rPr>
              <w:t>Available, unfouled area in an axial partition (m</w:t>
            </w:r>
            <w:r w:rsidRPr="00BD7E99">
              <w:rPr>
                <w:sz w:val="24"/>
                <w:szCs w:val="24"/>
                <w:vertAlign w:val="superscript"/>
              </w:rPr>
              <w:t>2</w:t>
            </w:r>
            <w:r w:rsidRPr="00BD7E99">
              <w:rPr>
                <w:sz w:val="24"/>
                <w:szCs w:val="24"/>
              </w:rPr>
              <w:t>)</w:t>
            </w:r>
          </w:p>
        </w:tc>
      </w:tr>
      <w:tr w:rsidR="00F370F2" w:rsidRPr="00BD7E99" w14:paraId="76B3E6DE" w14:textId="77777777" w:rsidTr="002676E6">
        <w:tc>
          <w:tcPr>
            <w:tcW w:w="2241" w:type="dxa"/>
          </w:tcPr>
          <w:p w14:paraId="1E26F2E6" w14:textId="1C405760" w:rsidR="00F370F2" w:rsidRPr="00BD7E99" w:rsidRDefault="002676E6" w:rsidP="00F370F2">
            <w:pPr>
              <w:spacing w:line="360" w:lineRule="auto"/>
              <w:ind w:firstLine="0"/>
              <w:rPr>
                <w:sz w:val="24"/>
                <w:szCs w:val="24"/>
              </w:rPr>
            </w:pPr>
            <m:oMathPara>
              <m:oMath>
                <m:r>
                  <w:rPr>
                    <w:rFonts w:ascii="Cambria Math" w:hAnsi="Cambria Math"/>
                    <w:sz w:val="24"/>
                    <w:szCs w:val="24"/>
                  </w:rPr>
                  <m:t>B</m:t>
                </m:r>
              </m:oMath>
            </m:oMathPara>
          </w:p>
        </w:tc>
        <w:tc>
          <w:tcPr>
            <w:tcW w:w="6776" w:type="dxa"/>
          </w:tcPr>
          <w:p w14:paraId="57411448" w14:textId="59397E5A" w:rsidR="00F370F2" w:rsidRPr="00BD7E99" w:rsidRDefault="002676E6" w:rsidP="00F370F2">
            <w:pPr>
              <w:spacing w:line="360" w:lineRule="auto"/>
              <w:ind w:firstLine="0"/>
              <w:rPr>
                <w:sz w:val="24"/>
                <w:szCs w:val="24"/>
              </w:rPr>
            </w:pPr>
            <w:r w:rsidRPr="00BD7E99">
              <w:rPr>
                <w:sz w:val="24"/>
                <w:szCs w:val="24"/>
              </w:rPr>
              <w:t>Liftoff coefficient (1/s)</w:t>
            </w:r>
          </w:p>
        </w:tc>
      </w:tr>
      <w:tr w:rsidR="00F370F2" w:rsidRPr="00BD7E99" w14:paraId="2EA7287C" w14:textId="77777777" w:rsidTr="002676E6">
        <w:tc>
          <w:tcPr>
            <w:tcW w:w="2241" w:type="dxa"/>
          </w:tcPr>
          <w:p w14:paraId="6EACD53F" w14:textId="6F97FCF0" w:rsidR="00F370F2" w:rsidRPr="00BD7E99" w:rsidRDefault="00000000" w:rsidP="00F370F2">
            <w:pPr>
              <w:spacing w:line="360" w:lineRule="auto"/>
              <w:ind w:firstLine="0"/>
              <w:rPr>
                <w:sz w:val="24"/>
                <w:szCs w:val="24"/>
              </w:rPr>
            </w:pPr>
            <m:oMathPara>
              <m:oMath>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3</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4</m:t>
                    </m:r>
                  </m:sub>
                </m:sSub>
              </m:oMath>
            </m:oMathPara>
          </w:p>
        </w:tc>
        <w:tc>
          <w:tcPr>
            <w:tcW w:w="6776" w:type="dxa"/>
          </w:tcPr>
          <w:p w14:paraId="777DC2CD" w14:textId="5F6BB653" w:rsidR="00F370F2" w:rsidRPr="00BD7E99" w:rsidRDefault="002676E6" w:rsidP="00F370F2">
            <w:pPr>
              <w:spacing w:line="360" w:lineRule="auto"/>
              <w:ind w:firstLine="0"/>
              <w:rPr>
                <w:sz w:val="24"/>
                <w:szCs w:val="24"/>
              </w:rPr>
            </w:pPr>
            <w:r w:rsidRPr="00BD7E99">
              <w:rPr>
                <w:sz w:val="24"/>
                <w:szCs w:val="24"/>
              </w:rPr>
              <w:t>Regression parameters</w:t>
            </w:r>
          </w:p>
        </w:tc>
      </w:tr>
      <w:tr w:rsidR="00F370F2" w:rsidRPr="00BD7E99" w14:paraId="6D5B2F4B" w14:textId="77777777" w:rsidTr="002676E6">
        <w:tc>
          <w:tcPr>
            <w:tcW w:w="2241" w:type="dxa"/>
          </w:tcPr>
          <w:p w14:paraId="5DC8FA2E" w14:textId="794DF613" w:rsidR="00F370F2" w:rsidRPr="00BD7E99" w:rsidRDefault="00000000" w:rsidP="00F370F2">
            <w:pPr>
              <w:spacing w:line="360" w:lineRule="auto"/>
              <w:ind w:firstLine="0"/>
              <w:rPr>
                <w:sz w:val="24"/>
                <w:szCs w:val="24"/>
              </w:rPr>
            </w:pPr>
            <m:oMathPara>
              <m:oMath>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v</m:t>
                    </m:r>
                  </m:sub>
                </m:sSub>
              </m:oMath>
            </m:oMathPara>
          </w:p>
        </w:tc>
        <w:tc>
          <w:tcPr>
            <w:tcW w:w="6776" w:type="dxa"/>
          </w:tcPr>
          <w:p w14:paraId="0232AE73" w14:textId="24D767A9" w:rsidR="00F370F2" w:rsidRPr="00BD7E99" w:rsidRDefault="004F0316" w:rsidP="00F370F2">
            <w:pPr>
              <w:spacing w:line="360" w:lineRule="auto"/>
              <w:ind w:firstLine="0"/>
              <w:rPr>
                <w:sz w:val="24"/>
                <w:szCs w:val="24"/>
              </w:rPr>
            </w:pPr>
            <w:r w:rsidRPr="00BD7E99">
              <w:rPr>
                <w:sz w:val="24"/>
                <w:szCs w:val="24"/>
              </w:rPr>
              <w:t>Viable cell density in culture (cells/mL)</w:t>
            </w:r>
          </w:p>
        </w:tc>
      </w:tr>
      <w:tr w:rsidR="00F370F2" w:rsidRPr="00BD7E99" w14:paraId="2C0A1136" w14:textId="77777777" w:rsidTr="002676E6">
        <w:tc>
          <w:tcPr>
            <w:tcW w:w="2241" w:type="dxa"/>
          </w:tcPr>
          <w:p w14:paraId="5E322EF5" w14:textId="5B6262C2" w:rsidR="00F370F2" w:rsidRPr="00BD7E99" w:rsidRDefault="00000000" w:rsidP="00F370F2">
            <w:pPr>
              <w:spacing w:line="360" w:lineRule="auto"/>
              <w:ind w:firstLine="0"/>
              <w:rPr>
                <w:sz w:val="24"/>
                <w:szCs w:val="24"/>
              </w:rPr>
            </w:pPr>
            <m:oMathPara>
              <m:oMath>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d</m:t>
                    </m:r>
                  </m:sub>
                </m:sSub>
              </m:oMath>
            </m:oMathPara>
          </w:p>
        </w:tc>
        <w:tc>
          <w:tcPr>
            <w:tcW w:w="6776" w:type="dxa"/>
          </w:tcPr>
          <w:p w14:paraId="46404E56" w14:textId="0DF56C6F" w:rsidR="00F370F2" w:rsidRPr="00BD7E99" w:rsidRDefault="004F0316" w:rsidP="00F370F2">
            <w:pPr>
              <w:spacing w:line="360" w:lineRule="auto"/>
              <w:ind w:firstLine="0"/>
              <w:rPr>
                <w:sz w:val="24"/>
                <w:szCs w:val="24"/>
              </w:rPr>
            </w:pPr>
            <w:r w:rsidRPr="00BD7E99">
              <w:rPr>
                <w:sz w:val="24"/>
                <w:szCs w:val="24"/>
              </w:rPr>
              <w:t>Dead cell density in culture (cells/mL)</w:t>
            </w:r>
          </w:p>
        </w:tc>
      </w:tr>
      <w:tr w:rsidR="001D7BA9" w:rsidRPr="00BD7E99" w14:paraId="4672F1C1" w14:textId="77777777" w:rsidTr="002676E6">
        <w:tc>
          <w:tcPr>
            <w:tcW w:w="2241" w:type="dxa"/>
          </w:tcPr>
          <w:p w14:paraId="0C60FC48" w14:textId="2C1FBDA7" w:rsidR="001D7BA9" w:rsidRPr="00BD7E99" w:rsidRDefault="001D7BA9" w:rsidP="001D7BA9">
            <w:pPr>
              <w:spacing w:line="360" w:lineRule="auto"/>
              <w:ind w:firstLine="0"/>
              <w:rPr>
                <w:sz w:val="24"/>
                <w:szCs w:val="24"/>
              </w:rPr>
            </w:pPr>
            <m:oMathPara>
              <m:oMath>
                <m:r>
                  <w:rPr>
                    <w:rFonts w:ascii="Cambria Math" w:hAnsi="Cambria Math"/>
                    <w:sz w:val="24"/>
                    <w:szCs w:val="24"/>
                  </w:rPr>
                  <m:t>c</m:t>
                </m:r>
              </m:oMath>
            </m:oMathPara>
          </w:p>
        </w:tc>
        <w:tc>
          <w:tcPr>
            <w:tcW w:w="6776" w:type="dxa"/>
          </w:tcPr>
          <w:p w14:paraId="7FBB1072" w14:textId="679CD672" w:rsidR="001D7BA9" w:rsidRPr="00BD7E99" w:rsidRDefault="001D7BA9" w:rsidP="001D7BA9">
            <w:pPr>
              <w:spacing w:line="360" w:lineRule="auto"/>
              <w:ind w:firstLine="0"/>
              <w:rPr>
                <w:sz w:val="24"/>
                <w:szCs w:val="24"/>
              </w:rPr>
            </w:pPr>
            <w:r w:rsidRPr="00BD7E99">
              <w:rPr>
                <w:sz w:val="24"/>
                <w:szCs w:val="24"/>
              </w:rPr>
              <w:t>Product concentration in the fibers (mol/m</w:t>
            </w:r>
            <w:r w:rsidRPr="00BD7E99">
              <w:rPr>
                <w:sz w:val="24"/>
                <w:szCs w:val="24"/>
                <w:vertAlign w:val="superscript"/>
              </w:rPr>
              <w:t>3</w:t>
            </w:r>
            <w:r w:rsidRPr="00BD7E99">
              <w:rPr>
                <w:sz w:val="24"/>
                <w:szCs w:val="24"/>
              </w:rPr>
              <w:t>)</w:t>
            </w:r>
          </w:p>
        </w:tc>
      </w:tr>
      <w:tr w:rsidR="001D7BA9" w:rsidRPr="00BD7E99" w14:paraId="2D9928F1" w14:textId="77777777" w:rsidTr="002676E6">
        <w:tc>
          <w:tcPr>
            <w:tcW w:w="2241" w:type="dxa"/>
          </w:tcPr>
          <w:p w14:paraId="6595684A" w14:textId="2374DE4D" w:rsidR="001D7BA9" w:rsidRPr="00BD7E99" w:rsidRDefault="00000000" w:rsidP="001D7BA9">
            <w:pPr>
              <w:spacing w:line="360" w:lineRule="auto"/>
              <w:ind w:firstLine="0"/>
              <w:rPr>
                <w:sz w:val="24"/>
                <w:szCs w:val="24"/>
              </w:rPr>
            </w:pPr>
            <m:oMathPara>
              <m:oMath>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p</m:t>
                    </m:r>
                  </m:sub>
                </m:sSub>
              </m:oMath>
            </m:oMathPara>
          </w:p>
        </w:tc>
        <w:tc>
          <w:tcPr>
            <w:tcW w:w="6776" w:type="dxa"/>
          </w:tcPr>
          <w:p w14:paraId="2FCEDA4B" w14:textId="20DA5221" w:rsidR="001D7BA9" w:rsidRPr="00BD7E99" w:rsidRDefault="001D7BA9" w:rsidP="001D7BA9">
            <w:pPr>
              <w:spacing w:line="360" w:lineRule="auto"/>
              <w:ind w:firstLine="0"/>
              <w:rPr>
                <w:sz w:val="24"/>
                <w:szCs w:val="24"/>
              </w:rPr>
            </w:pPr>
            <w:r w:rsidRPr="00BD7E99">
              <w:rPr>
                <w:sz w:val="24"/>
                <w:szCs w:val="24"/>
              </w:rPr>
              <w:t>Product concentration in the permeate (mol/m</w:t>
            </w:r>
            <w:r w:rsidRPr="00BD7E99">
              <w:rPr>
                <w:sz w:val="24"/>
                <w:szCs w:val="24"/>
                <w:vertAlign w:val="superscript"/>
              </w:rPr>
              <w:t>3</w:t>
            </w:r>
            <w:r w:rsidRPr="00BD7E99">
              <w:rPr>
                <w:sz w:val="24"/>
                <w:szCs w:val="24"/>
              </w:rPr>
              <w:t>)</w:t>
            </w:r>
          </w:p>
        </w:tc>
      </w:tr>
      <w:tr w:rsidR="001D7BA9" w:rsidRPr="00BD7E99" w14:paraId="4937F12D" w14:textId="77777777" w:rsidTr="002676E6">
        <w:tc>
          <w:tcPr>
            <w:tcW w:w="2241" w:type="dxa"/>
          </w:tcPr>
          <w:p w14:paraId="61A64D9E" w14:textId="1A9E2B40" w:rsidR="001D7BA9" w:rsidRPr="00BD7E99" w:rsidRDefault="001D7BA9" w:rsidP="001D7BA9">
            <w:pPr>
              <w:spacing w:line="360" w:lineRule="auto"/>
              <w:ind w:firstLine="0"/>
              <w:rPr>
                <w:sz w:val="24"/>
                <w:szCs w:val="24"/>
              </w:rPr>
            </w:pPr>
            <m:oMathPara>
              <m:oMath>
                <m:r>
                  <w:rPr>
                    <w:rFonts w:ascii="Cambria Math" w:hAnsi="Cambria Math"/>
                    <w:sz w:val="24"/>
                    <w:szCs w:val="24"/>
                  </w:rPr>
                  <m:t>D</m:t>
                </m:r>
              </m:oMath>
            </m:oMathPara>
          </w:p>
        </w:tc>
        <w:tc>
          <w:tcPr>
            <w:tcW w:w="6776" w:type="dxa"/>
          </w:tcPr>
          <w:p w14:paraId="43FC82EF" w14:textId="792EF037" w:rsidR="001D7BA9" w:rsidRPr="00BD7E99" w:rsidRDefault="001D7BA9" w:rsidP="001D7BA9">
            <w:pPr>
              <w:spacing w:line="360" w:lineRule="auto"/>
              <w:ind w:firstLine="0"/>
              <w:rPr>
                <w:sz w:val="24"/>
                <w:szCs w:val="24"/>
              </w:rPr>
            </w:pPr>
            <w:r w:rsidRPr="00BD7E99">
              <w:rPr>
                <w:sz w:val="24"/>
                <w:szCs w:val="24"/>
              </w:rPr>
              <w:t>Product diffusivity</w:t>
            </w:r>
            <w:ins w:id="282" w:author="Dhingra, Ashna" w:date="2025-03-12T14:59:00Z">
              <w:r w:rsidR="00312D1E">
                <w:rPr>
                  <w:sz w:val="24"/>
                  <w:szCs w:val="24"/>
                </w:rPr>
                <w:t xml:space="preserve"> (m</w:t>
              </w:r>
              <w:r w:rsidR="00312D1E" w:rsidRPr="00312D1E">
                <w:rPr>
                  <w:sz w:val="24"/>
                  <w:szCs w:val="24"/>
                  <w:vertAlign w:val="superscript"/>
                  <w:rPrChange w:id="283" w:author="Dhingra, Ashna" w:date="2025-03-12T14:59:00Z">
                    <w:rPr>
                      <w:sz w:val="24"/>
                      <w:szCs w:val="24"/>
                    </w:rPr>
                  </w:rPrChange>
                </w:rPr>
                <w:t>2</w:t>
              </w:r>
              <w:r w:rsidR="00312D1E">
                <w:rPr>
                  <w:sz w:val="24"/>
                  <w:szCs w:val="24"/>
                </w:rPr>
                <w:t>/s)</w:t>
              </w:r>
            </w:ins>
          </w:p>
        </w:tc>
      </w:tr>
      <w:tr w:rsidR="0080396A" w:rsidRPr="00BD7E99" w14:paraId="14CA7948" w14:textId="77777777" w:rsidTr="002676E6">
        <w:tc>
          <w:tcPr>
            <w:tcW w:w="2241" w:type="dxa"/>
          </w:tcPr>
          <w:p w14:paraId="3063ACAB" w14:textId="0592654B" w:rsidR="0080396A" w:rsidRPr="00BD7E99" w:rsidRDefault="00000000" w:rsidP="001D7BA9">
            <w:pPr>
              <w:spacing w:line="360" w:lineRule="auto"/>
              <w:ind w:firstLine="0"/>
              <w:rPr>
                <w:sz w:val="24"/>
                <w:szCs w:val="24"/>
              </w:rPr>
            </w:pPr>
            <m:oMathPara>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drag</m:t>
                    </m:r>
                  </m:sub>
                </m:sSub>
              </m:oMath>
            </m:oMathPara>
          </w:p>
        </w:tc>
        <w:tc>
          <w:tcPr>
            <w:tcW w:w="6776" w:type="dxa"/>
          </w:tcPr>
          <w:p w14:paraId="7AE3EB65" w14:textId="089A3515" w:rsidR="0080396A" w:rsidRPr="00BD7E99" w:rsidRDefault="0080396A" w:rsidP="001D7BA9">
            <w:pPr>
              <w:spacing w:line="360" w:lineRule="auto"/>
              <w:ind w:firstLine="0"/>
              <w:rPr>
                <w:sz w:val="24"/>
                <w:szCs w:val="24"/>
              </w:rPr>
            </w:pPr>
            <w:r>
              <w:rPr>
                <w:sz w:val="24"/>
                <w:szCs w:val="24"/>
              </w:rPr>
              <w:t xml:space="preserve">Drag </w:t>
            </w:r>
            <w:r w:rsidR="00B87965">
              <w:rPr>
                <w:sz w:val="24"/>
                <w:szCs w:val="24"/>
              </w:rPr>
              <w:t>f</w:t>
            </w:r>
            <w:r>
              <w:rPr>
                <w:sz w:val="24"/>
                <w:szCs w:val="24"/>
              </w:rPr>
              <w:t>orce on a p</w:t>
            </w:r>
            <w:r w:rsidR="00B87965">
              <w:rPr>
                <w:sz w:val="24"/>
                <w:szCs w:val="24"/>
              </w:rPr>
              <w:t>article (N)</w:t>
            </w:r>
          </w:p>
        </w:tc>
      </w:tr>
      <w:tr w:rsidR="00B87965" w:rsidRPr="00BD7E99" w14:paraId="61B21D32" w14:textId="77777777" w:rsidTr="002676E6">
        <w:tc>
          <w:tcPr>
            <w:tcW w:w="2241" w:type="dxa"/>
          </w:tcPr>
          <w:p w14:paraId="6DC3B219" w14:textId="77459D91" w:rsidR="00B87965" w:rsidRDefault="00000000" w:rsidP="001D7BA9">
            <w:pPr>
              <w:spacing w:line="360" w:lineRule="auto"/>
              <w:ind w:firstLine="0"/>
              <w:rPr>
                <w:sz w:val="24"/>
                <w:szCs w:val="24"/>
              </w:rPr>
            </w:pPr>
            <m:oMathPara>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lift</m:t>
                    </m:r>
                  </m:sub>
                </m:sSub>
              </m:oMath>
            </m:oMathPara>
          </w:p>
        </w:tc>
        <w:tc>
          <w:tcPr>
            <w:tcW w:w="6776" w:type="dxa"/>
          </w:tcPr>
          <w:p w14:paraId="07945CA0" w14:textId="013E363D" w:rsidR="00B87965" w:rsidRDefault="00B87965" w:rsidP="001D7BA9">
            <w:pPr>
              <w:spacing w:line="360" w:lineRule="auto"/>
              <w:ind w:firstLine="0"/>
              <w:rPr>
                <w:sz w:val="24"/>
                <w:szCs w:val="24"/>
              </w:rPr>
            </w:pPr>
            <w:r>
              <w:rPr>
                <w:sz w:val="24"/>
                <w:szCs w:val="24"/>
              </w:rPr>
              <w:t>Life force on a particle (N)</w:t>
            </w:r>
          </w:p>
        </w:tc>
      </w:tr>
      <w:tr w:rsidR="001D7BA9" w:rsidRPr="00BD7E99" w14:paraId="6B7E1A75" w14:textId="77777777" w:rsidTr="002676E6">
        <w:tc>
          <w:tcPr>
            <w:tcW w:w="2241" w:type="dxa"/>
          </w:tcPr>
          <w:p w14:paraId="639067F2" w14:textId="02D379A8" w:rsidR="001D7BA9" w:rsidRPr="00BD7E99" w:rsidRDefault="00000000" w:rsidP="001D7BA9">
            <w:pPr>
              <w:spacing w:line="360" w:lineRule="auto"/>
              <w:ind w:firstLine="0"/>
              <w:rPr>
                <w:sz w:val="24"/>
                <w:szCs w:val="24"/>
              </w:rPr>
            </w:pPr>
            <m:oMathPara>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p</m:t>
                    </m:r>
                  </m:sub>
                </m:sSub>
              </m:oMath>
            </m:oMathPara>
          </w:p>
        </w:tc>
        <w:tc>
          <w:tcPr>
            <w:tcW w:w="6776" w:type="dxa"/>
          </w:tcPr>
          <w:p w14:paraId="35F0A1DB" w14:textId="0FD11738" w:rsidR="001D7BA9" w:rsidRPr="00BD7E99" w:rsidRDefault="001D7BA9" w:rsidP="001D7BA9">
            <w:pPr>
              <w:spacing w:line="360" w:lineRule="auto"/>
              <w:ind w:firstLine="0"/>
              <w:rPr>
                <w:sz w:val="24"/>
                <w:szCs w:val="24"/>
              </w:rPr>
            </w:pPr>
            <w:r w:rsidRPr="00BD7E99">
              <w:rPr>
                <w:sz w:val="24"/>
                <w:szCs w:val="24"/>
              </w:rPr>
              <w:t>Molar flow rate of product through the fiber (mol/s)</w:t>
            </w:r>
          </w:p>
        </w:tc>
      </w:tr>
      <w:tr w:rsidR="001D7BA9" w:rsidRPr="00BD7E99" w14:paraId="05CFD4CA" w14:textId="77777777" w:rsidTr="002676E6">
        <w:tc>
          <w:tcPr>
            <w:tcW w:w="2241" w:type="dxa"/>
          </w:tcPr>
          <w:p w14:paraId="022C29D6" w14:textId="2B4F08D8" w:rsidR="001D7BA9" w:rsidRPr="00BD7E99" w:rsidRDefault="001D7BA9" w:rsidP="001D7BA9">
            <w:pPr>
              <w:spacing w:line="360" w:lineRule="auto"/>
              <w:ind w:firstLine="0"/>
              <w:rPr>
                <w:sz w:val="24"/>
                <w:szCs w:val="24"/>
              </w:rPr>
            </w:pPr>
            <m:oMathPara>
              <m:oMath>
                <m:r>
                  <w:rPr>
                    <w:rFonts w:ascii="Cambria Math" w:hAnsi="Cambria Math"/>
                    <w:sz w:val="24"/>
                    <w:szCs w:val="24"/>
                  </w:rPr>
                  <m:t>H</m:t>
                </m:r>
              </m:oMath>
            </m:oMathPara>
          </w:p>
        </w:tc>
        <w:tc>
          <w:tcPr>
            <w:tcW w:w="6776" w:type="dxa"/>
          </w:tcPr>
          <w:p w14:paraId="734DAC17" w14:textId="7F8F6D9D" w:rsidR="001D7BA9" w:rsidRPr="00BD7E99" w:rsidRDefault="001D7BA9" w:rsidP="001D7BA9">
            <w:pPr>
              <w:spacing w:line="360" w:lineRule="auto"/>
              <w:ind w:firstLine="0"/>
              <w:rPr>
                <w:sz w:val="24"/>
                <w:szCs w:val="24"/>
              </w:rPr>
            </w:pPr>
            <w:r w:rsidRPr="00BD7E99">
              <w:rPr>
                <w:sz w:val="24"/>
                <w:szCs w:val="24"/>
              </w:rPr>
              <w:t>Convective hindrance coefficient</w:t>
            </w:r>
          </w:p>
        </w:tc>
      </w:tr>
      <w:tr w:rsidR="001D7BA9" w:rsidRPr="00BD7E99" w14:paraId="095ED314" w14:textId="77777777" w:rsidTr="002676E6">
        <w:tc>
          <w:tcPr>
            <w:tcW w:w="2241" w:type="dxa"/>
          </w:tcPr>
          <w:p w14:paraId="1122F91E" w14:textId="410D5AD2" w:rsidR="001D7BA9" w:rsidRPr="00BD7E99" w:rsidRDefault="001D7BA9" w:rsidP="001D7BA9">
            <w:pPr>
              <w:spacing w:line="360" w:lineRule="auto"/>
              <w:ind w:firstLine="0"/>
              <w:rPr>
                <w:sz w:val="24"/>
                <w:szCs w:val="24"/>
              </w:rPr>
            </w:pPr>
            <m:oMathPara>
              <m:oMath>
                <m:r>
                  <w:rPr>
                    <w:rFonts w:ascii="Cambria Math" w:hAnsi="Cambria Math"/>
                    <w:sz w:val="24"/>
                    <w:szCs w:val="24"/>
                  </w:rPr>
                  <m:t>J</m:t>
                </m:r>
              </m:oMath>
            </m:oMathPara>
          </w:p>
        </w:tc>
        <w:tc>
          <w:tcPr>
            <w:tcW w:w="6776" w:type="dxa"/>
          </w:tcPr>
          <w:p w14:paraId="05BB9C10" w14:textId="24B806FB" w:rsidR="001D7BA9" w:rsidRPr="00BD7E99" w:rsidRDefault="001D7BA9" w:rsidP="001D7BA9">
            <w:pPr>
              <w:spacing w:line="360" w:lineRule="auto"/>
              <w:ind w:firstLine="0"/>
              <w:rPr>
                <w:sz w:val="24"/>
                <w:szCs w:val="24"/>
              </w:rPr>
            </w:pPr>
            <w:r w:rsidRPr="00BD7E99">
              <w:rPr>
                <w:sz w:val="24"/>
                <w:szCs w:val="24"/>
              </w:rPr>
              <w:t>Flux through the membrane (m/s)</w:t>
            </w:r>
          </w:p>
        </w:tc>
      </w:tr>
      <w:tr w:rsidR="001D7BA9" w:rsidRPr="00BD7E99" w14:paraId="02008B5C" w14:textId="77777777" w:rsidTr="002676E6">
        <w:tc>
          <w:tcPr>
            <w:tcW w:w="2241" w:type="dxa"/>
          </w:tcPr>
          <w:p w14:paraId="15D461C3" w14:textId="1FF88267" w:rsidR="001D7BA9" w:rsidRPr="00BD7E99" w:rsidRDefault="001D7BA9" w:rsidP="001D7BA9">
            <w:pPr>
              <w:spacing w:line="360" w:lineRule="auto"/>
              <w:ind w:firstLine="0"/>
              <w:rPr>
                <w:sz w:val="24"/>
                <w:szCs w:val="24"/>
              </w:rPr>
            </w:pPr>
            <m:oMathPara>
              <m:oMath>
                <m:r>
                  <w:rPr>
                    <w:rFonts w:ascii="Cambria Math" w:hAnsi="Cambria Math"/>
                    <w:sz w:val="24"/>
                    <w:szCs w:val="24"/>
                  </w:rPr>
                  <m:t>K</m:t>
                </m:r>
              </m:oMath>
            </m:oMathPara>
          </w:p>
        </w:tc>
        <w:tc>
          <w:tcPr>
            <w:tcW w:w="6776" w:type="dxa"/>
          </w:tcPr>
          <w:p w14:paraId="0FB731DC" w14:textId="3617BA7D" w:rsidR="001D7BA9" w:rsidRPr="00BD7E99" w:rsidRDefault="001D7BA9" w:rsidP="001D7BA9">
            <w:pPr>
              <w:spacing w:line="360" w:lineRule="auto"/>
              <w:ind w:firstLine="0"/>
              <w:rPr>
                <w:sz w:val="24"/>
                <w:szCs w:val="24"/>
              </w:rPr>
            </w:pPr>
            <w:r w:rsidRPr="00BD7E99">
              <w:rPr>
                <w:sz w:val="24"/>
                <w:szCs w:val="24"/>
              </w:rPr>
              <w:t>Pore radius cutoff fraction</w:t>
            </w:r>
          </w:p>
        </w:tc>
      </w:tr>
      <w:tr w:rsidR="001D7BA9" w:rsidRPr="00BD7E99" w14:paraId="04BC9FE6" w14:textId="77777777" w:rsidTr="002676E6">
        <w:tc>
          <w:tcPr>
            <w:tcW w:w="2241" w:type="dxa"/>
          </w:tcPr>
          <w:p w14:paraId="69EEF201" w14:textId="65A6D631" w:rsidR="001D7BA9" w:rsidRPr="00BD7E99" w:rsidRDefault="00000000" w:rsidP="001D7BA9">
            <w:pPr>
              <w:spacing w:line="360" w:lineRule="auto"/>
              <w:ind w:firstLine="0"/>
              <w:rPr>
                <w:sz w:val="24"/>
                <w:szCs w:val="24"/>
              </w:rPr>
            </w:pPr>
            <m:oMathPara>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c</m:t>
                    </m:r>
                  </m:sub>
                </m:sSub>
              </m:oMath>
            </m:oMathPara>
          </w:p>
        </w:tc>
        <w:tc>
          <w:tcPr>
            <w:tcW w:w="6776" w:type="dxa"/>
          </w:tcPr>
          <w:p w14:paraId="0EC7094E" w14:textId="195AFA1F" w:rsidR="001D7BA9" w:rsidRPr="00BD7E99" w:rsidRDefault="001D7BA9" w:rsidP="001D7BA9">
            <w:pPr>
              <w:spacing w:line="360" w:lineRule="auto"/>
              <w:ind w:firstLine="0"/>
              <w:rPr>
                <w:sz w:val="24"/>
                <w:szCs w:val="24"/>
              </w:rPr>
            </w:pPr>
            <w:r w:rsidRPr="00BD7E99">
              <w:rPr>
                <w:sz w:val="24"/>
                <w:szCs w:val="24"/>
              </w:rPr>
              <w:t xml:space="preserve">Caking coefficient </w:t>
            </w:r>
          </w:p>
        </w:tc>
      </w:tr>
      <w:tr w:rsidR="001D7BA9" w:rsidRPr="00BD7E99" w14:paraId="2CB5BF89" w14:textId="77777777" w:rsidTr="002676E6">
        <w:tc>
          <w:tcPr>
            <w:tcW w:w="2241" w:type="dxa"/>
          </w:tcPr>
          <w:p w14:paraId="534EF4A0" w14:textId="523A292A" w:rsidR="001D7BA9" w:rsidRPr="00BD7E99" w:rsidRDefault="00000000" w:rsidP="001D7BA9">
            <w:pPr>
              <w:spacing w:line="360" w:lineRule="auto"/>
              <w:ind w:firstLine="0"/>
              <w:rPr>
                <w:sz w:val="24"/>
                <w:szCs w:val="24"/>
              </w:rPr>
            </w:pPr>
            <m:oMathPara>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s</m:t>
                    </m:r>
                  </m:sub>
                </m:sSub>
              </m:oMath>
            </m:oMathPara>
          </w:p>
        </w:tc>
        <w:tc>
          <w:tcPr>
            <w:tcW w:w="6776" w:type="dxa"/>
          </w:tcPr>
          <w:p w14:paraId="170B6F33" w14:textId="1C4A090D" w:rsidR="001D7BA9" w:rsidRPr="00BD7E99" w:rsidRDefault="001D7BA9" w:rsidP="001D7BA9">
            <w:pPr>
              <w:spacing w:line="360" w:lineRule="auto"/>
              <w:ind w:firstLine="0"/>
              <w:rPr>
                <w:sz w:val="24"/>
                <w:szCs w:val="24"/>
              </w:rPr>
            </w:pPr>
            <w:r w:rsidRPr="00BD7E99">
              <w:rPr>
                <w:sz w:val="24"/>
                <w:szCs w:val="24"/>
              </w:rPr>
              <w:t xml:space="preserve">Standard pore constriction coefficient </w:t>
            </w:r>
          </w:p>
        </w:tc>
      </w:tr>
      <w:tr w:rsidR="001D7BA9" w:rsidRPr="00BD7E99" w14:paraId="69AC4572" w14:textId="77777777" w:rsidTr="002676E6">
        <w:tc>
          <w:tcPr>
            <w:tcW w:w="2241" w:type="dxa"/>
          </w:tcPr>
          <w:p w14:paraId="4DA8CA92" w14:textId="7F19A186" w:rsidR="001D7BA9" w:rsidRPr="00BD7E99" w:rsidRDefault="001D7BA9" w:rsidP="001D7BA9">
            <w:pPr>
              <w:rPr>
                <w:sz w:val="24"/>
                <w:szCs w:val="24"/>
              </w:rPr>
            </w:pPr>
            <m:oMathPara>
              <m:oMath>
                <m:r>
                  <w:rPr>
                    <w:rFonts w:ascii="Cambria Math" w:hAnsi="Cambria Math"/>
                    <w:sz w:val="24"/>
                    <w:szCs w:val="24"/>
                  </w:rPr>
                  <m:t>L</m:t>
                </m:r>
              </m:oMath>
            </m:oMathPara>
          </w:p>
        </w:tc>
        <w:tc>
          <w:tcPr>
            <w:tcW w:w="6776" w:type="dxa"/>
          </w:tcPr>
          <w:p w14:paraId="5F701396" w14:textId="4959492C" w:rsidR="001D7BA9" w:rsidRPr="00BD7E99" w:rsidRDefault="001D7BA9" w:rsidP="001D7BA9">
            <w:pPr>
              <w:spacing w:line="360" w:lineRule="auto"/>
              <w:ind w:firstLine="0"/>
              <w:rPr>
                <w:sz w:val="24"/>
                <w:szCs w:val="24"/>
              </w:rPr>
            </w:pPr>
            <w:r w:rsidRPr="00BD7E99">
              <w:rPr>
                <w:sz w:val="24"/>
                <w:szCs w:val="24"/>
              </w:rPr>
              <w:t>Fiber length (m)</w:t>
            </w:r>
          </w:p>
        </w:tc>
      </w:tr>
      <w:tr w:rsidR="001D7BA9" w:rsidRPr="00BD7E99" w14:paraId="28D3322E" w14:textId="77777777" w:rsidTr="002676E6">
        <w:tc>
          <w:tcPr>
            <w:tcW w:w="2241" w:type="dxa"/>
          </w:tcPr>
          <w:p w14:paraId="5381B399" w14:textId="2C6E363D" w:rsidR="001D7BA9" w:rsidRPr="00BD7E99" w:rsidRDefault="00000000" w:rsidP="001D7BA9">
            <w:pPr>
              <w:rPr>
                <w:sz w:val="24"/>
                <w:szCs w:val="24"/>
              </w:rPr>
            </w:pPr>
            <m:oMathPara>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m</m:t>
                    </m:r>
                  </m:sub>
                </m:sSub>
              </m:oMath>
            </m:oMathPara>
          </w:p>
        </w:tc>
        <w:tc>
          <w:tcPr>
            <w:tcW w:w="6776" w:type="dxa"/>
          </w:tcPr>
          <w:p w14:paraId="31D3E3B4" w14:textId="618B5EA1" w:rsidR="001D7BA9" w:rsidRPr="00BD7E99" w:rsidRDefault="001D7BA9" w:rsidP="001D7BA9">
            <w:pPr>
              <w:spacing w:line="360" w:lineRule="auto"/>
              <w:ind w:firstLine="0"/>
              <w:rPr>
                <w:sz w:val="24"/>
                <w:szCs w:val="24"/>
              </w:rPr>
            </w:pPr>
            <w:r w:rsidRPr="00BD7E99">
              <w:rPr>
                <w:sz w:val="24"/>
                <w:szCs w:val="24"/>
              </w:rPr>
              <w:t>Membrane thickness (m)</w:t>
            </w:r>
          </w:p>
        </w:tc>
      </w:tr>
      <w:tr w:rsidR="001D7BA9" w:rsidRPr="00BD7E99" w14:paraId="65D67F56" w14:textId="77777777" w:rsidTr="002676E6">
        <w:tc>
          <w:tcPr>
            <w:tcW w:w="2241" w:type="dxa"/>
          </w:tcPr>
          <w:p w14:paraId="6E335EB0" w14:textId="214906F3" w:rsidR="001D7BA9" w:rsidRPr="00BD7E99" w:rsidRDefault="001D7BA9" w:rsidP="001D7BA9">
            <w:pPr>
              <w:rPr>
                <w:sz w:val="24"/>
                <w:szCs w:val="24"/>
              </w:rPr>
            </w:pPr>
            <m:oMathPara>
              <m:oMath>
                <m:r>
                  <w:rPr>
                    <w:rFonts w:ascii="Cambria Math" w:hAnsi="Cambria Math"/>
                    <w:sz w:val="24"/>
                    <w:szCs w:val="24"/>
                  </w:rPr>
                  <m:t>M</m:t>
                </m:r>
              </m:oMath>
            </m:oMathPara>
          </w:p>
        </w:tc>
        <w:tc>
          <w:tcPr>
            <w:tcW w:w="6776" w:type="dxa"/>
          </w:tcPr>
          <w:p w14:paraId="43C4895D" w14:textId="0C245A0F" w:rsidR="001D7BA9" w:rsidRPr="00BD7E99" w:rsidRDefault="001D7BA9" w:rsidP="001D7BA9">
            <w:pPr>
              <w:spacing w:line="360" w:lineRule="auto"/>
              <w:ind w:firstLine="0"/>
              <w:rPr>
                <w:sz w:val="24"/>
                <w:szCs w:val="24"/>
              </w:rPr>
            </w:pPr>
            <w:r w:rsidRPr="00BD7E99">
              <w:rPr>
                <w:sz w:val="24"/>
                <w:szCs w:val="24"/>
              </w:rPr>
              <w:t>Product mass (Da)</w:t>
            </w:r>
          </w:p>
        </w:tc>
      </w:tr>
      <w:tr w:rsidR="00B42E96" w:rsidRPr="00BD7E99" w14:paraId="7600F5F0" w14:textId="77777777" w:rsidTr="002676E6">
        <w:tc>
          <w:tcPr>
            <w:tcW w:w="2241" w:type="dxa"/>
          </w:tcPr>
          <w:p w14:paraId="354B73A8" w14:textId="66FF3ACC" w:rsidR="00B42E96" w:rsidRPr="00BD7E99" w:rsidRDefault="00B42E96" w:rsidP="001D7BA9">
            <w:pPr>
              <w:rPr>
                <w:sz w:val="24"/>
                <w:szCs w:val="24"/>
              </w:rPr>
            </w:pPr>
            <m:oMathPara>
              <m:oMath>
                <m:r>
                  <w:rPr>
                    <w:rFonts w:ascii="Cambria Math" w:hAnsi="Cambria Math"/>
                    <w:sz w:val="24"/>
                    <w:szCs w:val="24"/>
                  </w:rPr>
                  <m:t>N</m:t>
                </m:r>
              </m:oMath>
            </m:oMathPara>
          </w:p>
        </w:tc>
        <w:tc>
          <w:tcPr>
            <w:tcW w:w="6776" w:type="dxa"/>
          </w:tcPr>
          <w:p w14:paraId="2AA0CDB9" w14:textId="2F37A58C" w:rsidR="00B42E96" w:rsidRPr="00BD7E99" w:rsidRDefault="006E2690" w:rsidP="001D7BA9">
            <w:pPr>
              <w:spacing w:line="360" w:lineRule="auto"/>
              <w:ind w:firstLine="0"/>
              <w:rPr>
                <w:sz w:val="24"/>
                <w:szCs w:val="24"/>
              </w:rPr>
            </w:pPr>
            <w:r>
              <w:rPr>
                <w:sz w:val="24"/>
                <w:szCs w:val="24"/>
              </w:rPr>
              <w:t>Concentration of</w:t>
            </w:r>
            <w:r w:rsidR="00B42E96">
              <w:rPr>
                <w:sz w:val="24"/>
                <w:szCs w:val="24"/>
              </w:rPr>
              <w:t xml:space="preserve"> particles including live cells, dead cells, and debris</w:t>
            </w:r>
          </w:p>
        </w:tc>
      </w:tr>
      <w:tr w:rsidR="001D7BA9" w:rsidRPr="00BD7E99" w14:paraId="67E60AEB" w14:textId="77777777" w:rsidTr="002676E6">
        <w:tc>
          <w:tcPr>
            <w:tcW w:w="2241" w:type="dxa"/>
          </w:tcPr>
          <w:p w14:paraId="3476511B" w14:textId="756DB0B2" w:rsidR="001D7BA9" w:rsidRPr="00BD7E99" w:rsidRDefault="00000000" w:rsidP="001D7BA9">
            <w:pPr>
              <w:spacing w:line="360" w:lineRule="auto"/>
              <w:ind w:firstLine="0"/>
              <w:rPr>
                <w:sz w:val="24"/>
                <w:szCs w:val="24"/>
              </w:rPr>
            </w:pPr>
            <m:oMathPara>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debris</m:t>
                    </m:r>
                  </m:sub>
                </m:sSub>
              </m:oMath>
            </m:oMathPara>
          </w:p>
        </w:tc>
        <w:tc>
          <w:tcPr>
            <w:tcW w:w="6776" w:type="dxa"/>
          </w:tcPr>
          <w:p w14:paraId="3A123773" w14:textId="21B70790" w:rsidR="001D7BA9" w:rsidRPr="00BD7E99" w:rsidRDefault="001D7BA9" w:rsidP="001D7BA9">
            <w:pPr>
              <w:spacing w:line="360" w:lineRule="auto"/>
              <w:ind w:firstLine="0"/>
              <w:rPr>
                <w:sz w:val="24"/>
                <w:szCs w:val="24"/>
              </w:rPr>
            </w:pPr>
            <w:r w:rsidRPr="00BD7E99">
              <w:rPr>
                <w:sz w:val="24"/>
                <w:szCs w:val="24"/>
              </w:rPr>
              <w:t>Number of debris particles formed from the decay of a single dead cell</w:t>
            </w:r>
          </w:p>
        </w:tc>
      </w:tr>
      <w:tr w:rsidR="004443F0" w:rsidRPr="00BD7E99" w14:paraId="40E9E168" w14:textId="77777777" w:rsidTr="002676E6">
        <w:tc>
          <w:tcPr>
            <w:tcW w:w="2241" w:type="dxa"/>
          </w:tcPr>
          <w:p w14:paraId="668A49D7" w14:textId="0B8FA002" w:rsidR="004443F0" w:rsidRPr="00BD7E99" w:rsidRDefault="00000000" w:rsidP="001D7BA9">
            <w:pPr>
              <w:spacing w:line="360" w:lineRule="auto"/>
              <w:ind w:firstLine="0"/>
              <w:rPr>
                <w:sz w:val="24"/>
                <w:szCs w:val="24"/>
              </w:rPr>
            </w:pPr>
            <m:oMathPara>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fibers</m:t>
                    </m:r>
                  </m:sub>
                </m:sSub>
              </m:oMath>
            </m:oMathPara>
          </w:p>
        </w:tc>
        <w:tc>
          <w:tcPr>
            <w:tcW w:w="6776" w:type="dxa"/>
          </w:tcPr>
          <w:p w14:paraId="623FB404" w14:textId="7D77C753" w:rsidR="004443F0" w:rsidRPr="00BD7E99" w:rsidRDefault="004443F0" w:rsidP="001D7BA9">
            <w:pPr>
              <w:spacing w:line="360" w:lineRule="auto"/>
              <w:ind w:firstLine="0"/>
              <w:rPr>
                <w:sz w:val="24"/>
                <w:szCs w:val="24"/>
              </w:rPr>
            </w:pPr>
            <w:r w:rsidRPr="00BD7E99">
              <w:rPr>
                <w:sz w:val="24"/>
                <w:szCs w:val="24"/>
              </w:rPr>
              <w:t xml:space="preserve">Number of hollow fibers in a single TFF module </w:t>
            </w:r>
          </w:p>
        </w:tc>
      </w:tr>
      <w:tr w:rsidR="001D7BA9" w:rsidRPr="00BD7E99" w14:paraId="55AD109A" w14:textId="77777777" w:rsidTr="002676E6">
        <w:tc>
          <w:tcPr>
            <w:tcW w:w="2241" w:type="dxa"/>
          </w:tcPr>
          <w:p w14:paraId="7CC6BA86" w14:textId="521A8511" w:rsidR="001D7BA9" w:rsidRPr="00BD7E99" w:rsidRDefault="001D7BA9" w:rsidP="001D7BA9">
            <w:pPr>
              <w:spacing w:line="360" w:lineRule="auto"/>
              <w:ind w:firstLine="0"/>
              <w:rPr>
                <w:sz w:val="24"/>
                <w:szCs w:val="24"/>
              </w:rPr>
            </w:pPr>
            <m:oMathPara>
              <m:oMath>
                <m:r>
                  <w:rPr>
                    <w:rFonts w:ascii="Cambria Math" w:hAnsi="Cambria Math"/>
                    <w:sz w:val="24"/>
                    <w:szCs w:val="24"/>
                  </w:rPr>
                  <m:t>P</m:t>
                </m:r>
              </m:oMath>
            </m:oMathPara>
          </w:p>
        </w:tc>
        <w:tc>
          <w:tcPr>
            <w:tcW w:w="6776" w:type="dxa"/>
          </w:tcPr>
          <w:p w14:paraId="6EEEAE99" w14:textId="2F8D9CC0" w:rsidR="001D7BA9" w:rsidRPr="00BD7E99" w:rsidRDefault="001D7BA9" w:rsidP="001D7BA9">
            <w:pPr>
              <w:spacing w:line="360" w:lineRule="auto"/>
              <w:ind w:firstLine="0"/>
              <w:rPr>
                <w:sz w:val="24"/>
                <w:szCs w:val="24"/>
              </w:rPr>
            </w:pPr>
            <w:r w:rsidRPr="00BD7E99">
              <w:rPr>
                <w:sz w:val="24"/>
                <w:szCs w:val="24"/>
              </w:rPr>
              <w:t>Pressure in lumen (Pa)</w:t>
            </w:r>
          </w:p>
        </w:tc>
      </w:tr>
      <w:tr w:rsidR="001D7BA9" w:rsidRPr="00BD7E99" w14:paraId="5E73F0D4" w14:textId="77777777" w:rsidTr="002676E6">
        <w:tc>
          <w:tcPr>
            <w:tcW w:w="2241" w:type="dxa"/>
          </w:tcPr>
          <w:p w14:paraId="796064AF" w14:textId="58614B8A" w:rsidR="001D7BA9" w:rsidRPr="00BD7E99" w:rsidRDefault="00000000" w:rsidP="001D7BA9">
            <w:pPr>
              <w:spacing w:line="360" w:lineRule="auto"/>
              <w:ind w:firstLine="0"/>
              <w:rPr>
                <w:sz w:val="24"/>
                <w:szCs w:val="24"/>
              </w:rPr>
            </w:pPr>
            <m:oMathPara>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permeate</m:t>
                    </m:r>
                  </m:sub>
                </m:sSub>
              </m:oMath>
            </m:oMathPara>
          </w:p>
        </w:tc>
        <w:tc>
          <w:tcPr>
            <w:tcW w:w="6776" w:type="dxa"/>
          </w:tcPr>
          <w:p w14:paraId="020394E6" w14:textId="4C2EE7C6" w:rsidR="001D7BA9" w:rsidRPr="00BD7E99" w:rsidRDefault="001D7BA9" w:rsidP="001D7BA9">
            <w:pPr>
              <w:spacing w:line="360" w:lineRule="auto"/>
              <w:ind w:firstLine="0"/>
              <w:rPr>
                <w:sz w:val="24"/>
                <w:szCs w:val="24"/>
              </w:rPr>
            </w:pPr>
            <w:r w:rsidRPr="00BD7E99">
              <w:rPr>
                <w:sz w:val="24"/>
                <w:szCs w:val="24"/>
              </w:rPr>
              <w:t>Permeate pressure (Pa)</w:t>
            </w:r>
          </w:p>
        </w:tc>
      </w:tr>
      <w:tr w:rsidR="00AF4CB0" w:rsidRPr="00BD7E99" w14:paraId="5BD95EDB" w14:textId="77777777" w:rsidTr="002676E6">
        <w:tc>
          <w:tcPr>
            <w:tcW w:w="2241" w:type="dxa"/>
          </w:tcPr>
          <w:p w14:paraId="4B1E0897" w14:textId="15ED6538" w:rsidR="00AF4CB0" w:rsidRPr="00BD7E99" w:rsidRDefault="00AF4CB0" w:rsidP="001D7BA9">
            <w:pPr>
              <w:spacing w:line="360" w:lineRule="auto"/>
              <w:ind w:firstLine="0"/>
              <w:rPr>
                <w:sz w:val="24"/>
                <w:szCs w:val="24"/>
              </w:rPr>
            </w:pPr>
            <m:oMathPara>
              <m:oMath>
                <m:r>
                  <w:rPr>
                    <w:rFonts w:ascii="Cambria Math" w:hAnsi="Cambria Math"/>
                    <w:sz w:val="24"/>
                    <w:szCs w:val="24"/>
                  </w:rPr>
                  <m:t>ΔP</m:t>
                </m:r>
              </m:oMath>
            </m:oMathPara>
          </w:p>
        </w:tc>
        <w:tc>
          <w:tcPr>
            <w:tcW w:w="6776" w:type="dxa"/>
          </w:tcPr>
          <w:p w14:paraId="5A3C7174" w14:textId="6842690C" w:rsidR="00AF4CB0" w:rsidRPr="00BD7E99" w:rsidRDefault="00AF4CB0" w:rsidP="001D7BA9">
            <w:pPr>
              <w:spacing w:line="360" w:lineRule="auto"/>
              <w:ind w:firstLine="0"/>
              <w:rPr>
                <w:sz w:val="24"/>
                <w:szCs w:val="24"/>
              </w:rPr>
            </w:pPr>
            <w:r w:rsidRPr="00BD7E99">
              <w:rPr>
                <w:sz w:val="24"/>
                <w:szCs w:val="24"/>
              </w:rPr>
              <w:t>TMP (Pa)</w:t>
            </w:r>
          </w:p>
        </w:tc>
      </w:tr>
      <w:tr w:rsidR="001D7BA9" w:rsidRPr="00BD7E99" w14:paraId="4C512E49" w14:textId="77777777" w:rsidTr="002676E6">
        <w:tc>
          <w:tcPr>
            <w:tcW w:w="2241" w:type="dxa"/>
          </w:tcPr>
          <w:p w14:paraId="3B41A6E4" w14:textId="2D02268C" w:rsidR="001D7BA9" w:rsidRPr="00BD7E99" w:rsidRDefault="00000000" w:rsidP="001D7BA9">
            <w:pPr>
              <w:spacing w:line="360" w:lineRule="auto"/>
              <w:ind w:firstLine="0"/>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p</m:t>
                    </m:r>
                  </m:sub>
                </m:sSub>
              </m:oMath>
            </m:oMathPara>
          </w:p>
        </w:tc>
        <w:tc>
          <w:tcPr>
            <w:tcW w:w="6776" w:type="dxa"/>
          </w:tcPr>
          <w:p w14:paraId="60AC47F3" w14:textId="4C7D7570" w:rsidR="001D7BA9" w:rsidRPr="00BD7E99" w:rsidRDefault="001D7BA9" w:rsidP="001D7BA9">
            <w:pPr>
              <w:spacing w:line="360" w:lineRule="auto"/>
              <w:ind w:firstLine="0"/>
              <w:rPr>
                <w:sz w:val="24"/>
                <w:szCs w:val="24"/>
              </w:rPr>
            </w:pPr>
            <w:r w:rsidRPr="00BD7E99">
              <w:rPr>
                <w:sz w:val="24"/>
                <w:szCs w:val="24"/>
              </w:rPr>
              <w:t>Permeate flow rate (m</w:t>
            </w:r>
            <w:r w:rsidRPr="00BD7E99">
              <w:rPr>
                <w:sz w:val="24"/>
                <w:szCs w:val="24"/>
                <w:vertAlign w:val="superscript"/>
              </w:rPr>
              <w:t>3</w:t>
            </w:r>
            <w:r w:rsidRPr="00BD7E99">
              <w:rPr>
                <w:sz w:val="24"/>
                <w:szCs w:val="24"/>
              </w:rPr>
              <w:t>/s)</w:t>
            </w:r>
          </w:p>
        </w:tc>
      </w:tr>
      <w:tr w:rsidR="001D7BA9" w:rsidRPr="00BD7E99" w14:paraId="4C2A0230" w14:textId="77777777" w:rsidTr="002676E6">
        <w:tc>
          <w:tcPr>
            <w:tcW w:w="2241" w:type="dxa"/>
          </w:tcPr>
          <w:p w14:paraId="4054226E" w14:textId="3CCEA112" w:rsidR="001D7BA9" w:rsidRPr="00BD7E99" w:rsidRDefault="00000000" w:rsidP="001D7BA9">
            <w:pPr>
              <w:spacing w:line="360" w:lineRule="auto"/>
              <w:ind w:firstLine="0"/>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sub>
                </m:sSub>
              </m:oMath>
            </m:oMathPara>
          </w:p>
        </w:tc>
        <w:tc>
          <w:tcPr>
            <w:tcW w:w="6776" w:type="dxa"/>
          </w:tcPr>
          <w:p w14:paraId="76B9ACE0" w14:textId="6E82DD61" w:rsidR="001D7BA9" w:rsidRPr="00BD7E99" w:rsidRDefault="001D7BA9" w:rsidP="001D7BA9">
            <w:pPr>
              <w:spacing w:line="360" w:lineRule="auto"/>
              <w:ind w:firstLine="0"/>
              <w:rPr>
                <w:sz w:val="24"/>
                <w:szCs w:val="24"/>
              </w:rPr>
            </w:pPr>
            <w:r w:rsidRPr="00BD7E99">
              <w:rPr>
                <w:sz w:val="24"/>
                <w:szCs w:val="24"/>
              </w:rPr>
              <w:t>Retentate</w:t>
            </w:r>
            <w:r w:rsidR="007914CA" w:rsidRPr="00BD7E99">
              <w:rPr>
                <w:sz w:val="24"/>
                <w:szCs w:val="24"/>
              </w:rPr>
              <w:t>/Recirculation</w:t>
            </w:r>
            <w:r w:rsidRPr="00BD7E99">
              <w:rPr>
                <w:sz w:val="24"/>
                <w:szCs w:val="24"/>
              </w:rPr>
              <w:t xml:space="preserve"> flow </w:t>
            </w:r>
            <w:proofErr w:type="gramStart"/>
            <w:r w:rsidRPr="00BD7E99">
              <w:rPr>
                <w:sz w:val="24"/>
                <w:szCs w:val="24"/>
              </w:rPr>
              <w:t>rate</w:t>
            </w:r>
            <w:r w:rsidR="007914CA" w:rsidRPr="00BD7E99">
              <w:rPr>
                <w:sz w:val="24"/>
                <w:szCs w:val="24"/>
              </w:rPr>
              <w:t xml:space="preserve"> </w:t>
            </w:r>
            <w:r w:rsidRPr="00BD7E99">
              <w:rPr>
                <w:sz w:val="24"/>
                <w:szCs w:val="24"/>
              </w:rPr>
              <w:t xml:space="preserve"> (</w:t>
            </w:r>
            <w:proofErr w:type="gramEnd"/>
            <w:r w:rsidRPr="00BD7E99">
              <w:rPr>
                <w:sz w:val="24"/>
                <w:szCs w:val="24"/>
              </w:rPr>
              <w:t>m</w:t>
            </w:r>
            <w:r w:rsidRPr="00BD7E99">
              <w:rPr>
                <w:sz w:val="24"/>
                <w:szCs w:val="24"/>
                <w:vertAlign w:val="superscript"/>
              </w:rPr>
              <w:t>3</w:t>
            </w:r>
            <w:r w:rsidRPr="00BD7E99">
              <w:rPr>
                <w:sz w:val="24"/>
                <w:szCs w:val="24"/>
              </w:rPr>
              <w:t>/s)</w:t>
            </w:r>
          </w:p>
        </w:tc>
      </w:tr>
      <w:tr w:rsidR="001D7BA9" w:rsidRPr="00BD7E99" w14:paraId="3B2FB070" w14:textId="77777777" w:rsidTr="002676E6">
        <w:tc>
          <w:tcPr>
            <w:tcW w:w="2241" w:type="dxa"/>
          </w:tcPr>
          <w:p w14:paraId="375FC390" w14:textId="1918DA44" w:rsidR="001D7BA9" w:rsidRPr="00BD7E99" w:rsidRDefault="001D7BA9" w:rsidP="001D7BA9">
            <w:pPr>
              <w:spacing w:line="360" w:lineRule="auto"/>
              <w:ind w:firstLine="0"/>
              <w:rPr>
                <w:sz w:val="24"/>
                <w:szCs w:val="24"/>
              </w:rPr>
            </w:pPr>
            <m:oMathPara>
              <m:oMath>
                <m:r>
                  <w:rPr>
                    <w:rFonts w:ascii="Cambria Math" w:hAnsi="Cambria Math"/>
                    <w:sz w:val="24"/>
                    <w:szCs w:val="24"/>
                  </w:rPr>
                  <m:t>R</m:t>
                </m:r>
              </m:oMath>
            </m:oMathPara>
          </w:p>
        </w:tc>
        <w:tc>
          <w:tcPr>
            <w:tcW w:w="6776" w:type="dxa"/>
          </w:tcPr>
          <w:p w14:paraId="6FDE38A3" w14:textId="596FECC5" w:rsidR="001D7BA9" w:rsidRPr="00BD7E99" w:rsidRDefault="001D7BA9" w:rsidP="001D7BA9">
            <w:pPr>
              <w:spacing w:line="360" w:lineRule="auto"/>
              <w:ind w:firstLine="0"/>
              <w:rPr>
                <w:sz w:val="24"/>
                <w:szCs w:val="24"/>
              </w:rPr>
            </w:pPr>
            <w:r w:rsidRPr="00BD7E99">
              <w:rPr>
                <w:sz w:val="24"/>
                <w:szCs w:val="24"/>
              </w:rPr>
              <w:t>Lumen radius (m)</w:t>
            </w:r>
          </w:p>
        </w:tc>
      </w:tr>
      <w:tr w:rsidR="007203CA" w:rsidRPr="00BD7E99" w14:paraId="5F2C5F74" w14:textId="77777777" w:rsidTr="002676E6">
        <w:tc>
          <w:tcPr>
            <w:tcW w:w="2241" w:type="dxa"/>
          </w:tcPr>
          <w:p w14:paraId="46B7F9DA" w14:textId="20A8D01E" w:rsidR="007203CA" w:rsidRPr="00BD7E99" w:rsidRDefault="00000000" w:rsidP="001D7BA9">
            <w:pPr>
              <w:spacing w:line="360" w:lineRule="auto"/>
              <w:ind w:firstLine="0"/>
              <w:rPr>
                <w:sz w:val="24"/>
                <w:szCs w:val="24"/>
              </w:rPr>
            </w:pPr>
            <m:oMathPara>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m</m:t>
                    </m:r>
                  </m:sub>
                </m:sSub>
              </m:oMath>
            </m:oMathPara>
          </w:p>
        </w:tc>
        <w:tc>
          <w:tcPr>
            <w:tcW w:w="6776" w:type="dxa"/>
          </w:tcPr>
          <w:p w14:paraId="1AF90B1F" w14:textId="3FA089DF" w:rsidR="007203CA" w:rsidRPr="00BD7E99" w:rsidRDefault="007203CA" w:rsidP="001D7BA9">
            <w:pPr>
              <w:spacing w:line="360" w:lineRule="auto"/>
              <w:ind w:firstLine="0"/>
              <w:rPr>
                <w:sz w:val="24"/>
                <w:szCs w:val="24"/>
              </w:rPr>
            </w:pPr>
            <w:r w:rsidRPr="00BD7E99">
              <w:rPr>
                <w:sz w:val="24"/>
                <w:szCs w:val="24"/>
              </w:rPr>
              <w:t>Membrane resistance (</w:t>
            </w:r>
            <w:r w:rsidR="00AF4CB0" w:rsidRPr="00BD7E99">
              <w:rPr>
                <w:sz w:val="24"/>
                <w:szCs w:val="24"/>
              </w:rPr>
              <w:t>1/m)</w:t>
            </w:r>
          </w:p>
        </w:tc>
      </w:tr>
      <w:tr w:rsidR="00BE3E1B" w:rsidRPr="00BD7E99" w14:paraId="291B501E" w14:textId="77777777" w:rsidTr="002676E6">
        <w:tc>
          <w:tcPr>
            <w:tcW w:w="2241" w:type="dxa"/>
          </w:tcPr>
          <w:p w14:paraId="620276B2" w14:textId="3EFEB621" w:rsidR="00BE3E1B" w:rsidRPr="00BD7E99" w:rsidRDefault="00BE3E1B" w:rsidP="001D7BA9">
            <w:pPr>
              <w:spacing w:line="360" w:lineRule="auto"/>
              <w:ind w:firstLine="0"/>
              <w:rPr>
                <w:sz w:val="24"/>
                <w:szCs w:val="24"/>
              </w:rPr>
            </w:pPr>
            <m:oMathPara>
              <m:oMath>
                <m:r>
                  <w:rPr>
                    <w:rFonts w:ascii="Cambria Math" w:hAnsi="Cambria Math"/>
                    <w:sz w:val="24"/>
                    <w:szCs w:val="24"/>
                  </w:rPr>
                  <m:t>r</m:t>
                </m:r>
              </m:oMath>
            </m:oMathPara>
          </w:p>
        </w:tc>
        <w:tc>
          <w:tcPr>
            <w:tcW w:w="6776" w:type="dxa"/>
          </w:tcPr>
          <w:p w14:paraId="13907D15" w14:textId="0F7EFAD3" w:rsidR="00BE3E1B" w:rsidRPr="00BD7E99" w:rsidRDefault="00BE3E1B" w:rsidP="001D7BA9">
            <w:pPr>
              <w:spacing w:line="360" w:lineRule="auto"/>
              <w:ind w:firstLine="0"/>
              <w:rPr>
                <w:sz w:val="24"/>
                <w:szCs w:val="24"/>
              </w:rPr>
            </w:pPr>
            <w:r w:rsidRPr="00BD7E99">
              <w:rPr>
                <w:sz w:val="24"/>
                <w:szCs w:val="24"/>
              </w:rPr>
              <w:t>Radial coordinate for particle size (m)</w:t>
            </w:r>
          </w:p>
        </w:tc>
      </w:tr>
      <w:tr w:rsidR="001D7BA9" w:rsidRPr="00BD7E99" w14:paraId="7F4B17C5" w14:textId="77777777" w:rsidTr="002676E6">
        <w:tc>
          <w:tcPr>
            <w:tcW w:w="2241" w:type="dxa"/>
          </w:tcPr>
          <w:p w14:paraId="3B283AD3" w14:textId="6A4893B1" w:rsidR="001D7BA9" w:rsidRPr="00BD7E99" w:rsidRDefault="00000000" w:rsidP="001D7BA9">
            <w:pPr>
              <w:spacing w:line="360" w:lineRule="auto"/>
              <w:ind w:firstLine="0"/>
              <w:rPr>
                <w:sz w:val="24"/>
                <w:szCs w:val="24"/>
              </w:rPr>
            </w:pPr>
            <m:oMathPara>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pore</m:t>
                    </m:r>
                  </m:sub>
                </m:sSub>
              </m:oMath>
            </m:oMathPara>
          </w:p>
        </w:tc>
        <w:tc>
          <w:tcPr>
            <w:tcW w:w="6776" w:type="dxa"/>
          </w:tcPr>
          <w:p w14:paraId="11658925" w14:textId="63AB105E" w:rsidR="001D7BA9" w:rsidRPr="00BD7E99" w:rsidRDefault="001D7BA9" w:rsidP="001D7BA9">
            <w:pPr>
              <w:spacing w:line="360" w:lineRule="auto"/>
              <w:ind w:firstLine="0"/>
              <w:rPr>
                <w:sz w:val="24"/>
                <w:szCs w:val="24"/>
              </w:rPr>
            </w:pPr>
            <w:r w:rsidRPr="00BD7E99">
              <w:rPr>
                <w:sz w:val="24"/>
                <w:szCs w:val="24"/>
              </w:rPr>
              <w:t>Pore radius (m)</w:t>
            </w:r>
          </w:p>
        </w:tc>
      </w:tr>
      <w:tr w:rsidR="001D7BA9" w:rsidRPr="00BD7E99" w14:paraId="5CE9AF2F" w14:textId="77777777" w:rsidTr="002676E6">
        <w:tc>
          <w:tcPr>
            <w:tcW w:w="2241" w:type="dxa"/>
          </w:tcPr>
          <w:p w14:paraId="7BB19BA1" w14:textId="4F7E4A99" w:rsidR="001D7BA9" w:rsidRPr="00BD7E99" w:rsidRDefault="00000000" w:rsidP="001D7BA9">
            <w:pPr>
              <w:spacing w:line="360" w:lineRule="auto"/>
              <w:ind w:firstLine="0"/>
              <w:rPr>
                <w:sz w:val="24"/>
                <w:szCs w:val="24"/>
              </w:rPr>
            </w:pPr>
            <m:oMathPara>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product</m:t>
                    </m:r>
                  </m:sub>
                </m:sSub>
              </m:oMath>
            </m:oMathPara>
          </w:p>
        </w:tc>
        <w:tc>
          <w:tcPr>
            <w:tcW w:w="6776" w:type="dxa"/>
          </w:tcPr>
          <w:p w14:paraId="67AC6D4A" w14:textId="5C964DD7" w:rsidR="001D7BA9" w:rsidRPr="00BD7E99" w:rsidRDefault="001D7BA9" w:rsidP="001D7BA9">
            <w:pPr>
              <w:spacing w:line="360" w:lineRule="auto"/>
              <w:ind w:firstLine="0"/>
              <w:rPr>
                <w:sz w:val="24"/>
                <w:szCs w:val="24"/>
              </w:rPr>
            </w:pPr>
            <w:r w:rsidRPr="00BD7E99">
              <w:rPr>
                <w:sz w:val="24"/>
                <w:szCs w:val="24"/>
              </w:rPr>
              <w:t>Equivalent radius of product molecule (m)</w:t>
            </w:r>
          </w:p>
        </w:tc>
      </w:tr>
      <w:tr w:rsidR="00CB1328" w:rsidRPr="00BD7E99" w14:paraId="05922C83" w14:textId="77777777" w:rsidTr="002676E6">
        <w:tc>
          <w:tcPr>
            <w:tcW w:w="2241" w:type="dxa"/>
          </w:tcPr>
          <w:p w14:paraId="033E2B61" w14:textId="245BC40E" w:rsidR="00CB1328" w:rsidRPr="00BD7E99" w:rsidRDefault="00CB1328" w:rsidP="001D7BA9">
            <w:pPr>
              <w:spacing w:line="360" w:lineRule="auto"/>
              <w:ind w:firstLine="0"/>
              <w:rPr>
                <w:sz w:val="24"/>
                <w:szCs w:val="24"/>
              </w:rPr>
            </w:pPr>
            <m:oMathPara>
              <m:oMath>
                <m:r>
                  <w:rPr>
                    <w:rFonts w:ascii="Cambria Math" w:hAnsi="Cambria Math"/>
                    <w:sz w:val="24"/>
                    <w:szCs w:val="24"/>
                  </w:rPr>
                  <m:t>S</m:t>
                </m:r>
              </m:oMath>
            </m:oMathPara>
          </w:p>
        </w:tc>
        <w:tc>
          <w:tcPr>
            <w:tcW w:w="6776" w:type="dxa"/>
          </w:tcPr>
          <w:p w14:paraId="0312DC18" w14:textId="1FD15511" w:rsidR="00CB1328" w:rsidRPr="00BD7E99" w:rsidRDefault="00CB1328" w:rsidP="001D7BA9">
            <w:pPr>
              <w:spacing w:line="360" w:lineRule="auto"/>
              <w:ind w:firstLine="0"/>
              <w:rPr>
                <w:sz w:val="24"/>
                <w:szCs w:val="24"/>
              </w:rPr>
            </w:pPr>
            <w:r w:rsidRPr="00BD7E99">
              <w:rPr>
                <w:sz w:val="24"/>
                <w:szCs w:val="24"/>
              </w:rPr>
              <w:t>Sieving ratio</w:t>
            </w:r>
          </w:p>
        </w:tc>
      </w:tr>
      <w:tr w:rsidR="00CB1328" w:rsidRPr="00BD7E99" w14:paraId="5435C6F6" w14:textId="77777777" w:rsidTr="002676E6">
        <w:tc>
          <w:tcPr>
            <w:tcW w:w="2241" w:type="dxa"/>
          </w:tcPr>
          <w:p w14:paraId="6D03F160" w14:textId="279ECA01" w:rsidR="00CB1328" w:rsidRPr="00BD7E99" w:rsidRDefault="00CB1328" w:rsidP="001D7BA9">
            <w:pPr>
              <w:spacing w:line="360" w:lineRule="auto"/>
              <w:ind w:firstLine="0"/>
              <w:rPr>
                <w:sz w:val="24"/>
                <w:szCs w:val="24"/>
              </w:rPr>
            </w:pPr>
            <m:oMathPara>
              <m:oMath>
                <m:r>
                  <w:rPr>
                    <w:rFonts w:ascii="Cambria Math" w:hAnsi="Cambria Math"/>
                    <w:sz w:val="24"/>
                    <w:szCs w:val="24"/>
                  </w:rPr>
                  <m:t>T</m:t>
                </m:r>
              </m:oMath>
            </m:oMathPara>
          </w:p>
        </w:tc>
        <w:tc>
          <w:tcPr>
            <w:tcW w:w="6776" w:type="dxa"/>
          </w:tcPr>
          <w:p w14:paraId="4B4FECA1" w14:textId="6ECC72B1" w:rsidR="00CB1328" w:rsidRPr="00BD7E99" w:rsidRDefault="00CB1328" w:rsidP="001D7BA9">
            <w:pPr>
              <w:spacing w:line="360" w:lineRule="auto"/>
              <w:ind w:firstLine="0"/>
              <w:rPr>
                <w:sz w:val="24"/>
                <w:szCs w:val="24"/>
              </w:rPr>
            </w:pPr>
            <w:r w:rsidRPr="00BD7E99">
              <w:rPr>
                <w:sz w:val="24"/>
                <w:szCs w:val="24"/>
              </w:rPr>
              <w:t>Temperature (K)</w:t>
            </w:r>
          </w:p>
        </w:tc>
      </w:tr>
      <w:tr w:rsidR="00A8098A" w:rsidRPr="00BD7E99" w14:paraId="6C716CB6" w14:textId="77777777" w:rsidTr="002676E6">
        <w:tc>
          <w:tcPr>
            <w:tcW w:w="2241" w:type="dxa"/>
          </w:tcPr>
          <w:p w14:paraId="7F72E77D" w14:textId="3ADEF9E7" w:rsidR="00A8098A" w:rsidRPr="00BD7E99" w:rsidRDefault="00A8098A" w:rsidP="001D7BA9">
            <w:pPr>
              <w:spacing w:line="360" w:lineRule="auto"/>
              <w:ind w:firstLine="0"/>
              <w:rPr>
                <w:sz w:val="24"/>
                <w:szCs w:val="24"/>
              </w:rPr>
            </w:pPr>
            <m:oMathPara>
              <m:oMath>
                <m:r>
                  <w:rPr>
                    <w:rFonts w:ascii="Cambria Math" w:hAnsi="Cambria Math"/>
                    <w:sz w:val="24"/>
                    <w:szCs w:val="24"/>
                  </w:rPr>
                  <m:t>t</m:t>
                </m:r>
              </m:oMath>
            </m:oMathPara>
          </w:p>
        </w:tc>
        <w:tc>
          <w:tcPr>
            <w:tcW w:w="6776" w:type="dxa"/>
          </w:tcPr>
          <w:p w14:paraId="7627B5AC" w14:textId="7FDFFAC1" w:rsidR="00A8098A" w:rsidRPr="00BD7E99" w:rsidRDefault="00A8098A" w:rsidP="001D7BA9">
            <w:pPr>
              <w:spacing w:line="360" w:lineRule="auto"/>
              <w:ind w:firstLine="0"/>
              <w:rPr>
                <w:sz w:val="24"/>
                <w:szCs w:val="24"/>
              </w:rPr>
            </w:pPr>
            <w:r w:rsidRPr="00BD7E99">
              <w:rPr>
                <w:sz w:val="24"/>
                <w:szCs w:val="24"/>
              </w:rPr>
              <w:t>Time coordinate (s)</w:t>
            </w:r>
          </w:p>
        </w:tc>
      </w:tr>
      <w:tr w:rsidR="00977017" w:rsidRPr="00BD7E99" w14:paraId="0FA15D0A" w14:textId="77777777" w:rsidTr="002676E6">
        <w:tc>
          <w:tcPr>
            <w:tcW w:w="2241" w:type="dxa"/>
          </w:tcPr>
          <w:p w14:paraId="4095D2D2" w14:textId="625224B4" w:rsidR="00977017" w:rsidRPr="00BD7E99" w:rsidRDefault="00977017" w:rsidP="001D7BA9">
            <w:pPr>
              <w:spacing w:line="360" w:lineRule="auto"/>
              <w:ind w:firstLine="0"/>
              <w:rPr>
                <w:sz w:val="24"/>
                <w:szCs w:val="24"/>
              </w:rPr>
            </w:pPr>
            <m:oMathPara>
              <m:oMath>
                <m:r>
                  <w:rPr>
                    <w:rFonts w:ascii="Cambria Math" w:hAnsi="Cambria Math"/>
                    <w:sz w:val="24"/>
                    <w:szCs w:val="24"/>
                  </w:rPr>
                  <m:t>s</m:t>
                </m:r>
              </m:oMath>
            </m:oMathPara>
          </w:p>
        </w:tc>
        <w:tc>
          <w:tcPr>
            <w:tcW w:w="6776" w:type="dxa"/>
          </w:tcPr>
          <w:p w14:paraId="4EC5A6EB" w14:textId="76C12313" w:rsidR="00977017" w:rsidRPr="00BD7E99" w:rsidRDefault="00977017" w:rsidP="001D7BA9">
            <w:pPr>
              <w:spacing w:line="360" w:lineRule="auto"/>
              <w:ind w:firstLine="0"/>
              <w:rPr>
                <w:sz w:val="24"/>
                <w:szCs w:val="24"/>
              </w:rPr>
            </w:pPr>
            <w:r w:rsidRPr="00BD7E99">
              <w:rPr>
                <w:sz w:val="24"/>
                <w:szCs w:val="24"/>
              </w:rPr>
              <w:t>Mass fraction of suspended solids in retentate</w:t>
            </w:r>
          </w:p>
        </w:tc>
      </w:tr>
      <w:tr w:rsidR="009D1698" w:rsidRPr="00BD7E99" w14:paraId="3CF841DB" w14:textId="77777777" w:rsidTr="002676E6">
        <w:tc>
          <w:tcPr>
            <w:tcW w:w="2241" w:type="dxa"/>
          </w:tcPr>
          <w:p w14:paraId="74353CB5" w14:textId="4523D485" w:rsidR="009D1698" w:rsidRPr="00BD7E99" w:rsidRDefault="009D1698" w:rsidP="001D7BA9">
            <w:pPr>
              <w:spacing w:line="360" w:lineRule="auto"/>
              <w:ind w:firstLine="0"/>
              <w:rPr>
                <w:sz w:val="24"/>
                <w:szCs w:val="24"/>
              </w:rPr>
            </w:pPr>
            <m:oMathPara>
              <m:oMath>
                <m:r>
                  <w:rPr>
                    <w:rFonts w:ascii="Cambria Math" w:hAnsi="Cambria Math"/>
                    <w:sz w:val="24"/>
                    <w:szCs w:val="24"/>
                  </w:rPr>
                  <m:t>u</m:t>
                </m:r>
              </m:oMath>
            </m:oMathPara>
          </w:p>
        </w:tc>
        <w:tc>
          <w:tcPr>
            <w:tcW w:w="6776" w:type="dxa"/>
          </w:tcPr>
          <w:p w14:paraId="3966EF54" w14:textId="0742B8F6" w:rsidR="009D1698" w:rsidRPr="00BD7E99" w:rsidRDefault="009D1698" w:rsidP="001D7BA9">
            <w:pPr>
              <w:spacing w:line="360" w:lineRule="auto"/>
              <w:ind w:firstLine="0"/>
              <w:rPr>
                <w:sz w:val="24"/>
                <w:szCs w:val="24"/>
              </w:rPr>
            </w:pPr>
            <w:r w:rsidRPr="00BD7E99">
              <w:rPr>
                <w:sz w:val="24"/>
                <w:szCs w:val="24"/>
              </w:rPr>
              <w:t>Retentate Linear velocity (m/s)</w:t>
            </w:r>
          </w:p>
        </w:tc>
      </w:tr>
      <w:tr w:rsidR="001F6A09" w:rsidRPr="00BD7E99" w14:paraId="51DFE908" w14:textId="77777777" w:rsidTr="002676E6">
        <w:tc>
          <w:tcPr>
            <w:tcW w:w="2241" w:type="dxa"/>
          </w:tcPr>
          <w:p w14:paraId="21388FC7" w14:textId="06CD5BCC" w:rsidR="001F6A09" w:rsidRPr="00BD7E99" w:rsidRDefault="00000000" w:rsidP="001D7BA9">
            <w:pPr>
              <w:spacing w:line="360" w:lineRule="auto"/>
              <w:ind w:firstLine="0"/>
              <w:rPr>
                <w:sz w:val="24"/>
                <w:szCs w:val="24"/>
              </w:rPr>
            </w:pPr>
            <m:oMathPara>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f</m:t>
                    </m:r>
                  </m:sub>
                </m:sSub>
              </m:oMath>
            </m:oMathPara>
          </w:p>
        </w:tc>
        <w:tc>
          <w:tcPr>
            <w:tcW w:w="6776" w:type="dxa"/>
          </w:tcPr>
          <w:p w14:paraId="11F07C5E" w14:textId="7673BBAE" w:rsidR="001F6A09" w:rsidRPr="00BD7E99" w:rsidRDefault="001F6A09" w:rsidP="001D7BA9">
            <w:pPr>
              <w:spacing w:line="360" w:lineRule="auto"/>
              <w:ind w:firstLine="0"/>
              <w:rPr>
                <w:sz w:val="24"/>
                <w:szCs w:val="24"/>
              </w:rPr>
            </w:pPr>
            <w:r>
              <w:rPr>
                <w:sz w:val="24"/>
                <w:szCs w:val="24"/>
              </w:rPr>
              <w:t>Cumulative volume (m</w:t>
            </w:r>
            <w:r w:rsidRPr="001F6A09">
              <w:rPr>
                <w:sz w:val="24"/>
                <w:szCs w:val="24"/>
                <w:vertAlign w:val="superscript"/>
              </w:rPr>
              <w:t>3</w:t>
            </w:r>
            <w:r>
              <w:rPr>
                <w:sz w:val="24"/>
                <w:szCs w:val="24"/>
              </w:rPr>
              <w:t>) filtered through a discretized subsection</w:t>
            </w:r>
          </w:p>
        </w:tc>
      </w:tr>
      <w:tr w:rsidR="00CB1328" w:rsidRPr="00BD7E99" w14:paraId="6C490BC4" w14:textId="77777777" w:rsidTr="002676E6">
        <w:tc>
          <w:tcPr>
            <w:tcW w:w="2241" w:type="dxa"/>
          </w:tcPr>
          <w:p w14:paraId="2A3F470A" w14:textId="5AE4E914" w:rsidR="00CB1328" w:rsidRPr="00BD7E99" w:rsidRDefault="00CB1328" w:rsidP="001D7BA9">
            <w:pPr>
              <w:spacing w:line="360" w:lineRule="auto"/>
              <w:ind w:firstLine="0"/>
              <w:rPr>
                <w:sz w:val="24"/>
                <w:szCs w:val="24"/>
              </w:rPr>
            </w:pPr>
            <m:oMathPara>
              <m:oMath>
                <m:r>
                  <w:rPr>
                    <w:rFonts w:ascii="Cambria Math" w:hAnsi="Cambria Math"/>
                    <w:sz w:val="24"/>
                    <w:szCs w:val="24"/>
                  </w:rPr>
                  <m:t>W</m:t>
                </m:r>
              </m:oMath>
            </m:oMathPara>
          </w:p>
        </w:tc>
        <w:tc>
          <w:tcPr>
            <w:tcW w:w="6776" w:type="dxa"/>
          </w:tcPr>
          <w:p w14:paraId="58952213" w14:textId="399F2B69" w:rsidR="00CB1328" w:rsidRPr="00BD7E99" w:rsidRDefault="00CB1328" w:rsidP="001D7BA9">
            <w:pPr>
              <w:spacing w:line="360" w:lineRule="auto"/>
              <w:ind w:firstLine="0"/>
              <w:rPr>
                <w:sz w:val="24"/>
                <w:szCs w:val="24"/>
              </w:rPr>
            </w:pPr>
            <w:r w:rsidRPr="00BD7E99">
              <w:rPr>
                <w:sz w:val="24"/>
                <w:szCs w:val="24"/>
              </w:rPr>
              <w:t>Diffusive hindrance coefficient</w:t>
            </w:r>
          </w:p>
        </w:tc>
      </w:tr>
      <w:tr w:rsidR="001D7BA9" w:rsidRPr="00BD7E99" w14:paraId="6DCCFAAA" w14:textId="77777777" w:rsidTr="002676E6">
        <w:tc>
          <w:tcPr>
            <w:tcW w:w="2241" w:type="dxa"/>
          </w:tcPr>
          <w:p w14:paraId="614064B5" w14:textId="5F312773" w:rsidR="001D7BA9" w:rsidRPr="00BD7E99" w:rsidRDefault="001D7BA9" w:rsidP="001D7BA9">
            <w:pPr>
              <w:spacing w:line="360" w:lineRule="auto"/>
              <w:ind w:firstLine="0"/>
              <w:rPr>
                <w:sz w:val="24"/>
                <w:szCs w:val="24"/>
              </w:rPr>
            </w:pPr>
            <m:oMathPara>
              <m:oMath>
                <m:r>
                  <w:rPr>
                    <w:rFonts w:ascii="Cambria Math" w:hAnsi="Cambria Math"/>
                    <w:sz w:val="24"/>
                    <w:szCs w:val="24"/>
                  </w:rPr>
                  <m:t>z</m:t>
                </m:r>
              </m:oMath>
            </m:oMathPara>
          </w:p>
        </w:tc>
        <w:tc>
          <w:tcPr>
            <w:tcW w:w="6776" w:type="dxa"/>
          </w:tcPr>
          <w:p w14:paraId="7E646D95" w14:textId="2D3155A0" w:rsidR="001D7BA9" w:rsidRPr="00BD7E99" w:rsidRDefault="001D7BA9" w:rsidP="001D7BA9">
            <w:pPr>
              <w:spacing w:line="360" w:lineRule="auto"/>
              <w:ind w:firstLine="0"/>
              <w:rPr>
                <w:sz w:val="24"/>
                <w:szCs w:val="24"/>
              </w:rPr>
            </w:pPr>
            <w:r w:rsidRPr="00BD7E99">
              <w:rPr>
                <w:sz w:val="24"/>
                <w:szCs w:val="24"/>
              </w:rPr>
              <w:t>Axial coordinate</w:t>
            </w:r>
            <w:r w:rsidR="00BE3E1B" w:rsidRPr="00BD7E99">
              <w:rPr>
                <w:sz w:val="24"/>
                <w:szCs w:val="24"/>
              </w:rPr>
              <w:t xml:space="preserve"> along fiber length</w:t>
            </w:r>
            <w:r w:rsidRPr="00BD7E99">
              <w:rPr>
                <w:sz w:val="24"/>
                <w:szCs w:val="24"/>
              </w:rPr>
              <w:t xml:space="preserve"> (m)</w:t>
            </w:r>
          </w:p>
        </w:tc>
      </w:tr>
      <w:tr w:rsidR="00977017" w:rsidRPr="00BD7E99" w14:paraId="50874B00" w14:textId="77777777" w:rsidTr="002676E6">
        <w:tc>
          <w:tcPr>
            <w:tcW w:w="2241" w:type="dxa"/>
          </w:tcPr>
          <w:p w14:paraId="38486385" w14:textId="08D071A8" w:rsidR="00977017" w:rsidRPr="00BD7E99" w:rsidRDefault="00977017" w:rsidP="00977017">
            <w:pPr>
              <w:spacing w:line="360" w:lineRule="auto"/>
              <w:ind w:firstLine="0"/>
              <w:jc w:val="center"/>
              <w:rPr>
                <w:sz w:val="24"/>
                <w:szCs w:val="24"/>
              </w:rPr>
            </w:pPr>
            <w:r w:rsidRPr="00BD7E99">
              <w:rPr>
                <w:rFonts w:cs="Times"/>
                <w:sz w:val="24"/>
                <w:szCs w:val="24"/>
              </w:rPr>
              <w:t>α</w:t>
            </w:r>
          </w:p>
        </w:tc>
        <w:tc>
          <w:tcPr>
            <w:tcW w:w="6776" w:type="dxa"/>
          </w:tcPr>
          <w:p w14:paraId="4C1EB15E" w14:textId="0827FDCC" w:rsidR="00977017" w:rsidRPr="00BD7E99" w:rsidRDefault="00977017" w:rsidP="001D7BA9">
            <w:pPr>
              <w:spacing w:line="360" w:lineRule="auto"/>
              <w:ind w:firstLine="0"/>
              <w:rPr>
                <w:sz w:val="24"/>
                <w:szCs w:val="24"/>
              </w:rPr>
            </w:pPr>
            <w:r w:rsidRPr="00BD7E99">
              <w:rPr>
                <w:sz w:val="24"/>
                <w:szCs w:val="24"/>
              </w:rPr>
              <w:t xml:space="preserve">Specific cake resistance </w:t>
            </w:r>
          </w:p>
        </w:tc>
      </w:tr>
      <w:tr w:rsidR="00977017" w:rsidRPr="00BD7E99" w14:paraId="3A1145D8" w14:textId="77777777" w:rsidTr="002676E6">
        <w:tc>
          <w:tcPr>
            <w:tcW w:w="2241" w:type="dxa"/>
          </w:tcPr>
          <w:p w14:paraId="3E8B25B0" w14:textId="7BCB741C" w:rsidR="00977017" w:rsidRPr="00BD7E99" w:rsidRDefault="00977017" w:rsidP="00977017">
            <w:pPr>
              <w:spacing w:line="360" w:lineRule="auto"/>
              <w:ind w:firstLine="0"/>
              <w:jc w:val="center"/>
              <w:rPr>
                <w:rFonts w:cs="Times"/>
                <w:sz w:val="24"/>
                <w:szCs w:val="24"/>
              </w:rPr>
            </w:pPr>
            <w:r w:rsidRPr="00BD7E99">
              <w:rPr>
                <w:rFonts w:cs="Times"/>
                <w:sz w:val="24"/>
                <w:szCs w:val="24"/>
              </w:rPr>
              <w:t>ε</w:t>
            </w:r>
          </w:p>
        </w:tc>
        <w:tc>
          <w:tcPr>
            <w:tcW w:w="6776" w:type="dxa"/>
          </w:tcPr>
          <w:p w14:paraId="7B31A198" w14:textId="7537DE34" w:rsidR="00977017" w:rsidRPr="00BD7E99" w:rsidRDefault="00977017" w:rsidP="001D7BA9">
            <w:pPr>
              <w:spacing w:line="360" w:lineRule="auto"/>
              <w:ind w:firstLine="0"/>
              <w:rPr>
                <w:sz w:val="24"/>
                <w:szCs w:val="24"/>
              </w:rPr>
            </w:pPr>
            <w:r w:rsidRPr="00BD7E99">
              <w:rPr>
                <w:sz w:val="24"/>
                <w:szCs w:val="24"/>
              </w:rPr>
              <w:t xml:space="preserve">Porosity of cake </w:t>
            </w:r>
          </w:p>
        </w:tc>
      </w:tr>
      <w:tr w:rsidR="00A8098A" w:rsidRPr="00BD7E99" w14:paraId="58656382" w14:textId="77777777" w:rsidTr="002676E6">
        <w:tc>
          <w:tcPr>
            <w:tcW w:w="2241" w:type="dxa"/>
          </w:tcPr>
          <w:p w14:paraId="56454481" w14:textId="65230B8C" w:rsidR="00A8098A" w:rsidRPr="00BD7E99" w:rsidRDefault="00A8098A" w:rsidP="00A8098A">
            <w:pPr>
              <w:spacing w:line="360" w:lineRule="auto"/>
              <w:ind w:firstLine="0"/>
              <w:jc w:val="center"/>
              <w:rPr>
                <w:sz w:val="24"/>
                <w:szCs w:val="24"/>
              </w:rPr>
            </w:pPr>
            <w:r w:rsidRPr="00BD7E99">
              <w:rPr>
                <w:rFonts w:cs="Times"/>
                <w:sz w:val="24"/>
                <w:szCs w:val="24"/>
              </w:rPr>
              <w:t>κ</w:t>
            </w:r>
          </w:p>
        </w:tc>
        <w:tc>
          <w:tcPr>
            <w:tcW w:w="6776" w:type="dxa"/>
          </w:tcPr>
          <w:p w14:paraId="3A61E39A" w14:textId="58D2A3C8" w:rsidR="00A8098A" w:rsidRPr="00BD7E99" w:rsidRDefault="00A8098A" w:rsidP="001D7BA9">
            <w:pPr>
              <w:spacing w:line="360" w:lineRule="auto"/>
              <w:ind w:firstLine="0"/>
              <w:rPr>
                <w:sz w:val="24"/>
                <w:szCs w:val="24"/>
              </w:rPr>
            </w:pPr>
            <w:r w:rsidRPr="00BD7E99">
              <w:rPr>
                <w:sz w:val="24"/>
                <w:szCs w:val="24"/>
              </w:rPr>
              <w:t>Membrane Permeability (m/s/</w:t>
            </w:r>
            <w:r w:rsidR="00F02BC5" w:rsidRPr="00BD7E99">
              <w:rPr>
                <w:sz w:val="24"/>
                <w:szCs w:val="24"/>
              </w:rPr>
              <w:t>Pa</w:t>
            </w:r>
            <w:r w:rsidRPr="00BD7E99">
              <w:rPr>
                <w:sz w:val="24"/>
                <w:szCs w:val="24"/>
              </w:rPr>
              <w:t>)</w:t>
            </w:r>
          </w:p>
        </w:tc>
      </w:tr>
      <w:tr w:rsidR="00CB1328" w:rsidRPr="00BD7E99" w14:paraId="10FD51D0" w14:textId="77777777" w:rsidTr="002676E6">
        <w:tc>
          <w:tcPr>
            <w:tcW w:w="2241" w:type="dxa"/>
          </w:tcPr>
          <w:p w14:paraId="4B4F655F" w14:textId="47573602" w:rsidR="00CB1328" w:rsidRPr="00BD7E99" w:rsidRDefault="00CB1328" w:rsidP="00CB1328">
            <w:pPr>
              <w:spacing w:line="360" w:lineRule="auto"/>
              <w:ind w:firstLine="0"/>
              <w:jc w:val="center"/>
              <w:rPr>
                <w:sz w:val="24"/>
                <w:szCs w:val="24"/>
              </w:rPr>
            </w:pPr>
            <w:r w:rsidRPr="00BD7E99">
              <w:rPr>
                <w:rFonts w:cs="Times"/>
                <w:sz w:val="24"/>
                <w:szCs w:val="24"/>
              </w:rPr>
              <w:t>λ</w:t>
            </w:r>
          </w:p>
        </w:tc>
        <w:tc>
          <w:tcPr>
            <w:tcW w:w="6776" w:type="dxa"/>
          </w:tcPr>
          <w:p w14:paraId="3FF0B931" w14:textId="18315EE4" w:rsidR="00CB1328" w:rsidRPr="00BD7E99" w:rsidRDefault="00CB1328" w:rsidP="001D7BA9">
            <w:pPr>
              <w:spacing w:line="360" w:lineRule="auto"/>
              <w:ind w:firstLine="0"/>
              <w:rPr>
                <w:sz w:val="24"/>
                <w:szCs w:val="24"/>
              </w:rPr>
            </w:pPr>
            <w:r w:rsidRPr="00BD7E99">
              <w:rPr>
                <w:sz w:val="24"/>
                <w:szCs w:val="24"/>
              </w:rPr>
              <w:t>Ratio of product and pore radius</w:t>
            </w:r>
          </w:p>
        </w:tc>
      </w:tr>
      <w:tr w:rsidR="002518E4" w:rsidRPr="00BD7E99" w14:paraId="2A1BE4C1" w14:textId="77777777" w:rsidTr="002676E6">
        <w:tc>
          <w:tcPr>
            <w:tcW w:w="2241" w:type="dxa"/>
          </w:tcPr>
          <w:p w14:paraId="3B7A64A3" w14:textId="7EB27153" w:rsidR="002518E4" w:rsidRPr="00BD7E99" w:rsidRDefault="006702AC" w:rsidP="00CB1328">
            <w:pPr>
              <w:spacing w:line="360" w:lineRule="auto"/>
              <w:ind w:firstLine="0"/>
              <w:jc w:val="center"/>
              <w:rPr>
                <w:rFonts w:cs="Times"/>
                <w:sz w:val="24"/>
                <w:szCs w:val="24"/>
              </w:rPr>
            </w:pPr>
            <w:r>
              <w:rPr>
                <w:rFonts w:cs="Times"/>
                <w:sz w:val="24"/>
                <w:szCs w:val="24"/>
              </w:rPr>
              <w:t>ρ</w:t>
            </w:r>
          </w:p>
        </w:tc>
        <w:tc>
          <w:tcPr>
            <w:tcW w:w="6776" w:type="dxa"/>
          </w:tcPr>
          <w:p w14:paraId="617394AF" w14:textId="4FAE9346" w:rsidR="002518E4" w:rsidRPr="00BD7E99" w:rsidRDefault="002518E4" w:rsidP="001D7BA9">
            <w:pPr>
              <w:spacing w:line="360" w:lineRule="auto"/>
              <w:ind w:firstLine="0"/>
              <w:rPr>
                <w:sz w:val="24"/>
                <w:szCs w:val="24"/>
              </w:rPr>
            </w:pPr>
            <w:r w:rsidRPr="00BD7E99">
              <w:rPr>
                <w:sz w:val="24"/>
                <w:szCs w:val="24"/>
              </w:rPr>
              <w:t>Cell culture density (kg/m</w:t>
            </w:r>
            <w:r w:rsidRPr="00BD7E99">
              <w:rPr>
                <w:sz w:val="24"/>
                <w:szCs w:val="24"/>
                <w:vertAlign w:val="superscript"/>
              </w:rPr>
              <w:t>3</w:t>
            </w:r>
            <w:r w:rsidRPr="00BD7E99">
              <w:rPr>
                <w:sz w:val="24"/>
                <w:szCs w:val="24"/>
              </w:rPr>
              <w:t>)</w:t>
            </w:r>
          </w:p>
        </w:tc>
      </w:tr>
      <w:tr w:rsidR="00985EBE" w:rsidRPr="00BD7E99" w14:paraId="3475EFFC" w14:textId="77777777" w:rsidTr="002676E6">
        <w:tc>
          <w:tcPr>
            <w:tcW w:w="2241" w:type="dxa"/>
          </w:tcPr>
          <w:p w14:paraId="72B79C68" w14:textId="50D6DC4C" w:rsidR="00985EBE" w:rsidRPr="00BD7E99" w:rsidRDefault="00985EBE" w:rsidP="00CB1328">
            <w:pPr>
              <w:spacing w:line="360" w:lineRule="auto"/>
              <w:ind w:firstLine="0"/>
              <w:jc w:val="center"/>
              <w:rPr>
                <w:rFonts w:cs="Times"/>
                <w:sz w:val="24"/>
                <w:szCs w:val="24"/>
              </w:rPr>
            </w:pPr>
            <w:r w:rsidRPr="00BD7E99">
              <w:rPr>
                <w:rFonts w:cs="Times"/>
                <w:sz w:val="24"/>
                <w:szCs w:val="24"/>
              </w:rPr>
              <w:t>μ</w:t>
            </w:r>
          </w:p>
        </w:tc>
        <w:tc>
          <w:tcPr>
            <w:tcW w:w="6776" w:type="dxa"/>
          </w:tcPr>
          <w:p w14:paraId="08F830D4" w14:textId="41A7EB34" w:rsidR="00985EBE" w:rsidRPr="00BD7E99" w:rsidRDefault="00985EBE" w:rsidP="001D7BA9">
            <w:pPr>
              <w:spacing w:line="360" w:lineRule="auto"/>
              <w:ind w:firstLine="0"/>
              <w:rPr>
                <w:sz w:val="24"/>
                <w:szCs w:val="24"/>
              </w:rPr>
            </w:pPr>
            <w:r w:rsidRPr="00BD7E99">
              <w:rPr>
                <w:sz w:val="24"/>
                <w:szCs w:val="24"/>
              </w:rPr>
              <w:t>Viscosity of cell culture (Pa</w:t>
            </w:r>
            <w:del w:id="284" w:author="Dhingra, Ashna" w:date="2025-03-12T14:57:00Z">
              <w:r w:rsidR="00600447" w:rsidRPr="00BD7E99">
                <w:rPr>
                  <w:sz w:val="24"/>
                  <w:szCs w:val="24"/>
                </w:rPr>
                <w:delText>*</w:delText>
              </w:r>
            </w:del>
            <w:r w:rsidRPr="00BD7E99">
              <w:rPr>
                <w:sz w:val="24"/>
                <w:szCs w:val="24"/>
              </w:rPr>
              <w:t>s)</w:t>
            </w:r>
          </w:p>
        </w:tc>
      </w:tr>
      <w:tr w:rsidR="00510A68" w:rsidRPr="00BD7E99" w14:paraId="327C7721" w14:textId="77777777" w:rsidTr="002676E6">
        <w:tc>
          <w:tcPr>
            <w:tcW w:w="2241" w:type="dxa"/>
          </w:tcPr>
          <w:p w14:paraId="188884C1" w14:textId="468C7FE6" w:rsidR="00510A68" w:rsidRPr="00BD7E99" w:rsidRDefault="00510A68" w:rsidP="00CB1328">
            <w:pPr>
              <w:spacing w:line="360" w:lineRule="auto"/>
              <w:ind w:firstLine="0"/>
              <w:jc w:val="center"/>
              <w:rPr>
                <w:rFonts w:cs="Times"/>
                <w:sz w:val="24"/>
                <w:szCs w:val="24"/>
              </w:rPr>
            </w:pPr>
            <w:r w:rsidRPr="00BD7E99">
              <w:rPr>
                <w:rFonts w:cs="Times"/>
                <w:sz w:val="24"/>
                <w:szCs w:val="24"/>
              </w:rPr>
              <w:t>σ</w:t>
            </w:r>
          </w:p>
        </w:tc>
        <w:tc>
          <w:tcPr>
            <w:tcW w:w="6776" w:type="dxa"/>
          </w:tcPr>
          <w:p w14:paraId="4859A785" w14:textId="6E675589" w:rsidR="00510A68" w:rsidRPr="00BD7E99" w:rsidRDefault="00510A68" w:rsidP="001D7BA9">
            <w:pPr>
              <w:spacing w:line="360" w:lineRule="auto"/>
              <w:ind w:firstLine="0"/>
              <w:rPr>
                <w:sz w:val="24"/>
                <w:szCs w:val="24"/>
              </w:rPr>
            </w:pPr>
            <w:r w:rsidRPr="00BD7E99">
              <w:rPr>
                <w:sz w:val="24"/>
                <w:szCs w:val="24"/>
              </w:rPr>
              <w:t>Membrane area fouled per volume filtrate (</w:t>
            </w:r>
            <w:r w:rsidR="00BE3E1B" w:rsidRPr="00BD7E99">
              <w:rPr>
                <w:sz w:val="24"/>
                <w:szCs w:val="24"/>
              </w:rPr>
              <w:t>1/m)</w:t>
            </w:r>
          </w:p>
        </w:tc>
      </w:tr>
    </w:tbl>
    <w:p w14:paraId="11AB8810" w14:textId="5099FB8D" w:rsidR="001E77B6" w:rsidRPr="004E2A12" w:rsidRDefault="001E77B6" w:rsidP="006C7147">
      <w:pPr>
        <w:ind w:firstLine="0"/>
      </w:pPr>
    </w:p>
    <w:sdt>
      <w:sdtPr>
        <w:rPr>
          <w:b w:val="0"/>
          <w:sz w:val="20"/>
          <w:lang w:val="en-US"/>
        </w:rPr>
        <w:id w:val="220255861"/>
        <w:docPartObj>
          <w:docPartGallery w:val="Bibliographies"/>
          <w:docPartUnique/>
        </w:docPartObj>
      </w:sdtPr>
      <w:sdtContent>
        <w:p w14:paraId="7C8F77C5" w14:textId="2D017EB4" w:rsidR="001E77B6" w:rsidRDefault="001E77B6" w:rsidP="001E77B6">
          <w:pPr>
            <w:pStyle w:val="Sectionheading"/>
          </w:pPr>
          <w:r>
            <w:t>References</w:t>
          </w:r>
        </w:p>
        <w:sdt>
          <w:sdtPr>
            <w:id w:val="-573587230"/>
            <w:bibliography/>
          </w:sdtPr>
          <w:sdtContent>
            <w:p w14:paraId="5B3C5215" w14:textId="77777777" w:rsidR="001810F9" w:rsidRDefault="001E77B6">
              <w:pPr>
                <w:pStyle w:val="Bibliography"/>
                <w:ind w:left="720" w:hanging="720"/>
                <w:rPr>
                  <w:noProof/>
                  <w:sz w:val="24"/>
                  <w:szCs w:val="24"/>
                  <w:lang w:val="en-GB"/>
                </w:rPr>
              </w:pPr>
              <w:r>
                <w:fldChar w:fldCharType="begin"/>
              </w:r>
              <w:r>
                <w:instrText xml:space="preserve"> BIBLIOGRAPHY </w:instrText>
              </w:r>
              <w:r>
                <w:fldChar w:fldCharType="separate"/>
              </w:r>
              <w:r>
                <w:rPr>
                  <w:noProof/>
                  <w:lang w:val="en-GB"/>
                </w:rPr>
                <w:t xml:space="preserve">Bolton, G., &amp; Apostolidis, A. (2017). Mechanistic modeling of the loss of protein sieving due to internal and external fouling of microfilters. </w:t>
              </w:r>
              <w:r>
                <w:rPr>
                  <w:i/>
                  <w:iCs/>
                  <w:noProof/>
                  <w:lang w:val="en-GB"/>
                </w:rPr>
                <w:t>Biotechnology Progress</w:t>
              </w:r>
              <w:r>
                <w:rPr>
                  <w:noProof/>
                  <w:lang w:val="en-GB"/>
                </w:rPr>
                <w:t>, 1323-1333.</w:t>
              </w:r>
            </w:p>
            <w:p w14:paraId="3425C858" w14:textId="77777777" w:rsidR="001810F9" w:rsidRDefault="001C4B6D">
              <w:pPr>
                <w:pStyle w:val="Bibliography"/>
                <w:ind w:left="720" w:hanging="720"/>
                <w:rPr>
                  <w:noProof/>
                  <w:lang w:val="en-GB"/>
                </w:rPr>
              </w:pPr>
              <w:r>
                <w:rPr>
                  <w:noProof/>
                  <w:lang w:val="en-GB"/>
                </w:rPr>
                <w:t xml:space="preserve">Coffman, J., Brower, M., Connell-Crowley, L., Deldari, S., Farid, S. S., Horowski, B., . . . Shultz, J. (2021). A common framework for integrated and continuous biomanufacturing. </w:t>
              </w:r>
              <w:r>
                <w:rPr>
                  <w:i/>
                  <w:iCs/>
                  <w:noProof/>
                  <w:lang w:val="en-GB"/>
                </w:rPr>
                <w:t>Biotechnology &amp; Bioengineering</w:t>
              </w:r>
              <w:r>
                <w:rPr>
                  <w:noProof/>
                  <w:lang w:val="en-GB"/>
                </w:rPr>
                <w:t>, 1735-1749.</w:t>
              </w:r>
            </w:p>
            <w:p w14:paraId="2883B435" w14:textId="77777777" w:rsidR="001810F9" w:rsidRDefault="001C4B6D">
              <w:pPr>
                <w:pStyle w:val="Bibliography"/>
                <w:ind w:left="720" w:hanging="720"/>
                <w:rPr>
                  <w:noProof/>
                  <w:lang w:val="en-GB"/>
                </w:rPr>
              </w:pPr>
              <w:r>
                <w:rPr>
                  <w:noProof/>
                  <w:lang w:val="en-GB"/>
                </w:rPr>
                <w:t xml:space="preserve">Erickson, H. P. (2009). Size and shape of protein molecules at the nanometer level determined by sedimentation, gel filtration, and electron microscopy. </w:t>
              </w:r>
              <w:r>
                <w:rPr>
                  <w:i/>
                  <w:iCs/>
                  <w:noProof/>
                  <w:lang w:val="en-GB"/>
                </w:rPr>
                <w:t>Biological Procedures Online</w:t>
              </w:r>
              <w:r>
                <w:rPr>
                  <w:noProof/>
                  <w:lang w:val="en-GB"/>
                </w:rPr>
                <w:t>, 32-51.</w:t>
              </w:r>
            </w:p>
            <w:p w14:paraId="5FA51FBB" w14:textId="77777777" w:rsidR="001810F9" w:rsidRDefault="001C4B6D">
              <w:pPr>
                <w:pStyle w:val="Bibliography"/>
                <w:ind w:left="720" w:hanging="720"/>
                <w:rPr>
                  <w:noProof/>
                  <w:lang w:val="en-GB"/>
                </w:rPr>
              </w:pPr>
              <w:r>
                <w:rPr>
                  <w:noProof/>
                  <w:lang w:val="en-GB"/>
                </w:rPr>
                <w:t xml:space="preserve">Hermia, J. (1985). Constant pressure blocking filtration laws: application to power-law non-Newtonian fluids. In A. Rushton, </w:t>
              </w:r>
              <w:r>
                <w:rPr>
                  <w:i/>
                  <w:iCs/>
                  <w:noProof/>
                  <w:lang w:val="en-GB"/>
                </w:rPr>
                <w:t>Mathematical Models and Design Methods in Solid-Liquid Separation.</w:t>
              </w:r>
              <w:r>
                <w:rPr>
                  <w:noProof/>
                  <w:lang w:val="en-GB"/>
                </w:rPr>
                <w:t xml:space="preserve"> Springer Dordrecht.</w:t>
              </w:r>
            </w:p>
            <w:p w14:paraId="5CBF37E7" w14:textId="77777777" w:rsidR="001810F9" w:rsidRDefault="001C4B6D">
              <w:pPr>
                <w:pStyle w:val="Bibliography"/>
                <w:ind w:left="720" w:hanging="720"/>
                <w:rPr>
                  <w:noProof/>
                  <w:lang w:val="en-GB"/>
                </w:rPr>
              </w:pPr>
              <w:r>
                <w:rPr>
                  <w:noProof/>
                  <w:lang w:val="en-GB"/>
                </w:rPr>
                <w:t xml:space="preserve">Kirschner, A. Y., Cheng, Y. H., Paul, D. R., &amp; Freeman, B. D. (2019). Fouling mechanisms in constant flux crossflow ultrafiltration. </w:t>
              </w:r>
              <w:r>
                <w:rPr>
                  <w:i/>
                  <w:iCs/>
                  <w:noProof/>
                  <w:lang w:val="en-GB"/>
                </w:rPr>
                <w:t>Journal of membrane science</w:t>
              </w:r>
              <w:r>
                <w:rPr>
                  <w:noProof/>
                  <w:lang w:val="en-GB"/>
                </w:rPr>
                <w:t>, 65-75.</w:t>
              </w:r>
            </w:p>
            <w:p w14:paraId="2ED07322" w14:textId="77777777" w:rsidR="001810F9" w:rsidRDefault="001C4B6D">
              <w:pPr>
                <w:pStyle w:val="Bibliography"/>
                <w:ind w:left="720" w:hanging="720"/>
                <w:rPr>
                  <w:noProof/>
                  <w:lang w:val="en-GB"/>
                </w:rPr>
              </w:pPr>
              <w:r>
                <w:rPr>
                  <w:noProof/>
                  <w:lang w:val="en-GB"/>
                </w:rPr>
                <w:t xml:space="preserve">Kwon, T., Yao, R., Hamel, J., &amp; Han, J. (2018). Continuous removal of small nonviable suspended mammalian cells and debris from bioreactors using inertial microfluidics. </w:t>
              </w:r>
              <w:r>
                <w:rPr>
                  <w:i/>
                  <w:iCs/>
                  <w:noProof/>
                  <w:lang w:val="en-GB"/>
                </w:rPr>
                <w:t>Lab on a Chip</w:t>
              </w:r>
              <w:r>
                <w:rPr>
                  <w:noProof/>
                  <w:lang w:val="en-GB"/>
                </w:rPr>
                <w:t>, 2826-2837.</w:t>
              </w:r>
            </w:p>
            <w:p w14:paraId="0DDDAD81" w14:textId="77777777" w:rsidR="001810F9" w:rsidRDefault="001C4B6D">
              <w:pPr>
                <w:pStyle w:val="Bibliography"/>
                <w:ind w:left="720" w:hanging="720"/>
                <w:rPr>
                  <w:noProof/>
                  <w:lang w:val="en-GB"/>
                </w:rPr>
              </w:pPr>
              <w:r>
                <w:rPr>
                  <w:noProof/>
                  <w:lang w:val="en-GB"/>
                </w:rPr>
                <w:lastRenderedPageBreak/>
                <w:t xml:space="preserve">Pinto, N. D., &amp; Brower, M. (2020). Wide-surface pore microfiltration membrane drastically improves sieving decay in TFF-based perfusion cell culture and streamline chromatography integration for continuous bioprocessing. </w:t>
              </w:r>
              <w:r>
                <w:rPr>
                  <w:i/>
                  <w:iCs/>
                  <w:noProof/>
                  <w:lang w:val="en-GB"/>
                </w:rPr>
                <w:t>Biotechnology &amp; Bioengineering</w:t>
              </w:r>
              <w:r>
                <w:rPr>
                  <w:noProof/>
                  <w:lang w:val="en-GB"/>
                </w:rPr>
                <w:t>, 3336-3344.</w:t>
              </w:r>
            </w:p>
            <w:p w14:paraId="0C55F2A7" w14:textId="77777777" w:rsidR="001810F9" w:rsidRDefault="001C4B6D">
              <w:pPr>
                <w:pStyle w:val="Bibliography"/>
                <w:ind w:left="720" w:hanging="720"/>
                <w:rPr>
                  <w:noProof/>
                  <w:lang w:val="en-GB"/>
                </w:rPr>
              </w:pPr>
              <w:r>
                <w:rPr>
                  <w:noProof/>
                  <w:lang w:val="en-GB"/>
                </w:rPr>
                <w:t xml:space="preserve">Rose, S., Dhingra, A., Joseph, A., &amp; Coffman, J. (2023). Leveraging mathematical models for optimizing filter utility at manufacturing scale. </w:t>
              </w:r>
              <w:r>
                <w:rPr>
                  <w:i/>
                  <w:iCs/>
                  <w:noProof/>
                  <w:lang w:val="en-GB"/>
                </w:rPr>
                <w:t>Biotechnology &amp; Bioengineering</w:t>
              </w:r>
              <w:r>
                <w:rPr>
                  <w:noProof/>
                  <w:lang w:val="en-GB"/>
                </w:rPr>
                <w:t>, 1584-1591.</w:t>
              </w:r>
            </w:p>
            <w:p w14:paraId="584A9A67" w14:textId="77777777" w:rsidR="001810F9" w:rsidRDefault="001C4B6D">
              <w:pPr>
                <w:pStyle w:val="Bibliography"/>
                <w:ind w:left="720" w:hanging="720"/>
                <w:rPr>
                  <w:noProof/>
                  <w:lang w:val="en-GB"/>
                </w:rPr>
              </w:pPr>
              <w:r>
                <w:rPr>
                  <w:noProof/>
                  <w:lang w:val="en-GB"/>
                </w:rPr>
                <w:t xml:space="preserve">Seamans, T., &amp; Hu, W. (1990). Kinetics of growth and antibody production by a hybridoma cell line in a perfusion culture. </w:t>
              </w:r>
              <w:r>
                <w:rPr>
                  <w:i/>
                  <w:iCs/>
                  <w:noProof/>
                  <w:lang w:val="en-GB"/>
                </w:rPr>
                <w:t>Journal of fermentation and bioengineering</w:t>
              </w:r>
              <w:r>
                <w:rPr>
                  <w:noProof/>
                  <w:lang w:val="en-GB"/>
                </w:rPr>
                <w:t>, 241-245.</w:t>
              </w:r>
            </w:p>
            <w:p w14:paraId="411241ED" w14:textId="77777777" w:rsidR="001810F9" w:rsidRDefault="001C4B6D">
              <w:pPr>
                <w:pStyle w:val="Bibliography"/>
                <w:ind w:left="720" w:hanging="720"/>
                <w:rPr>
                  <w:noProof/>
                  <w:lang w:val="en-GB"/>
                </w:rPr>
              </w:pPr>
              <w:r>
                <w:rPr>
                  <w:noProof/>
                  <w:lang w:val="en-GB"/>
                </w:rPr>
                <w:t xml:space="preserve">Sidoli, F., Mantalaris, A., &amp; Asprey, S. (2004). Modeling of mammalian cells and cell culture processes. </w:t>
              </w:r>
              <w:r>
                <w:rPr>
                  <w:i/>
                  <w:iCs/>
                  <w:noProof/>
                  <w:lang w:val="en-GB"/>
                </w:rPr>
                <w:t>Cytotechnology</w:t>
              </w:r>
              <w:r>
                <w:rPr>
                  <w:noProof/>
                  <w:lang w:val="en-GB"/>
                </w:rPr>
                <w:t>, 27-46.</w:t>
              </w:r>
            </w:p>
            <w:p w14:paraId="7477F923" w14:textId="77777777" w:rsidR="001810F9" w:rsidRDefault="001C4B6D">
              <w:pPr>
                <w:pStyle w:val="Bibliography"/>
                <w:ind w:left="720" w:hanging="720"/>
                <w:rPr>
                  <w:noProof/>
                  <w:lang w:val="en-GB"/>
                </w:rPr>
              </w:pPr>
              <w:r>
                <w:rPr>
                  <w:noProof/>
                  <w:lang w:val="en-GB"/>
                </w:rPr>
                <w:t xml:space="preserve">Turner, R., Joseph, A., Titchener-Hooker, N., &amp; Bender, J. (2017). Manufacturing of proteins and antibodies: chapter downstream processing technologies. </w:t>
              </w:r>
              <w:r>
                <w:rPr>
                  <w:i/>
                  <w:iCs/>
                  <w:noProof/>
                  <w:lang w:val="en-GB"/>
                </w:rPr>
                <w:t>New Bioprocessing Strategies: Development and Manufacturing of Recombinant Antibodies and Proteins</w:t>
              </w:r>
              <w:r>
                <w:rPr>
                  <w:noProof/>
                  <w:lang w:val="en-GB"/>
                </w:rPr>
                <w:t>, 95-114.</w:t>
              </w:r>
            </w:p>
            <w:p w14:paraId="399D9DF7" w14:textId="77777777" w:rsidR="001810F9" w:rsidRDefault="001C4B6D">
              <w:pPr>
                <w:pStyle w:val="Bibliography"/>
                <w:ind w:left="720" w:hanging="720"/>
                <w:rPr>
                  <w:noProof/>
                  <w:lang w:val="en-GB"/>
                </w:rPr>
              </w:pPr>
              <w:r>
                <w:rPr>
                  <w:noProof/>
                  <w:lang w:val="en-GB"/>
                </w:rPr>
                <w:t xml:space="preserve">Vu, J., Gadberry, J. A., Coffman, J., &amp; Lee, K. (2024). Improved sieving coefficient in perfusion cell culture with reduced effective filtration length of hollow fibers. </w:t>
              </w:r>
              <w:r>
                <w:rPr>
                  <w:i/>
                  <w:iCs/>
                  <w:noProof/>
                  <w:lang w:val="en-GB"/>
                </w:rPr>
                <w:t>Biotechnology Progress</w:t>
              </w:r>
              <w:r>
                <w:rPr>
                  <w:noProof/>
                  <w:lang w:val="en-GB"/>
                </w:rPr>
                <w:t>.</w:t>
              </w:r>
            </w:p>
            <w:p w14:paraId="6EC1D615" w14:textId="77777777" w:rsidR="001810F9" w:rsidRDefault="001C4B6D">
              <w:pPr>
                <w:pStyle w:val="Bibliography"/>
                <w:ind w:left="720" w:hanging="720"/>
                <w:rPr>
                  <w:noProof/>
                  <w:lang w:val="en-GB"/>
                </w:rPr>
              </w:pPr>
              <w:r>
                <w:rPr>
                  <w:noProof/>
                  <w:lang w:val="en-GB"/>
                </w:rPr>
                <w:t xml:space="preserve">WuDunn, D., Squeri, A., Vu, J., Dhingra, A., Coffman, J., &amp; Lee, K. (2024). Effect of Inner Diameter, Filter Length, and Pore Size on Hollow Fiber Filter Fouling During Perfusion Cell Culture. </w:t>
              </w:r>
              <w:r>
                <w:rPr>
                  <w:i/>
                  <w:iCs/>
                  <w:noProof/>
                  <w:lang w:val="en-GB"/>
                </w:rPr>
                <w:t>Biotechnology Progress</w:t>
              </w:r>
              <w:r>
                <w:rPr>
                  <w:noProof/>
                  <w:lang w:val="en-GB"/>
                </w:rPr>
                <w:t>.</w:t>
              </w:r>
            </w:p>
            <w:p w14:paraId="1D3EDD2A" w14:textId="77777777" w:rsidR="001810F9" w:rsidRDefault="001C4B6D">
              <w:pPr>
                <w:pStyle w:val="Bibliography"/>
                <w:ind w:left="720" w:hanging="720"/>
                <w:rPr>
                  <w:noProof/>
                  <w:lang w:val="en-GB"/>
                </w:rPr>
              </w:pPr>
              <w:r>
                <w:rPr>
                  <w:noProof/>
                  <w:lang w:val="en-GB"/>
                </w:rPr>
                <w:t xml:space="preserve">Young, M. E., Carroad, P. A., &amp; Bell, R. L. (1980). Estimation of diffusion coefficients of proteins. </w:t>
              </w:r>
              <w:r>
                <w:rPr>
                  <w:i/>
                  <w:iCs/>
                  <w:noProof/>
                  <w:lang w:val="en-GB"/>
                </w:rPr>
                <w:t>Biotechnology and Bioengineering</w:t>
              </w:r>
              <w:r>
                <w:rPr>
                  <w:noProof/>
                  <w:lang w:val="en-GB"/>
                </w:rPr>
                <w:t>, 947-955.</w:t>
              </w:r>
            </w:p>
            <w:p w14:paraId="26F2B5FB" w14:textId="73375695" w:rsidR="001E77B6" w:rsidRDefault="001E77B6" w:rsidP="002A0D2D">
              <w:r>
                <w:rPr>
                  <w:b/>
                  <w:bCs/>
                  <w:noProof/>
                </w:rPr>
                <w:fldChar w:fldCharType="end"/>
              </w:r>
            </w:p>
          </w:sdtContent>
        </w:sdt>
      </w:sdtContent>
    </w:sdt>
    <w:p w14:paraId="716F7B49" w14:textId="508822CA" w:rsidR="00824482" w:rsidRPr="004E2A12" w:rsidRDefault="00824482" w:rsidP="006C7147">
      <w:pPr>
        <w:ind w:firstLine="0"/>
      </w:pPr>
    </w:p>
    <w:sectPr w:rsidR="00824482" w:rsidRPr="004E2A12" w:rsidSect="00150058">
      <w:type w:val="continuous"/>
      <w:pgSz w:w="11907" w:h="16840" w:code="9"/>
      <w:pgMar w:top="1440" w:right="1440" w:bottom="1440" w:left="1440" w:header="2376" w:footer="1382" w:gutter="0"/>
      <w:lnNumType w:countBy="5" w:restart="continuous"/>
      <w:cols w:space="720"/>
      <w:noEndnote/>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ollet, Michael" w:date="2025-05-02T11:22:00Z" w:initials="MM">
    <w:p w14:paraId="58C5D73A" w14:textId="227F148C" w:rsidR="00655299" w:rsidRDefault="00655299" w:rsidP="00655299">
      <w:pPr>
        <w:pStyle w:val="CommentText"/>
        <w:ind w:firstLine="0"/>
        <w:jc w:val="left"/>
      </w:pPr>
      <w:r>
        <w:rPr>
          <w:rStyle w:val="CommentReference"/>
        </w:rPr>
        <w:annotationRef/>
      </w:r>
      <w:r>
        <w:fldChar w:fldCharType="begin"/>
      </w:r>
      <w:r>
        <w:instrText>HYPERLINK "mailto:ktqj180@astrazeneca.net"</w:instrText>
      </w:r>
      <w:bookmarkStart w:id="2" w:name="_@_DD88766618014CABA17FB674D0673132Z"/>
      <w:r>
        <w:fldChar w:fldCharType="separate"/>
      </w:r>
      <w:bookmarkEnd w:id="2"/>
      <w:r w:rsidRPr="00655299">
        <w:rPr>
          <w:rStyle w:val="Mention"/>
          <w:noProof/>
        </w:rPr>
        <w:t>@Dhingra, Ashna</w:t>
      </w:r>
      <w:r>
        <w:fldChar w:fldCharType="end"/>
      </w:r>
      <w:r>
        <w:t xml:space="preserve"> and </w:t>
      </w:r>
      <w:r>
        <w:fldChar w:fldCharType="begin"/>
      </w:r>
      <w:r>
        <w:instrText>HYPERLINK "mailto:klqj388@astrazeneca.net"</w:instrText>
      </w:r>
      <w:bookmarkStart w:id="3" w:name="_@_C14002180CCD4FEF81E65A79B72BC281Z"/>
      <w:r>
        <w:fldChar w:fldCharType="separate"/>
      </w:r>
      <w:bookmarkEnd w:id="3"/>
      <w:r w:rsidRPr="00655299">
        <w:rPr>
          <w:rStyle w:val="Mention"/>
          <w:noProof/>
        </w:rPr>
        <w:t>@Coffman, Jon</w:t>
      </w:r>
      <w:r>
        <w:fldChar w:fldCharType="end"/>
      </w:r>
      <w:r>
        <w:t>, I reviewed this and do not have any additional comments.  Hopefully this is the correct version.</w:t>
      </w:r>
    </w:p>
  </w:comment>
  <w:comment w:id="1" w:author="Coffman, Jon" w:date="2025-05-09T12:39:00Z" w:initials="CJ">
    <w:p w14:paraId="27751957" w14:textId="77777777" w:rsidR="00431852" w:rsidRDefault="00431852" w:rsidP="00431852">
      <w:pPr>
        <w:jc w:val="left"/>
      </w:pPr>
      <w:r>
        <w:rPr>
          <w:rStyle w:val="CommentReference"/>
        </w:rPr>
        <w:annotationRef/>
      </w:r>
      <w:r>
        <w:rPr>
          <w:color w:val="000000"/>
        </w:rPr>
        <w:t>I’m ready to have this submitted! It looks great!</w:t>
      </w:r>
    </w:p>
  </w:comment>
  <w:comment w:id="4" w:author="Dhingra, Ashna" w:date="2024-03-28T12:46:00Z" w:initials="DA">
    <w:p w14:paraId="5C0552A6" w14:textId="62D98789" w:rsidR="003160D4" w:rsidRDefault="003160D4" w:rsidP="00DB63A6">
      <w:pPr>
        <w:pStyle w:val="CommentText"/>
        <w:ind w:firstLine="0"/>
        <w:jc w:val="left"/>
      </w:pPr>
      <w:r>
        <w:rPr>
          <w:rStyle w:val="CommentReference"/>
        </w:rPr>
        <w:annotationRef/>
      </w:r>
      <w:r>
        <w:t xml:space="preserve">Authorship placeholder for now </w:t>
      </w:r>
    </w:p>
  </w:comment>
  <w:comment w:id="5" w:author="Coffman, Jon" w:date="2025-03-03T18:47:00Z" w:initials="CJ">
    <w:p w14:paraId="11B12E77" w14:textId="77777777" w:rsidR="0027507C" w:rsidRDefault="0027507C" w:rsidP="0027507C">
      <w:pPr>
        <w:jc w:val="left"/>
      </w:pPr>
      <w:r>
        <w:rPr>
          <w:rStyle w:val="CommentReference"/>
        </w:rPr>
        <w:annotationRef/>
      </w:r>
      <w:r>
        <w:rPr>
          <w:color w:val="000000"/>
        </w:rPr>
        <w:t>Important point: how can we explain simply how this model is different than other fouling models?</w:t>
      </w:r>
    </w:p>
  </w:comment>
  <w:comment w:id="9" w:author="Coffman, Jon" w:date="2025-03-03T18:44:00Z" w:initials="CJ">
    <w:p w14:paraId="50B9BEC4" w14:textId="77777777" w:rsidR="00156AE8" w:rsidRDefault="00156AE8" w:rsidP="00156AE8">
      <w:pPr>
        <w:jc w:val="left"/>
      </w:pPr>
      <w:r>
        <w:rPr>
          <w:rStyle w:val="CommentReference"/>
        </w:rPr>
        <w:annotationRef/>
      </w:r>
      <w:r>
        <w:rPr>
          <w:color w:val="000000"/>
        </w:rPr>
        <w:t>Cell growth and death kinetics, I think</w:t>
      </w:r>
    </w:p>
  </w:comment>
  <w:comment w:id="10" w:author="Dhingra, Ashna" w:date="2025-03-07T13:18:00Z" w:initials="AD">
    <w:p w14:paraId="47FAF68F" w14:textId="77777777" w:rsidR="00862D7C" w:rsidRDefault="00862D7C" w:rsidP="00862D7C">
      <w:pPr>
        <w:pStyle w:val="CommentText"/>
        <w:ind w:firstLine="0"/>
        <w:jc w:val="left"/>
      </w:pPr>
      <w:r>
        <w:rPr>
          <w:rStyle w:val="CommentReference"/>
        </w:rPr>
        <w:annotationRef/>
      </w:r>
      <w:r>
        <w:t>updated</w:t>
      </w:r>
    </w:p>
  </w:comment>
  <w:comment w:id="30" w:author="Coffman, Jon" w:date="2025-03-03T18:08:00Z" w:initials="CJ">
    <w:p w14:paraId="4DE858AF" w14:textId="0E0BDAED" w:rsidR="00773BEB" w:rsidRDefault="00773BEB" w:rsidP="00773BEB">
      <w:pPr>
        <w:jc w:val="left"/>
      </w:pPr>
      <w:r>
        <w:rPr>
          <w:rStyle w:val="CommentReference"/>
        </w:rPr>
        <w:annotationRef/>
      </w:r>
      <w:r>
        <w:rPr>
          <w:color w:val="000000"/>
        </w:rPr>
        <w:t>I don’t like spatial point, as it seems redundant. Perhaps “some distance along the fiber length?” I’m not passionate about this</w:t>
      </w:r>
    </w:p>
  </w:comment>
  <w:comment w:id="26" w:author="Coffman, Jon" w:date="2025-03-03T18:12:00Z" w:initials="CJ">
    <w:p w14:paraId="145F4BF8" w14:textId="77777777" w:rsidR="00623E1B" w:rsidRDefault="00623E1B" w:rsidP="00623E1B">
      <w:pPr>
        <w:jc w:val="left"/>
      </w:pPr>
      <w:r>
        <w:rPr>
          <w:rStyle w:val="CommentReference"/>
        </w:rPr>
        <w:annotationRef/>
      </w:r>
      <w:r>
        <w:rPr>
          <w:color w:val="000000"/>
        </w:rPr>
        <w:t>This is a long abstract. Do we need to explain starling flow in such detail the abstract? “Starling flow, or flow that passes backwards from the permeate to the retentate, is shown by the model to be a major contributor to filter fouling and therefore product retention.”</w:t>
      </w:r>
    </w:p>
  </w:comment>
  <w:comment w:id="27" w:author="Dhingra, Ashna" w:date="2025-03-07T13:24:00Z" w:initials="AD">
    <w:p w14:paraId="60CD3F05" w14:textId="77777777" w:rsidR="0006564F" w:rsidRDefault="0006564F" w:rsidP="0006564F">
      <w:pPr>
        <w:pStyle w:val="CommentText"/>
        <w:ind w:firstLine="0"/>
        <w:jc w:val="left"/>
      </w:pPr>
      <w:r>
        <w:rPr>
          <w:rStyle w:val="CommentReference"/>
        </w:rPr>
        <w:annotationRef/>
      </w:r>
      <w:r>
        <w:t>Updated</w:t>
      </w:r>
    </w:p>
  </w:comment>
  <w:comment w:id="32" w:author="Coffman, Jon" w:date="2024-10-16T14:38:00Z" w:initials="CJ">
    <w:p w14:paraId="07C78B2E" w14:textId="0184A0F2" w:rsidR="004C57D7" w:rsidRDefault="004C57D7" w:rsidP="004C57D7">
      <w:pPr>
        <w:jc w:val="left"/>
      </w:pPr>
      <w:r>
        <w:rPr>
          <w:rStyle w:val="CommentReference"/>
        </w:rPr>
        <w:annotationRef/>
      </w:r>
      <w:r>
        <w:rPr>
          <w:color w:val="000000"/>
        </w:rPr>
        <w:t xml:space="preserve">I’m wondering if we can make up a better name. The “F’s” are hard to pronounce. Do you have any ideas? </w:t>
      </w:r>
    </w:p>
  </w:comment>
  <w:comment w:id="80" w:author="Coffman, Jon" w:date="2025-03-03T18:13:00Z" w:initials="CJ">
    <w:p w14:paraId="5813571E" w14:textId="77777777" w:rsidR="00BD06F0" w:rsidRDefault="00BD06F0" w:rsidP="00BD06F0">
      <w:pPr>
        <w:jc w:val="left"/>
      </w:pPr>
      <w:r>
        <w:rPr>
          <w:rStyle w:val="CommentReference"/>
        </w:rPr>
        <w:annotationRef/>
      </w:r>
      <w:r>
        <w:rPr>
          <w:color w:val="000000"/>
        </w:rPr>
        <w:t>I think you mean smaller pore size, not a smaller distribution</w:t>
      </w:r>
    </w:p>
  </w:comment>
  <w:comment w:id="83" w:author="Coffman, Jon" w:date="2025-03-03T18:14:00Z" w:initials="CJ">
    <w:p w14:paraId="7AEC8F9C" w14:textId="77777777" w:rsidR="00C82088" w:rsidRDefault="00C82088" w:rsidP="00C82088">
      <w:pPr>
        <w:jc w:val="left"/>
      </w:pPr>
      <w:r>
        <w:rPr>
          <w:rStyle w:val="CommentReference"/>
        </w:rPr>
        <w:annotationRef/>
      </w:r>
      <w:r>
        <w:rPr>
          <w:color w:val="000000"/>
        </w:rPr>
        <w:t>I’m not sure they want to know abut AZ, but we could say “is being increasingly used across the industry {Coffman et al 2022, and others}</w:t>
      </w:r>
    </w:p>
  </w:comment>
  <w:comment w:id="89" w:author="Dhingra, Ashna" w:date="2025-03-07T13:39:00Z" w:initials="AD">
    <w:p w14:paraId="0ABB88AC" w14:textId="77777777" w:rsidR="004E5935" w:rsidRDefault="004E5935" w:rsidP="004E5935">
      <w:pPr>
        <w:pStyle w:val="CommentText"/>
        <w:ind w:firstLine="0"/>
        <w:jc w:val="left"/>
      </w:pPr>
      <w:r>
        <w:rPr>
          <w:rStyle w:val="CommentReference"/>
        </w:rPr>
        <w:annotationRef/>
      </w:r>
      <w:r>
        <w:t>updated</w:t>
      </w:r>
    </w:p>
  </w:comment>
  <w:comment w:id="91" w:author="Coffman, Jon" w:date="2025-03-03T18:18:00Z" w:initials="CJ">
    <w:p w14:paraId="600DE457" w14:textId="5F046892" w:rsidR="009636AA" w:rsidRDefault="009636AA" w:rsidP="009636AA">
      <w:pPr>
        <w:jc w:val="left"/>
      </w:pPr>
      <w:r>
        <w:rPr>
          <w:rStyle w:val="CommentReference"/>
        </w:rPr>
        <w:annotationRef/>
      </w:r>
      <w:r>
        <w:rPr>
          <w:color w:val="000000"/>
        </w:rPr>
        <w:t>Figure 2,, I think</w:t>
      </w:r>
    </w:p>
  </w:comment>
  <w:comment w:id="96" w:author="Mollet, Michael" w:date="2024-06-12T09:58:00Z" w:initials="MM">
    <w:p w14:paraId="5EEF2433" w14:textId="31F9124E" w:rsidR="00992912" w:rsidRDefault="00992912">
      <w:pPr>
        <w:pStyle w:val="CommentText"/>
        <w:ind w:firstLine="0"/>
        <w:jc w:val="left"/>
      </w:pPr>
      <w:r>
        <w:rPr>
          <w:rStyle w:val="CommentReference"/>
        </w:rPr>
        <w:annotationRef/>
      </w:r>
      <w:r>
        <w:t>Should we add ", or sieving ratio,…" to align with the y-axis on the figure below?</w:t>
      </w:r>
    </w:p>
  </w:comment>
  <w:comment w:id="97" w:author="Dhingra, Ashna" w:date="2024-06-13T11:33:00Z" w:initials="DA">
    <w:p w14:paraId="33A57713" w14:textId="77777777" w:rsidR="00DB73D9" w:rsidRDefault="00DB73D9">
      <w:pPr>
        <w:pStyle w:val="CommentText"/>
        <w:ind w:firstLine="0"/>
        <w:jc w:val="left"/>
      </w:pPr>
      <w:r>
        <w:rPr>
          <w:rStyle w:val="CommentReference"/>
        </w:rPr>
        <w:annotationRef/>
      </w:r>
      <w:r>
        <w:t xml:space="preserve">Added </w:t>
      </w:r>
    </w:p>
  </w:comment>
  <w:comment w:id="98" w:author="Coffman, Jon" w:date="2025-03-03T18:44:00Z" w:initials="CJ">
    <w:p w14:paraId="6BE8E812" w14:textId="77777777" w:rsidR="00790739" w:rsidRDefault="00790739" w:rsidP="00790739">
      <w:pPr>
        <w:jc w:val="left"/>
      </w:pPr>
      <w:r>
        <w:rPr>
          <w:rStyle w:val="CommentReference"/>
        </w:rPr>
        <w:annotationRef/>
      </w:r>
      <w:r>
        <w:rPr>
          <w:color w:val="000000"/>
        </w:rPr>
        <w:t>I’m trying to put here why this model is different:</w:t>
      </w:r>
    </w:p>
    <w:p w14:paraId="2E4377CF" w14:textId="77777777" w:rsidR="00790739" w:rsidRDefault="00790739" w:rsidP="00790739">
      <w:pPr>
        <w:jc w:val="left"/>
      </w:pPr>
      <w:r>
        <w:rPr>
          <w:color w:val="000000"/>
        </w:rPr>
        <w:t>1. Uses as input the cell density and viability and no fitted parameters.</w:t>
      </w:r>
    </w:p>
  </w:comment>
  <w:comment w:id="111" w:author="Coffman, Jon" w:date="2025-03-06T11:55:00Z" w:initials="CJ">
    <w:p w14:paraId="78A3D435" w14:textId="77777777" w:rsidR="0090073D" w:rsidRDefault="0090073D" w:rsidP="0090073D">
      <w:pPr>
        <w:jc w:val="left"/>
      </w:pPr>
      <w:r>
        <w:rPr>
          <w:rStyle w:val="CommentReference"/>
        </w:rPr>
        <w:annotationRef/>
      </w:r>
      <w:r>
        <w:rPr>
          <w:color w:val="000000"/>
        </w:rPr>
        <w:t>This is redundant with information above. Should we delete that information above? Or make it shorter?</w:t>
      </w:r>
    </w:p>
  </w:comment>
  <w:comment w:id="112" w:author="Dhingra, Ashna" w:date="2025-03-07T14:17:00Z" w:initials="AD">
    <w:p w14:paraId="6D268417" w14:textId="77777777" w:rsidR="000E4BC3" w:rsidRDefault="000E4BC3" w:rsidP="000E4BC3">
      <w:pPr>
        <w:pStyle w:val="CommentText"/>
        <w:ind w:firstLine="0"/>
        <w:jc w:val="left"/>
      </w:pPr>
      <w:r>
        <w:rPr>
          <w:rStyle w:val="CommentReference"/>
        </w:rPr>
        <w:annotationRef/>
      </w:r>
      <w:r>
        <w:t>updated</w:t>
      </w:r>
    </w:p>
  </w:comment>
  <w:comment w:id="116" w:author="Coffman, Jon" w:date="2025-03-10T15:57:00Z" w:initials="CJ">
    <w:p w14:paraId="68FEC8E1" w14:textId="77777777" w:rsidR="007660C4" w:rsidRDefault="007660C4" w:rsidP="007660C4">
      <w:pPr>
        <w:jc w:val="left"/>
      </w:pPr>
      <w:r>
        <w:rPr>
          <w:rStyle w:val="CommentReference"/>
        </w:rPr>
        <w:annotationRef/>
      </w:r>
      <w:r>
        <w:rPr>
          <w:color w:val="000000"/>
        </w:rPr>
        <w:t>10 nm is the mAb, not debris…</w:t>
      </w:r>
    </w:p>
  </w:comment>
  <w:comment w:id="118" w:author="Coffman, Jon" w:date="2025-03-10T15:59:00Z" w:initials="CJ">
    <w:p w14:paraId="44EABA28" w14:textId="77777777" w:rsidR="006A20E2" w:rsidRDefault="006A20E2" w:rsidP="006A20E2">
      <w:pPr>
        <w:jc w:val="left"/>
      </w:pPr>
      <w:r>
        <w:rPr>
          <w:rStyle w:val="CommentReference"/>
        </w:rPr>
        <w:annotationRef/>
      </w:r>
      <w:r>
        <w:rPr>
          <w:color w:val="000000"/>
        </w:rPr>
        <w:t>Can you cite glen bolton?</w:t>
      </w:r>
    </w:p>
  </w:comment>
  <w:comment w:id="119" w:author="Dhingra, Ashna" w:date="2025-03-17T16:27:00Z" w:initials="AD">
    <w:p w14:paraId="3944FD81" w14:textId="77777777" w:rsidR="00C30CA6" w:rsidRDefault="00C30CA6" w:rsidP="00C30CA6">
      <w:pPr>
        <w:pStyle w:val="CommentText"/>
        <w:ind w:firstLine="0"/>
        <w:jc w:val="left"/>
      </w:pPr>
      <w:r>
        <w:rPr>
          <w:rStyle w:val="CommentReference"/>
        </w:rPr>
        <w:annotationRef/>
      </w:r>
      <w:r>
        <w:t>cited</w:t>
      </w:r>
    </w:p>
  </w:comment>
  <w:comment w:id="127" w:author="Mollet, Michael" w:date="2024-04-22T14:28:00Z" w:initials="MM">
    <w:p w14:paraId="59AF0E30" w14:textId="759D36D5" w:rsidR="00261A8B" w:rsidRDefault="00261A8B" w:rsidP="00DB63A6">
      <w:pPr>
        <w:pStyle w:val="CommentText"/>
        <w:ind w:firstLine="0"/>
        <w:jc w:val="left"/>
      </w:pPr>
      <w:r>
        <w:rPr>
          <w:rStyle w:val="CommentReference"/>
        </w:rPr>
        <w:annotationRef/>
      </w:r>
      <w:r>
        <w:t>Should this be axial point z?</w:t>
      </w:r>
    </w:p>
  </w:comment>
  <w:comment w:id="128" w:author="Coffman, Jon" w:date="2025-03-10T16:07:00Z" w:initials="CJ">
    <w:p w14:paraId="5CF116DC" w14:textId="77777777" w:rsidR="005A500B" w:rsidRDefault="005A500B" w:rsidP="005A500B">
      <w:pPr>
        <w:jc w:val="left"/>
      </w:pPr>
      <w:r>
        <w:rPr>
          <w:rStyle w:val="CommentReference"/>
        </w:rPr>
        <w:annotationRef/>
      </w:r>
      <w:r>
        <w:rPr>
          <w:color w:val="000000"/>
        </w:rPr>
        <w:t xml:space="preserve">What is the relationship between F_lift and particle size? If you have it in the literature, that’s fine, but I’d like to see it someday. </w:t>
      </w:r>
    </w:p>
  </w:comment>
  <w:comment w:id="147" w:author="Mollet, Michael" w:date="2024-04-22T14:34:00Z" w:initials="MM">
    <w:p w14:paraId="09398332" w14:textId="0DDF1D53" w:rsidR="008E1DEA" w:rsidRDefault="008E1DEA" w:rsidP="008E1DEA">
      <w:pPr>
        <w:pStyle w:val="CommentText"/>
        <w:ind w:firstLine="0"/>
        <w:jc w:val="left"/>
      </w:pPr>
      <w:r>
        <w:rPr>
          <w:rStyle w:val="CommentReference"/>
        </w:rPr>
        <w:annotationRef/>
      </w:r>
      <w:r>
        <w:t>The variables mentioned in this sentence do not appear to pertain to the Hagen-Poiseuille equation listed above.</w:t>
      </w:r>
    </w:p>
  </w:comment>
  <w:comment w:id="148" w:author="Dhingra, Ashna" w:date="2024-05-01T11:57:00Z" w:initials="DA">
    <w:p w14:paraId="7E6ADB4B" w14:textId="77777777" w:rsidR="008E1DEA" w:rsidRDefault="008E1DEA" w:rsidP="008E1DEA">
      <w:pPr>
        <w:pStyle w:val="CommentText"/>
        <w:ind w:firstLine="0"/>
        <w:jc w:val="left"/>
      </w:pPr>
      <w:r>
        <w:rPr>
          <w:rStyle w:val="CommentReference"/>
        </w:rPr>
        <w:annotationRef/>
      </w:r>
      <w:r>
        <w:t xml:space="preserve">Oh I think misplaced this sentence. Just moved it to the correct location </w:t>
      </w:r>
    </w:p>
  </w:comment>
  <w:comment w:id="159" w:author="Coffman, Jon" w:date="2024-09-05T12:27:00Z" w:initials="CJ">
    <w:p w14:paraId="4B96BE22" w14:textId="77777777" w:rsidR="00AD5E53" w:rsidRDefault="00AD5E53" w:rsidP="00AD5E53">
      <w:pPr>
        <w:jc w:val="left"/>
      </w:pPr>
      <w:r>
        <w:rPr>
          <w:rStyle w:val="CommentReference"/>
        </w:rPr>
        <w:annotationRef/>
      </w:r>
      <w:r>
        <w:rPr>
          <w:color w:val="000000"/>
        </w:rPr>
        <w:t>“When the pore size is similar or smaller”</w:t>
      </w:r>
    </w:p>
  </w:comment>
  <w:comment w:id="160" w:author="Dhingra, Ashna" w:date="2024-09-05T14:21:00Z" w:initials="DA">
    <w:p w14:paraId="5BBF24B2" w14:textId="77777777" w:rsidR="006713A9" w:rsidRDefault="006713A9" w:rsidP="006713A9">
      <w:pPr>
        <w:pStyle w:val="CommentText"/>
        <w:ind w:firstLine="0"/>
        <w:jc w:val="left"/>
      </w:pPr>
      <w:r>
        <w:rPr>
          <w:rStyle w:val="CommentReference"/>
        </w:rPr>
        <w:annotationRef/>
      </w:r>
      <w:r>
        <w:t>updated</w:t>
      </w:r>
    </w:p>
  </w:comment>
  <w:comment w:id="164" w:author="Coffman, Jon" w:date="2025-03-10T16:08:00Z" w:initials="CJ">
    <w:p w14:paraId="0595B218" w14:textId="77777777" w:rsidR="00260ED3" w:rsidRDefault="00223049" w:rsidP="00260ED3">
      <w:pPr>
        <w:jc w:val="left"/>
      </w:pPr>
      <w:r>
        <w:rPr>
          <w:rStyle w:val="CommentReference"/>
        </w:rPr>
        <w:annotationRef/>
      </w:r>
      <w:r w:rsidR="00260ED3">
        <w:t>Viscosity in cp? And D = cm2/s or m2/s?</w:t>
      </w:r>
    </w:p>
    <w:p w14:paraId="14990EEF" w14:textId="77777777" w:rsidR="00260ED3" w:rsidRDefault="00260ED3" w:rsidP="00260ED3">
      <w:pPr>
        <w:jc w:val="left"/>
      </w:pPr>
      <w:r>
        <w:t>Radius in nm?</w:t>
      </w:r>
    </w:p>
  </w:comment>
  <w:comment w:id="165" w:author="Dhingra, Ashna" w:date="2025-03-12T15:00:00Z" w:initials="AD">
    <w:p w14:paraId="7F1BD692" w14:textId="77777777" w:rsidR="001F6950" w:rsidRDefault="001F6950" w:rsidP="001F6950">
      <w:pPr>
        <w:pStyle w:val="CommentText"/>
        <w:ind w:firstLine="0"/>
        <w:jc w:val="left"/>
      </w:pPr>
      <w:r>
        <w:rPr>
          <w:rStyle w:val="CommentReference"/>
        </w:rPr>
        <w:annotationRef/>
      </w:r>
      <w:r>
        <w:t>Added units. (Viscosity units are in the nomenclature table at the end)</w:t>
      </w:r>
    </w:p>
  </w:comment>
  <w:comment w:id="169" w:author="Coffman, Jon" w:date="2025-03-10T16:12:00Z" w:initials="CJ">
    <w:p w14:paraId="63C3C351" w14:textId="2169B096" w:rsidR="00A866DE" w:rsidRDefault="00A866DE" w:rsidP="00A866DE">
      <w:pPr>
        <w:jc w:val="left"/>
      </w:pPr>
      <w:r>
        <w:rPr>
          <w:rStyle w:val="CommentReference"/>
        </w:rPr>
        <w:annotationRef/>
      </w:r>
      <w:r>
        <w:rPr>
          <w:color w:val="000000"/>
        </w:rPr>
        <w:t>How do you know 1cm is sufficient? I believe it is, but why do you believe that?</w:t>
      </w:r>
    </w:p>
  </w:comment>
  <w:comment w:id="170" w:author="Dhingra, Ashna" w:date="2025-03-17T17:00:00Z" w:initials="AD">
    <w:p w14:paraId="563AE215" w14:textId="77777777" w:rsidR="00517ABF" w:rsidRDefault="00517ABF" w:rsidP="00517ABF">
      <w:pPr>
        <w:pStyle w:val="CommentText"/>
        <w:ind w:firstLine="0"/>
        <w:jc w:val="left"/>
      </w:pPr>
      <w:r>
        <w:rPr>
          <w:rStyle w:val="CommentReference"/>
        </w:rPr>
        <w:annotationRef/>
      </w:r>
      <w:r>
        <w:t>Actually the way this is phrased is a little misleading. Ode45 uses adaptive stepping for solving but will output results at specified steps. Those specified steps are spaced 1cm apart. Those go into calculations for flux and volume arrays that are then fed into the fouling equations. I will rewrite this paragraph to be more clear!</w:t>
      </w:r>
    </w:p>
  </w:comment>
  <w:comment w:id="192" w:author="Mollet, Michael" w:date="2024-04-22T14:51:00Z" w:initials="MM">
    <w:p w14:paraId="553E8B4C" w14:textId="0F2787A3" w:rsidR="00671F05" w:rsidRDefault="00671F05" w:rsidP="00DB63A6">
      <w:pPr>
        <w:pStyle w:val="CommentText"/>
        <w:ind w:firstLine="0"/>
        <w:jc w:val="left"/>
      </w:pPr>
      <w:r>
        <w:rPr>
          <w:rStyle w:val="CommentReference"/>
        </w:rPr>
        <w:annotationRef/>
      </w:r>
      <w:r>
        <w:t>mAb A?</w:t>
      </w:r>
    </w:p>
  </w:comment>
  <w:comment w:id="196" w:author="Coffman, Jon" w:date="2024-09-05T18:33:00Z" w:initials="CJ">
    <w:p w14:paraId="7950AF87" w14:textId="77777777" w:rsidR="00D628A4" w:rsidRDefault="00D628A4" w:rsidP="00D628A4">
      <w:pPr>
        <w:jc w:val="left"/>
      </w:pPr>
      <w:r>
        <w:rPr>
          <w:rStyle w:val="CommentReference"/>
        </w:rPr>
        <w:annotationRef/>
      </w:r>
      <w:r>
        <w:rPr>
          <w:color w:val="000000"/>
        </w:rPr>
        <w:t>Can you have the second x-axis as the L/m2? It’s approximate because you’re going to ignore the bleed volume</w:t>
      </w:r>
    </w:p>
  </w:comment>
  <w:comment w:id="206" w:author="Coffman, Jon" w:date="2025-03-10T16:20:00Z" w:initials="CJ">
    <w:p w14:paraId="1A152E32" w14:textId="77777777" w:rsidR="0077737C" w:rsidRDefault="0077737C" w:rsidP="0077737C">
      <w:pPr>
        <w:jc w:val="left"/>
      </w:pPr>
      <w:r>
        <w:rPr>
          <w:rStyle w:val="CommentReference"/>
        </w:rPr>
        <w:annotationRef/>
      </w:r>
      <w:r>
        <w:rPr>
          <w:color w:val="000000"/>
        </w:rPr>
        <w:t>Does it say that it’s reversed? Can’t there be zero starling flow and the permeat pressure the average of P0 and P_L, both of which are above 0?</w:t>
      </w:r>
    </w:p>
  </w:comment>
  <w:comment w:id="207" w:author="Dhingra, Ashna" w:date="2025-03-19T13:10:00Z" w:initials="AD">
    <w:p w14:paraId="26F9785A" w14:textId="77777777" w:rsidR="00FC3CF6" w:rsidRDefault="00FC3CF6" w:rsidP="00FC3CF6">
      <w:pPr>
        <w:pStyle w:val="CommentText"/>
        <w:ind w:firstLine="0"/>
        <w:jc w:val="left"/>
      </w:pPr>
      <w:r>
        <w:rPr>
          <w:rStyle w:val="CommentReference"/>
        </w:rPr>
        <w:annotationRef/>
      </w:r>
      <w:r>
        <w:t>If there was no Starling flow, the permeate pressure would be less than both P0 and PL</w:t>
      </w:r>
    </w:p>
  </w:comment>
  <w:comment w:id="210" w:author="Coffman, Jon" w:date="2025-03-24T13:36:00Z" w:initials="CJ">
    <w:p w14:paraId="1024F678" w14:textId="77777777" w:rsidR="004C1D46" w:rsidRDefault="004C1D46" w:rsidP="004C1D46">
      <w:pPr>
        <w:jc w:val="left"/>
      </w:pPr>
      <w:r>
        <w:rPr>
          <w:rStyle w:val="CommentReference"/>
        </w:rPr>
        <w:annotationRef/>
      </w:r>
      <w:r>
        <w:rPr>
          <w:color w:val="000000"/>
        </w:rPr>
        <w:t>Is the figure on the left still in the paper? Is the BFR1 better at high BFRs?</w:t>
      </w:r>
    </w:p>
  </w:comment>
  <w:comment w:id="211" w:author="Dhingra, Ashna" w:date="2025-03-27T14:59:00Z" w:initials="AD">
    <w:p w14:paraId="5A28B479" w14:textId="77777777" w:rsidR="000B6F92" w:rsidRDefault="000B6F92" w:rsidP="000B6F92">
      <w:pPr>
        <w:pStyle w:val="CommentText"/>
        <w:ind w:firstLine="0"/>
        <w:jc w:val="left"/>
      </w:pPr>
      <w:r>
        <w:rPr>
          <w:rStyle w:val="CommentReference"/>
        </w:rPr>
        <w:annotationRef/>
      </w:r>
      <w:r>
        <w:t>Yup I was planning on leaving both figures in there. BFR1 and BFR2 get more and more similar at higher BFRs</w:t>
      </w:r>
    </w:p>
  </w:comment>
  <w:comment w:id="212" w:author="Coffman, Jon" w:date="2025-03-28T09:38:00Z" w:initials="CJ">
    <w:p w14:paraId="3121823F" w14:textId="7FCBE919" w:rsidR="00F753EB" w:rsidRDefault="00F753EB" w:rsidP="00F753EB">
      <w:pPr>
        <w:jc w:val="left"/>
      </w:pPr>
      <w:r>
        <w:rPr>
          <w:rStyle w:val="CommentReference"/>
        </w:rPr>
        <w:annotationRef/>
      </w:r>
      <w:r>
        <w:rPr>
          <w:color w:val="000000"/>
        </w:rPr>
        <w:fldChar w:fldCharType="begin"/>
      </w:r>
      <w:r>
        <w:rPr>
          <w:color w:val="000000"/>
        </w:rPr>
        <w:instrText>HYPERLINK "mailto:ktqj180@astrazeneca.net"</w:instrText>
      </w:r>
      <w:r>
        <w:rPr>
          <w:color w:val="000000"/>
        </w:rPr>
      </w:r>
      <w:bookmarkStart w:id="217" w:name="_@_041A9635F3380F479575C5F3F0FB1AACZ"/>
      <w:r>
        <w:rPr>
          <w:color w:val="000000"/>
        </w:rPr>
        <w:fldChar w:fldCharType="separate"/>
      </w:r>
      <w:bookmarkEnd w:id="217"/>
      <w:r w:rsidRPr="00F753EB">
        <w:rPr>
          <w:rStyle w:val="Mention"/>
          <w:noProof/>
        </w:rPr>
        <w:t>@Dhingra, Ashna</w:t>
      </w:r>
      <w:r>
        <w:rPr>
          <w:color w:val="000000"/>
        </w:rPr>
        <w:fldChar w:fldCharType="end"/>
      </w:r>
      <w:r>
        <w:rPr>
          <w:color w:val="000000"/>
        </w:rPr>
        <w:t xml:space="preserve"> I don’t think BFR bigger than 20 are really meaningful. Do you think people operate in that regime? Regarding BFR2, why don’t you add the 1/2 to it? How close does it come?</w:t>
      </w:r>
    </w:p>
  </w:comment>
  <w:comment w:id="213" w:author="Dhingra, Ashna" w:date="2025-04-04T17:42:00Z" w:initials="AD">
    <w:p w14:paraId="6EEAC19E" w14:textId="33A8277A" w:rsidR="00C33E49" w:rsidRDefault="00C33E49" w:rsidP="00C33E49">
      <w:pPr>
        <w:pStyle w:val="CommentText"/>
        <w:ind w:firstLine="0"/>
        <w:jc w:val="left"/>
      </w:pPr>
      <w:r>
        <w:rPr>
          <w:rStyle w:val="CommentReference"/>
        </w:rPr>
        <w:annotationRef/>
      </w:r>
      <w:r>
        <w:fldChar w:fldCharType="begin"/>
      </w:r>
      <w:r>
        <w:instrText>HYPERLINK "mailto:klqj388@astrazeneca.net"</w:instrText>
      </w:r>
      <w:bookmarkStart w:id="218" w:name="_@_2CFBC4FBA4FF435899D605C4842706E7Z"/>
      <w:r>
        <w:fldChar w:fldCharType="separate"/>
      </w:r>
      <w:bookmarkEnd w:id="218"/>
      <w:r w:rsidRPr="00C33E49">
        <w:rPr>
          <w:rStyle w:val="Mention"/>
          <w:noProof/>
        </w:rPr>
        <w:t>@Coffman, Jon</w:t>
      </w:r>
      <w:r>
        <w:fldChar w:fldCharType="end"/>
      </w:r>
      <w:r>
        <w:t xml:space="preserve"> Agreed, the highest BFR we’ve ever operated at for a first filter is around 23. And now since we run at high flux/high capacity with lower shear, it’s more on the order of ~5. So BFRs in the 100s are probably not likely at other places. </w:t>
      </w:r>
    </w:p>
  </w:comment>
  <w:comment w:id="214" w:author="Dhingra, Ashna" w:date="2025-04-04T17:45:00Z" w:initials="AD">
    <w:p w14:paraId="5F51B585" w14:textId="77777777" w:rsidR="008D4F2E" w:rsidRDefault="008D4F2E" w:rsidP="008D4F2E">
      <w:pPr>
        <w:pStyle w:val="CommentText"/>
        <w:ind w:firstLine="0"/>
        <w:jc w:val="left"/>
      </w:pPr>
      <w:r>
        <w:rPr>
          <w:rStyle w:val="CommentReference"/>
        </w:rPr>
        <w:annotationRef/>
      </w:r>
      <w:r>
        <w:t>I added the ½ to BFR2 and it puts it just about in line with BFR1 and the numerical model-calculated values. (The graph is just below A and B). I zoomed in quite a bit just to see the difference right around a BFR of 1.</w:t>
      </w:r>
    </w:p>
  </w:comment>
  <w:comment w:id="215" w:author="Coffman, Jon" w:date="2025-05-09T12:38:00Z" w:initials="CJ">
    <w:p w14:paraId="33EAB18B" w14:textId="77777777" w:rsidR="00431852" w:rsidRDefault="00431852" w:rsidP="00431852">
      <w:pPr>
        <w:jc w:val="left"/>
      </w:pPr>
      <w:r>
        <w:rPr>
          <w:rStyle w:val="CommentReference"/>
        </w:rPr>
        <w:annotationRef/>
      </w:r>
      <w:r>
        <w:rPr>
          <w:color w:val="000000"/>
        </w:rPr>
        <w:t>Don’t you think we can simplify to the BFR2 (with the 1/2 intercept) and not plot the BFR1? The BFR1 is slightly more complicated.</w:t>
      </w:r>
    </w:p>
  </w:comment>
  <w:comment w:id="228" w:author="Coffman, Jon" w:date="2024-06-21T12:05:00Z" w:initials="CJ">
    <w:p w14:paraId="74B904AD" w14:textId="080ADE90" w:rsidR="00D42DF5" w:rsidRDefault="00D42DF5" w:rsidP="00D42DF5">
      <w:pPr>
        <w:jc w:val="left"/>
      </w:pPr>
      <w:r>
        <w:rPr>
          <w:rStyle w:val="CommentReference"/>
        </w:rPr>
        <w:annotationRef/>
      </w:r>
      <w:r>
        <w:rPr>
          <w:color w:val="000000"/>
        </w:rPr>
        <w:fldChar w:fldCharType="begin"/>
      </w:r>
      <w:r>
        <w:rPr>
          <w:color w:val="000000"/>
        </w:rPr>
        <w:instrText>HYPERLINK "mailto:ktqj180@astrazeneca.net"</w:instrText>
      </w:r>
      <w:r>
        <w:rPr>
          <w:color w:val="000000"/>
        </w:rPr>
      </w:r>
      <w:bookmarkStart w:id="233" w:name="_@_B992B7CF5288AF40BC74C71E0A65D266Z"/>
      <w:r>
        <w:rPr>
          <w:color w:val="000000"/>
        </w:rPr>
        <w:fldChar w:fldCharType="separate"/>
      </w:r>
      <w:bookmarkEnd w:id="233"/>
      <w:r w:rsidRPr="00D42DF5">
        <w:rPr>
          <w:rStyle w:val="Mention"/>
          <w:noProof/>
        </w:rPr>
        <w:t>@Dhingra, Ashna</w:t>
      </w:r>
      <w:r>
        <w:rPr>
          <w:color w:val="000000"/>
        </w:rPr>
        <w:fldChar w:fldCharType="end"/>
      </w:r>
      <w:r>
        <w:rPr>
          <w:color w:val="000000"/>
        </w:rPr>
        <w:t xml:space="preserve"> this is an amazing graph! Wow. </w:t>
      </w:r>
    </w:p>
  </w:comment>
  <w:comment w:id="229" w:author="Dhingra, Ashna" w:date="2024-06-21T15:39:00Z" w:initials="DA">
    <w:p w14:paraId="1BC7644C" w14:textId="77777777" w:rsidR="00812872" w:rsidRDefault="00812872">
      <w:pPr>
        <w:pStyle w:val="CommentText"/>
        <w:ind w:firstLine="0"/>
        <w:jc w:val="left"/>
      </w:pPr>
      <w:r>
        <w:rPr>
          <w:rStyle w:val="CommentReference"/>
        </w:rPr>
        <w:annotationRef/>
      </w:r>
      <w:r>
        <w:t xml:space="preserve">Thank you! </w:t>
      </w:r>
    </w:p>
  </w:comment>
  <w:comment w:id="235" w:author="Coffman, Jon" w:date="2024-06-21T12:05:00Z" w:initials="CJ">
    <w:p w14:paraId="0D8F675D" w14:textId="77777777" w:rsidR="008C6A8D" w:rsidRDefault="008C6A8D" w:rsidP="008C6A8D">
      <w:pPr>
        <w:jc w:val="left"/>
      </w:pPr>
      <w:r>
        <w:rPr>
          <w:rStyle w:val="CommentReference"/>
        </w:rPr>
        <w:annotationRef/>
      </w:r>
      <w:r>
        <w:rPr>
          <w:color w:val="000000"/>
        </w:rPr>
        <w:fldChar w:fldCharType="begin"/>
      </w:r>
      <w:r>
        <w:rPr>
          <w:color w:val="000000"/>
        </w:rPr>
        <w:instrText>HYPERLINK "mailto:ktqj180@astrazeneca.net"</w:instrText>
      </w:r>
      <w:r>
        <w:rPr>
          <w:color w:val="000000"/>
        </w:rPr>
      </w:r>
      <w:bookmarkStart w:id="237" w:name="_@_35A2C442730844AABDF17E942AF4FD6DZ"/>
      <w:r>
        <w:rPr>
          <w:color w:val="000000"/>
        </w:rPr>
        <w:fldChar w:fldCharType="separate"/>
      </w:r>
      <w:bookmarkEnd w:id="237"/>
      <w:r w:rsidRPr="00D42DF5">
        <w:rPr>
          <w:rStyle w:val="Mention"/>
          <w:noProof/>
        </w:rPr>
        <w:t>@Dhingra, Ashna</w:t>
      </w:r>
      <w:r>
        <w:rPr>
          <w:color w:val="000000"/>
        </w:rPr>
        <w:fldChar w:fldCharType="end"/>
      </w:r>
      <w:r>
        <w:rPr>
          <w:color w:val="000000"/>
        </w:rPr>
        <w:t xml:space="preserve"> this is an amazing graph! Wow. </w:t>
      </w:r>
    </w:p>
  </w:comment>
  <w:comment w:id="236" w:author="Dhingra, Ashna" w:date="2024-06-21T15:39:00Z" w:initials="DA">
    <w:p w14:paraId="517D191E" w14:textId="77777777" w:rsidR="008C6A8D" w:rsidRDefault="008C6A8D" w:rsidP="008C6A8D">
      <w:pPr>
        <w:pStyle w:val="CommentText"/>
        <w:ind w:firstLine="0"/>
        <w:jc w:val="left"/>
      </w:pPr>
      <w:r>
        <w:rPr>
          <w:rStyle w:val="CommentReference"/>
        </w:rPr>
        <w:annotationRef/>
      </w:r>
      <w:r>
        <w:t xml:space="preserve">Thank you! </w:t>
      </w:r>
    </w:p>
  </w:comment>
  <w:comment w:id="241" w:author="Coffman, Jon" w:date="2025-03-24T13:36:00Z" w:initials="CJ">
    <w:p w14:paraId="15A7F98B" w14:textId="77777777" w:rsidR="004F194F" w:rsidRDefault="004F194F" w:rsidP="004F194F">
      <w:pPr>
        <w:jc w:val="left"/>
      </w:pPr>
      <w:r>
        <w:rPr>
          <w:rStyle w:val="CommentReference"/>
        </w:rPr>
        <w:annotationRef/>
      </w:r>
      <w:r>
        <w:rPr>
          <w:color w:val="000000"/>
        </w:rPr>
        <w:t>Where BFR2 underestimates the starling flow.</w:t>
      </w:r>
    </w:p>
  </w:comment>
  <w:comment w:id="242" w:author="Coffman, Jon" w:date="2025-03-24T13:37:00Z" w:initials="CJ">
    <w:p w14:paraId="3CCA14D2" w14:textId="77777777" w:rsidR="008B131B" w:rsidRDefault="008B131B" w:rsidP="008B131B">
      <w:pPr>
        <w:jc w:val="left"/>
      </w:pPr>
      <w:r>
        <w:rPr>
          <w:rStyle w:val="CommentReference"/>
        </w:rPr>
        <w:annotationRef/>
      </w:r>
      <w:r>
        <w:rPr>
          <w:color w:val="000000"/>
        </w:rPr>
        <w:t>How far is BFR2 off? It looks like if we added 1/2 to the smaller numbers, it would be more accurate. Why would that be?</w:t>
      </w:r>
    </w:p>
  </w:comment>
  <w:comment w:id="247" w:author="Coffman, Jon" w:date="2025-03-10T16:42:00Z" w:initials="CJ">
    <w:p w14:paraId="1B9F4BBD" w14:textId="6F744FD9" w:rsidR="0072465A" w:rsidRDefault="0072465A" w:rsidP="0072465A">
      <w:pPr>
        <w:jc w:val="left"/>
      </w:pPr>
      <w:r>
        <w:rPr>
          <w:rStyle w:val="CommentReference"/>
        </w:rPr>
        <w:annotationRef/>
      </w:r>
      <w:r>
        <w:rPr>
          <w:color w:val="000000"/>
        </w:rPr>
        <w:t>What am I missing at low BFR?</w:t>
      </w:r>
    </w:p>
  </w:comment>
  <w:comment w:id="248" w:author="Dhingra, Ashna" w:date="2025-03-24T13:12:00Z" w:initials="AD">
    <w:p w14:paraId="4C6DA789" w14:textId="77777777" w:rsidR="001E0612" w:rsidRDefault="001E0612" w:rsidP="001E0612">
      <w:pPr>
        <w:pStyle w:val="CommentText"/>
        <w:ind w:firstLine="0"/>
        <w:jc w:val="left"/>
      </w:pPr>
      <w:r>
        <w:rPr>
          <w:rStyle w:val="CommentReference"/>
        </w:rPr>
        <w:annotationRef/>
      </w:r>
      <w:r>
        <w:t xml:space="preserve">I reworked this section a bit, so should cover high and low BFRs </w:t>
      </w:r>
    </w:p>
  </w:comment>
  <w:comment w:id="257" w:author="Coffman, Jon" w:date="2024-10-15T10:40:00Z" w:initials="CJ">
    <w:p w14:paraId="29DFECD2" w14:textId="05871A14" w:rsidR="00DA2F1F" w:rsidRDefault="00DA2F1F" w:rsidP="00DA2F1F">
      <w:pPr>
        <w:jc w:val="left"/>
      </w:pPr>
      <w:r>
        <w:rPr>
          <w:rStyle w:val="CommentReference"/>
        </w:rPr>
        <w:annotationRef/>
      </w:r>
      <w:r>
        <w:rPr>
          <w:color w:val="000000"/>
        </w:rPr>
        <w:t>What is the futile flow as a function of position for day 12 of figure A? Can we draw a pore size vs. axial position for day 12? Is there a better method of showing the poor sieving as a function of position for day 12?</w:t>
      </w:r>
    </w:p>
  </w:comment>
  <w:comment w:id="260" w:author="Coffman, Jon" w:date="2024-09-05T18:26:00Z" w:initials="CJ">
    <w:p w14:paraId="5D3962A7" w14:textId="77777777" w:rsidR="00C91620" w:rsidRDefault="00C91620" w:rsidP="00C91620">
      <w:pPr>
        <w:jc w:val="left"/>
      </w:pPr>
      <w:r>
        <w:rPr>
          <w:rStyle w:val="CommentReference"/>
        </w:rPr>
        <w:annotationRef/>
      </w:r>
      <w:r>
        <w:rPr>
          <w:color w:val="000000"/>
        </w:rPr>
        <w:t>I think you should introduce this after the futile flow ratio, and report what the futile flow ratio is for these conditions. A flux of 100 is very high, and the conditions under which you are simulating are used very often.  I think that people would be very surprised to learn that the flux at the inlet is 100LMH</w:t>
      </w:r>
    </w:p>
  </w:comment>
  <w:comment w:id="261" w:author="Dhingra, Ashna" w:date="2024-10-04T16:34:00Z" w:initials="DA">
    <w:p w14:paraId="738261E5" w14:textId="77777777" w:rsidR="00F669A5" w:rsidRDefault="00F669A5" w:rsidP="00F669A5">
      <w:pPr>
        <w:pStyle w:val="CommentText"/>
        <w:ind w:firstLine="0"/>
        <w:jc w:val="left"/>
      </w:pPr>
      <w:r>
        <w:rPr>
          <w:rStyle w:val="CommentReference"/>
        </w:rPr>
        <w:annotationRef/>
      </w:r>
      <w:r>
        <w:t>Rearranged!</w:t>
      </w:r>
    </w:p>
  </w:comment>
  <w:comment w:id="264" w:author="Dhingra, Ashna" w:date="2024-10-14T13:34:00Z" w:initials="DA">
    <w:p w14:paraId="3EB12B76" w14:textId="77777777" w:rsidR="007F1E4E" w:rsidRDefault="007F1E4E" w:rsidP="007F1E4E">
      <w:pPr>
        <w:pStyle w:val="CommentText"/>
        <w:ind w:firstLine="0"/>
        <w:jc w:val="left"/>
      </w:pPr>
      <w:r>
        <w:rPr>
          <w:rStyle w:val="CommentReference"/>
        </w:rPr>
        <w:annotationRef/>
      </w:r>
      <w:r>
        <w:t>These experiments at the higher recirc rate are unpublished as far as I know</w:t>
      </w:r>
    </w:p>
  </w:comment>
  <w:comment w:id="265" w:author="Dhingra, Ashna" w:date="2024-10-14T13:34:00Z" w:initials="DA">
    <w:p w14:paraId="2DDD1EB7" w14:textId="77777777" w:rsidR="008C4324" w:rsidRDefault="008C4324" w:rsidP="00A76489">
      <w:pPr>
        <w:pStyle w:val="CommentText"/>
        <w:ind w:firstLine="0"/>
        <w:jc w:val="left"/>
      </w:pPr>
      <w:r>
        <w:rPr>
          <w:rStyle w:val="CommentReference"/>
        </w:rPr>
        <w:annotationRef/>
      </w:r>
      <w:r>
        <w:t>This experiment is also unpublished</w:t>
      </w:r>
    </w:p>
  </w:comment>
  <w:comment w:id="266" w:author="Coffman, Jon" w:date="2024-10-16T13:16:00Z" w:initials="CJ">
    <w:p w14:paraId="45DC4FA7" w14:textId="77777777" w:rsidR="00E61C7B" w:rsidRDefault="00E61C7B" w:rsidP="002E7A48">
      <w:pPr>
        <w:jc w:val="left"/>
      </w:pPr>
      <w:r>
        <w:rPr>
          <w:rStyle w:val="CommentReference"/>
        </w:rPr>
        <w:annotationRef/>
      </w:r>
      <w:r>
        <w:rPr>
          <w:color w:val="000000"/>
        </w:rPr>
        <w:t xml:space="preserve">Ashna, when the FFR is &lt;1, the starling flow does not matter, right? so if we increase the Ashahi length to 1m2, that should still result in a pretty good capacity, right? </w:t>
      </w:r>
    </w:p>
  </w:comment>
  <w:comment w:id="268" w:author="Coffman, Jon" w:date="2024-10-15T10:51:00Z" w:initials="CJ">
    <w:p w14:paraId="437C14AC" w14:textId="0AD5B1B2" w:rsidR="00004298" w:rsidRDefault="00004298" w:rsidP="00004298">
      <w:pPr>
        <w:jc w:val="left"/>
      </w:pPr>
      <w:r>
        <w:rPr>
          <w:rStyle w:val="CommentReference"/>
        </w:rPr>
        <w:annotationRef/>
      </w:r>
      <w:r>
        <w:rPr>
          <w:color w:val="000000"/>
        </w:rPr>
        <w:t>Can we put conclusions in the caption? Like “The dimensionless number Futile Flow Ratio predicts to first order the capacity of a bioreactor, filter system, as indicated by the throughput at which sieving decreases to 50%.</w:t>
      </w:r>
    </w:p>
  </w:comment>
  <w:comment w:id="271" w:author="Coffman, Jon" w:date="2024-09-05T09:25:00Z" w:initials="CJ">
    <w:p w14:paraId="517BBAAC" w14:textId="3C380DC9" w:rsidR="00C94C03" w:rsidRDefault="00C94C03" w:rsidP="00C94C03">
      <w:pPr>
        <w:jc w:val="left"/>
      </w:pPr>
      <w:r>
        <w:rPr>
          <w:rStyle w:val="CommentReference"/>
        </w:rPr>
        <w:annotationRef/>
      </w:r>
      <w:r>
        <w:rPr>
          <w:color w:val="000000"/>
        </w:rPr>
        <w:t>Can you please plot the filter capacity that Dominique found and published vs. the futile ratio? That shows the value in a non-theoretical way. @ashna</w:t>
      </w:r>
    </w:p>
  </w:comment>
  <w:comment w:id="272" w:author="Dhingra, Ashna" w:date="2024-10-04T16:58:00Z" w:initials="DA">
    <w:p w14:paraId="488C0CF6" w14:textId="77777777" w:rsidR="00D96C89" w:rsidRDefault="00D96C89" w:rsidP="00D96C89">
      <w:pPr>
        <w:pStyle w:val="CommentText"/>
        <w:ind w:firstLine="0"/>
        <w:jc w:val="left"/>
      </w:pPr>
      <w:r>
        <w:rPr>
          <w:rStyle w:val="CommentReference"/>
        </w:rPr>
        <w:annotationRef/>
      </w:r>
      <w:r>
        <w:t xml:space="preserve">Added in graph and table format! Maybe the table can be in the supplementary materials? </w:t>
      </w:r>
    </w:p>
  </w:comment>
  <w:comment w:id="273" w:author="Dhingra, Ashna" w:date="2024-03-28T12:52:00Z" w:initials="DA">
    <w:p w14:paraId="1739F732" w14:textId="05CCE128" w:rsidR="008E5823" w:rsidRDefault="008E5823" w:rsidP="00DB63A6">
      <w:pPr>
        <w:pStyle w:val="CommentText"/>
        <w:ind w:firstLine="0"/>
        <w:jc w:val="left"/>
      </w:pPr>
      <w:r>
        <w:rPr>
          <w:rStyle w:val="CommentReference"/>
        </w:rPr>
        <w:annotationRef/>
      </w:r>
      <w:r>
        <w:t xml:space="preserve">I also want to thank some people by name. Once we figure out authorship, I can update this section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C5D73A" w15:done="0"/>
  <w15:commentEx w15:paraId="27751957" w15:done="0"/>
  <w15:commentEx w15:paraId="5C0552A6" w15:done="0"/>
  <w15:commentEx w15:paraId="11B12E77" w15:done="0"/>
  <w15:commentEx w15:paraId="50B9BEC4" w15:done="1"/>
  <w15:commentEx w15:paraId="47FAF68F" w15:paraIdParent="50B9BEC4" w15:done="1"/>
  <w15:commentEx w15:paraId="4DE858AF" w15:done="1"/>
  <w15:commentEx w15:paraId="145F4BF8" w15:done="1"/>
  <w15:commentEx w15:paraId="60CD3F05" w15:paraIdParent="145F4BF8" w15:done="1"/>
  <w15:commentEx w15:paraId="07C78B2E" w15:done="1"/>
  <w15:commentEx w15:paraId="5813571E" w15:done="1"/>
  <w15:commentEx w15:paraId="7AEC8F9C" w15:done="1"/>
  <w15:commentEx w15:paraId="0ABB88AC" w15:paraIdParent="7AEC8F9C" w15:done="1"/>
  <w15:commentEx w15:paraId="600DE457" w15:done="1"/>
  <w15:commentEx w15:paraId="5EEF2433" w15:done="1"/>
  <w15:commentEx w15:paraId="33A57713" w15:paraIdParent="5EEF2433" w15:done="1"/>
  <w15:commentEx w15:paraId="2E4377CF" w15:done="0"/>
  <w15:commentEx w15:paraId="78A3D435" w15:done="1"/>
  <w15:commentEx w15:paraId="6D268417" w15:paraIdParent="78A3D435" w15:done="1"/>
  <w15:commentEx w15:paraId="68FEC8E1" w15:done="1"/>
  <w15:commentEx w15:paraId="44EABA28" w15:done="1"/>
  <w15:commentEx w15:paraId="3944FD81" w15:paraIdParent="44EABA28" w15:done="1"/>
  <w15:commentEx w15:paraId="59AF0E30" w15:done="1"/>
  <w15:commentEx w15:paraId="5CF116DC" w15:done="0"/>
  <w15:commentEx w15:paraId="09398332" w15:done="1"/>
  <w15:commentEx w15:paraId="7E6ADB4B" w15:paraIdParent="09398332" w15:done="1"/>
  <w15:commentEx w15:paraId="4B96BE22" w15:done="1"/>
  <w15:commentEx w15:paraId="5BBF24B2" w15:paraIdParent="4B96BE22" w15:done="1"/>
  <w15:commentEx w15:paraId="14990EEF" w15:done="1"/>
  <w15:commentEx w15:paraId="7F1BD692" w15:paraIdParent="14990EEF" w15:done="1"/>
  <w15:commentEx w15:paraId="63C3C351" w15:done="0"/>
  <w15:commentEx w15:paraId="563AE215" w15:paraIdParent="63C3C351" w15:done="0"/>
  <w15:commentEx w15:paraId="553E8B4C" w15:done="1"/>
  <w15:commentEx w15:paraId="7950AF87" w15:done="0"/>
  <w15:commentEx w15:paraId="1A152E32" w15:done="0"/>
  <w15:commentEx w15:paraId="26F9785A" w15:paraIdParent="1A152E32" w15:done="0"/>
  <w15:commentEx w15:paraId="1024F678" w15:done="0"/>
  <w15:commentEx w15:paraId="5A28B479" w15:paraIdParent="1024F678" w15:done="0"/>
  <w15:commentEx w15:paraId="3121823F" w15:paraIdParent="1024F678" w15:done="0"/>
  <w15:commentEx w15:paraId="6EEAC19E" w15:paraIdParent="1024F678" w15:done="0"/>
  <w15:commentEx w15:paraId="5F51B585" w15:paraIdParent="1024F678" w15:done="0"/>
  <w15:commentEx w15:paraId="33EAB18B" w15:paraIdParent="1024F678" w15:done="0"/>
  <w15:commentEx w15:paraId="74B904AD" w15:done="1"/>
  <w15:commentEx w15:paraId="1BC7644C" w15:paraIdParent="74B904AD" w15:done="1"/>
  <w15:commentEx w15:paraId="0D8F675D" w15:done="1"/>
  <w15:commentEx w15:paraId="517D191E" w15:paraIdParent="0D8F675D" w15:done="1"/>
  <w15:commentEx w15:paraId="15A7F98B" w15:done="1"/>
  <w15:commentEx w15:paraId="3CCA14D2" w15:paraIdParent="15A7F98B" w15:done="1"/>
  <w15:commentEx w15:paraId="1B9F4BBD" w15:done="1"/>
  <w15:commentEx w15:paraId="4C6DA789" w15:paraIdParent="1B9F4BBD" w15:done="1"/>
  <w15:commentEx w15:paraId="29DFECD2" w15:done="1"/>
  <w15:commentEx w15:paraId="5D3962A7" w15:done="1"/>
  <w15:commentEx w15:paraId="738261E5" w15:paraIdParent="5D3962A7" w15:done="1"/>
  <w15:commentEx w15:paraId="3EB12B76" w15:done="0"/>
  <w15:commentEx w15:paraId="2DDD1EB7" w15:done="0"/>
  <w15:commentEx w15:paraId="45DC4FA7" w15:done="1"/>
  <w15:commentEx w15:paraId="437C14AC" w15:done="1"/>
  <w15:commentEx w15:paraId="517BBAAC" w15:done="1"/>
  <w15:commentEx w15:paraId="488C0CF6" w15:paraIdParent="517BBAAC" w15:done="1"/>
  <w15:commentEx w15:paraId="1739F73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56CDF19" w16cex:dateUtc="2025-05-02T15:22:00Z"/>
  <w16cex:commentExtensible w16cex:durableId="001A10A9" w16cex:dateUtc="2025-05-09T16:39:00Z"/>
  <w16cex:commentExtensible w16cex:durableId="29AFE51D" w16cex:dateUtc="2024-03-28T16:46:00Z"/>
  <w16cex:commentExtensible w16cex:durableId="34DBD1FB" w16cex:dateUtc="2025-03-03T23:47:00Z"/>
  <w16cex:commentExtensible w16cex:durableId="493E1B7E" w16cex:dateUtc="2025-03-03T23:44:00Z"/>
  <w16cex:commentExtensible w16cex:durableId="38E3FBBD" w16cex:dateUtc="2025-03-07T18:18:00Z"/>
  <w16cex:commentExtensible w16cex:durableId="222BAF9F" w16cex:dateUtc="2025-03-03T23:08:00Z"/>
  <w16cex:commentExtensible w16cex:durableId="68A53004" w16cex:dateUtc="2025-03-03T23:12:00Z"/>
  <w16cex:commentExtensible w16cex:durableId="19F7133E" w16cex:dateUtc="2025-03-07T18:24:00Z"/>
  <w16cex:commentExtensible w16cex:durableId="435A968E" w16cex:dateUtc="2024-10-16T18:38:00Z"/>
  <w16cex:commentExtensible w16cex:durableId="60E3A60C" w16cex:dateUtc="2025-03-03T23:13:00Z"/>
  <w16cex:commentExtensible w16cex:durableId="68E65370" w16cex:dateUtc="2025-03-03T23:14:00Z"/>
  <w16cex:commentExtensible w16cex:durableId="1115AA5F" w16cex:dateUtc="2025-03-07T18:39:00Z"/>
  <w16cex:commentExtensible w16cex:durableId="0512F8AB" w16cex:dateUtc="2025-03-03T23:18:00Z"/>
  <w16cex:commentExtensible w16cex:durableId="2A13EFD8" w16cex:dateUtc="2024-06-12T13:58:00Z"/>
  <w16cex:commentExtensible w16cex:durableId="2A155798" w16cex:dateUtc="2024-06-13T15:33:00Z"/>
  <w16cex:commentExtensible w16cex:durableId="70AD8C7E" w16cex:dateUtc="2025-03-03T23:44:00Z"/>
  <w16cex:commentExtensible w16cex:durableId="67E3285D" w16cex:dateUtc="2025-03-06T16:55:00Z"/>
  <w16cex:commentExtensible w16cex:durableId="13B51B8D" w16cex:dateUtc="2025-03-07T19:17:00Z"/>
  <w16cex:commentExtensible w16cex:durableId="3A3E8C22" w16cex:dateUtc="2025-03-10T22:57:00Z"/>
  <w16cex:commentExtensible w16cex:durableId="30A0633E" w16cex:dateUtc="2025-03-10T22:59:00Z"/>
  <w16cex:commentExtensible w16cex:durableId="4577320F" w16cex:dateUtc="2025-03-17T20:27:00Z"/>
  <w16cex:commentExtensible w16cex:durableId="29D0F279" w16cex:dateUtc="2024-04-22T18:28:00Z"/>
  <w16cex:commentExtensible w16cex:durableId="16A9FCBB" w16cex:dateUtc="2025-03-10T23:07:00Z"/>
  <w16cex:commentExtensible w16cex:durableId="29DCACA6" w16cex:dateUtc="2024-04-22T18:34:00Z"/>
  <w16cex:commentExtensible w16cex:durableId="29DCACA5" w16cex:dateUtc="2024-05-01T15:57:00Z"/>
  <w16cex:commentExtensible w16cex:durableId="58DF7524" w16cex:dateUtc="2024-09-05T16:27:00Z"/>
  <w16cex:commentExtensible w16cex:durableId="2A843CDF" w16cex:dateUtc="2024-09-05T18:21:00Z"/>
  <w16cex:commentExtensible w16cex:durableId="281AE110" w16cex:dateUtc="2025-03-10T23:08:00Z"/>
  <w16cex:commentExtensible w16cex:durableId="6EF21367" w16cex:dateUtc="2025-03-12T19:00:00Z"/>
  <w16cex:commentExtensible w16cex:durableId="0AFB6C4D" w16cex:dateUtc="2025-03-10T23:12:00Z"/>
  <w16cex:commentExtensible w16cex:durableId="1B52EA59" w16cex:dateUtc="2025-03-17T21:00:00Z"/>
  <w16cex:commentExtensible w16cex:durableId="29D0F7D9" w16cex:dateUtc="2024-04-22T18:51:00Z"/>
  <w16cex:commentExtensible w16cex:durableId="4AA34A34" w16cex:dateUtc="2024-09-05T22:33:00Z"/>
  <w16cex:commentExtensible w16cex:durableId="17A77CC8" w16cex:dateUtc="2025-03-10T23:20:00Z"/>
  <w16cex:commentExtensible w16cex:durableId="785A38D7" w16cex:dateUtc="2025-03-19T17:10:00Z">
    <w16cex:extLst>
      <w16:ext w16:uri="{CE6994B0-6A32-4C9F-8C6B-6E91EDA988CE}">
        <cr:reactions xmlns:cr="http://schemas.microsoft.com/office/comments/2020/reactions">
          <cr:reaction reactionType="1">
            <cr:reactionInfo dateUtc="2025-05-09T16:33:45Z">
              <cr:user userId="S::klqj388@astrazeneca.net::8aef971a-c79f-40b6-92ad-bf1239c9e5e8" userProvider="AD" userName="Coffman, Jon"/>
            </cr:reactionInfo>
          </cr:reaction>
        </cr:reactions>
      </w16:ext>
    </w16cex:extLst>
  </w16cex:commentExtensible>
  <w16cex:commentExtensible w16cex:durableId="49BFD648" w16cex:dateUtc="2025-03-24T17:36:00Z"/>
  <w16cex:commentExtensible w16cex:durableId="7A70BB60" w16cex:dateUtc="2025-03-27T18:59:00Z"/>
  <w16cex:commentExtensible w16cex:durableId="7A5ADC25" w16cex:dateUtc="2025-03-28T13:38:00Z"/>
  <w16cex:commentExtensible w16cex:durableId="6ACE9973" w16cex:dateUtc="2025-04-04T21:42:00Z"/>
  <w16cex:commentExtensible w16cex:durableId="10AA251A" w16cex:dateUtc="2025-04-04T21:45:00Z"/>
  <w16cex:commentExtensible w16cex:durableId="08F1DD76" w16cex:dateUtc="2025-05-09T16:38:00Z"/>
  <w16cex:commentExtensible w16cex:durableId="58E4DBB0" w16cex:dateUtc="2024-06-21T16:05:00Z"/>
  <w16cex:commentExtensible w16cex:durableId="2A201D16" w16cex:dateUtc="2024-06-21T19:39:00Z"/>
  <w16cex:commentExtensible w16cex:durableId="5C124009" w16cex:dateUtc="2024-06-21T16:05:00Z"/>
  <w16cex:commentExtensible w16cex:durableId="3E3BC54A" w16cex:dateUtc="2024-06-21T19:39:00Z"/>
  <w16cex:commentExtensible w16cex:durableId="6302BB70" w16cex:dateUtc="2025-03-24T17:36:00Z"/>
  <w16cex:commentExtensible w16cex:durableId="35471E79" w16cex:dateUtc="2025-03-24T17:37:00Z"/>
  <w16cex:commentExtensible w16cex:durableId="7F7C7C89" w16cex:dateUtc="2025-03-10T23:42:00Z"/>
  <w16cex:commentExtensible w16cex:durableId="74400865" w16cex:dateUtc="2025-03-24T17:12:00Z"/>
  <w16cex:commentExtensible w16cex:durableId="18C2EC43" w16cex:dateUtc="2024-10-15T14:40:00Z"/>
  <w16cex:commentExtensible w16cex:durableId="6A5285CC" w16cex:dateUtc="2024-09-05T22:26:00Z"/>
  <w16cex:commentExtensible w16cex:durableId="2AAA9784" w16cex:dateUtc="2024-10-04T20:34:00Z"/>
  <w16cex:commentExtensible w16cex:durableId="2AB79C56" w16cex:dateUtc="2024-10-14T17:34:00Z"/>
  <w16cex:commentExtensible w16cex:durableId="2AB79C73" w16cex:dateUtc="2024-10-14T17:34:00Z"/>
  <w16cex:commentExtensible w16cex:durableId="02759514" w16cex:dateUtc="2024-10-16T17:16:00Z"/>
  <w16cex:commentExtensible w16cex:durableId="45176B2B" w16cex:dateUtc="2024-10-15T14:51:00Z"/>
  <w16cex:commentExtensible w16cex:durableId="6E355547" w16cex:dateUtc="2024-09-05T13:25:00Z"/>
  <w16cex:commentExtensible w16cex:durableId="2AAA9D23" w16cex:dateUtc="2024-10-04T20:58:00Z">
    <w16cex:extLst>
      <w16:ext w16:uri="{CE6994B0-6A32-4C9F-8C6B-6E91EDA988CE}">
        <cr:reactions xmlns:cr="http://schemas.microsoft.com/office/comments/2020/reactions">
          <cr:reaction reactionType="1">
            <cr:reactionInfo dateUtc="2024-10-16T17:12:39Z">
              <cr:user userId="S::klqj388@astrazeneca.net::8aef971a-c79f-40b6-92ad-bf1239c9e5e8" userProvider="AD" userName="Coffman, Jon"/>
            </cr:reactionInfo>
          </cr:reaction>
        </cr:reactions>
      </w16:ext>
    </w16cex:extLst>
  </w16cex:commentExtensible>
  <w16cex:commentExtensible w16cex:durableId="29AFE692" w16cex:dateUtc="2024-03-28T16: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C5D73A" w16cid:durableId="656CDF19"/>
  <w16cid:commentId w16cid:paraId="27751957" w16cid:durableId="001A10A9"/>
  <w16cid:commentId w16cid:paraId="5C0552A6" w16cid:durableId="29AFE51D"/>
  <w16cid:commentId w16cid:paraId="11B12E77" w16cid:durableId="34DBD1FB"/>
  <w16cid:commentId w16cid:paraId="50B9BEC4" w16cid:durableId="493E1B7E"/>
  <w16cid:commentId w16cid:paraId="47FAF68F" w16cid:durableId="38E3FBBD"/>
  <w16cid:commentId w16cid:paraId="4DE858AF" w16cid:durableId="222BAF9F"/>
  <w16cid:commentId w16cid:paraId="145F4BF8" w16cid:durableId="68A53004"/>
  <w16cid:commentId w16cid:paraId="60CD3F05" w16cid:durableId="19F7133E"/>
  <w16cid:commentId w16cid:paraId="07C78B2E" w16cid:durableId="435A968E"/>
  <w16cid:commentId w16cid:paraId="5813571E" w16cid:durableId="60E3A60C"/>
  <w16cid:commentId w16cid:paraId="7AEC8F9C" w16cid:durableId="68E65370"/>
  <w16cid:commentId w16cid:paraId="0ABB88AC" w16cid:durableId="1115AA5F"/>
  <w16cid:commentId w16cid:paraId="600DE457" w16cid:durableId="0512F8AB"/>
  <w16cid:commentId w16cid:paraId="5EEF2433" w16cid:durableId="2A13EFD8"/>
  <w16cid:commentId w16cid:paraId="33A57713" w16cid:durableId="2A155798"/>
  <w16cid:commentId w16cid:paraId="2E4377CF" w16cid:durableId="70AD8C7E"/>
  <w16cid:commentId w16cid:paraId="78A3D435" w16cid:durableId="67E3285D"/>
  <w16cid:commentId w16cid:paraId="6D268417" w16cid:durableId="13B51B8D"/>
  <w16cid:commentId w16cid:paraId="68FEC8E1" w16cid:durableId="3A3E8C22"/>
  <w16cid:commentId w16cid:paraId="44EABA28" w16cid:durableId="30A0633E"/>
  <w16cid:commentId w16cid:paraId="3944FD81" w16cid:durableId="4577320F"/>
  <w16cid:commentId w16cid:paraId="59AF0E30" w16cid:durableId="29D0F279"/>
  <w16cid:commentId w16cid:paraId="5CF116DC" w16cid:durableId="16A9FCBB"/>
  <w16cid:commentId w16cid:paraId="09398332" w16cid:durableId="29DCACA6"/>
  <w16cid:commentId w16cid:paraId="7E6ADB4B" w16cid:durableId="29DCACA5"/>
  <w16cid:commentId w16cid:paraId="4B96BE22" w16cid:durableId="58DF7524"/>
  <w16cid:commentId w16cid:paraId="5BBF24B2" w16cid:durableId="2A843CDF"/>
  <w16cid:commentId w16cid:paraId="14990EEF" w16cid:durableId="281AE110"/>
  <w16cid:commentId w16cid:paraId="7F1BD692" w16cid:durableId="6EF21367"/>
  <w16cid:commentId w16cid:paraId="63C3C351" w16cid:durableId="0AFB6C4D"/>
  <w16cid:commentId w16cid:paraId="563AE215" w16cid:durableId="1B52EA59"/>
  <w16cid:commentId w16cid:paraId="553E8B4C" w16cid:durableId="29D0F7D9"/>
  <w16cid:commentId w16cid:paraId="7950AF87" w16cid:durableId="4AA34A34"/>
  <w16cid:commentId w16cid:paraId="1A152E32" w16cid:durableId="17A77CC8"/>
  <w16cid:commentId w16cid:paraId="26F9785A" w16cid:durableId="785A38D7"/>
  <w16cid:commentId w16cid:paraId="1024F678" w16cid:durableId="49BFD648"/>
  <w16cid:commentId w16cid:paraId="5A28B479" w16cid:durableId="7A70BB60"/>
  <w16cid:commentId w16cid:paraId="3121823F" w16cid:durableId="7A5ADC25"/>
  <w16cid:commentId w16cid:paraId="6EEAC19E" w16cid:durableId="6ACE9973"/>
  <w16cid:commentId w16cid:paraId="5F51B585" w16cid:durableId="10AA251A"/>
  <w16cid:commentId w16cid:paraId="33EAB18B" w16cid:durableId="08F1DD76"/>
  <w16cid:commentId w16cid:paraId="74B904AD" w16cid:durableId="58E4DBB0"/>
  <w16cid:commentId w16cid:paraId="1BC7644C" w16cid:durableId="2A201D16"/>
  <w16cid:commentId w16cid:paraId="0D8F675D" w16cid:durableId="5C124009"/>
  <w16cid:commentId w16cid:paraId="517D191E" w16cid:durableId="3E3BC54A"/>
  <w16cid:commentId w16cid:paraId="15A7F98B" w16cid:durableId="6302BB70"/>
  <w16cid:commentId w16cid:paraId="3CCA14D2" w16cid:durableId="35471E79"/>
  <w16cid:commentId w16cid:paraId="1B9F4BBD" w16cid:durableId="7F7C7C89"/>
  <w16cid:commentId w16cid:paraId="4C6DA789" w16cid:durableId="74400865"/>
  <w16cid:commentId w16cid:paraId="29DFECD2" w16cid:durableId="18C2EC43"/>
  <w16cid:commentId w16cid:paraId="5D3962A7" w16cid:durableId="6A5285CC"/>
  <w16cid:commentId w16cid:paraId="738261E5" w16cid:durableId="2AAA9784"/>
  <w16cid:commentId w16cid:paraId="3EB12B76" w16cid:durableId="2AB79C56"/>
  <w16cid:commentId w16cid:paraId="2DDD1EB7" w16cid:durableId="2AB79C73"/>
  <w16cid:commentId w16cid:paraId="45DC4FA7" w16cid:durableId="02759514"/>
  <w16cid:commentId w16cid:paraId="437C14AC" w16cid:durableId="45176B2B"/>
  <w16cid:commentId w16cid:paraId="517BBAAC" w16cid:durableId="6E355547"/>
  <w16cid:commentId w16cid:paraId="488C0CF6" w16cid:durableId="2AAA9D23"/>
  <w16cid:commentId w16cid:paraId="1739F732" w16cid:durableId="29AFE69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7860F" w14:textId="77777777" w:rsidR="0017038E" w:rsidRDefault="0017038E" w:rsidP="009468CA">
      <w:r>
        <w:separator/>
      </w:r>
    </w:p>
  </w:endnote>
  <w:endnote w:type="continuationSeparator" w:id="0">
    <w:p w14:paraId="108EBA2B" w14:textId="77777777" w:rsidR="0017038E" w:rsidRDefault="0017038E" w:rsidP="009468CA">
      <w:r>
        <w:continuationSeparator/>
      </w:r>
    </w:p>
  </w:endnote>
  <w:endnote w:type="continuationNotice" w:id="1">
    <w:p w14:paraId="7193E155" w14:textId="77777777" w:rsidR="0017038E" w:rsidRDefault="0017038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imes">
    <w:altName w:val="Sylfaen"/>
    <w:panose1 w:val="020B06040202020202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66C03" w14:textId="77777777" w:rsidR="0017038E" w:rsidRDefault="0017038E" w:rsidP="009468CA">
      <w:r>
        <w:separator/>
      </w:r>
    </w:p>
  </w:footnote>
  <w:footnote w:type="continuationSeparator" w:id="0">
    <w:p w14:paraId="043E5C35" w14:textId="77777777" w:rsidR="0017038E" w:rsidRDefault="0017038E" w:rsidP="009468CA">
      <w:r>
        <w:continuationSeparator/>
      </w:r>
    </w:p>
  </w:footnote>
  <w:footnote w:type="continuationNotice" w:id="1">
    <w:p w14:paraId="05B47E2B" w14:textId="77777777" w:rsidR="0017038E" w:rsidRDefault="0017038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623A"/>
    <w:multiLevelType w:val="hybridMultilevel"/>
    <w:tmpl w:val="07D4BA74"/>
    <w:lvl w:ilvl="0" w:tplc="724677A8">
      <w:start w:val="1"/>
      <w:numFmt w:val="bullet"/>
      <w:lvlText w:val="•"/>
      <w:lvlJc w:val="left"/>
      <w:pPr>
        <w:tabs>
          <w:tab w:val="num" w:pos="720"/>
        </w:tabs>
        <w:ind w:left="720" w:hanging="360"/>
      </w:pPr>
      <w:rPr>
        <w:rFonts w:ascii="Arial" w:hAnsi="Arial" w:hint="default"/>
      </w:rPr>
    </w:lvl>
    <w:lvl w:ilvl="1" w:tplc="D0A62E26" w:tentative="1">
      <w:start w:val="1"/>
      <w:numFmt w:val="bullet"/>
      <w:lvlText w:val="•"/>
      <w:lvlJc w:val="left"/>
      <w:pPr>
        <w:tabs>
          <w:tab w:val="num" w:pos="1440"/>
        </w:tabs>
        <w:ind w:left="1440" w:hanging="360"/>
      </w:pPr>
      <w:rPr>
        <w:rFonts w:ascii="Arial" w:hAnsi="Arial" w:hint="default"/>
      </w:rPr>
    </w:lvl>
    <w:lvl w:ilvl="2" w:tplc="D93EB452" w:tentative="1">
      <w:start w:val="1"/>
      <w:numFmt w:val="bullet"/>
      <w:lvlText w:val="•"/>
      <w:lvlJc w:val="left"/>
      <w:pPr>
        <w:tabs>
          <w:tab w:val="num" w:pos="2160"/>
        </w:tabs>
        <w:ind w:left="2160" w:hanging="360"/>
      </w:pPr>
      <w:rPr>
        <w:rFonts w:ascii="Arial" w:hAnsi="Arial" w:hint="default"/>
      </w:rPr>
    </w:lvl>
    <w:lvl w:ilvl="3" w:tplc="2120175C" w:tentative="1">
      <w:start w:val="1"/>
      <w:numFmt w:val="bullet"/>
      <w:lvlText w:val="•"/>
      <w:lvlJc w:val="left"/>
      <w:pPr>
        <w:tabs>
          <w:tab w:val="num" w:pos="2880"/>
        </w:tabs>
        <w:ind w:left="2880" w:hanging="360"/>
      </w:pPr>
      <w:rPr>
        <w:rFonts w:ascii="Arial" w:hAnsi="Arial" w:hint="default"/>
      </w:rPr>
    </w:lvl>
    <w:lvl w:ilvl="4" w:tplc="90CA14A8" w:tentative="1">
      <w:start w:val="1"/>
      <w:numFmt w:val="bullet"/>
      <w:lvlText w:val="•"/>
      <w:lvlJc w:val="left"/>
      <w:pPr>
        <w:tabs>
          <w:tab w:val="num" w:pos="3600"/>
        </w:tabs>
        <w:ind w:left="3600" w:hanging="360"/>
      </w:pPr>
      <w:rPr>
        <w:rFonts w:ascii="Arial" w:hAnsi="Arial" w:hint="default"/>
      </w:rPr>
    </w:lvl>
    <w:lvl w:ilvl="5" w:tplc="F042CA3E" w:tentative="1">
      <w:start w:val="1"/>
      <w:numFmt w:val="bullet"/>
      <w:lvlText w:val="•"/>
      <w:lvlJc w:val="left"/>
      <w:pPr>
        <w:tabs>
          <w:tab w:val="num" w:pos="4320"/>
        </w:tabs>
        <w:ind w:left="4320" w:hanging="360"/>
      </w:pPr>
      <w:rPr>
        <w:rFonts w:ascii="Arial" w:hAnsi="Arial" w:hint="default"/>
      </w:rPr>
    </w:lvl>
    <w:lvl w:ilvl="6" w:tplc="28B6143A" w:tentative="1">
      <w:start w:val="1"/>
      <w:numFmt w:val="bullet"/>
      <w:lvlText w:val="•"/>
      <w:lvlJc w:val="left"/>
      <w:pPr>
        <w:tabs>
          <w:tab w:val="num" w:pos="5040"/>
        </w:tabs>
        <w:ind w:left="5040" w:hanging="360"/>
      </w:pPr>
      <w:rPr>
        <w:rFonts w:ascii="Arial" w:hAnsi="Arial" w:hint="default"/>
      </w:rPr>
    </w:lvl>
    <w:lvl w:ilvl="7" w:tplc="45ECF70A" w:tentative="1">
      <w:start w:val="1"/>
      <w:numFmt w:val="bullet"/>
      <w:lvlText w:val="•"/>
      <w:lvlJc w:val="left"/>
      <w:pPr>
        <w:tabs>
          <w:tab w:val="num" w:pos="5760"/>
        </w:tabs>
        <w:ind w:left="5760" w:hanging="360"/>
      </w:pPr>
      <w:rPr>
        <w:rFonts w:ascii="Arial" w:hAnsi="Arial" w:hint="default"/>
      </w:rPr>
    </w:lvl>
    <w:lvl w:ilvl="8" w:tplc="F39400E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A044933"/>
    <w:multiLevelType w:val="hybridMultilevel"/>
    <w:tmpl w:val="E3CA6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CF62C9"/>
    <w:multiLevelType w:val="hybridMultilevel"/>
    <w:tmpl w:val="FEC43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AB2E7D"/>
    <w:multiLevelType w:val="hybridMultilevel"/>
    <w:tmpl w:val="7AF0B86E"/>
    <w:lvl w:ilvl="0" w:tplc="08090001">
      <w:start w:val="1"/>
      <w:numFmt w:val="bullet"/>
      <w:lvlText w:val=""/>
      <w:lvlJc w:val="left"/>
      <w:pPr>
        <w:ind w:left="947" w:hanging="360"/>
      </w:pPr>
      <w:rPr>
        <w:rFonts w:ascii="Symbol" w:hAnsi="Symbol" w:hint="default"/>
      </w:rPr>
    </w:lvl>
    <w:lvl w:ilvl="1" w:tplc="08090003" w:tentative="1">
      <w:start w:val="1"/>
      <w:numFmt w:val="bullet"/>
      <w:lvlText w:val="o"/>
      <w:lvlJc w:val="left"/>
      <w:pPr>
        <w:ind w:left="1667" w:hanging="360"/>
      </w:pPr>
      <w:rPr>
        <w:rFonts w:ascii="Courier New" w:hAnsi="Courier New" w:cs="Courier New" w:hint="default"/>
      </w:rPr>
    </w:lvl>
    <w:lvl w:ilvl="2" w:tplc="08090005" w:tentative="1">
      <w:start w:val="1"/>
      <w:numFmt w:val="bullet"/>
      <w:lvlText w:val=""/>
      <w:lvlJc w:val="left"/>
      <w:pPr>
        <w:ind w:left="2387" w:hanging="360"/>
      </w:pPr>
      <w:rPr>
        <w:rFonts w:ascii="Wingdings" w:hAnsi="Wingdings" w:hint="default"/>
      </w:rPr>
    </w:lvl>
    <w:lvl w:ilvl="3" w:tplc="08090001" w:tentative="1">
      <w:start w:val="1"/>
      <w:numFmt w:val="bullet"/>
      <w:lvlText w:val=""/>
      <w:lvlJc w:val="left"/>
      <w:pPr>
        <w:ind w:left="3107" w:hanging="360"/>
      </w:pPr>
      <w:rPr>
        <w:rFonts w:ascii="Symbol" w:hAnsi="Symbol" w:hint="default"/>
      </w:rPr>
    </w:lvl>
    <w:lvl w:ilvl="4" w:tplc="08090003" w:tentative="1">
      <w:start w:val="1"/>
      <w:numFmt w:val="bullet"/>
      <w:lvlText w:val="o"/>
      <w:lvlJc w:val="left"/>
      <w:pPr>
        <w:ind w:left="3827" w:hanging="360"/>
      </w:pPr>
      <w:rPr>
        <w:rFonts w:ascii="Courier New" w:hAnsi="Courier New" w:cs="Courier New" w:hint="default"/>
      </w:rPr>
    </w:lvl>
    <w:lvl w:ilvl="5" w:tplc="08090005" w:tentative="1">
      <w:start w:val="1"/>
      <w:numFmt w:val="bullet"/>
      <w:lvlText w:val=""/>
      <w:lvlJc w:val="left"/>
      <w:pPr>
        <w:ind w:left="4547" w:hanging="360"/>
      </w:pPr>
      <w:rPr>
        <w:rFonts w:ascii="Wingdings" w:hAnsi="Wingdings" w:hint="default"/>
      </w:rPr>
    </w:lvl>
    <w:lvl w:ilvl="6" w:tplc="08090001" w:tentative="1">
      <w:start w:val="1"/>
      <w:numFmt w:val="bullet"/>
      <w:lvlText w:val=""/>
      <w:lvlJc w:val="left"/>
      <w:pPr>
        <w:ind w:left="5267" w:hanging="360"/>
      </w:pPr>
      <w:rPr>
        <w:rFonts w:ascii="Symbol" w:hAnsi="Symbol" w:hint="default"/>
      </w:rPr>
    </w:lvl>
    <w:lvl w:ilvl="7" w:tplc="08090003" w:tentative="1">
      <w:start w:val="1"/>
      <w:numFmt w:val="bullet"/>
      <w:lvlText w:val="o"/>
      <w:lvlJc w:val="left"/>
      <w:pPr>
        <w:ind w:left="5987" w:hanging="360"/>
      </w:pPr>
      <w:rPr>
        <w:rFonts w:ascii="Courier New" w:hAnsi="Courier New" w:cs="Courier New" w:hint="default"/>
      </w:rPr>
    </w:lvl>
    <w:lvl w:ilvl="8" w:tplc="08090005" w:tentative="1">
      <w:start w:val="1"/>
      <w:numFmt w:val="bullet"/>
      <w:lvlText w:val=""/>
      <w:lvlJc w:val="left"/>
      <w:pPr>
        <w:ind w:left="6707" w:hanging="360"/>
      </w:pPr>
      <w:rPr>
        <w:rFonts w:ascii="Wingdings" w:hAnsi="Wingdings" w:hint="default"/>
      </w:rPr>
    </w:lvl>
  </w:abstractNum>
  <w:abstractNum w:abstractNumId="4" w15:restartNumberingAfterBreak="0">
    <w:nsid w:val="432E77B7"/>
    <w:multiLevelType w:val="hybridMultilevel"/>
    <w:tmpl w:val="DED08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6B5652"/>
    <w:multiLevelType w:val="hybridMultilevel"/>
    <w:tmpl w:val="5CDCBEDA"/>
    <w:lvl w:ilvl="0" w:tplc="1334163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5B03396"/>
    <w:multiLevelType w:val="hybridMultilevel"/>
    <w:tmpl w:val="B802A326"/>
    <w:lvl w:ilvl="0" w:tplc="9CBC4EAE">
      <w:start w:val="2"/>
      <w:numFmt w:val="decimal"/>
      <w:lvlText w:val="%1)"/>
      <w:lvlJc w:val="left"/>
      <w:pPr>
        <w:ind w:left="720" w:hanging="360"/>
      </w:pPr>
      <w:rPr>
        <w:rFonts w:hint="default"/>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B525DB7"/>
    <w:multiLevelType w:val="hybridMultilevel"/>
    <w:tmpl w:val="DA8A8740"/>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8" w15:restartNumberingAfterBreak="0">
    <w:nsid w:val="4E8743EF"/>
    <w:multiLevelType w:val="hybridMultilevel"/>
    <w:tmpl w:val="E57E9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4242009"/>
    <w:multiLevelType w:val="hybridMultilevel"/>
    <w:tmpl w:val="D3004CD2"/>
    <w:lvl w:ilvl="0" w:tplc="6CE8734E">
      <w:start w:val="1"/>
      <w:numFmt w:val="upperLetter"/>
      <w:lvlText w:val="%1."/>
      <w:lvlJc w:val="left"/>
      <w:pPr>
        <w:ind w:left="1126" w:hanging="360"/>
      </w:pPr>
      <w:rPr>
        <w:rFonts w:hint="default"/>
        <w:b/>
      </w:rPr>
    </w:lvl>
    <w:lvl w:ilvl="1" w:tplc="04090019" w:tentative="1">
      <w:start w:val="1"/>
      <w:numFmt w:val="lowerLetter"/>
      <w:lvlText w:val="%2."/>
      <w:lvlJc w:val="left"/>
      <w:pPr>
        <w:ind w:left="1846" w:hanging="360"/>
      </w:pPr>
    </w:lvl>
    <w:lvl w:ilvl="2" w:tplc="0409001B" w:tentative="1">
      <w:start w:val="1"/>
      <w:numFmt w:val="lowerRoman"/>
      <w:lvlText w:val="%3."/>
      <w:lvlJc w:val="right"/>
      <w:pPr>
        <w:ind w:left="2566" w:hanging="180"/>
      </w:pPr>
    </w:lvl>
    <w:lvl w:ilvl="3" w:tplc="0409000F" w:tentative="1">
      <w:start w:val="1"/>
      <w:numFmt w:val="decimal"/>
      <w:lvlText w:val="%4."/>
      <w:lvlJc w:val="left"/>
      <w:pPr>
        <w:ind w:left="3286" w:hanging="360"/>
      </w:pPr>
    </w:lvl>
    <w:lvl w:ilvl="4" w:tplc="04090019" w:tentative="1">
      <w:start w:val="1"/>
      <w:numFmt w:val="lowerLetter"/>
      <w:lvlText w:val="%5."/>
      <w:lvlJc w:val="left"/>
      <w:pPr>
        <w:ind w:left="4006" w:hanging="360"/>
      </w:pPr>
    </w:lvl>
    <w:lvl w:ilvl="5" w:tplc="0409001B" w:tentative="1">
      <w:start w:val="1"/>
      <w:numFmt w:val="lowerRoman"/>
      <w:lvlText w:val="%6."/>
      <w:lvlJc w:val="right"/>
      <w:pPr>
        <w:ind w:left="4726" w:hanging="180"/>
      </w:pPr>
    </w:lvl>
    <w:lvl w:ilvl="6" w:tplc="0409000F" w:tentative="1">
      <w:start w:val="1"/>
      <w:numFmt w:val="decimal"/>
      <w:lvlText w:val="%7."/>
      <w:lvlJc w:val="left"/>
      <w:pPr>
        <w:ind w:left="5446" w:hanging="360"/>
      </w:pPr>
    </w:lvl>
    <w:lvl w:ilvl="7" w:tplc="04090019" w:tentative="1">
      <w:start w:val="1"/>
      <w:numFmt w:val="lowerLetter"/>
      <w:lvlText w:val="%8."/>
      <w:lvlJc w:val="left"/>
      <w:pPr>
        <w:ind w:left="6166" w:hanging="360"/>
      </w:pPr>
    </w:lvl>
    <w:lvl w:ilvl="8" w:tplc="0409001B" w:tentative="1">
      <w:start w:val="1"/>
      <w:numFmt w:val="lowerRoman"/>
      <w:lvlText w:val="%9."/>
      <w:lvlJc w:val="right"/>
      <w:pPr>
        <w:ind w:left="6886" w:hanging="180"/>
      </w:pPr>
    </w:lvl>
  </w:abstractNum>
  <w:abstractNum w:abstractNumId="10" w15:restartNumberingAfterBreak="0">
    <w:nsid w:val="6203604F"/>
    <w:multiLevelType w:val="hybridMultilevel"/>
    <w:tmpl w:val="F6466AD6"/>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68A2658B"/>
    <w:multiLevelType w:val="multilevel"/>
    <w:tmpl w:val="0BF2AC1E"/>
    <w:lvl w:ilvl="0">
      <w:start w:val="1"/>
      <w:numFmt w:val="decimal"/>
      <w:pStyle w:val="Sectionheading"/>
      <w:lvlText w:val="%1."/>
      <w:lvlJc w:val="left"/>
      <w:pPr>
        <w:ind w:left="432" w:hanging="432"/>
      </w:pPr>
    </w:lvl>
    <w:lvl w:ilvl="1">
      <w:start w:val="1"/>
      <w:numFmt w:val="decimal"/>
      <w:pStyle w:val="Subsectionheading"/>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726847EF"/>
    <w:multiLevelType w:val="hybridMultilevel"/>
    <w:tmpl w:val="F0E663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5D54678"/>
    <w:multiLevelType w:val="hybridMultilevel"/>
    <w:tmpl w:val="99EA16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BC91B0D"/>
    <w:multiLevelType w:val="hybridMultilevel"/>
    <w:tmpl w:val="47B07C02"/>
    <w:lvl w:ilvl="0" w:tplc="281C3380">
      <w:start w:val="1"/>
      <w:numFmt w:val="decimal"/>
      <w:lvlText w:val="%1)"/>
      <w:lvlJc w:val="left"/>
      <w:pPr>
        <w:ind w:left="720" w:hanging="360"/>
      </w:pPr>
      <w:rPr>
        <w:rFonts w:hint="default"/>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245485">
    <w:abstractNumId w:val="11"/>
  </w:num>
  <w:num w:numId="2" w16cid:durableId="923151099">
    <w:abstractNumId w:val="3"/>
  </w:num>
  <w:num w:numId="3" w16cid:durableId="1518545146">
    <w:abstractNumId w:val="5"/>
  </w:num>
  <w:num w:numId="4" w16cid:durableId="1537231806">
    <w:abstractNumId w:val="10"/>
  </w:num>
  <w:num w:numId="5" w16cid:durableId="446235615">
    <w:abstractNumId w:val="0"/>
  </w:num>
  <w:num w:numId="6" w16cid:durableId="321009769">
    <w:abstractNumId w:val="4"/>
  </w:num>
  <w:num w:numId="7" w16cid:durableId="219172678">
    <w:abstractNumId w:val="14"/>
  </w:num>
  <w:num w:numId="8" w16cid:durableId="1467308496">
    <w:abstractNumId w:val="6"/>
  </w:num>
  <w:num w:numId="9" w16cid:durableId="1669670709">
    <w:abstractNumId w:val="8"/>
  </w:num>
  <w:num w:numId="10" w16cid:durableId="572858737">
    <w:abstractNumId w:val="2"/>
  </w:num>
  <w:num w:numId="11" w16cid:durableId="1042902198">
    <w:abstractNumId w:val="7"/>
  </w:num>
  <w:num w:numId="12" w16cid:durableId="4751322">
    <w:abstractNumId w:val="1"/>
  </w:num>
  <w:num w:numId="13" w16cid:durableId="303700997">
    <w:abstractNumId w:val="13"/>
  </w:num>
  <w:num w:numId="14" w16cid:durableId="1627201472">
    <w:abstractNumId w:val="9"/>
  </w:num>
  <w:num w:numId="15" w16cid:durableId="1357462678">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llet, Michael">
    <w15:presenceInfo w15:providerId="AD" w15:userId="S::kbsv633@astrazeneca.net::312b1652-36ff-4556-868b-0080ca5f1025"/>
  </w15:person>
  <w15:person w15:author="Coffman, Jon">
    <w15:presenceInfo w15:providerId="AD" w15:userId="S::klqj388@astrazeneca.net::8aef971a-c79f-40b6-92ad-bf1239c9e5e8"/>
  </w15:person>
  <w15:person w15:author="Dhingra, Ashna">
    <w15:presenceInfo w15:providerId="AD" w15:userId="S::ktqj180@astrazeneca.net::4bc98c06-0ced-4571-ad29-188b860900f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Times&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de209eer9tsw9e99toxfvfdddztssssrx9t&quot;&gt;My EndNote Library&lt;record-ids&gt;&lt;item&gt;1&lt;/item&gt;&lt;item&gt;2&lt;/item&gt;&lt;item&gt;3&lt;/item&gt;&lt;item&gt;4&lt;/item&gt;&lt;item&gt;5&lt;/item&gt;&lt;item&gt;6&lt;/item&gt;&lt;item&gt;7&lt;/item&gt;&lt;item&gt;8&lt;/item&gt;&lt;item&gt;9&lt;/item&gt;&lt;item&gt;11&lt;/item&gt;&lt;item&gt;14&lt;/item&gt;&lt;item&gt;15&lt;/item&gt;&lt;item&gt;16&lt;/item&gt;&lt;item&gt;17&lt;/item&gt;&lt;item&gt;18&lt;/item&gt;&lt;item&gt;19&lt;/item&gt;&lt;item&gt;20&lt;/item&gt;&lt;/record-ids&gt;&lt;/item&gt;&lt;/Libraries&gt;"/>
  </w:docVars>
  <w:rsids>
    <w:rsidRoot w:val="009468CA"/>
    <w:rsid w:val="000004AC"/>
    <w:rsid w:val="00001101"/>
    <w:rsid w:val="00001326"/>
    <w:rsid w:val="000013F0"/>
    <w:rsid w:val="000017E1"/>
    <w:rsid w:val="000017F5"/>
    <w:rsid w:val="000022A5"/>
    <w:rsid w:val="00002719"/>
    <w:rsid w:val="00002F7F"/>
    <w:rsid w:val="0000311A"/>
    <w:rsid w:val="00003D4B"/>
    <w:rsid w:val="00004298"/>
    <w:rsid w:val="00005BC0"/>
    <w:rsid w:val="00005DCF"/>
    <w:rsid w:val="00007936"/>
    <w:rsid w:val="000079C9"/>
    <w:rsid w:val="00007C84"/>
    <w:rsid w:val="000107F0"/>
    <w:rsid w:val="000109A8"/>
    <w:rsid w:val="00010E47"/>
    <w:rsid w:val="000134A5"/>
    <w:rsid w:val="000140DA"/>
    <w:rsid w:val="00014B0A"/>
    <w:rsid w:val="00020033"/>
    <w:rsid w:val="00020255"/>
    <w:rsid w:val="00020BA1"/>
    <w:rsid w:val="00020FBA"/>
    <w:rsid w:val="00021666"/>
    <w:rsid w:val="000222D7"/>
    <w:rsid w:val="00022AEC"/>
    <w:rsid w:val="00023531"/>
    <w:rsid w:val="00023E08"/>
    <w:rsid w:val="00024F03"/>
    <w:rsid w:val="00025867"/>
    <w:rsid w:val="00025F9A"/>
    <w:rsid w:val="000265FA"/>
    <w:rsid w:val="00030142"/>
    <w:rsid w:val="000324D1"/>
    <w:rsid w:val="00032AD7"/>
    <w:rsid w:val="00033374"/>
    <w:rsid w:val="00033CED"/>
    <w:rsid w:val="00034E45"/>
    <w:rsid w:val="00035228"/>
    <w:rsid w:val="000359C0"/>
    <w:rsid w:val="00035B46"/>
    <w:rsid w:val="000364CD"/>
    <w:rsid w:val="00036B01"/>
    <w:rsid w:val="000410BD"/>
    <w:rsid w:val="00042674"/>
    <w:rsid w:val="000428A5"/>
    <w:rsid w:val="00042F34"/>
    <w:rsid w:val="0004396C"/>
    <w:rsid w:val="00043C77"/>
    <w:rsid w:val="00044607"/>
    <w:rsid w:val="00044755"/>
    <w:rsid w:val="00045AEF"/>
    <w:rsid w:val="00047513"/>
    <w:rsid w:val="00051315"/>
    <w:rsid w:val="0005181A"/>
    <w:rsid w:val="00052100"/>
    <w:rsid w:val="000524C7"/>
    <w:rsid w:val="00052E3E"/>
    <w:rsid w:val="00053CD2"/>
    <w:rsid w:val="00054224"/>
    <w:rsid w:val="00054C80"/>
    <w:rsid w:val="00055363"/>
    <w:rsid w:val="000553C3"/>
    <w:rsid w:val="00056E6F"/>
    <w:rsid w:val="00057321"/>
    <w:rsid w:val="000611AE"/>
    <w:rsid w:val="00062658"/>
    <w:rsid w:val="00063AAE"/>
    <w:rsid w:val="0006564F"/>
    <w:rsid w:val="00065C8C"/>
    <w:rsid w:val="00071C14"/>
    <w:rsid w:val="00073810"/>
    <w:rsid w:val="00073DE3"/>
    <w:rsid w:val="000740B2"/>
    <w:rsid w:val="000747C3"/>
    <w:rsid w:val="00074FF5"/>
    <w:rsid w:val="0007545E"/>
    <w:rsid w:val="0007621A"/>
    <w:rsid w:val="00076B26"/>
    <w:rsid w:val="00077BB6"/>
    <w:rsid w:val="0008131D"/>
    <w:rsid w:val="00082BE4"/>
    <w:rsid w:val="0008457F"/>
    <w:rsid w:val="00085844"/>
    <w:rsid w:val="00087ADB"/>
    <w:rsid w:val="00087AE0"/>
    <w:rsid w:val="000916B0"/>
    <w:rsid w:val="00091EED"/>
    <w:rsid w:val="00092026"/>
    <w:rsid w:val="00093123"/>
    <w:rsid w:val="00094646"/>
    <w:rsid w:val="00094A7E"/>
    <w:rsid w:val="000952E2"/>
    <w:rsid w:val="000959F4"/>
    <w:rsid w:val="00095C8A"/>
    <w:rsid w:val="00095CF7"/>
    <w:rsid w:val="000962F5"/>
    <w:rsid w:val="00096DE5"/>
    <w:rsid w:val="00097F1E"/>
    <w:rsid w:val="000A155F"/>
    <w:rsid w:val="000A258A"/>
    <w:rsid w:val="000A3121"/>
    <w:rsid w:val="000A3C81"/>
    <w:rsid w:val="000A3CEE"/>
    <w:rsid w:val="000A3F78"/>
    <w:rsid w:val="000A459A"/>
    <w:rsid w:val="000A4EAC"/>
    <w:rsid w:val="000A50E3"/>
    <w:rsid w:val="000A7189"/>
    <w:rsid w:val="000A71F4"/>
    <w:rsid w:val="000A7706"/>
    <w:rsid w:val="000B0797"/>
    <w:rsid w:val="000B4292"/>
    <w:rsid w:val="000B6A6C"/>
    <w:rsid w:val="000B6D09"/>
    <w:rsid w:val="000B6F92"/>
    <w:rsid w:val="000B7073"/>
    <w:rsid w:val="000C01A6"/>
    <w:rsid w:val="000C0272"/>
    <w:rsid w:val="000C1593"/>
    <w:rsid w:val="000C163E"/>
    <w:rsid w:val="000C1800"/>
    <w:rsid w:val="000C1CBF"/>
    <w:rsid w:val="000C1E44"/>
    <w:rsid w:val="000C1F0E"/>
    <w:rsid w:val="000C258B"/>
    <w:rsid w:val="000C30A4"/>
    <w:rsid w:val="000C3FF6"/>
    <w:rsid w:val="000C4406"/>
    <w:rsid w:val="000C489A"/>
    <w:rsid w:val="000C5065"/>
    <w:rsid w:val="000C7203"/>
    <w:rsid w:val="000C7690"/>
    <w:rsid w:val="000D02BD"/>
    <w:rsid w:val="000D0C48"/>
    <w:rsid w:val="000D0DCE"/>
    <w:rsid w:val="000D1F18"/>
    <w:rsid w:val="000D234E"/>
    <w:rsid w:val="000D2674"/>
    <w:rsid w:val="000D2718"/>
    <w:rsid w:val="000D3B67"/>
    <w:rsid w:val="000D74B9"/>
    <w:rsid w:val="000D78A6"/>
    <w:rsid w:val="000E07B9"/>
    <w:rsid w:val="000E0BAE"/>
    <w:rsid w:val="000E1C44"/>
    <w:rsid w:val="000E2366"/>
    <w:rsid w:val="000E32E4"/>
    <w:rsid w:val="000E3378"/>
    <w:rsid w:val="000E4BC3"/>
    <w:rsid w:val="000E5CB6"/>
    <w:rsid w:val="000E69ED"/>
    <w:rsid w:val="000E6B43"/>
    <w:rsid w:val="000F164A"/>
    <w:rsid w:val="000F1F1F"/>
    <w:rsid w:val="000F2D49"/>
    <w:rsid w:val="000F2DF6"/>
    <w:rsid w:val="000F6504"/>
    <w:rsid w:val="000F6BB9"/>
    <w:rsid w:val="000F7369"/>
    <w:rsid w:val="000F776C"/>
    <w:rsid w:val="0010255B"/>
    <w:rsid w:val="00104EA6"/>
    <w:rsid w:val="00106692"/>
    <w:rsid w:val="00113342"/>
    <w:rsid w:val="00116DE9"/>
    <w:rsid w:val="0011739F"/>
    <w:rsid w:val="00121973"/>
    <w:rsid w:val="00123D29"/>
    <w:rsid w:val="00124042"/>
    <w:rsid w:val="00126457"/>
    <w:rsid w:val="001264D1"/>
    <w:rsid w:val="00127615"/>
    <w:rsid w:val="001279C4"/>
    <w:rsid w:val="00130EB4"/>
    <w:rsid w:val="00131A00"/>
    <w:rsid w:val="00132A12"/>
    <w:rsid w:val="00134221"/>
    <w:rsid w:val="001352A1"/>
    <w:rsid w:val="001359E4"/>
    <w:rsid w:val="00136618"/>
    <w:rsid w:val="001372F3"/>
    <w:rsid w:val="00140384"/>
    <w:rsid w:val="00141C8C"/>
    <w:rsid w:val="00144059"/>
    <w:rsid w:val="001446AF"/>
    <w:rsid w:val="0014496A"/>
    <w:rsid w:val="001453E5"/>
    <w:rsid w:val="001462B7"/>
    <w:rsid w:val="001466F6"/>
    <w:rsid w:val="00146AE2"/>
    <w:rsid w:val="00146CEC"/>
    <w:rsid w:val="00147F25"/>
    <w:rsid w:val="00150058"/>
    <w:rsid w:val="00150197"/>
    <w:rsid w:val="0015271D"/>
    <w:rsid w:val="001529E5"/>
    <w:rsid w:val="001536E9"/>
    <w:rsid w:val="001549CA"/>
    <w:rsid w:val="00156A96"/>
    <w:rsid w:val="00156AE8"/>
    <w:rsid w:val="0015720B"/>
    <w:rsid w:val="00157EE5"/>
    <w:rsid w:val="0016160A"/>
    <w:rsid w:val="001635BC"/>
    <w:rsid w:val="00163D04"/>
    <w:rsid w:val="00165B75"/>
    <w:rsid w:val="001665BB"/>
    <w:rsid w:val="001665D1"/>
    <w:rsid w:val="0016697E"/>
    <w:rsid w:val="00166BB1"/>
    <w:rsid w:val="00167546"/>
    <w:rsid w:val="00167B00"/>
    <w:rsid w:val="00170387"/>
    <w:rsid w:val="0017038E"/>
    <w:rsid w:val="00170D21"/>
    <w:rsid w:val="00171BF8"/>
    <w:rsid w:val="0017245C"/>
    <w:rsid w:val="0017477F"/>
    <w:rsid w:val="00174B08"/>
    <w:rsid w:val="00177328"/>
    <w:rsid w:val="00177723"/>
    <w:rsid w:val="00177FFD"/>
    <w:rsid w:val="0018080D"/>
    <w:rsid w:val="0018101E"/>
    <w:rsid w:val="001810F9"/>
    <w:rsid w:val="00181A4D"/>
    <w:rsid w:val="00182BDB"/>
    <w:rsid w:val="00183A16"/>
    <w:rsid w:val="001840DE"/>
    <w:rsid w:val="00185B59"/>
    <w:rsid w:val="001874DF"/>
    <w:rsid w:val="0018784B"/>
    <w:rsid w:val="00187D97"/>
    <w:rsid w:val="001902E2"/>
    <w:rsid w:val="00190ACB"/>
    <w:rsid w:val="00190ADD"/>
    <w:rsid w:val="0019130B"/>
    <w:rsid w:val="0019169D"/>
    <w:rsid w:val="0019517D"/>
    <w:rsid w:val="001966A9"/>
    <w:rsid w:val="00196A38"/>
    <w:rsid w:val="00197048"/>
    <w:rsid w:val="00197169"/>
    <w:rsid w:val="001A11A8"/>
    <w:rsid w:val="001A34DC"/>
    <w:rsid w:val="001A41ED"/>
    <w:rsid w:val="001A5325"/>
    <w:rsid w:val="001A5D5E"/>
    <w:rsid w:val="001A67DA"/>
    <w:rsid w:val="001A6B47"/>
    <w:rsid w:val="001B0879"/>
    <w:rsid w:val="001B0D45"/>
    <w:rsid w:val="001B2AFA"/>
    <w:rsid w:val="001B4954"/>
    <w:rsid w:val="001B4DEA"/>
    <w:rsid w:val="001B5924"/>
    <w:rsid w:val="001B702B"/>
    <w:rsid w:val="001B73F4"/>
    <w:rsid w:val="001B79BA"/>
    <w:rsid w:val="001C157F"/>
    <w:rsid w:val="001C15DE"/>
    <w:rsid w:val="001C2FCD"/>
    <w:rsid w:val="001C370E"/>
    <w:rsid w:val="001C37DB"/>
    <w:rsid w:val="001C382E"/>
    <w:rsid w:val="001C4B6D"/>
    <w:rsid w:val="001C76CB"/>
    <w:rsid w:val="001C7B52"/>
    <w:rsid w:val="001C7DB8"/>
    <w:rsid w:val="001D0BC3"/>
    <w:rsid w:val="001D29CE"/>
    <w:rsid w:val="001D3F5D"/>
    <w:rsid w:val="001D5757"/>
    <w:rsid w:val="001D765B"/>
    <w:rsid w:val="001D7BA9"/>
    <w:rsid w:val="001E0612"/>
    <w:rsid w:val="001E0F7B"/>
    <w:rsid w:val="001E13A0"/>
    <w:rsid w:val="001E2568"/>
    <w:rsid w:val="001E25AB"/>
    <w:rsid w:val="001E4072"/>
    <w:rsid w:val="001E4C93"/>
    <w:rsid w:val="001E77B6"/>
    <w:rsid w:val="001E7C6E"/>
    <w:rsid w:val="001E7E05"/>
    <w:rsid w:val="001F12EF"/>
    <w:rsid w:val="001F15F2"/>
    <w:rsid w:val="001F2610"/>
    <w:rsid w:val="001F3B31"/>
    <w:rsid w:val="001F3D9A"/>
    <w:rsid w:val="001F3EEF"/>
    <w:rsid w:val="001F5127"/>
    <w:rsid w:val="001F601C"/>
    <w:rsid w:val="001F65FF"/>
    <w:rsid w:val="001F6950"/>
    <w:rsid w:val="001F6A09"/>
    <w:rsid w:val="001F7211"/>
    <w:rsid w:val="002006B4"/>
    <w:rsid w:val="00200AE9"/>
    <w:rsid w:val="00202028"/>
    <w:rsid w:val="00202CB6"/>
    <w:rsid w:val="0020350E"/>
    <w:rsid w:val="00204C6C"/>
    <w:rsid w:val="002067BB"/>
    <w:rsid w:val="00206D0C"/>
    <w:rsid w:val="00206F1D"/>
    <w:rsid w:val="002078BA"/>
    <w:rsid w:val="00210866"/>
    <w:rsid w:val="002111B9"/>
    <w:rsid w:val="00211FFD"/>
    <w:rsid w:val="00212778"/>
    <w:rsid w:val="002136A6"/>
    <w:rsid w:val="002142AC"/>
    <w:rsid w:val="00214946"/>
    <w:rsid w:val="00214BC4"/>
    <w:rsid w:val="00215BC9"/>
    <w:rsid w:val="00215DA9"/>
    <w:rsid w:val="00216172"/>
    <w:rsid w:val="00216E0E"/>
    <w:rsid w:val="00221423"/>
    <w:rsid w:val="00221445"/>
    <w:rsid w:val="00222BBE"/>
    <w:rsid w:val="00223049"/>
    <w:rsid w:val="00223BCB"/>
    <w:rsid w:val="0022417D"/>
    <w:rsid w:val="002241E0"/>
    <w:rsid w:val="00224EAA"/>
    <w:rsid w:val="00225828"/>
    <w:rsid w:val="00230FAC"/>
    <w:rsid w:val="002320AD"/>
    <w:rsid w:val="00232DBC"/>
    <w:rsid w:val="00233605"/>
    <w:rsid w:val="00233D12"/>
    <w:rsid w:val="00234676"/>
    <w:rsid w:val="0023550F"/>
    <w:rsid w:val="00235B9F"/>
    <w:rsid w:val="002365ED"/>
    <w:rsid w:val="002366D2"/>
    <w:rsid w:val="00241C1F"/>
    <w:rsid w:val="00241F31"/>
    <w:rsid w:val="00242678"/>
    <w:rsid w:val="00242A60"/>
    <w:rsid w:val="0024374E"/>
    <w:rsid w:val="00243888"/>
    <w:rsid w:val="002446B6"/>
    <w:rsid w:val="00244857"/>
    <w:rsid w:val="0024638F"/>
    <w:rsid w:val="0024681F"/>
    <w:rsid w:val="0024688B"/>
    <w:rsid w:val="00246ABC"/>
    <w:rsid w:val="00247B8F"/>
    <w:rsid w:val="00247C46"/>
    <w:rsid w:val="002515E3"/>
    <w:rsid w:val="00251826"/>
    <w:rsid w:val="002518E4"/>
    <w:rsid w:val="00251FDD"/>
    <w:rsid w:val="00252CA4"/>
    <w:rsid w:val="00253883"/>
    <w:rsid w:val="00253CE2"/>
    <w:rsid w:val="00254DC6"/>
    <w:rsid w:val="0025550C"/>
    <w:rsid w:val="00255576"/>
    <w:rsid w:val="00255687"/>
    <w:rsid w:val="00255D19"/>
    <w:rsid w:val="002603AD"/>
    <w:rsid w:val="00260CA9"/>
    <w:rsid w:val="00260ED3"/>
    <w:rsid w:val="002612D3"/>
    <w:rsid w:val="00261A8B"/>
    <w:rsid w:val="00261B8B"/>
    <w:rsid w:val="002627E1"/>
    <w:rsid w:val="00262B9E"/>
    <w:rsid w:val="00262FD2"/>
    <w:rsid w:val="002640CF"/>
    <w:rsid w:val="002648A4"/>
    <w:rsid w:val="00265E67"/>
    <w:rsid w:val="002676E6"/>
    <w:rsid w:val="00271713"/>
    <w:rsid w:val="00271AF5"/>
    <w:rsid w:val="00272801"/>
    <w:rsid w:val="00273253"/>
    <w:rsid w:val="002735F0"/>
    <w:rsid w:val="0027507C"/>
    <w:rsid w:val="002761BC"/>
    <w:rsid w:val="00276268"/>
    <w:rsid w:val="002765D5"/>
    <w:rsid w:val="002809D5"/>
    <w:rsid w:val="00281265"/>
    <w:rsid w:val="00282030"/>
    <w:rsid w:val="00282159"/>
    <w:rsid w:val="00282C0F"/>
    <w:rsid w:val="00283BA2"/>
    <w:rsid w:val="00284A1A"/>
    <w:rsid w:val="00284B34"/>
    <w:rsid w:val="00285159"/>
    <w:rsid w:val="0028561B"/>
    <w:rsid w:val="002856B8"/>
    <w:rsid w:val="00285821"/>
    <w:rsid w:val="00286537"/>
    <w:rsid w:val="002867F4"/>
    <w:rsid w:val="00290604"/>
    <w:rsid w:val="002909FE"/>
    <w:rsid w:val="002927EB"/>
    <w:rsid w:val="002966D8"/>
    <w:rsid w:val="00296CE7"/>
    <w:rsid w:val="00297A02"/>
    <w:rsid w:val="002A0D2D"/>
    <w:rsid w:val="002A2028"/>
    <w:rsid w:val="002A2C93"/>
    <w:rsid w:val="002A4CAF"/>
    <w:rsid w:val="002A4D25"/>
    <w:rsid w:val="002A5EAB"/>
    <w:rsid w:val="002A7AE6"/>
    <w:rsid w:val="002A7B36"/>
    <w:rsid w:val="002A7FAA"/>
    <w:rsid w:val="002B1A74"/>
    <w:rsid w:val="002B2E5C"/>
    <w:rsid w:val="002B3334"/>
    <w:rsid w:val="002B35D0"/>
    <w:rsid w:val="002B36FA"/>
    <w:rsid w:val="002B48E8"/>
    <w:rsid w:val="002B547E"/>
    <w:rsid w:val="002B58FF"/>
    <w:rsid w:val="002B5959"/>
    <w:rsid w:val="002B705D"/>
    <w:rsid w:val="002B7150"/>
    <w:rsid w:val="002B72B4"/>
    <w:rsid w:val="002C0701"/>
    <w:rsid w:val="002C0E9D"/>
    <w:rsid w:val="002C15AC"/>
    <w:rsid w:val="002C2187"/>
    <w:rsid w:val="002C3AF4"/>
    <w:rsid w:val="002C3FE7"/>
    <w:rsid w:val="002C44DC"/>
    <w:rsid w:val="002C4FBC"/>
    <w:rsid w:val="002C63B2"/>
    <w:rsid w:val="002C6F38"/>
    <w:rsid w:val="002D03D1"/>
    <w:rsid w:val="002D1B88"/>
    <w:rsid w:val="002D2B3D"/>
    <w:rsid w:val="002D2F52"/>
    <w:rsid w:val="002D32D1"/>
    <w:rsid w:val="002D37DD"/>
    <w:rsid w:val="002D5643"/>
    <w:rsid w:val="002D5BDE"/>
    <w:rsid w:val="002D60A1"/>
    <w:rsid w:val="002E1B20"/>
    <w:rsid w:val="002E295C"/>
    <w:rsid w:val="002E300B"/>
    <w:rsid w:val="002E49AC"/>
    <w:rsid w:val="002E4A63"/>
    <w:rsid w:val="002E4EBA"/>
    <w:rsid w:val="002E4F58"/>
    <w:rsid w:val="002E55DE"/>
    <w:rsid w:val="002E7A48"/>
    <w:rsid w:val="002F080E"/>
    <w:rsid w:val="002F16FC"/>
    <w:rsid w:val="002F2024"/>
    <w:rsid w:val="002F3228"/>
    <w:rsid w:val="002F46F2"/>
    <w:rsid w:val="002F5526"/>
    <w:rsid w:val="002F6484"/>
    <w:rsid w:val="002F692F"/>
    <w:rsid w:val="002F72DF"/>
    <w:rsid w:val="002F7BC5"/>
    <w:rsid w:val="00301114"/>
    <w:rsid w:val="00304A4D"/>
    <w:rsid w:val="003100C2"/>
    <w:rsid w:val="00312D1E"/>
    <w:rsid w:val="00313A48"/>
    <w:rsid w:val="00314FA5"/>
    <w:rsid w:val="0031546C"/>
    <w:rsid w:val="00315F8B"/>
    <w:rsid w:val="003160D4"/>
    <w:rsid w:val="00316137"/>
    <w:rsid w:val="00321C8E"/>
    <w:rsid w:val="00322621"/>
    <w:rsid w:val="00322729"/>
    <w:rsid w:val="00322D32"/>
    <w:rsid w:val="00323807"/>
    <w:rsid w:val="003238C1"/>
    <w:rsid w:val="00323A48"/>
    <w:rsid w:val="00323EB8"/>
    <w:rsid w:val="00324F91"/>
    <w:rsid w:val="00325BB2"/>
    <w:rsid w:val="00327313"/>
    <w:rsid w:val="003276C3"/>
    <w:rsid w:val="0032789F"/>
    <w:rsid w:val="003278B7"/>
    <w:rsid w:val="00331257"/>
    <w:rsid w:val="00331A5E"/>
    <w:rsid w:val="00332CB3"/>
    <w:rsid w:val="00332D6B"/>
    <w:rsid w:val="003335F2"/>
    <w:rsid w:val="003338B8"/>
    <w:rsid w:val="00333A15"/>
    <w:rsid w:val="00333C2E"/>
    <w:rsid w:val="00333FDC"/>
    <w:rsid w:val="00340529"/>
    <w:rsid w:val="003416CA"/>
    <w:rsid w:val="0034196D"/>
    <w:rsid w:val="00342926"/>
    <w:rsid w:val="00342CBD"/>
    <w:rsid w:val="00343874"/>
    <w:rsid w:val="003442E8"/>
    <w:rsid w:val="003445A2"/>
    <w:rsid w:val="00344F93"/>
    <w:rsid w:val="0035128B"/>
    <w:rsid w:val="00351631"/>
    <w:rsid w:val="00352534"/>
    <w:rsid w:val="00352628"/>
    <w:rsid w:val="003529C6"/>
    <w:rsid w:val="00354AEC"/>
    <w:rsid w:val="0035627C"/>
    <w:rsid w:val="0035796C"/>
    <w:rsid w:val="00357E47"/>
    <w:rsid w:val="00360D84"/>
    <w:rsid w:val="003629A1"/>
    <w:rsid w:val="00362E5C"/>
    <w:rsid w:val="00363AF8"/>
    <w:rsid w:val="0036658B"/>
    <w:rsid w:val="00366D8C"/>
    <w:rsid w:val="00367D10"/>
    <w:rsid w:val="0037308F"/>
    <w:rsid w:val="00373ADE"/>
    <w:rsid w:val="0037424C"/>
    <w:rsid w:val="00374CE3"/>
    <w:rsid w:val="0037578C"/>
    <w:rsid w:val="00377575"/>
    <w:rsid w:val="00380D16"/>
    <w:rsid w:val="00381E8B"/>
    <w:rsid w:val="00382430"/>
    <w:rsid w:val="00382C14"/>
    <w:rsid w:val="00382C26"/>
    <w:rsid w:val="0038405D"/>
    <w:rsid w:val="00384CC2"/>
    <w:rsid w:val="0038570F"/>
    <w:rsid w:val="00386BD8"/>
    <w:rsid w:val="00390103"/>
    <w:rsid w:val="00391CBD"/>
    <w:rsid w:val="00393355"/>
    <w:rsid w:val="003934C2"/>
    <w:rsid w:val="00393C26"/>
    <w:rsid w:val="00394B73"/>
    <w:rsid w:val="00394BEC"/>
    <w:rsid w:val="003954BD"/>
    <w:rsid w:val="00396D0B"/>
    <w:rsid w:val="00397303"/>
    <w:rsid w:val="003A0CBF"/>
    <w:rsid w:val="003A15D7"/>
    <w:rsid w:val="003A4A05"/>
    <w:rsid w:val="003A5663"/>
    <w:rsid w:val="003A6298"/>
    <w:rsid w:val="003A66AA"/>
    <w:rsid w:val="003A7565"/>
    <w:rsid w:val="003B0B9C"/>
    <w:rsid w:val="003B2500"/>
    <w:rsid w:val="003B3AF9"/>
    <w:rsid w:val="003B4840"/>
    <w:rsid w:val="003B4B02"/>
    <w:rsid w:val="003B70CB"/>
    <w:rsid w:val="003B779E"/>
    <w:rsid w:val="003B7BD6"/>
    <w:rsid w:val="003C044C"/>
    <w:rsid w:val="003C07C3"/>
    <w:rsid w:val="003C0BDB"/>
    <w:rsid w:val="003C0BEA"/>
    <w:rsid w:val="003C12F2"/>
    <w:rsid w:val="003C34A1"/>
    <w:rsid w:val="003C397E"/>
    <w:rsid w:val="003C3BF3"/>
    <w:rsid w:val="003C4113"/>
    <w:rsid w:val="003C59F7"/>
    <w:rsid w:val="003C6361"/>
    <w:rsid w:val="003C64C8"/>
    <w:rsid w:val="003C68B7"/>
    <w:rsid w:val="003C6E5F"/>
    <w:rsid w:val="003C72B9"/>
    <w:rsid w:val="003C79A3"/>
    <w:rsid w:val="003D00A0"/>
    <w:rsid w:val="003D25B4"/>
    <w:rsid w:val="003D31BA"/>
    <w:rsid w:val="003D34A2"/>
    <w:rsid w:val="003D3D46"/>
    <w:rsid w:val="003D408A"/>
    <w:rsid w:val="003D47AE"/>
    <w:rsid w:val="003D4B32"/>
    <w:rsid w:val="003D5725"/>
    <w:rsid w:val="003D5957"/>
    <w:rsid w:val="003D5D72"/>
    <w:rsid w:val="003D621F"/>
    <w:rsid w:val="003D65DE"/>
    <w:rsid w:val="003D701E"/>
    <w:rsid w:val="003D75B4"/>
    <w:rsid w:val="003E0E2D"/>
    <w:rsid w:val="003E151B"/>
    <w:rsid w:val="003E17B5"/>
    <w:rsid w:val="003E26DE"/>
    <w:rsid w:val="003E2DE4"/>
    <w:rsid w:val="003E2F45"/>
    <w:rsid w:val="003E3A48"/>
    <w:rsid w:val="003E4281"/>
    <w:rsid w:val="003E42A3"/>
    <w:rsid w:val="003E4919"/>
    <w:rsid w:val="003E4BEB"/>
    <w:rsid w:val="003E7631"/>
    <w:rsid w:val="003F2145"/>
    <w:rsid w:val="003F305B"/>
    <w:rsid w:val="003F31C1"/>
    <w:rsid w:val="003F31E1"/>
    <w:rsid w:val="003F3BAF"/>
    <w:rsid w:val="003F6B50"/>
    <w:rsid w:val="003F6E0A"/>
    <w:rsid w:val="003F7616"/>
    <w:rsid w:val="004006C1"/>
    <w:rsid w:val="00401CEF"/>
    <w:rsid w:val="004020E7"/>
    <w:rsid w:val="00403649"/>
    <w:rsid w:val="004036F2"/>
    <w:rsid w:val="00404978"/>
    <w:rsid w:val="00407A42"/>
    <w:rsid w:val="00411BF9"/>
    <w:rsid w:val="00413B73"/>
    <w:rsid w:val="004148FD"/>
    <w:rsid w:val="004159F5"/>
    <w:rsid w:val="004169B7"/>
    <w:rsid w:val="00416F96"/>
    <w:rsid w:val="004172BF"/>
    <w:rsid w:val="0042257A"/>
    <w:rsid w:val="00422956"/>
    <w:rsid w:val="00422A4E"/>
    <w:rsid w:val="004230E0"/>
    <w:rsid w:val="0042437B"/>
    <w:rsid w:val="0042592D"/>
    <w:rsid w:val="004264A9"/>
    <w:rsid w:val="00426BEE"/>
    <w:rsid w:val="0042794C"/>
    <w:rsid w:val="00430667"/>
    <w:rsid w:val="004317ED"/>
    <w:rsid w:val="00431852"/>
    <w:rsid w:val="00431BA1"/>
    <w:rsid w:val="00432186"/>
    <w:rsid w:val="00433562"/>
    <w:rsid w:val="00434ABB"/>
    <w:rsid w:val="00435D61"/>
    <w:rsid w:val="00436597"/>
    <w:rsid w:val="00437A28"/>
    <w:rsid w:val="00437ACB"/>
    <w:rsid w:val="00442367"/>
    <w:rsid w:val="004439E3"/>
    <w:rsid w:val="004443F0"/>
    <w:rsid w:val="0044464C"/>
    <w:rsid w:val="00444F37"/>
    <w:rsid w:val="0044559E"/>
    <w:rsid w:val="00446F82"/>
    <w:rsid w:val="00446FEA"/>
    <w:rsid w:val="00447043"/>
    <w:rsid w:val="004471AC"/>
    <w:rsid w:val="00447FA3"/>
    <w:rsid w:val="004569E5"/>
    <w:rsid w:val="004624E0"/>
    <w:rsid w:val="00462FEF"/>
    <w:rsid w:val="0046438A"/>
    <w:rsid w:val="00464D72"/>
    <w:rsid w:val="00465140"/>
    <w:rsid w:val="004662D7"/>
    <w:rsid w:val="00466799"/>
    <w:rsid w:val="004667F7"/>
    <w:rsid w:val="00466E17"/>
    <w:rsid w:val="0046713E"/>
    <w:rsid w:val="00467D97"/>
    <w:rsid w:val="004701BE"/>
    <w:rsid w:val="004708F5"/>
    <w:rsid w:val="00471137"/>
    <w:rsid w:val="00471DF9"/>
    <w:rsid w:val="00472352"/>
    <w:rsid w:val="00472E78"/>
    <w:rsid w:val="00472F41"/>
    <w:rsid w:val="004735C0"/>
    <w:rsid w:val="00473DAC"/>
    <w:rsid w:val="0047414F"/>
    <w:rsid w:val="00476179"/>
    <w:rsid w:val="0047656D"/>
    <w:rsid w:val="00477333"/>
    <w:rsid w:val="00477796"/>
    <w:rsid w:val="00477F4D"/>
    <w:rsid w:val="00480B1D"/>
    <w:rsid w:val="00480EAC"/>
    <w:rsid w:val="00480FE7"/>
    <w:rsid w:val="00481034"/>
    <w:rsid w:val="00482E19"/>
    <w:rsid w:val="0048434C"/>
    <w:rsid w:val="00484C8D"/>
    <w:rsid w:val="00485233"/>
    <w:rsid w:val="00487347"/>
    <w:rsid w:val="00487E2D"/>
    <w:rsid w:val="00490CB0"/>
    <w:rsid w:val="004915CE"/>
    <w:rsid w:val="00491EF2"/>
    <w:rsid w:val="004930A9"/>
    <w:rsid w:val="00495128"/>
    <w:rsid w:val="00495415"/>
    <w:rsid w:val="00495F8F"/>
    <w:rsid w:val="00497432"/>
    <w:rsid w:val="00497763"/>
    <w:rsid w:val="004A0404"/>
    <w:rsid w:val="004A319D"/>
    <w:rsid w:val="004A33C3"/>
    <w:rsid w:val="004A3CA0"/>
    <w:rsid w:val="004A5150"/>
    <w:rsid w:val="004A733D"/>
    <w:rsid w:val="004A786B"/>
    <w:rsid w:val="004A7D8D"/>
    <w:rsid w:val="004B00F8"/>
    <w:rsid w:val="004B04B1"/>
    <w:rsid w:val="004B209A"/>
    <w:rsid w:val="004B3699"/>
    <w:rsid w:val="004B397B"/>
    <w:rsid w:val="004B3B99"/>
    <w:rsid w:val="004B3C1A"/>
    <w:rsid w:val="004B6720"/>
    <w:rsid w:val="004B7AED"/>
    <w:rsid w:val="004C14F4"/>
    <w:rsid w:val="004C1D46"/>
    <w:rsid w:val="004C2E1F"/>
    <w:rsid w:val="004C3473"/>
    <w:rsid w:val="004C57D7"/>
    <w:rsid w:val="004D2087"/>
    <w:rsid w:val="004D2110"/>
    <w:rsid w:val="004D2496"/>
    <w:rsid w:val="004D40C7"/>
    <w:rsid w:val="004D4B0D"/>
    <w:rsid w:val="004D4C4D"/>
    <w:rsid w:val="004D5AE6"/>
    <w:rsid w:val="004D6066"/>
    <w:rsid w:val="004D63B4"/>
    <w:rsid w:val="004D7F89"/>
    <w:rsid w:val="004E0228"/>
    <w:rsid w:val="004E0C76"/>
    <w:rsid w:val="004E1AF2"/>
    <w:rsid w:val="004E1DCB"/>
    <w:rsid w:val="004E1F49"/>
    <w:rsid w:val="004E20EC"/>
    <w:rsid w:val="004E27A0"/>
    <w:rsid w:val="004E2A12"/>
    <w:rsid w:val="004E2BBA"/>
    <w:rsid w:val="004E40E4"/>
    <w:rsid w:val="004E5002"/>
    <w:rsid w:val="004E50B5"/>
    <w:rsid w:val="004E5935"/>
    <w:rsid w:val="004E5BC0"/>
    <w:rsid w:val="004E6C36"/>
    <w:rsid w:val="004E70B7"/>
    <w:rsid w:val="004E757D"/>
    <w:rsid w:val="004E79F3"/>
    <w:rsid w:val="004F0316"/>
    <w:rsid w:val="004F05C1"/>
    <w:rsid w:val="004F194F"/>
    <w:rsid w:val="004F20F6"/>
    <w:rsid w:val="004F255A"/>
    <w:rsid w:val="004F53FA"/>
    <w:rsid w:val="004F5966"/>
    <w:rsid w:val="004F5D24"/>
    <w:rsid w:val="004F648B"/>
    <w:rsid w:val="00500147"/>
    <w:rsid w:val="00502EEA"/>
    <w:rsid w:val="00503464"/>
    <w:rsid w:val="0050435B"/>
    <w:rsid w:val="00504460"/>
    <w:rsid w:val="0050460F"/>
    <w:rsid w:val="00504797"/>
    <w:rsid w:val="00506778"/>
    <w:rsid w:val="0050692C"/>
    <w:rsid w:val="00510A68"/>
    <w:rsid w:val="0051326F"/>
    <w:rsid w:val="005148FC"/>
    <w:rsid w:val="00516A09"/>
    <w:rsid w:val="00516BBC"/>
    <w:rsid w:val="00517174"/>
    <w:rsid w:val="00517ABF"/>
    <w:rsid w:val="00520C53"/>
    <w:rsid w:val="00521D76"/>
    <w:rsid w:val="00521FA3"/>
    <w:rsid w:val="005239C3"/>
    <w:rsid w:val="005239E5"/>
    <w:rsid w:val="00525535"/>
    <w:rsid w:val="0052699E"/>
    <w:rsid w:val="00527064"/>
    <w:rsid w:val="00527339"/>
    <w:rsid w:val="00530559"/>
    <w:rsid w:val="00532575"/>
    <w:rsid w:val="005334E9"/>
    <w:rsid w:val="00533F01"/>
    <w:rsid w:val="0053562A"/>
    <w:rsid w:val="00535637"/>
    <w:rsid w:val="00537FC5"/>
    <w:rsid w:val="005403E6"/>
    <w:rsid w:val="00542004"/>
    <w:rsid w:val="00542952"/>
    <w:rsid w:val="00542A1C"/>
    <w:rsid w:val="00543795"/>
    <w:rsid w:val="00544013"/>
    <w:rsid w:val="0054407A"/>
    <w:rsid w:val="005440EF"/>
    <w:rsid w:val="0054468F"/>
    <w:rsid w:val="00544699"/>
    <w:rsid w:val="005455E0"/>
    <w:rsid w:val="00545D5E"/>
    <w:rsid w:val="00546302"/>
    <w:rsid w:val="00547243"/>
    <w:rsid w:val="005510B1"/>
    <w:rsid w:val="00553E43"/>
    <w:rsid w:val="00555B71"/>
    <w:rsid w:val="00560721"/>
    <w:rsid w:val="00560A09"/>
    <w:rsid w:val="00560FDF"/>
    <w:rsid w:val="005620AD"/>
    <w:rsid w:val="0056277B"/>
    <w:rsid w:val="005630EC"/>
    <w:rsid w:val="005639E8"/>
    <w:rsid w:val="00564237"/>
    <w:rsid w:val="00564328"/>
    <w:rsid w:val="005657D3"/>
    <w:rsid w:val="00566021"/>
    <w:rsid w:val="005664F9"/>
    <w:rsid w:val="00567505"/>
    <w:rsid w:val="00567BE3"/>
    <w:rsid w:val="0057110F"/>
    <w:rsid w:val="00572873"/>
    <w:rsid w:val="005745C8"/>
    <w:rsid w:val="005769D0"/>
    <w:rsid w:val="00577EF9"/>
    <w:rsid w:val="00582C3B"/>
    <w:rsid w:val="00582CCB"/>
    <w:rsid w:val="00582F02"/>
    <w:rsid w:val="005842C1"/>
    <w:rsid w:val="00584F57"/>
    <w:rsid w:val="005860C4"/>
    <w:rsid w:val="0058618D"/>
    <w:rsid w:val="0058620D"/>
    <w:rsid w:val="005867B6"/>
    <w:rsid w:val="005869EF"/>
    <w:rsid w:val="00587727"/>
    <w:rsid w:val="005924BC"/>
    <w:rsid w:val="00593E72"/>
    <w:rsid w:val="00594B98"/>
    <w:rsid w:val="00595D9F"/>
    <w:rsid w:val="00596B2A"/>
    <w:rsid w:val="00597167"/>
    <w:rsid w:val="005979D2"/>
    <w:rsid w:val="005A0437"/>
    <w:rsid w:val="005A075E"/>
    <w:rsid w:val="005A121A"/>
    <w:rsid w:val="005A1BE8"/>
    <w:rsid w:val="005A2AB0"/>
    <w:rsid w:val="005A3DC7"/>
    <w:rsid w:val="005A3EEA"/>
    <w:rsid w:val="005A4EC8"/>
    <w:rsid w:val="005A500B"/>
    <w:rsid w:val="005A563F"/>
    <w:rsid w:val="005A5E93"/>
    <w:rsid w:val="005A7EB3"/>
    <w:rsid w:val="005B3252"/>
    <w:rsid w:val="005B66C6"/>
    <w:rsid w:val="005B6DE0"/>
    <w:rsid w:val="005B7008"/>
    <w:rsid w:val="005C0E6C"/>
    <w:rsid w:val="005C1321"/>
    <w:rsid w:val="005C1728"/>
    <w:rsid w:val="005C1E3E"/>
    <w:rsid w:val="005C38BC"/>
    <w:rsid w:val="005C45AA"/>
    <w:rsid w:val="005C5965"/>
    <w:rsid w:val="005C645E"/>
    <w:rsid w:val="005C64C6"/>
    <w:rsid w:val="005C6966"/>
    <w:rsid w:val="005C69B2"/>
    <w:rsid w:val="005C70AD"/>
    <w:rsid w:val="005C70B1"/>
    <w:rsid w:val="005C7568"/>
    <w:rsid w:val="005D0E9C"/>
    <w:rsid w:val="005D0FEC"/>
    <w:rsid w:val="005D138E"/>
    <w:rsid w:val="005D1DE1"/>
    <w:rsid w:val="005D2D80"/>
    <w:rsid w:val="005D34A7"/>
    <w:rsid w:val="005D4488"/>
    <w:rsid w:val="005D5E6F"/>
    <w:rsid w:val="005E0CCE"/>
    <w:rsid w:val="005E15E1"/>
    <w:rsid w:val="005E1E02"/>
    <w:rsid w:val="005E3123"/>
    <w:rsid w:val="005E40C5"/>
    <w:rsid w:val="005E517E"/>
    <w:rsid w:val="005E68D0"/>
    <w:rsid w:val="005F188B"/>
    <w:rsid w:val="005F23E2"/>
    <w:rsid w:val="005F3B9D"/>
    <w:rsid w:val="005F4C87"/>
    <w:rsid w:val="005F5BD3"/>
    <w:rsid w:val="005F7794"/>
    <w:rsid w:val="005F7DCA"/>
    <w:rsid w:val="005F7E7B"/>
    <w:rsid w:val="00600447"/>
    <w:rsid w:val="006014CF"/>
    <w:rsid w:val="0060279C"/>
    <w:rsid w:val="00602884"/>
    <w:rsid w:val="006033AD"/>
    <w:rsid w:val="006034E8"/>
    <w:rsid w:val="006049C1"/>
    <w:rsid w:val="00607E24"/>
    <w:rsid w:val="00610061"/>
    <w:rsid w:val="0061025D"/>
    <w:rsid w:val="00610321"/>
    <w:rsid w:val="00612A39"/>
    <w:rsid w:val="00612BB6"/>
    <w:rsid w:val="006144F1"/>
    <w:rsid w:val="00614B9A"/>
    <w:rsid w:val="00615961"/>
    <w:rsid w:val="00615ABB"/>
    <w:rsid w:val="00620AA5"/>
    <w:rsid w:val="006211C1"/>
    <w:rsid w:val="00621E7F"/>
    <w:rsid w:val="0062319E"/>
    <w:rsid w:val="006233B1"/>
    <w:rsid w:val="00623E1B"/>
    <w:rsid w:val="00623EF5"/>
    <w:rsid w:val="006241F3"/>
    <w:rsid w:val="00624765"/>
    <w:rsid w:val="006254B2"/>
    <w:rsid w:val="0062561F"/>
    <w:rsid w:val="00625853"/>
    <w:rsid w:val="00625D54"/>
    <w:rsid w:val="006260C1"/>
    <w:rsid w:val="0062670E"/>
    <w:rsid w:val="00626A9C"/>
    <w:rsid w:val="006329E5"/>
    <w:rsid w:val="00633A06"/>
    <w:rsid w:val="00634540"/>
    <w:rsid w:val="00634E84"/>
    <w:rsid w:val="006363EB"/>
    <w:rsid w:val="00636F07"/>
    <w:rsid w:val="006417EE"/>
    <w:rsid w:val="006418C8"/>
    <w:rsid w:val="006425A1"/>
    <w:rsid w:val="00642EB2"/>
    <w:rsid w:val="00644C1C"/>
    <w:rsid w:val="00645562"/>
    <w:rsid w:val="00645DFB"/>
    <w:rsid w:val="00647B5D"/>
    <w:rsid w:val="0065127F"/>
    <w:rsid w:val="006514F1"/>
    <w:rsid w:val="00653377"/>
    <w:rsid w:val="00655299"/>
    <w:rsid w:val="00655BE6"/>
    <w:rsid w:val="00656DA8"/>
    <w:rsid w:val="006604BD"/>
    <w:rsid w:val="00660DDB"/>
    <w:rsid w:val="00661302"/>
    <w:rsid w:val="00661942"/>
    <w:rsid w:val="00661E0D"/>
    <w:rsid w:val="0066346B"/>
    <w:rsid w:val="00665C82"/>
    <w:rsid w:val="0066724B"/>
    <w:rsid w:val="006702AC"/>
    <w:rsid w:val="00670791"/>
    <w:rsid w:val="006713A9"/>
    <w:rsid w:val="0067199E"/>
    <w:rsid w:val="00671F05"/>
    <w:rsid w:val="0067391A"/>
    <w:rsid w:val="00673EA6"/>
    <w:rsid w:val="00674149"/>
    <w:rsid w:val="0067425A"/>
    <w:rsid w:val="00674962"/>
    <w:rsid w:val="006809D6"/>
    <w:rsid w:val="00680FEC"/>
    <w:rsid w:val="00681FBE"/>
    <w:rsid w:val="00682C21"/>
    <w:rsid w:val="00682F24"/>
    <w:rsid w:val="0068497B"/>
    <w:rsid w:val="00690942"/>
    <w:rsid w:val="006954F9"/>
    <w:rsid w:val="00695A63"/>
    <w:rsid w:val="00695B5E"/>
    <w:rsid w:val="00696964"/>
    <w:rsid w:val="00696C8D"/>
    <w:rsid w:val="006A1A5B"/>
    <w:rsid w:val="006A1E4E"/>
    <w:rsid w:val="006A20E2"/>
    <w:rsid w:val="006A22A9"/>
    <w:rsid w:val="006A2433"/>
    <w:rsid w:val="006A294C"/>
    <w:rsid w:val="006A30C3"/>
    <w:rsid w:val="006A376F"/>
    <w:rsid w:val="006A5ADA"/>
    <w:rsid w:val="006B2124"/>
    <w:rsid w:val="006B2975"/>
    <w:rsid w:val="006B3738"/>
    <w:rsid w:val="006B447F"/>
    <w:rsid w:val="006B476A"/>
    <w:rsid w:val="006B77CD"/>
    <w:rsid w:val="006B7BE3"/>
    <w:rsid w:val="006B7BFB"/>
    <w:rsid w:val="006B7E21"/>
    <w:rsid w:val="006C075F"/>
    <w:rsid w:val="006C12B5"/>
    <w:rsid w:val="006C29EF"/>
    <w:rsid w:val="006C33E0"/>
    <w:rsid w:val="006C3644"/>
    <w:rsid w:val="006C46C3"/>
    <w:rsid w:val="006C6108"/>
    <w:rsid w:val="006C7147"/>
    <w:rsid w:val="006C7314"/>
    <w:rsid w:val="006D05FA"/>
    <w:rsid w:val="006D20F2"/>
    <w:rsid w:val="006D2DC9"/>
    <w:rsid w:val="006D493A"/>
    <w:rsid w:val="006D6FB8"/>
    <w:rsid w:val="006E2690"/>
    <w:rsid w:val="006E3365"/>
    <w:rsid w:val="006E3970"/>
    <w:rsid w:val="006E772B"/>
    <w:rsid w:val="006F17A0"/>
    <w:rsid w:val="006F2569"/>
    <w:rsid w:val="006F2C2D"/>
    <w:rsid w:val="006F534E"/>
    <w:rsid w:val="006F5675"/>
    <w:rsid w:val="006F5F71"/>
    <w:rsid w:val="006F74BD"/>
    <w:rsid w:val="006F7AD4"/>
    <w:rsid w:val="007029A8"/>
    <w:rsid w:val="0070419A"/>
    <w:rsid w:val="00704663"/>
    <w:rsid w:val="00704946"/>
    <w:rsid w:val="00704A98"/>
    <w:rsid w:val="0070624F"/>
    <w:rsid w:val="00706E7B"/>
    <w:rsid w:val="007074DC"/>
    <w:rsid w:val="00712B54"/>
    <w:rsid w:val="00714BB8"/>
    <w:rsid w:val="0071529E"/>
    <w:rsid w:val="00715C91"/>
    <w:rsid w:val="00716467"/>
    <w:rsid w:val="00717F32"/>
    <w:rsid w:val="007203CA"/>
    <w:rsid w:val="00720579"/>
    <w:rsid w:val="007206A9"/>
    <w:rsid w:val="00721797"/>
    <w:rsid w:val="00722140"/>
    <w:rsid w:val="00722212"/>
    <w:rsid w:val="0072465A"/>
    <w:rsid w:val="007253F7"/>
    <w:rsid w:val="00725753"/>
    <w:rsid w:val="0072643B"/>
    <w:rsid w:val="00726C21"/>
    <w:rsid w:val="00730C90"/>
    <w:rsid w:val="007315BA"/>
    <w:rsid w:val="0073167F"/>
    <w:rsid w:val="007319B5"/>
    <w:rsid w:val="00733F05"/>
    <w:rsid w:val="00734A36"/>
    <w:rsid w:val="00734F73"/>
    <w:rsid w:val="0073565D"/>
    <w:rsid w:val="00736617"/>
    <w:rsid w:val="00737DD3"/>
    <w:rsid w:val="00737FB2"/>
    <w:rsid w:val="00741394"/>
    <w:rsid w:val="00741DCD"/>
    <w:rsid w:val="00742843"/>
    <w:rsid w:val="0074419D"/>
    <w:rsid w:val="0074461C"/>
    <w:rsid w:val="00745C8B"/>
    <w:rsid w:val="00745CE0"/>
    <w:rsid w:val="00746452"/>
    <w:rsid w:val="007466BE"/>
    <w:rsid w:val="00746722"/>
    <w:rsid w:val="00746B36"/>
    <w:rsid w:val="007475A7"/>
    <w:rsid w:val="007500A6"/>
    <w:rsid w:val="0075194D"/>
    <w:rsid w:val="00752C69"/>
    <w:rsid w:val="00752CAF"/>
    <w:rsid w:val="0075326F"/>
    <w:rsid w:val="0075332D"/>
    <w:rsid w:val="00753371"/>
    <w:rsid w:val="0075392C"/>
    <w:rsid w:val="00754F6A"/>
    <w:rsid w:val="00757163"/>
    <w:rsid w:val="00760B34"/>
    <w:rsid w:val="00760B53"/>
    <w:rsid w:val="00761F8A"/>
    <w:rsid w:val="0076459D"/>
    <w:rsid w:val="00765148"/>
    <w:rsid w:val="00765CCD"/>
    <w:rsid w:val="007660C4"/>
    <w:rsid w:val="00766F95"/>
    <w:rsid w:val="007673D8"/>
    <w:rsid w:val="0076746F"/>
    <w:rsid w:val="007705BD"/>
    <w:rsid w:val="00771950"/>
    <w:rsid w:val="0077195E"/>
    <w:rsid w:val="00772B26"/>
    <w:rsid w:val="007734BD"/>
    <w:rsid w:val="00773BEB"/>
    <w:rsid w:val="00773C23"/>
    <w:rsid w:val="00775323"/>
    <w:rsid w:val="007762FE"/>
    <w:rsid w:val="0077737C"/>
    <w:rsid w:val="007775C7"/>
    <w:rsid w:val="0078052B"/>
    <w:rsid w:val="007809FE"/>
    <w:rsid w:val="00783669"/>
    <w:rsid w:val="0078547B"/>
    <w:rsid w:val="007862CA"/>
    <w:rsid w:val="007873D5"/>
    <w:rsid w:val="00790739"/>
    <w:rsid w:val="007914CA"/>
    <w:rsid w:val="00792170"/>
    <w:rsid w:val="00795A17"/>
    <w:rsid w:val="0079609D"/>
    <w:rsid w:val="00796264"/>
    <w:rsid w:val="007969B5"/>
    <w:rsid w:val="007A18DD"/>
    <w:rsid w:val="007A3411"/>
    <w:rsid w:val="007A42C0"/>
    <w:rsid w:val="007A51F4"/>
    <w:rsid w:val="007A5D1D"/>
    <w:rsid w:val="007A6572"/>
    <w:rsid w:val="007A6D7B"/>
    <w:rsid w:val="007A7545"/>
    <w:rsid w:val="007B14AD"/>
    <w:rsid w:val="007B261D"/>
    <w:rsid w:val="007B2A4A"/>
    <w:rsid w:val="007B436D"/>
    <w:rsid w:val="007B4BB7"/>
    <w:rsid w:val="007B5164"/>
    <w:rsid w:val="007B721D"/>
    <w:rsid w:val="007B74FE"/>
    <w:rsid w:val="007C0FE3"/>
    <w:rsid w:val="007C2AD4"/>
    <w:rsid w:val="007C2D47"/>
    <w:rsid w:val="007C3B70"/>
    <w:rsid w:val="007C5A7B"/>
    <w:rsid w:val="007C5A9E"/>
    <w:rsid w:val="007C5D8A"/>
    <w:rsid w:val="007C7F09"/>
    <w:rsid w:val="007D1BD9"/>
    <w:rsid w:val="007D327B"/>
    <w:rsid w:val="007D3D56"/>
    <w:rsid w:val="007D4AF1"/>
    <w:rsid w:val="007D4E63"/>
    <w:rsid w:val="007D5B6E"/>
    <w:rsid w:val="007D69FA"/>
    <w:rsid w:val="007D7004"/>
    <w:rsid w:val="007D7A32"/>
    <w:rsid w:val="007D7BA5"/>
    <w:rsid w:val="007E08BE"/>
    <w:rsid w:val="007E2239"/>
    <w:rsid w:val="007E270B"/>
    <w:rsid w:val="007E4423"/>
    <w:rsid w:val="007E4511"/>
    <w:rsid w:val="007E495C"/>
    <w:rsid w:val="007E4C3C"/>
    <w:rsid w:val="007E5058"/>
    <w:rsid w:val="007E6826"/>
    <w:rsid w:val="007E6925"/>
    <w:rsid w:val="007E6FAF"/>
    <w:rsid w:val="007E73B4"/>
    <w:rsid w:val="007F1E4E"/>
    <w:rsid w:val="007F1ED8"/>
    <w:rsid w:val="007F3677"/>
    <w:rsid w:val="007F4F73"/>
    <w:rsid w:val="007F5084"/>
    <w:rsid w:val="007F7919"/>
    <w:rsid w:val="00800BD2"/>
    <w:rsid w:val="00801514"/>
    <w:rsid w:val="008022B3"/>
    <w:rsid w:val="008034DC"/>
    <w:rsid w:val="0080396A"/>
    <w:rsid w:val="00805BEA"/>
    <w:rsid w:val="00806421"/>
    <w:rsid w:val="008066C4"/>
    <w:rsid w:val="00806A4B"/>
    <w:rsid w:val="00807A4F"/>
    <w:rsid w:val="00810BCE"/>
    <w:rsid w:val="00811459"/>
    <w:rsid w:val="00811B48"/>
    <w:rsid w:val="00811B74"/>
    <w:rsid w:val="00811CA8"/>
    <w:rsid w:val="00812872"/>
    <w:rsid w:val="00812CD4"/>
    <w:rsid w:val="008134EC"/>
    <w:rsid w:val="00814080"/>
    <w:rsid w:val="008143D5"/>
    <w:rsid w:val="008148C2"/>
    <w:rsid w:val="00814AF3"/>
    <w:rsid w:val="0081565D"/>
    <w:rsid w:val="00815774"/>
    <w:rsid w:val="00815DBD"/>
    <w:rsid w:val="0081602E"/>
    <w:rsid w:val="00820306"/>
    <w:rsid w:val="008227D1"/>
    <w:rsid w:val="008239E5"/>
    <w:rsid w:val="00824482"/>
    <w:rsid w:val="00824E4F"/>
    <w:rsid w:val="008258EA"/>
    <w:rsid w:val="0082594B"/>
    <w:rsid w:val="008260A6"/>
    <w:rsid w:val="0082630C"/>
    <w:rsid w:val="00827A12"/>
    <w:rsid w:val="0083086A"/>
    <w:rsid w:val="008308AA"/>
    <w:rsid w:val="008312B1"/>
    <w:rsid w:val="00835975"/>
    <w:rsid w:val="00837277"/>
    <w:rsid w:val="00840896"/>
    <w:rsid w:val="00840B68"/>
    <w:rsid w:val="00840C7C"/>
    <w:rsid w:val="00841442"/>
    <w:rsid w:val="00841C89"/>
    <w:rsid w:val="00842B5C"/>
    <w:rsid w:val="00844282"/>
    <w:rsid w:val="0084660A"/>
    <w:rsid w:val="0085028E"/>
    <w:rsid w:val="008506F5"/>
    <w:rsid w:val="00850836"/>
    <w:rsid w:val="008517AF"/>
    <w:rsid w:val="00853B5D"/>
    <w:rsid w:val="00854547"/>
    <w:rsid w:val="0085513B"/>
    <w:rsid w:val="00855820"/>
    <w:rsid w:val="00857E97"/>
    <w:rsid w:val="00860618"/>
    <w:rsid w:val="00862315"/>
    <w:rsid w:val="008625E1"/>
    <w:rsid w:val="00862D7C"/>
    <w:rsid w:val="008632B4"/>
    <w:rsid w:val="0086584B"/>
    <w:rsid w:val="00870BB4"/>
    <w:rsid w:val="00871F09"/>
    <w:rsid w:val="008724C4"/>
    <w:rsid w:val="00873389"/>
    <w:rsid w:val="00873411"/>
    <w:rsid w:val="008734D7"/>
    <w:rsid w:val="00873BD0"/>
    <w:rsid w:val="00874A50"/>
    <w:rsid w:val="0087538E"/>
    <w:rsid w:val="00875A12"/>
    <w:rsid w:val="00876CEE"/>
    <w:rsid w:val="00880391"/>
    <w:rsid w:val="0088149B"/>
    <w:rsid w:val="0088201C"/>
    <w:rsid w:val="0088244C"/>
    <w:rsid w:val="00883016"/>
    <w:rsid w:val="00883390"/>
    <w:rsid w:val="00885DAC"/>
    <w:rsid w:val="00886135"/>
    <w:rsid w:val="00887929"/>
    <w:rsid w:val="008903B3"/>
    <w:rsid w:val="00890444"/>
    <w:rsid w:val="0089053B"/>
    <w:rsid w:val="00890A34"/>
    <w:rsid w:val="008920A5"/>
    <w:rsid w:val="00892517"/>
    <w:rsid w:val="0089465D"/>
    <w:rsid w:val="0089499B"/>
    <w:rsid w:val="00894C64"/>
    <w:rsid w:val="00894F99"/>
    <w:rsid w:val="0089715E"/>
    <w:rsid w:val="00897427"/>
    <w:rsid w:val="008A0B9D"/>
    <w:rsid w:val="008A10FB"/>
    <w:rsid w:val="008A15A1"/>
    <w:rsid w:val="008A2123"/>
    <w:rsid w:val="008A2401"/>
    <w:rsid w:val="008A3AE9"/>
    <w:rsid w:val="008A4039"/>
    <w:rsid w:val="008A5CD8"/>
    <w:rsid w:val="008A727C"/>
    <w:rsid w:val="008A758B"/>
    <w:rsid w:val="008B0056"/>
    <w:rsid w:val="008B0965"/>
    <w:rsid w:val="008B131B"/>
    <w:rsid w:val="008B1E0A"/>
    <w:rsid w:val="008B3618"/>
    <w:rsid w:val="008B38A4"/>
    <w:rsid w:val="008B542F"/>
    <w:rsid w:val="008B6354"/>
    <w:rsid w:val="008B7BC2"/>
    <w:rsid w:val="008C10D5"/>
    <w:rsid w:val="008C2734"/>
    <w:rsid w:val="008C27F9"/>
    <w:rsid w:val="008C2A11"/>
    <w:rsid w:val="008C2E27"/>
    <w:rsid w:val="008C3258"/>
    <w:rsid w:val="008C4324"/>
    <w:rsid w:val="008C4C2E"/>
    <w:rsid w:val="008C57D5"/>
    <w:rsid w:val="008C5E05"/>
    <w:rsid w:val="008C6A8D"/>
    <w:rsid w:val="008D1849"/>
    <w:rsid w:val="008D1FBB"/>
    <w:rsid w:val="008D2173"/>
    <w:rsid w:val="008D388C"/>
    <w:rsid w:val="008D457E"/>
    <w:rsid w:val="008D4F2E"/>
    <w:rsid w:val="008D5F1A"/>
    <w:rsid w:val="008E0286"/>
    <w:rsid w:val="008E119A"/>
    <w:rsid w:val="008E1DEA"/>
    <w:rsid w:val="008E2036"/>
    <w:rsid w:val="008E4FD3"/>
    <w:rsid w:val="008E54E7"/>
    <w:rsid w:val="008E5776"/>
    <w:rsid w:val="008E5823"/>
    <w:rsid w:val="008E58B3"/>
    <w:rsid w:val="008E5A9A"/>
    <w:rsid w:val="008E6393"/>
    <w:rsid w:val="008E6FEB"/>
    <w:rsid w:val="008E7EA6"/>
    <w:rsid w:val="008F0BA1"/>
    <w:rsid w:val="008F2B2A"/>
    <w:rsid w:val="008F300B"/>
    <w:rsid w:val="008F3848"/>
    <w:rsid w:val="008F3E9E"/>
    <w:rsid w:val="008F46D5"/>
    <w:rsid w:val="008F515E"/>
    <w:rsid w:val="008F5332"/>
    <w:rsid w:val="008F5850"/>
    <w:rsid w:val="008F5D6C"/>
    <w:rsid w:val="008F6111"/>
    <w:rsid w:val="008F761F"/>
    <w:rsid w:val="0090073D"/>
    <w:rsid w:val="00901280"/>
    <w:rsid w:val="00901DC3"/>
    <w:rsid w:val="00902172"/>
    <w:rsid w:val="009022D3"/>
    <w:rsid w:val="009023A4"/>
    <w:rsid w:val="00902D3E"/>
    <w:rsid w:val="00904D23"/>
    <w:rsid w:val="0091122C"/>
    <w:rsid w:val="00912B60"/>
    <w:rsid w:val="00912F3E"/>
    <w:rsid w:val="00913D7A"/>
    <w:rsid w:val="00914BE0"/>
    <w:rsid w:val="009155EE"/>
    <w:rsid w:val="0091637B"/>
    <w:rsid w:val="009174CB"/>
    <w:rsid w:val="009221AF"/>
    <w:rsid w:val="00922F82"/>
    <w:rsid w:val="009230A8"/>
    <w:rsid w:val="00923D56"/>
    <w:rsid w:val="0092470A"/>
    <w:rsid w:val="00924F9E"/>
    <w:rsid w:val="00925C86"/>
    <w:rsid w:val="00926E8B"/>
    <w:rsid w:val="00927ED4"/>
    <w:rsid w:val="00930002"/>
    <w:rsid w:val="00931188"/>
    <w:rsid w:val="00933584"/>
    <w:rsid w:val="00934902"/>
    <w:rsid w:val="00935A7A"/>
    <w:rsid w:val="00937A1A"/>
    <w:rsid w:val="0094023A"/>
    <w:rsid w:val="00940742"/>
    <w:rsid w:val="009435A2"/>
    <w:rsid w:val="009455FB"/>
    <w:rsid w:val="009458FA"/>
    <w:rsid w:val="00945B02"/>
    <w:rsid w:val="00945FE7"/>
    <w:rsid w:val="009468CA"/>
    <w:rsid w:val="00946F44"/>
    <w:rsid w:val="00947CBB"/>
    <w:rsid w:val="0095019A"/>
    <w:rsid w:val="00950944"/>
    <w:rsid w:val="00952F8D"/>
    <w:rsid w:val="00953D21"/>
    <w:rsid w:val="009552EA"/>
    <w:rsid w:val="0095579E"/>
    <w:rsid w:val="00955B3A"/>
    <w:rsid w:val="00957D03"/>
    <w:rsid w:val="009609F4"/>
    <w:rsid w:val="0096193F"/>
    <w:rsid w:val="00961943"/>
    <w:rsid w:val="00961FCB"/>
    <w:rsid w:val="00962B14"/>
    <w:rsid w:val="00962BC1"/>
    <w:rsid w:val="009634BF"/>
    <w:rsid w:val="00963686"/>
    <w:rsid w:val="009636AA"/>
    <w:rsid w:val="00966682"/>
    <w:rsid w:val="009666D8"/>
    <w:rsid w:val="00970F8A"/>
    <w:rsid w:val="00971422"/>
    <w:rsid w:val="00971F25"/>
    <w:rsid w:val="00972DF5"/>
    <w:rsid w:val="009747DA"/>
    <w:rsid w:val="0097558F"/>
    <w:rsid w:val="00975C10"/>
    <w:rsid w:val="0097640C"/>
    <w:rsid w:val="00976968"/>
    <w:rsid w:val="00976C46"/>
    <w:rsid w:val="00977017"/>
    <w:rsid w:val="00977B8D"/>
    <w:rsid w:val="009808D0"/>
    <w:rsid w:val="00980922"/>
    <w:rsid w:val="00980A7B"/>
    <w:rsid w:val="009815C7"/>
    <w:rsid w:val="00982BA7"/>
    <w:rsid w:val="00985EBE"/>
    <w:rsid w:val="00985EC9"/>
    <w:rsid w:val="00985F50"/>
    <w:rsid w:val="00986314"/>
    <w:rsid w:val="00990547"/>
    <w:rsid w:val="009909D1"/>
    <w:rsid w:val="009914D0"/>
    <w:rsid w:val="00991776"/>
    <w:rsid w:val="0099230D"/>
    <w:rsid w:val="00992597"/>
    <w:rsid w:val="0099289A"/>
    <w:rsid w:val="00992912"/>
    <w:rsid w:val="00995EC4"/>
    <w:rsid w:val="009966AA"/>
    <w:rsid w:val="00997EA7"/>
    <w:rsid w:val="009A0BD0"/>
    <w:rsid w:val="009A0D4C"/>
    <w:rsid w:val="009A0FA8"/>
    <w:rsid w:val="009A300D"/>
    <w:rsid w:val="009A3251"/>
    <w:rsid w:val="009A360C"/>
    <w:rsid w:val="009A382D"/>
    <w:rsid w:val="009A42C8"/>
    <w:rsid w:val="009A473A"/>
    <w:rsid w:val="009A7186"/>
    <w:rsid w:val="009A765A"/>
    <w:rsid w:val="009B0542"/>
    <w:rsid w:val="009B211D"/>
    <w:rsid w:val="009B375F"/>
    <w:rsid w:val="009B3808"/>
    <w:rsid w:val="009B38BD"/>
    <w:rsid w:val="009B425B"/>
    <w:rsid w:val="009B6C96"/>
    <w:rsid w:val="009C0196"/>
    <w:rsid w:val="009C027D"/>
    <w:rsid w:val="009C04B4"/>
    <w:rsid w:val="009C153F"/>
    <w:rsid w:val="009C1ECB"/>
    <w:rsid w:val="009C3418"/>
    <w:rsid w:val="009C3A2B"/>
    <w:rsid w:val="009C50C9"/>
    <w:rsid w:val="009C584F"/>
    <w:rsid w:val="009C685F"/>
    <w:rsid w:val="009D1698"/>
    <w:rsid w:val="009D1851"/>
    <w:rsid w:val="009D1D58"/>
    <w:rsid w:val="009D4741"/>
    <w:rsid w:val="009D530B"/>
    <w:rsid w:val="009D5480"/>
    <w:rsid w:val="009D6C1B"/>
    <w:rsid w:val="009D7607"/>
    <w:rsid w:val="009E02BE"/>
    <w:rsid w:val="009E0475"/>
    <w:rsid w:val="009E1013"/>
    <w:rsid w:val="009E27E9"/>
    <w:rsid w:val="009E2B5F"/>
    <w:rsid w:val="009E2F43"/>
    <w:rsid w:val="009E32DA"/>
    <w:rsid w:val="009E41DC"/>
    <w:rsid w:val="009E52FF"/>
    <w:rsid w:val="009E7A81"/>
    <w:rsid w:val="009E7D5A"/>
    <w:rsid w:val="009F2468"/>
    <w:rsid w:val="009F29E6"/>
    <w:rsid w:val="009F2DF9"/>
    <w:rsid w:val="009F2E17"/>
    <w:rsid w:val="009F67E1"/>
    <w:rsid w:val="009F6F99"/>
    <w:rsid w:val="009F7187"/>
    <w:rsid w:val="00A00133"/>
    <w:rsid w:val="00A0070E"/>
    <w:rsid w:val="00A00FEC"/>
    <w:rsid w:val="00A01CCB"/>
    <w:rsid w:val="00A03BB2"/>
    <w:rsid w:val="00A0400B"/>
    <w:rsid w:val="00A045A8"/>
    <w:rsid w:val="00A07FCC"/>
    <w:rsid w:val="00A1107B"/>
    <w:rsid w:val="00A11116"/>
    <w:rsid w:val="00A11A8C"/>
    <w:rsid w:val="00A14355"/>
    <w:rsid w:val="00A16B73"/>
    <w:rsid w:val="00A173B2"/>
    <w:rsid w:val="00A20D21"/>
    <w:rsid w:val="00A23B8D"/>
    <w:rsid w:val="00A2526A"/>
    <w:rsid w:val="00A255F8"/>
    <w:rsid w:val="00A275C1"/>
    <w:rsid w:val="00A300AF"/>
    <w:rsid w:val="00A3031A"/>
    <w:rsid w:val="00A30CDE"/>
    <w:rsid w:val="00A30FF5"/>
    <w:rsid w:val="00A32E08"/>
    <w:rsid w:val="00A33B79"/>
    <w:rsid w:val="00A33BFE"/>
    <w:rsid w:val="00A34317"/>
    <w:rsid w:val="00A36702"/>
    <w:rsid w:val="00A36869"/>
    <w:rsid w:val="00A373AE"/>
    <w:rsid w:val="00A4007C"/>
    <w:rsid w:val="00A409DF"/>
    <w:rsid w:val="00A40DD4"/>
    <w:rsid w:val="00A41D67"/>
    <w:rsid w:val="00A432AE"/>
    <w:rsid w:val="00A46A93"/>
    <w:rsid w:val="00A47074"/>
    <w:rsid w:val="00A520C9"/>
    <w:rsid w:val="00A5212B"/>
    <w:rsid w:val="00A53DD5"/>
    <w:rsid w:val="00A5436A"/>
    <w:rsid w:val="00A578B7"/>
    <w:rsid w:val="00A605B6"/>
    <w:rsid w:val="00A609D3"/>
    <w:rsid w:val="00A60CB6"/>
    <w:rsid w:val="00A61219"/>
    <w:rsid w:val="00A6127A"/>
    <w:rsid w:val="00A61448"/>
    <w:rsid w:val="00A61668"/>
    <w:rsid w:val="00A61812"/>
    <w:rsid w:val="00A63584"/>
    <w:rsid w:val="00A63950"/>
    <w:rsid w:val="00A65DFB"/>
    <w:rsid w:val="00A661FA"/>
    <w:rsid w:val="00A66232"/>
    <w:rsid w:val="00A662E3"/>
    <w:rsid w:val="00A66D6F"/>
    <w:rsid w:val="00A66E06"/>
    <w:rsid w:val="00A67EFC"/>
    <w:rsid w:val="00A704D7"/>
    <w:rsid w:val="00A70858"/>
    <w:rsid w:val="00A72242"/>
    <w:rsid w:val="00A72491"/>
    <w:rsid w:val="00A725CA"/>
    <w:rsid w:val="00A72DC0"/>
    <w:rsid w:val="00A74CB1"/>
    <w:rsid w:val="00A76489"/>
    <w:rsid w:val="00A768B0"/>
    <w:rsid w:val="00A7720F"/>
    <w:rsid w:val="00A772FE"/>
    <w:rsid w:val="00A77AB7"/>
    <w:rsid w:val="00A77DCA"/>
    <w:rsid w:val="00A8098A"/>
    <w:rsid w:val="00A83F8B"/>
    <w:rsid w:val="00A8402D"/>
    <w:rsid w:val="00A85AC8"/>
    <w:rsid w:val="00A86076"/>
    <w:rsid w:val="00A866DE"/>
    <w:rsid w:val="00A8720E"/>
    <w:rsid w:val="00A90E5B"/>
    <w:rsid w:val="00A91C1B"/>
    <w:rsid w:val="00A921E3"/>
    <w:rsid w:val="00A93532"/>
    <w:rsid w:val="00A9358F"/>
    <w:rsid w:val="00A9433C"/>
    <w:rsid w:val="00A9496E"/>
    <w:rsid w:val="00A95078"/>
    <w:rsid w:val="00A95E08"/>
    <w:rsid w:val="00A965BD"/>
    <w:rsid w:val="00AA0660"/>
    <w:rsid w:val="00AA08AC"/>
    <w:rsid w:val="00AA096E"/>
    <w:rsid w:val="00AA179D"/>
    <w:rsid w:val="00AA25CA"/>
    <w:rsid w:val="00AA28CF"/>
    <w:rsid w:val="00AA2B46"/>
    <w:rsid w:val="00AA304C"/>
    <w:rsid w:val="00AA6E79"/>
    <w:rsid w:val="00AA6F59"/>
    <w:rsid w:val="00AA719D"/>
    <w:rsid w:val="00AB0071"/>
    <w:rsid w:val="00AB0260"/>
    <w:rsid w:val="00AB17C8"/>
    <w:rsid w:val="00AB18A1"/>
    <w:rsid w:val="00AB1EC8"/>
    <w:rsid w:val="00AB22A5"/>
    <w:rsid w:val="00AB407C"/>
    <w:rsid w:val="00AB45AF"/>
    <w:rsid w:val="00AB49F7"/>
    <w:rsid w:val="00AB51F5"/>
    <w:rsid w:val="00AB6250"/>
    <w:rsid w:val="00AB6F7F"/>
    <w:rsid w:val="00AC0FD9"/>
    <w:rsid w:val="00AC1C4A"/>
    <w:rsid w:val="00AC3C69"/>
    <w:rsid w:val="00AC4E01"/>
    <w:rsid w:val="00AD0157"/>
    <w:rsid w:val="00AD143B"/>
    <w:rsid w:val="00AD28F5"/>
    <w:rsid w:val="00AD2CF7"/>
    <w:rsid w:val="00AD3545"/>
    <w:rsid w:val="00AD5E53"/>
    <w:rsid w:val="00AD7C30"/>
    <w:rsid w:val="00AE2899"/>
    <w:rsid w:val="00AE3414"/>
    <w:rsid w:val="00AE466B"/>
    <w:rsid w:val="00AE4C14"/>
    <w:rsid w:val="00AE517C"/>
    <w:rsid w:val="00AE6C18"/>
    <w:rsid w:val="00AF09B8"/>
    <w:rsid w:val="00AF0BB7"/>
    <w:rsid w:val="00AF12A8"/>
    <w:rsid w:val="00AF15DA"/>
    <w:rsid w:val="00AF3E8E"/>
    <w:rsid w:val="00AF411D"/>
    <w:rsid w:val="00AF4CB0"/>
    <w:rsid w:val="00AF5220"/>
    <w:rsid w:val="00AF69F5"/>
    <w:rsid w:val="00AF7B90"/>
    <w:rsid w:val="00B003F3"/>
    <w:rsid w:val="00B00836"/>
    <w:rsid w:val="00B015B1"/>
    <w:rsid w:val="00B02653"/>
    <w:rsid w:val="00B02E33"/>
    <w:rsid w:val="00B03887"/>
    <w:rsid w:val="00B04985"/>
    <w:rsid w:val="00B04A84"/>
    <w:rsid w:val="00B05174"/>
    <w:rsid w:val="00B06997"/>
    <w:rsid w:val="00B06EF4"/>
    <w:rsid w:val="00B07DA4"/>
    <w:rsid w:val="00B11EB9"/>
    <w:rsid w:val="00B12015"/>
    <w:rsid w:val="00B122F9"/>
    <w:rsid w:val="00B12A4A"/>
    <w:rsid w:val="00B12F40"/>
    <w:rsid w:val="00B1314D"/>
    <w:rsid w:val="00B13916"/>
    <w:rsid w:val="00B13D04"/>
    <w:rsid w:val="00B13EA7"/>
    <w:rsid w:val="00B14081"/>
    <w:rsid w:val="00B154D3"/>
    <w:rsid w:val="00B1556C"/>
    <w:rsid w:val="00B16D35"/>
    <w:rsid w:val="00B201FB"/>
    <w:rsid w:val="00B228B4"/>
    <w:rsid w:val="00B23A98"/>
    <w:rsid w:val="00B26DDE"/>
    <w:rsid w:val="00B27ECF"/>
    <w:rsid w:val="00B321E4"/>
    <w:rsid w:val="00B334BA"/>
    <w:rsid w:val="00B3374E"/>
    <w:rsid w:val="00B33FF7"/>
    <w:rsid w:val="00B34B8F"/>
    <w:rsid w:val="00B3503E"/>
    <w:rsid w:val="00B35CF7"/>
    <w:rsid w:val="00B363E6"/>
    <w:rsid w:val="00B36FE7"/>
    <w:rsid w:val="00B401FF"/>
    <w:rsid w:val="00B40748"/>
    <w:rsid w:val="00B409FE"/>
    <w:rsid w:val="00B42E96"/>
    <w:rsid w:val="00B4324B"/>
    <w:rsid w:val="00B43472"/>
    <w:rsid w:val="00B43CFD"/>
    <w:rsid w:val="00B447B2"/>
    <w:rsid w:val="00B44A1D"/>
    <w:rsid w:val="00B45090"/>
    <w:rsid w:val="00B45543"/>
    <w:rsid w:val="00B46FFB"/>
    <w:rsid w:val="00B47D53"/>
    <w:rsid w:val="00B5147D"/>
    <w:rsid w:val="00B521B9"/>
    <w:rsid w:val="00B521FA"/>
    <w:rsid w:val="00B53814"/>
    <w:rsid w:val="00B55A22"/>
    <w:rsid w:val="00B57697"/>
    <w:rsid w:val="00B57B85"/>
    <w:rsid w:val="00B627AF"/>
    <w:rsid w:val="00B62D00"/>
    <w:rsid w:val="00B65D71"/>
    <w:rsid w:val="00B66292"/>
    <w:rsid w:val="00B66F2E"/>
    <w:rsid w:val="00B70618"/>
    <w:rsid w:val="00B70C59"/>
    <w:rsid w:val="00B71E5A"/>
    <w:rsid w:val="00B723B0"/>
    <w:rsid w:val="00B72EDF"/>
    <w:rsid w:val="00B744A8"/>
    <w:rsid w:val="00B74DB2"/>
    <w:rsid w:val="00B76BED"/>
    <w:rsid w:val="00B80055"/>
    <w:rsid w:val="00B818E4"/>
    <w:rsid w:val="00B839C3"/>
    <w:rsid w:val="00B84A04"/>
    <w:rsid w:val="00B84CDE"/>
    <w:rsid w:val="00B87965"/>
    <w:rsid w:val="00B9071E"/>
    <w:rsid w:val="00B90BCB"/>
    <w:rsid w:val="00B92430"/>
    <w:rsid w:val="00B93443"/>
    <w:rsid w:val="00B936E7"/>
    <w:rsid w:val="00B94055"/>
    <w:rsid w:val="00B95813"/>
    <w:rsid w:val="00B95842"/>
    <w:rsid w:val="00B96833"/>
    <w:rsid w:val="00B96A1B"/>
    <w:rsid w:val="00BA04DE"/>
    <w:rsid w:val="00BA0898"/>
    <w:rsid w:val="00BA14F7"/>
    <w:rsid w:val="00BA19AB"/>
    <w:rsid w:val="00BA1BF4"/>
    <w:rsid w:val="00BA441D"/>
    <w:rsid w:val="00BA470F"/>
    <w:rsid w:val="00BA5568"/>
    <w:rsid w:val="00BA65F2"/>
    <w:rsid w:val="00BB0A1D"/>
    <w:rsid w:val="00BB0E54"/>
    <w:rsid w:val="00BB1CB5"/>
    <w:rsid w:val="00BB2A5F"/>
    <w:rsid w:val="00BB2A9E"/>
    <w:rsid w:val="00BB418F"/>
    <w:rsid w:val="00BB4C58"/>
    <w:rsid w:val="00BB5112"/>
    <w:rsid w:val="00BB550C"/>
    <w:rsid w:val="00BB5C3C"/>
    <w:rsid w:val="00BB644B"/>
    <w:rsid w:val="00BB6931"/>
    <w:rsid w:val="00BB73D4"/>
    <w:rsid w:val="00BC0B41"/>
    <w:rsid w:val="00BC12CB"/>
    <w:rsid w:val="00BC17C5"/>
    <w:rsid w:val="00BC25AE"/>
    <w:rsid w:val="00BC50AF"/>
    <w:rsid w:val="00BC5D91"/>
    <w:rsid w:val="00BC6FC0"/>
    <w:rsid w:val="00BC7CEA"/>
    <w:rsid w:val="00BD0302"/>
    <w:rsid w:val="00BD06F0"/>
    <w:rsid w:val="00BD0E75"/>
    <w:rsid w:val="00BD11F4"/>
    <w:rsid w:val="00BD178D"/>
    <w:rsid w:val="00BD2C67"/>
    <w:rsid w:val="00BD6261"/>
    <w:rsid w:val="00BD7568"/>
    <w:rsid w:val="00BD7E99"/>
    <w:rsid w:val="00BD7F8E"/>
    <w:rsid w:val="00BE0CC4"/>
    <w:rsid w:val="00BE360D"/>
    <w:rsid w:val="00BE3E1B"/>
    <w:rsid w:val="00BE5785"/>
    <w:rsid w:val="00BE60DB"/>
    <w:rsid w:val="00BF25C9"/>
    <w:rsid w:val="00BF2FDC"/>
    <w:rsid w:val="00BF3860"/>
    <w:rsid w:val="00BF3D5A"/>
    <w:rsid w:val="00BF47E0"/>
    <w:rsid w:val="00BF63C7"/>
    <w:rsid w:val="00BF6D2F"/>
    <w:rsid w:val="00BF6FDF"/>
    <w:rsid w:val="00BF7DEA"/>
    <w:rsid w:val="00C00285"/>
    <w:rsid w:val="00C023C4"/>
    <w:rsid w:val="00C02875"/>
    <w:rsid w:val="00C02AEC"/>
    <w:rsid w:val="00C02DCB"/>
    <w:rsid w:val="00C04407"/>
    <w:rsid w:val="00C04887"/>
    <w:rsid w:val="00C05359"/>
    <w:rsid w:val="00C06580"/>
    <w:rsid w:val="00C06AEC"/>
    <w:rsid w:val="00C06CFF"/>
    <w:rsid w:val="00C111A5"/>
    <w:rsid w:val="00C1154E"/>
    <w:rsid w:val="00C13052"/>
    <w:rsid w:val="00C15383"/>
    <w:rsid w:val="00C1576C"/>
    <w:rsid w:val="00C16B01"/>
    <w:rsid w:val="00C17242"/>
    <w:rsid w:val="00C20659"/>
    <w:rsid w:val="00C21DE8"/>
    <w:rsid w:val="00C22C3B"/>
    <w:rsid w:val="00C22C8E"/>
    <w:rsid w:val="00C23B51"/>
    <w:rsid w:val="00C256C8"/>
    <w:rsid w:val="00C267FC"/>
    <w:rsid w:val="00C27346"/>
    <w:rsid w:val="00C3008C"/>
    <w:rsid w:val="00C30CA6"/>
    <w:rsid w:val="00C32454"/>
    <w:rsid w:val="00C32954"/>
    <w:rsid w:val="00C3337F"/>
    <w:rsid w:val="00C3348A"/>
    <w:rsid w:val="00C33A71"/>
    <w:rsid w:val="00C33E49"/>
    <w:rsid w:val="00C34756"/>
    <w:rsid w:val="00C37401"/>
    <w:rsid w:val="00C407FC"/>
    <w:rsid w:val="00C411C8"/>
    <w:rsid w:val="00C41FC9"/>
    <w:rsid w:val="00C4203E"/>
    <w:rsid w:val="00C43496"/>
    <w:rsid w:val="00C45D67"/>
    <w:rsid w:val="00C45DC1"/>
    <w:rsid w:val="00C4611B"/>
    <w:rsid w:val="00C47173"/>
    <w:rsid w:val="00C50C3E"/>
    <w:rsid w:val="00C541E4"/>
    <w:rsid w:val="00C5562C"/>
    <w:rsid w:val="00C55BD8"/>
    <w:rsid w:val="00C56724"/>
    <w:rsid w:val="00C56C97"/>
    <w:rsid w:val="00C578F6"/>
    <w:rsid w:val="00C601BC"/>
    <w:rsid w:val="00C608EF"/>
    <w:rsid w:val="00C616FC"/>
    <w:rsid w:val="00C617D1"/>
    <w:rsid w:val="00C61FEE"/>
    <w:rsid w:val="00C6206A"/>
    <w:rsid w:val="00C621B1"/>
    <w:rsid w:val="00C624AA"/>
    <w:rsid w:val="00C62629"/>
    <w:rsid w:val="00C633EE"/>
    <w:rsid w:val="00C665D9"/>
    <w:rsid w:val="00C67CB7"/>
    <w:rsid w:val="00C701DB"/>
    <w:rsid w:val="00C7035E"/>
    <w:rsid w:val="00C71217"/>
    <w:rsid w:val="00C71A66"/>
    <w:rsid w:val="00C71EFE"/>
    <w:rsid w:val="00C72490"/>
    <w:rsid w:val="00C724F4"/>
    <w:rsid w:val="00C72CFC"/>
    <w:rsid w:val="00C737D7"/>
    <w:rsid w:val="00C73FC1"/>
    <w:rsid w:val="00C7471A"/>
    <w:rsid w:val="00C76A49"/>
    <w:rsid w:val="00C7733A"/>
    <w:rsid w:val="00C773B1"/>
    <w:rsid w:val="00C80284"/>
    <w:rsid w:val="00C809B4"/>
    <w:rsid w:val="00C80C68"/>
    <w:rsid w:val="00C82088"/>
    <w:rsid w:val="00C8245D"/>
    <w:rsid w:val="00C8313D"/>
    <w:rsid w:val="00C85444"/>
    <w:rsid w:val="00C8686D"/>
    <w:rsid w:val="00C86ADE"/>
    <w:rsid w:val="00C87026"/>
    <w:rsid w:val="00C87FA7"/>
    <w:rsid w:val="00C90C4D"/>
    <w:rsid w:val="00C91620"/>
    <w:rsid w:val="00C9200D"/>
    <w:rsid w:val="00C92267"/>
    <w:rsid w:val="00C93914"/>
    <w:rsid w:val="00C94C03"/>
    <w:rsid w:val="00C9547B"/>
    <w:rsid w:val="00C957D8"/>
    <w:rsid w:val="00C95E43"/>
    <w:rsid w:val="00CA018D"/>
    <w:rsid w:val="00CA074E"/>
    <w:rsid w:val="00CA09CB"/>
    <w:rsid w:val="00CA1DD6"/>
    <w:rsid w:val="00CA4C6C"/>
    <w:rsid w:val="00CA565D"/>
    <w:rsid w:val="00CA57DC"/>
    <w:rsid w:val="00CA5996"/>
    <w:rsid w:val="00CA5A69"/>
    <w:rsid w:val="00CB048F"/>
    <w:rsid w:val="00CB069E"/>
    <w:rsid w:val="00CB0A2C"/>
    <w:rsid w:val="00CB0B21"/>
    <w:rsid w:val="00CB1328"/>
    <w:rsid w:val="00CB3C0F"/>
    <w:rsid w:val="00CB422C"/>
    <w:rsid w:val="00CB6376"/>
    <w:rsid w:val="00CB6E5D"/>
    <w:rsid w:val="00CB7351"/>
    <w:rsid w:val="00CB7830"/>
    <w:rsid w:val="00CC1D0C"/>
    <w:rsid w:val="00CC531F"/>
    <w:rsid w:val="00CC5E9C"/>
    <w:rsid w:val="00CD1087"/>
    <w:rsid w:val="00CD1CB3"/>
    <w:rsid w:val="00CD47B1"/>
    <w:rsid w:val="00CE285B"/>
    <w:rsid w:val="00CE36C5"/>
    <w:rsid w:val="00CE5092"/>
    <w:rsid w:val="00CE645C"/>
    <w:rsid w:val="00CE7902"/>
    <w:rsid w:val="00CF3319"/>
    <w:rsid w:val="00CF3589"/>
    <w:rsid w:val="00CF5DF7"/>
    <w:rsid w:val="00CF7EE6"/>
    <w:rsid w:val="00D00B6E"/>
    <w:rsid w:val="00D02327"/>
    <w:rsid w:val="00D0287B"/>
    <w:rsid w:val="00D029E9"/>
    <w:rsid w:val="00D05833"/>
    <w:rsid w:val="00D0597F"/>
    <w:rsid w:val="00D06B50"/>
    <w:rsid w:val="00D07F59"/>
    <w:rsid w:val="00D109F4"/>
    <w:rsid w:val="00D11348"/>
    <w:rsid w:val="00D12E00"/>
    <w:rsid w:val="00D13D17"/>
    <w:rsid w:val="00D151D5"/>
    <w:rsid w:val="00D17B68"/>
    <w:rsid w:val="00D17F2F"/>
    <w:rsid w:val="00D21895"/>
    <w:rsid w:val="00D22738"/>
    <w:rsid w:val="00D228AF"/>
    <w:rsid w:val="00D230C3"/>
    <w:rsid w:val="00D235BE"/>
    <w:rsid w:val="00D23AE6"/>
    <w:rsid w:val="00D23F76"/>
    <w:rsid w:val="00D25C0E"/>
    <w:rsid w:val="00D26503"/>
    <w:rsid w:val="00D268A8"/>
    <w:rsid w:val="00D30FFB"/>
    <w:rsid w:val="00D32186"/>
    <w:rsid w:val="00D32886"/>
    <w:rsid w:val="00D3288C"/>
    <w:rsid w:val="00D33632"/>
    <w:rsid w:val="00D336E1"/>
    <w:rsid w:val="00D3414A"/>
    <w:rsid w:val="00D348B1"/>
    <w:rsid w:val="00D349E7"/>
    <w:rsid w:val="00D34EB8"/>
    <w:rsid w:val="00D359C4"/>
    <w:rsid w:val="00D37C9A"/>
    <w:rsid w:val="00D40518"/>
    <w:rsid w:val="00D4064C"/>
    <w:rsid w:val="00D40920"/>
    <w:rsid w:val="00D40C95"/>
    <w:rsid w:val="00D419B6"/>
    <w:rsid w:val="00D4200C"/>
    <w:rsid w:val="00D42DF5"/>
    <w:rsid w:val="00D42E59"/>
    <w:rsid w:val="00D444D0"/>
    <w:rsid w:val="00D445B0"/>
    <w:rsid w:val="00D44B44"/>
    <w:rsid w:val="00D475DB"/>
    <w:rsid w:val="00D5089A"/>
    <w:rsid w:val="00D542A1"/>
    <w:rsid w:val="00D55837"/>
    <w:rsid w:val="00D56F37"/>
    <w:rsid w:val="00D60329"/>
    <w:rsid w:val="00D6047E"/>
    <w:rsid w:val="00D604B2"/>
    <w:rsid w:val="00D60632"/>
    <w:rsid w:val="00D60BCC"/>
    <w:rsid w:val="00D628A4"/>
    <w:rsid w:val="00D64A30"/>
    <w:rsid w:val="00D6735E"/>
    <w:rsid w:val="00D71121"/>
    <w:rsid w:val="00D71138"/>
    <w:rsid w:val="00D71C1D"/>
    <w:rsid w:val="00D7258B"/>
    <w:rsid w:val="00D736A6"/>
    <w:rsid w:val="00D74503"/>
    <w:rsid w:val="00D7523F"/>
    <w:rsid w:val="00D75A66"/>
    <w:rsid w:val="00D82869"/>
    <w:rsid w:val="00D85906"/>
    <w:rsid w:val="00D8594F"/>
    <w:rsid w:val="00D86F5A"/>
    <w:rsid w:val="00D87D6F"/>
    <w:rsid w:val="00D920D1"/>
    <w:rsid w:val="00D92676"/>
    <w:rsid w:val="00D92EF5"/>
    <w:rsid w:val="00D93C31"/>
    <w:rsid w:val="00D94626"/>
    <w:rsid w:val="00D95277"/>
    <w:rsid w:val="00D9538D"/>
    <w:rsid w:val="00D966D6"/>
    <w:rsid w:val="00D96C89"/>
    <w:rsid w:val="00DA052F"/>
    <w:rsid w:val="00DA271F"/>
    <w:rsid w:val="00DA2CBB"/>
    <w:rsid w:val="00DA2F1F"/>
    <w:rsid w:val="00DA3039"/>
    <w:rsid w:val="00DA3C3B"/>
    <w:rsid w:val="00DA5AB0"/>
    <w:rsid w:val="00DA5E02"/>
    <w:rsid w:val="00DB0866"/>
    <w:rsid w:val="00DB26A2"/>
    <w:rsid w:val="00DB35FE"/>
    <w:rsid w:val="00DB3BDE"/>
    <w:rsid w:val="00DB3F21"/>
    <w:rsid w:val="00DB52D9"/>
    <w:rsid w:val="00DB63A6"/>
    <w:rsid w:val="00DB6BA3"/>
    <w:rsid w:val="00DB73D9"/>
    <w:rsid w:val="00DC0AFB"/>
    <w:rsid w:val="00DC1EF0"/>
    <w:rsid w:val="00DC290E"/>
    <w:rsid w:val="00DC3277"/>
    <w:rsid w:val="00DC34F0"/>
    <w:rsid w:val="00DC45C0"/>
    <w:rsid w:val="00DC5DB7"/>
    <w:rsid w:val="00DC6618"/>
    <w:rsid w:val="00DC731F"/>
    <w:rsid w:val="00DC7A14"/>
    <w:rsid w:val="00DC7C25"/>
    <w:rsid w:val="00DC7DBC"/>
    <w:rsid w:val="00DC7E1D"/>
    <w:rsid w:val="00DD11B6"/>
    <w:rsid w:val="00DD25E0"/>
    <w:rsid w:val="00DD2CC5"/>
    <w:rsid w:val="00DD2E69"/>
    <w:rsid w:val="00DD3993"/>
    <w:rsid w:val="00DD45D4"/>
    <w:rsid w:val="00DD4FF1"/>
    <w:rsid w:val="00DD5FD4"/>
    <w:rsid w:val="00DD6D7D"/>
    <w:rsid w:val="00DD7752"/>
    <w:rsid w:val="00DD7C82"/>
    <w:rsid w:val="00DD7FCF"/>
    <w:rsid w:val="00DE068B"/>
    <w:rsid w:val="00DE0802"/>
    <w:rsid w:val="00DE18D1"/>
    <w:rsid w:val="00DE2D1D"/>
    <w:rsid w:val="00DE2DEA"/>
    <w:rsid w:val="00DE3223"/>
    <w:rsid w:val="00DE4883"/>
    <w:rsid w:val="00DE5BEA"/>
    <w:rsid w:val="00DF0850"/>
    <w:rsid w:val="00DF10FD"/>
    <w:rsid w:val="00DF1212"/>
    <w:rsid w:val="00DF1E60"/>
    <w:rsid w:val="00DF24D5"/>
    <w:rsid w:val="00DF3E34"/>
    <w:rsid w:val="00DF55DF"/>
    <w:rsid w:val="00DF71C1"/>
    <w:rsid w:val="00E00638"/>
    <w:rsid w:val="00E01320"/>
    <w:rsid w:val="00E03361"/>
    <w:rsid w:val="00E037FA"/>
    <w:rsid w:val="00E048A8"/>
    <w:rsid w:val="00E049F0"/>
    <w:rsid w:val="00E04FF2"/>
    <w:rsid w:val="00E05400"/>
    <w:rsid w:val="00E06C2B"/>
    <w:rsid w:val="00E10438"/>
    <w:rsid w:val="00E110AC"/>
    <w:rsid w:val="00E113E5"/>
    <w:rsid w:val="00E12726"/>
    <w:rsid w:val="00E12B50"/>
    <w:rsid w:val="00E136AF"/>
    <w:rsid w:val="00E13B5A"/>
    <w:rsid w:val="00E14779"/>
    <w:rsid w:val="00E14E5D"/>
    <w:rsid w:val="00E201CB"/>
    <w:rsid w:val="00E20EFA"/>
    <w:rsid w:val="00E21F75"/>
    <w:rsid w:val="00E221B1"/>
    <w:rsid w:val="00E235C4"/>
    <w:rsid w:val="00E23D39"/>
    <w:rsid w:val="00E244F2"/>
    <w:rsid w:val="00E25659"/>
    <w:rsid w:val="00E25846"/>
    <w:rsid w:val="00E2614A"/>
    <w:rsid w:val="00E2640B"/>
    <w:rsid w:val="00E26D67"/>
    <w:rsid w:val="00E26F2B"/>
    <w:rsid w:val="00E31BF3"/>
    <w:rsid w:val="00E321CA"/>
    <w:rsid w:val="00E345B3"/>
    <w:rsid w:val="00E3490B"/>
    <w:rsid w:val="00E34A4B"/>
    <w:rsid w:val="00E35327"/>
    <w:rsid w:val="00E35CE0"/>
    <w:rsid w:val="00E372B7"/>
    <w:rsid w:val="00E4345C"/>
    <w:rsid w:val="00E44486"/>
    <w:rsid w:val="00E45F4A"/>
    <w:rsid w:val="00E46408"/>
    <w:rsid w:val="00E47AFF"/>
    <w:rsid w:val="00E501B9"/>
    <w:rsid w:val="00E53336"/>
    <w:rsid w:val="00E53552"/>
    <w:rsid w:val="00E53952"/>
    <w:rsid w:val="00E53ED4"/>
    <w:rsid w:val="00E54F95"/>
    <w:rsid w:val="00E561B6"/>
    <w:rsid w:val="00E5654A"/>
    <w:rsid w:val="00E57D60"/>
    <w:rsid w:val="00E613D6"/>
    <w:rsid w:val="00E61C7B"/>
    <w:rsid w:val="00E623B5"/>
    <w:rsid w:val="00E62E39"/>
    <w:rsid w:val="00E63EC5"/>
    <w:rsid w:val="00E653F3"/>
    <w:rsid w:val="00E6726D"/>
    <w:rsid w:val="00E7015B"/>
    <w:rsid w:val="00E7078F"/>
    <w:rsid w:val="00E7172B"/>
    <w:rsid w:val="00E72006"/>
    <w:rsid w:val="00E74A90"/>
    <w:rsid w:val="00E76103"/>
    <w:rsid w:val="00E763A4"/>
    <w:rsid w:val="00E77451"/>
    <w:rsid w:val="00E775F0"/>
    <w:rsid w:val="00E80AB2"/>
    <w:rsid w:val="00E80C9A"/>
    <w:rsid w:val="00E80EDB"/>
    <w:rsid w:val="00E8111E"/>
    <w:rsid w:val="00E813B6"/>
    <w:rsid w:val="00E84AA7"/>
    <w:rsid w:val="00E8520F"/>
    <w:rsid w:val="00E8695B"/>
    <w:rsid w:val="00E86BB8"/>
    <w:rsid w:val="00E905D5"/>
    <w:rsid w:val="00E911FA"/>
    <w:rsid w:val="00E91355"/>
    <w:rsid w:val="00E945CE"/>
    <w:rsid w:val="00E95327"/>
    <w:rsid w:val="00E957E9"/>
    <w:rsid w:val="00E97217"/>
    <w:rsid w:val="00E973A1"/>
    <w:rsid w:val="00EA0106"/>
    <w:rsid w:val="00EA3495"/>
    <w:rsid w:val="00EA4D85"/>
    <w:rsid w:val="00EA57A9"/>
    <w:rsid w:val="00EA7840"/>
    <w:rsid w:val="00EB0E4C"/>
    <w:rsid w:val="00EB1FD3"/>
    <w:rsid w:val="00EB20F1"/>
    <w:rsid w:val="00EB297D"/>
    <w:rsid w:val="00EB44E5"/>
    <w:rsid w:val="00EB47B8"/>
    <w:rsid w:val="00EB502F"/>
    <w:rsid w:val="00EB514C"/>
    <w:rsid w:val="00EB5DE7"/>
    <w:rsid w:val="00EB6C8A"/>
    <w:rsid w:val="00EC048F"/>
    <w:rsid w:val="00EC04A6"/>
    <w:rsid w:val="00EC0768"/>
    <w:rsid w:val="00EC17D8"/>
    <w:rsid w:val="00EC370D"/>
    <w:rsid w:val="00EC40C8"/>
    <w:rsid w:val="00EC417E"/>
    <w:rsid w:val="00EC4369"/>
    <w:rsid w:val="00EC4DE6"/>
    <w:rsid w:val="00EC5850"/>
    <w:rsid w:val="00EC5FD0"/>
    <w:rsid w:val="00EC6320"/>
    <w:rsid w:val="00EC644D"/>
    <w:rsid w:val="00EC6F56"/>
    <w:rsid w:val="00EC6FF1"/>
    <w:rsid w:val="00EC7988"/>
    <w:rsid w:val="00ED022D"/>
    <w:rsid w:val="00ED0B39"/>
    <w:rsid w:val="00ED107F"/>
    <w:rsid w:val="00ED1C01"/>
    <w:rsid w:val="00ED2695"/>
    <w:rsid w:val="00ED28C7"/>
    <w:rsid w:val="00ED2A2F"/>
    <w:rsid w:val="00ED3179"/>
    <w:rsid w:val="00ED3F18"/>
    <w:rsid w:val="00ED3F76"/>
    <w:rsid w:val="00ED414F"/>
    <w:rsid w:val="00ED42DD"/>
    <w:rsid w:val="00ED45EB"/>
    <w:rsid w:val="00ED4DE3"/>
    <w:rsid w:val="00ED6079"/>
    <w:rsid w:val="00ED7AAD"/>
    <w:rsid w:val="00EE2356"/>
    <w:rsid w:val="00EE2C2D"/>
    <w:rsid w:val="00EE3A68"/>
    <w:rsid w:val="00EE3CE1"/>
    <w:rsid w:val="00EE3E9A"/>
    <w:rsid w:val="00EE683C"/>
    <w:rsid w:val="00EE73B0"/>
    <w:rsid w:val="00EE7FB1"/>
    <w:rsid w:val="00EF03CD"/>
    <w:rsid w:val="00EF17F4"/>
    <w:rsid w:val="00EF1878"/>
    <w:rsid w:val="00EF20DC"/>
    <w:rsid w:val="00EF3347"/>
    <w:rsid w:val="00EF3E30"/>
    <w:rsid w:val="00EF431F"/>
    <w:rsid w:val="00EF5D9B"/>
    <w:rsid w:val="00EF73FA"/>
    <w:rsid w:val="00EF7CB4"/>
    <w:rsid w:val="00F005CB"/>
    <w:rsid w:val="00F011CC"/>
    <w:rsid w:val="00F0124F"/>
    <w:rsid w:val="00F01E9B"/>
    <w:rsid w:val="00F02BC5"/>
    <w:rsid w:val="00F0509A"/>
    <w:rsid w:val="00F052D8"/>
    <w:rsid w:val="00F05787"/>
    <w:rsid w:val="00F06C75"/>
    <w:rsid w:val="00F07918"/>
    <w:rsid w:val="00F11076"/>
    <w:rsid w:val="00F11AEE"/>
    <w:rsid w:val="00F11B99"/>
    <w:rsid w:val="00F13B7E"/>
    <w:rsid w:val="00F13DC4"/>
    <w:rsid w:val="00F151A4"/>
    <w:rsid w:val="00F1589F"/>
    <w:rsid w:val="00F15C3C"/>
    <w:rsid w:val="00F16CFF"/>
    <w:rsid w:val="00F21DF3"/>
    <w:rsid w:val="00F22143"/>
    <w:rsid w:val="00F22338"/>
    <w:rsid w:val="00F2564E"/>
    <w:rsid w:val="00F25DFA"/>
    <w:rsid w:val="00F273B9"/>
    <w:rsid w:val="00F27CD8"/>
    <w:rsid w:val="00F316BC"/>
    <w:rsid w:val="00F3178D"/>
    <w:rsid w:val="00F31C4C"/>
    <w:rsid w:val="00F33186"/>
    <w:rsid w:val="00F33902"/>
    <w:rsid w:val="00F33EC9"/>
    <w:rsid w:val="00F35804"/>
    <w:rsid w:val="00F367AC"/>
    <w:rsid w:val="00F36FF6"/>
    <w:rsid w:val="00F370F2"/>
    <w:rsid w:val="00F37A1F"/>
    <w:rsid w:val="00F40081"/>
    <w:rsid w:val="00F40CB3"/>
    <w:rsid w:val="00F413A7"/>
    <w:rsid w:val="00F41CCB"/>
    <w:rsid w:val="00F41D9D"/>
    <w:rsid w:val="00F43179"/>
    <w:rsid w:val="00F45169"/>
    <w:rsid w:val="00F4516E"/>
    <w:rsid w:val="00F466FB"/>
    <w:rsid w:val="00F503B8"/>
    <w:rsid w:val="00F5170B"/>
    <w:rsid w:val="00F52196"/>
    <w:rsid w:val="00F5264C"/>
    <w:rsid w:val="00F554DA"/>
    <w:rsid w:val="00F569E8"/>
    <w:rsid w:val="00F57343"/>
    <w:rsid w:val="00F57C46"/>
    <w:rsid w:val="00F62790"/>
    <w:rsid w:val="00F64541"/>
    <w:rsid w:val="00F65077"/>
    <w:rsid w:val="00F66831"/>
    <w:rsid w:val="00F669A5"/>
    <w:rsid w:val="00F670D3"/>
    <w:rsid w:val="00F670FE"/>
    <w:rsid w:val="00F6735A"/>
    <w:rsid w:val="00F67B94"/>
    <w:rsid w:val="00F73144"/>
    <w:rsid w:val="00F73FC7"/>
    <w:rsid w:val="00F74147"/>
    <w:rsid w:val="00F74723"/>
    <w:rsid w:val="00F747DD"/>
    <w:rsid w:val="00F74933"/>
    <w:rsid w:val="00F74CBC"/>
    <w:rsid w:val="00F753EB"/>
    <w:rsid w:val="00F758D2"/>
    <w:rsid w:val="00F80508"/>
    <w:rsid w:val="00F8143B"/>
    <w:rsid w:val="00F818E8"/>
    <w:rsid w:val="00F84954"/>
    <w:rsid w:val="00F84ED4"/>
    <w:rsid w:val="00F856E8"/>
    <w:rsid w:val="00F86491"/>
    <w:rsid w:val="00F86839"/>
    <w:rsid w:val="00F868A8"/>
    <w:rsid w:val="00F914E7"/>
    <w:rsid w:val="00F92477"/>
    <w:rsid w:val="00F9440B"/>
    <w:rsid w:val="00F96105"/>
    <w:rsid w:val="00F96459"/>
    <w:rsid w:val="00F96BAD"/>
    <w:rsid w:val="00F97111"/>
    <w:rsid w:val="00F97887"/>
    <w:rsid w:val="00FA0082"/>
    <w:rsid w:val="00FA0A3F"/>
    <w:rsid w:val="00FA0E34"/>
    <w:rsid w:val="00FA1CD3"/>
    <w:rsid w:val="00FA41A3"/>
    <w:rsid w:val="00FA42FD"/>
    <w:rsid w:val="00FA497B"/>
    <w:rsid w:val="00FA4BA6"/>
    <w:rsid w:val="00FA4E80"/>
    <w:rsid w:val="00FA5D12"/>
    <w:rsid w:val="00FB09C6"/>
    <w:rsid w:val="00FB0F03"/>
    <w:rsid w:val="00FB124D"/>
    <w:rsid w:val="00FB15BA"/>
    <w:rsid w:val="00FB21D7"/>
    <w:rsid w:val="00FB2C33"/>
    <w:rsid w:val="00FB586F"/>
    <w:rsid w:val="00FB627B"/>
    <w:rsid w:val="00FB6B07"/>
    <w:rsid w:val="00FB7BB2"/>
    <w:rsid w:val="00FC263A"/>
    <w:rsid w:val="00FC3CF6"/>
    <w:rsid w:val="00FC5E08"/>
    <w:rsid w:val="00FC6ED6"/>
    <w:rsid w:val="00FD010F"/>
    <w:rsid w:val="00FD02E0"/>
    <w:rsid w:val="00FD2679"/>
    <w:rsid w:val="00FD39FF"/>
    <w:rsid w:val="00FD5284"/>
    <w:rsid w:val="00FD60F3"/>
    <w:rsid w:val="00FD678D"/>
    <w:rsid w:val="00FD6A52"/>
    <w:rsid w:val="00FD74D5"/>
    <w:rsid w:val="00FD76F1"/>
    <w:rsid w:val="00FD7CA0"/>
    <w:rsid w:val="00FE141D"/>
    <w:rsid w:val="00FE1ADF"/>
    <w:rsid w:val="00FE1D28"/>
    <w:rsid w:val="00FE2768"/>
    <w:rsid w:val="00FE2ADE"/>
    <w:rsid w:val="00FE31E4"/>
    <w:rsid w:val="00FE33CF"/>
    <w:rsid w:val="00FE3E8D"/>
    <w:rsid w:val="00FE409E"/>
    <w:rsid w:val="00FE50D3"/>
    <w:rsid w:val="00FE5A25"/>
    <w:rsid w:val="00FE6695"/>
    <w:rsid w:val="00FE6CA4"/>
    <w:rsid w:val="00FE7215"/>
    <w:rsid w:val="00FE768E"/>
    <w:rsid w:val="00FF018B"/>
    <w:rsid w:val="00FF0824"/>
    <w:rsid w:val="00FF21DE"/>
    <w:rsid w:val="00FF3ACE"/>
    <w:rsid w:val="00FF70D1"/>
    <w:rsid w:val="00FF7B1B"/>
    <w:rsid w:val="032BB394"/>
    <w:rsid w:val="10F31CEE"/>
    <w:rsid w:val="15AE068E"/>
    <w:rsid w:val="1711B442"/>
    <w:rsid w:val="1A35159A"/>
    <w:rsid w:val="1C2CC1D9"/>
    <w:rsid w:val="22F909CB"/>
    <w:rsid w:val="2B1DF6F0"/>
    <w:rsid w:val="2CDF2049"/>
    <w:rsid w:val="3AF217A2"/>
    <w:rsid w:val="479FBFED"/>
    <w:rsid w:val="551BDC32"/>
    <w:rsid w:val="5C394BC7"/>
    <w:rsid w:val="660504C0"/>
    <w:rsid w:val="6A937AAA"/>
    <w:rsid w:val="78B6C2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532651"/>
  <w15:docId w15:val="{E047831B-14F9-4B2D-AEA5-1C4468B81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5543"/>
    <w:pPr>
      <w:spacing w:after="0" w:line="240" w:lineRule="auto"/>
      <w:ind w:firstLine="227"/>
      <w:jc w:val="both"/>
    </w:pPr>
    <w:rPr>
      <w:rFonts w:ascii="Times" w:eastAsia="Times New Roman" w:hAnsi="Times" w:cs="Times New Roman"/>
      <w:sz w:val="20"/>
      <w:szCs w:val="20"/>
      <w:lang w:eastAsia="de-DE"/>
    </w:rPr>
  </w:style>
  <w:style w:type="paragraph" w:styleId="Heading1">
    <w:name w:val="heading 1"/>
    <w:basedOn w:val="Normal"/>
    <w:next w:val="Normal"/>
    <w:link w:val="Heading1Char"/>
    <w:uiPriority w:val="9"/>
    <w:qFormat/>
    <w:rsid w:val="001E77B6"/>
    <w:pPr>
      <w:keepNext/>
      <w:keepLines/>
      <w:spacing w:before="240" w:line="259" w:lineRule="auto"/>
      <w:ind w:firstLine="0"/>
      <w:jc w:val="left"/>
      <w:outlineLvl w:val="0"/>
    </w:pPr>
    <w:rPr>
      <w:rFonts w:asciiTheme="majorHAnsi" w:eastAsiaTheme="majorEastAsia" w:hAnsiTheme="majorHAnsi" w:cstheme="majorBidi"/>
      <w:color w:val="2F5496" w:themeColor="accent1" w:themeShade="BF"/>
      <w:sz w:val="32"/>
      <w:szCs w:val="3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9468CA"/>
    <w:pPr>
      <w:tabs>
        <w:tab w:val="center" w:pos="4536"/>
        <w:tab w:val="right" w:pos="9072"/>
      </w:tabs>
    </w:pPr>
  </w:style>
  <w:style w:type="character" w:customStyle="1" w:styleId="FooterChar">
    <w:name w:val="Footer Char"/>
    <w:basedOn w:val="DefaultParagraphFont"/>
    <w:link w:val="Footer"/>
    <w:rsid w:val="009468CA"/>
    <w:rPr>
      <w:rFonts w:ascii="Times" w:eastAsia="Times New Roman" w:hAnsi="Times" w:cs="Times New Roman"/>
      <w:sz w:val="20"/>
      <w:szCs w:val="20"/>
      <w:lang w:eastAsia="de-DE"/>
    </w:rPr>
  </w:style>
  <w:style w:type="paragraph" w:customStyle="1" w:styleId="Title1">
    <w:name w:val="Title1"/>
    <w:basedOn w:val="Normal"/>
    <w:next w:val="author"/>
    <w:link w:val="Title1Char"/>
    <w:rsid w:val="009468CA"/>
    <w:pPr>
      <w:keepNext/>
      <w:keepLines/>
      <w:pageBreakBefore/>
      <w:tabs>
        <w:tab w:val="left" w:pos="284"/>
      </w:tabs>
      <w:suppressAutoHyphens/>
      <w:spacing w:after="460" w:line="348" w:lineRule="exact"/>
      <w:jc w:val="center"/>
    </w:pPr>
    <w:rPr>
      <w:b/>
      <w:sz w:val="28"/>
    </w:rPr>
  </w:style>
  <w:style w:type="paragraph" w:customStyle="1" w:styleId="author">
    <w:name w:val="author"/>
    <w:basedOn w:val="Normal"/>
    <w:next w:val="Normal"/>
    <w:rsid w:val="009468CA"/>
    <w:pPr>
      <w:spacing w:after="220"/>
      <w:jc w:val="center"/>
    </w:pPr>
  </w:style>
  <w:style w:type="paragraph" w:customStyle="1" w:styleId="email">
    <w:name w:val="email"/>
    <w:basedOn w:val="Normal"/>
    <w:next w:val="Normal"/>
    <w:rsid w:val="009468CA"/>
    <w:pPr>
      <w:jc w:val="center"/>
    </w:pPr>
    <w:rPr>
      <w:sz w:val="18"/>
    </w:rPr>
  </w:style>
  <w:style w:type="character" w:styleId="FootnoteReference">
    <w:name w:val="footnote reference"/>
    <w:basedOn w:val="DefaultParagraphFont"/>
    <w:uiPriority w:val="99"/>
    <w:semiHidden/>
    <w:rsid w:val="009468CA"/>
    <w:rPr>
      <w:position w:val="6"/>
      <w:sz w:val="12"/>
      <w:vertAlign w:val="baseline"/>
    </w:rPr>
  </w:style>
  <w:style w:type="paragraph" w:styleId="FootnoteText">
    <w:name w:val="footnote text"/>
    <w:basedOn w:val="Normal"/>
    <w:link w:val="FootnoteTextChar"/>
    <w:semiHidden/>
    <w:rsid w:val="009468CA"/>
    <w:pPr>
      <w:tabs>
        <w:tab w:val="left" w:pos="170"/>
      </w:tabs>
      <w:ind w:left="170" w:hanging="170"/>
    </w:pPr>
    <w:rPr>
      <w:sz w:val="18"/>
    </w:rPr>
  </w:style>
  <w:style w:type="character" w:customStyle="1" w:styleId="FootnoteTextChar">
    <w:name w:val="Footnote Text Char"/>
    <w:basedOn w:val="DefaultParagraphFont"/>
    <w:link w:val="FootnoteText"/>
    <w:semiHidden/>
    <w:rsid w:val="009468CA"/>
    <w:rPr>
      <w:rFonts w:ascii="Times" w:eastAsia="Times New Roman" w:hAnsi="Times" w:cs="Times New Roman"/>
      <w:sz w:val="18"/>
      <w:szCs w:val="20"/>
      <w:lang w:eastAsia="de-DE"/>
    </w:rPr>
  </w:style>
  <w:style w:type="paragraph" w:customStyle="1" w:styleId="address">
    <w:name w:val="address"/>
    <w:basedOn w:val="Normal"/>
    <w:next w:val="email"/>
    <w:rsid w:val="009468CA"/>
    <w:pPr>
      <w:jc w:val="center"/>
    </w:pPr>
    <w:rPr>
      <w:sz w:val="18"/>
    </w:rPr>
  </w:style>
  <w:style w:type="paragraph" w:styleId="ListParagraph">
    <w:name w:val="List Paragraph"/>
    <w:basedOn w:val="Normal"/>
    <w:uiPriority w:val="34"/>
    <w:qFormat/>
    <w:rsid w:val="009468CA"/>
    <w:pPr>
      <w:ind w:left="720"/>
      <w:contextualSpacing/>
    </w:pPr>
  </w:style>
  <w:style w:type="paragraph" w:customStyle="1" w:styleId="Sectionheading">
    <w:name w:val="Section heading"/>
    <w:basedOn w:val="Normal"/>
    <w:link w:val="SectionheadingChar"/>
    <w:qFormat/>
    <w:rsid w:val="009468CA"/>
    <w:pPr>
      <w:keepNext/>
      <w:keepLines/>
      <w:numPr>
        <w:numId w:val="1"/>
      </w:numPr>
      <w:tabs>
        <w:tab w:val="left" w:pos="454"/>
      </w:tabs>
      <w:suppressAutoHyphens/>
      <w:spacing w:before="520" w:after="280"/>
    </w:pPr>
    <w:rPr>
      <w:b/>
      <w:sz w:val="24"/>
      <w:lang w:val="en-GB"/>
    </w:rPr>
  </w:style>
  <w:style w:type="paragraph" w:customStyle="1" w:styleId="Subsectionheading">
    <w:name w:val="Subsection heading"/>
    <w:basedOn w:val="Normal"/>
    <w:link w:val="SubsectionheadingChar"/>
    <w:qFormat/>
    <w:rsid w:val="009468CA"/>
    <w:pPr>
      <w:keepNext/>
      <w:keepLines/>
      <w:numPr>
        <w:ilvl w:val="1"/>
        <w:numId w:val="1"/>
      </w:numPr>
      <w:tabs>
        <w:tab w:val="left" w:pos="454"/>
      </w:tabs>
      <w:suppressAutoHyphens/>
      <w:spacing w:before="520" w:after="280"/>
    </w:pPr>
    <w:rPr>
      <w:i/>
      <w:sz w:val="24"/>
      <w:lang w:val="en-GB"/>
    </w:rPr>
  </w:style>
  <w:style w:type="character" w:customStyle="1" w:styleId="SectionheadingChar">
    <w:name w:val="Section heading Char"/>
    <w:basedOn w:val="DefaultParagraphFont"/>
    <w:link w:val="Sectionheading"/>
    <w:rsid w:val="009468CA"/>
    <w:rPr>
      <w:rFonts w:ascii="Times" w:eastAsia="Times New Roman" w:hAnsi="Times" w:cs="Times New Roman"/>
      <w:b/>
      <w:sz w:val="24"/>
      <w:szCs w:val="20"/>
      <w:lang w:val="en-GB" w:eastAsia="de-DE"/>
    </w:rPr>
  </w:style>
  <w:style w:type="paragraph" w:customStyle="1" w:styleId="HeaderNonumbers">
    <w:name w:val="Header (No numbers)"/>
    <w:basedOn w:val="Normal"/>
    <w:link w:val="HeaderNonumbersChar"/>
    <w:qFormat/>
    <w:rsid w:val="009468CA"/>
    <w:pPr>
      <w:keepNext/>
      <w:keepLines/>
      <w:tabs>
        <w:tab w:val="left" w:pos="454"/>
      </w:tabs>
      <w:suppressAutoHyphens/>
      <w:spacing w:before="520" w:after="280"/>
      <w:ind w:firstLine="0"/>
    </w:pPr>
    <w:rPr>
      <w:b/>
      <w:sz w:val="24"/>
      <w:lang w:val="en-GB"/>
    </w:rPr>
  </w:style>
  <w:style w:type="character" w:customStyle="1" w:styleId="SubsectionheadingChar">
    <w:name w:val="Subsection heading Char"/>
    <w:basedOn w:val="DefaultParagraphFont"/>
    <w:link w:val="Subsectionheading"/>
    <w:rsid w:val="009468CA"/>
    <w:rPr>
      <w:rFonts w:ascii="Times" w:eastAsia="Times New Roman" w:hAnsi="Times" w:cs="Times New Roman"/>
      <w:i/>
      <w:sz w:val="24"/>
      <w:szCs w:val="20"/>
      <w:lang w:val="en-GB" w:eastAsia="de-DE"/>
    </w:rPr>
  </w:style>
  <w:style w:type="paragraph" w:customStyle="1" w:styleId="ManuscriptTitle">
    <w:name w:val="Manuscript Title"/>
    <w:basedOn w:val="Title1"/>
    <w:link w:val="ManuscriptTitleChar"/>
    <w:qFormat/>
    <w:rsid w:val="009468CA"/>
    <w:rPr>
      <w:lang w:val="en-GB"/>
    </w:rPr>
  </w:style>
  <w:style w:type="character" w:customStyle="1" w:styleId="HeaderNonumbersChar">
    <w:name w:val="Header (No numbers) Char"/>
    <w:basedOn w:val="DefaultParagraphFont"/>
    <w:link w:val="HeaderNonumbers"/>
    <w:rsid w:val="009468CA"/>
    <w:rPr>
      <w:rFonts w:ascii="Times" w:eastAsia="Times New Roman" w:hAnsi="Times" w:cs="Times New Roman"/>
      <w:b/>
      <w:sz w:val="24"/>
      <w:szCs w:val="20"/>
      <w:lang w:val="en-GB" w:eastAsia="de-DE"/>
    </w:rPr>
  </w:style>
  <w:style w:type="character" w:customStyle="1" w:styleId="Title1Char">
    <w:name w:val="Title1 Char"/>
    <w:basedOn w:val="DefaultParagraphFont"/>
    <w:link w:val="Title1"/>
    <w:rsid w:val="009468CA"/>
    <w:rPr>
      <w:rFonts w:ascii="Times" w:eastAsia="Times New Roman" w:hAnsi="Times" w:cs="Times New Roman"/>
      <w:b/>
      <w:sz w:val="28"/>
      <w:szCs w:val="20"/>
      <w:lang w:eastAsia="de-DE"/>
    </w:rPr>
  </w:style>
  <w:style w:type="character" w:customStyle="1" w:styleId="ManuscriptTitleChar">
    <w:name w:val="Manuscript Title Char"/>
    <w:basedOn w:val="Title1Char"/>
    <w:link w:val="ManuscriptTitle"/>
    <w:rsid w:val="009468CA"/>
    <w:rPr>
      <w:rFonts w:ascii="Times" w:eastAsia="Times New Roman" w:hAnsi="Times" w:cs="Times New Roman"/>
      <w:b/>
      <w:sz w:val="28"/>
      <w:szCs w:val="20"/>
      <w:lang w:val="en-GB" w:eastAsia="de-DE"/>
    </w:rPr>
  </w:style>
  <w:style w:type="character" w:styleId="LineNumber">
    <w:name w:val="line number"/>
    <w:basedOn w:val="DefaultParagraphFont"/>
    <w:unhideWhenUsed/>
    <w:rsid w:val="009468CA"/>
    <w:rPr>
      <w:sz w:val="16"/>
    </w:rPr>
  </w:style>
  <w:style w:type="paragraph" w:styleId="Header">
    <w:name w:val="header"/>
    <w:basedOn w:val="Normal"/>
    <w:link w:val="HeaderChar"/>
    <w:uiPriority w:val="99"/>
    <w:unhideWhenUsed/>
    <w:rsid w:val="00DB3BDE"/>
    <w:pPr>
      <w:tabs>
        <w:tab w:val="center" w:pos="4680"/>
        <w:tab w:val="right" w:pos="9360"/>
      </w:tabs>
    </w:pPr>
  </w:style>
  <w:style w:type="character" w:customStyle="1" w:styleId="HeaderChar">
    <w:name w:val="Header Char"/>
    <w:basedOn w:val="DefaultParagraphFont"/>
    <w:link w:val="Header"/>
    <w:uiPriority w:val="99"/>
    <w:rsid w:val="00DB3BDE"/>
    <w:rPr>
      <w:rFonts w:ascii="Times" w:eastAsia="Times New Roman" w:hAnsi="Times" w:cs="Times New Roman"/>
      <w:sz w:val="20"/>
      <w:szCs w:val="20"/>
      <w:lang w:eastAsia="de-DE"/>
    </w:rPr>
  </w:style>
  <w:style w:type="table" w:styleId="TableGrid">
    <w:name w:val="Table Grid"/>
    <w:basedOn w:val="TableNormal"/>
    <w:uiPriority w:val="39"/>
    <w:rsid w:val="00382C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14BB8"/>
    <w:rPr>
      <w:color w:val="0000FF"/>
      <w:u w:val="single"/>
    </w:rPr>
  </w:style>
  <w:style w:type="character" w:styleId="CommentReference">
    <w:name w:val="annotation reference"/>
    <w:basedOn w:val="DefaultParagraphFont"/>
    <w:uiPriority w:val="99"/>
    <w:semiHidden/>
    <w:unhideWhenUsed/>
    <w:rsid w:val="00095CF7"/>
    <w:rPr>
      <w:sz w:val="16"/>
      <w:szCs w:val="16"/>
    </w:rPr>
  </w:style>
  <w:style w:type="paragraph" w:styleId="CommentText">
    <w:name w:val="annotation text"/>
    <w:basedOn w:val="Normal"/>
    <w:link w:val="CommentTextChar"/>
    <w:uiPriority w:val="99"/>
    <w:unhideWhenUsed/>
    <w:rsid w:val="00095CF7"/>
  </w:style>
  <w:style w:type="character" w:customStyle="1" w:styleId="CommentTextChar">
    <w:name w:val="Comment Text Char"/>
    <w:basedOn w:val="DefaultParagraphFont"/>
    <w:link w:val="CommentText"/>
    <w:uiPriority w:val="99"/>
    <w:rsid w:val="00095CF7"/>
    <w:rPr>
      <w:rFonts w:ascii="Times" w:eastAsia="Times New Roman" w:hAnsi="Times" w:cs="Times New Roman"/>
      <w:sz w:val="20"/>
      <w:szCs w:val="20"/>
      <w:lang w:eastAsia="de-DE"/>
    </w:rPr>
  </w:style>
  <w:style w:type="paragraph" w:styleId="CommentSubject">
    <w:name w:val="annotation subject"/>
    <w:basedOn w:val="CommentText"/>
    <w:next w:val="CommentText"/>
    <w:link w:val="CommentSubjectChar"/>
    <w:uiPriority w:val="99"/>
    <w:semiHidden/>
    <w:unhideWhenUsed/>
    <w:rsid w:val="00095CF7"/>
    <w:rPr>
      <w:b/>
      <w:bCs/>
    </w:rPr>
  </w:style>
  <w:style w:type="character" w:customStyle="1" w:styleId="CommentSubjectChar">
    <w:name w:val="Comment Subject Char"/>
    <w:basedOn w:val="CommentTextChar"/>
    <w:link w:val="CommentSubject"/>
    <w:uiPriority w:val="99"/>
    <w:semiHidden/>
    <w:rsid w:val="00095CF7"/>
    <w:rPr>
      <w:rFonts w:ascii="Times" w:eastAsia="Times New Roman" w:hAnsi="Times" w:cs="Times New Roman"/>
      <w:b/>
      <w:bCs/>
      <w:sz w:val="20"/>
      <w:szCs w:val="20"/>
      <w:lang w:eastAsia="de-DE"/>
    </w:rPr>
  </w:style>
  <w:style w:type="character" w:styleId="PlaceholderText">
    <w:name w:val="Placeholder Text"/>
    <w:basedOn w:val="DefaultParagraphFont"/>
    <w:uiPriority w:val="99"/>
    <w:semiHidden/>
    <w:rsid w:val="00BC5D91"/>
    <w:rPr>
      <w:color w:val="808080"/>
    </w:rPr>
  </w:style>
  <w:style w:type="paragraph" w:styleId="Caption">
    <w:name w:val="caption"/>
    <w:basedOn w:val="Normal"/>
    <w:next w:val="Normal"/>
    <w:uiPriority w:val="35"/>
    <w:unhideWhenUsed/>
    <w:qFormat/>
    <w:rsid w:val="00BC5D91"/>
    <w:pPr>
      <w:spacing w:after="200"/>
    </w:pPr>
    <w:rPr>
      <w:i/>
      <w:iCs/>
      <w:color w:val="44546A" w:themeColor="text2"/>
      <w:sz w:val="18"/>
      <w:szCs w:val="18"/>
    </w:rPr>
  </w:style>
  <w:style w:type="paragraph" w:styleId="NormalWeb">
    <w:name w:val="Normal (Web)"/>
    <w:basedOn w:val="Normal"/>
    <w:uiPriority w:val="99"/>
    <w:unhideWhenUsed/>
    <w:rsid w:val="00FA0A3F"/>
    <w:pPr>
      <w:spacing w:before="100" w:beforeAutospacing="1" w:after="100" w:afterAutospacing="1"/>
      <w:ind w:firstLine="0"/>
      <w:jc w:val="left"/>
    </w:pPr>
    <w:rPr>
      <w:rFonts w:ascii="Times New Roman" w:hAnsi="Times New Roman"/>
      <w:sz w:val="24"/>
      <w:szCs w:val="24"/>
      <w:lang w:eastAsia="en-US"/>
    </w:rPr>
  </w:style>
  <w:style w:type="character" w:styleId="Strong">
    <w:name w:val="Strong"/>
    <w:basedOn w:val="DefaultParagraphFont"/>
    <w:uiPriority w:val="22"/>
    <w:qFormat/>
    <w:rsid w:val="00FA0A3F"/>
    <w:rPr>
      <w:b/>
      <w:bCs/>
    </w:rPr>
  </w:style>
  <w:style w:type="character" w:styleId="UnresolvedMention">
    <w:name w:val="Unresolved Mention"/>
    <w:basedOn w:val="DefaultParagraphFont"/>
    <w:uiPriority w:val="99"/>
    <w:semiHidden/>
    <w:unhideWhenUsed/>
    <w:rsid w:val="002F080E"/>
    <w:rPr>
      <w:color w:val="605E5C"/>
      <w:shd w:val="clear" w:color="auto" w:fill="E1DFDD"/>
    </w:rPr>
  </w:style>
  <w:style w:type="character" w:customStyle="1" w:styleId="sr-only">
    <w:name w:val="sr-only"/>
    <w:basedOn w:val="DefaultParagraphFont"/>
    <w:rsid w:val="002F6484"/>
  </w:style>
  <w:style w:type="paragraph" w:styleId="Revision">
    <w:name w:val="Revision"/>
    <w:hidden/>
    <w:uiPriority w:val="99"/>
    <w:semiHidden/>
    <w:rsid w:val="001A6B47"/>
    <w:pPr>
      <w:spacing w:after="0" w:line="240" w:lineRule="auto"/>
    </w:pPr>
    <w:rPr>
      <w:rFonts w:ascii="Times" w:eastAsia="Times New Roman" w:hAnsi="Times" w:cs="Times New Roman"/>
      <w:sz w:val="20"/>
      <w:szCs w:val="20"/>
      <w:lang w:eastAsia="de-DE"/>
    </w:rPr>
  </w:style>
  <w:style w:type="character" w:styleId="FollowedHyperlink">
    <w:name w:val="FollowedHyperlink"/>
    <w:basedOn w:val="DefaultParagraphFont"/>
    <w:uiPriority w:val="99"/>
    <w:semiHidden/>
    <w:unhideWhenUsed/>
    <w:rsid w:val="00930002"/>
    <w:rPr>
      <w:color w:val="954F72" w:themeColor="followedHyperlink"/>
      <w:u w:val="single"/>
    </w:rPr>
  </w:style>
  <w:style w:type="paragraph" w:customStyle="1" w:styleId="EndNoteBibliographyTitle">
    <w:name w:val="EndNote Bibliography Title"/>
    <w:basedOn w:val="Normal"/>
    <w:link w:val="EndNoteBibliographyTitleChar"/>
    <w:rsid w:val="00225828"/>
    <w:pPr>
      <w:jc w:val="center"/>
    </w:pPr>
    <w:rPr>
      <w:rFonts w:cs="Times"/>
      <w:noProof/>
      <w:lang w:val="de-DE"/>
    </w:rPr>
  </w:style>
  <w:style w:type="character" w:customStyle="1" w:styleId="EndNoteBibliographyTitleChar">
    <w:name w:val="EndNote Bibliography Title Char"/>
    <w:basedOn w:val="DefaultParagraphFont"/>
    <w:link w:val="EndNoteBibliographyTitle"/>
    <w:rsid w:val="00225828"/>
    <w:rPr>
      <w:rFonts w:ascii="Times" w:eastAsia="Times New Roman" w:hAnsi="Times" w:cs="Times"/>
      <w:noProof/>
      <w:sz w:val="20"/>
      <w:szCs w:val="20"/>
      <w:lang w:val="de-DE" w:eastAsia="de-DE"/>
    </w:rPr>
  </w:style>
  <w:style w:type="paragraph" w:customStyle="1" w:styleId="EndNoteBibliography">
    <w:name w:val="EndNote Bibliography"/>
    <w:basedOn w:val="Normal"/>
    <w:link w:val="EndNoteBibliographyChar"/>
    <w:rsid w:val="00225828"/>
    <w:rPr>
      <w:rFonts w:cs="Times"/>
      <w:noProof/>
      <w:lang w:val="de-DE"/>
    </w:rPr>
  </w:style>
  <w:style w:type="character" w:customStyle="1" w:styleId="EndNoteBibliographyChar">
    <w:name w:val="EndNote Bibliography Char"/>
    <w:basedOn w:val="DefaultParagraphFont"/>
    <w:link w:val="EndNoteBibliography"/>
    <w:rsid w:val="00225828"/>
    <w:rPr>
      <w:rFonts w:ascii="Times" w:eastAsia="Times New Roman" w:hAnsi="Times" w:cs="Times"/>
      <w:noProof/>
      <w:sz w:val="20"/>
      <w:szCs w:val="20"/>
      <w:lang w:val="de-DE" w:eastAsia="de-DE"/>
    </w:rPr>
  </w:style>
  <w:style w:type="paragraph" w:styleId="NoSpacing">
    <w:name w:val="No Spacing"/>
    <w:uiPriority w:val="1"/>
    <w:qFormat/>
    <w:rsid w:val="00AA6F59"/>
    <w:pPr>
      <w:spacing w:after="0" w:line="240" w:lineRule="auto"/>
      <w:ind w:firstLine="227"/>
      <w:jc w:val="both"/>
    </w:pPr>
    <w:rPr>
      <w:rFonts w:ascii="Times" w:eastAsia="Times New Roman" w:hAnsi="Times" w:cs="Times New Roman"/>
      <w:sz w:val="20"/>
      <w:szCs w:val="20"/>
      <w:lang w:eastAsia="de-DE"/>
    </w:rPr>
  </w:style>
  <w:style w:type="table" w:styleId="PlainTable4">
    <w:name w:val="Plain Table 4"/>
    <w:basedOn w:val="TableNormal"/>
    <w:uiPriority w:val="44"/>
    <w:rsid w:val="00ED4DE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ED4DE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2676E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uiPriority w:val="9"/>
    <w:rsid w:val="001E77B6"/>
    <w:rPr>
      <w:rFonts w:asciiTheme="majorHAnsi" w:eastAsiaTheme="majorEastAsia" w:hAnsiTheme="majorHAnsi" w:cstheme="majorBidi"/>
      <w:color w:val="2F5496" w:themeColor="accent1" w:themeShade="BF"/>
      <w:sz w:val="32"/>
      <w:szCs w:val="32"/>
    </w:rPr>
  </w:style>
  <w:style w:type="paragraph" w:styleId="Bibliography">
    <w:name w:val="Bibliography"/>
    <w:basedOn w:val="Normal"/>
    <w:next w:val="Normal"/>
    <w:uiPriority w:val="37"/>
    <w:unhideWhenUsed/>
    <w:rsid w:val="001E77B6"/>
  </w:style>
  <w:style w:type="character" w:styleId="Mention">
    <w:name w:val="Mention"/>
    <w:basedOn w:val="DefaultParagraphFont"/>
    <w:uiPriority w:val="99"/>
    <w:unhideWhenUsed/>
    <w:rsid w:val="001D765B"/>
    <w:rPr>
      <w:color w:val="2B579A"/>
      <w:shd w:val="clear" w:color="auto" w:fill="E1DFDD"/>
    </w:rPr>
  </w:style>
  <w:style w:type="character" w:customStyle="1" w:styleId="ui-provider">
    <w:name w:val="ui-provider"/>
    <w:basedOn w:val="DefaultParagraphFont"/>
    <w:rsid w:val="009B0542"/>
  </w:style>
  <w:style w:type="table" w:styleId="GridTable2-Accent1">
    <w:name w:val="Grid Table 2 Accent 1"/>
    <w:basedOn w:val="TableNormal"/>
    <w:uiPriority w:val="47"/>
    <w:rsid w:val="00EA3495"/>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ableofFigures">
    <w:name w:val="table of figures"/>
    <w:basedOn w:val="Normal"/>
    <w:next w:val="Normal"/>
    <w:uiPriority w:val="99"/>
    <w:unhideWhenUsed/>
    <w:rsid w:val="001F12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4366">
      <w:bodyDiv w:val="1"/>
      <w:marLeft w:val="0"/>
      <w:marRight w:val="0"/>
      <w:marTop w:val="0"/>
      <w:marBottom w:val="0"/>
      <w:divBdr>
        <w:top w:val="none" w:sz="0" w:space="0" w:color="auto"/>
        <w:left w:val="none" w:sz="0" w:space="0" w:color="auto"/>
        <w:bottom w:val="none" w:sz="0" w:space="0" w:color="auto"/>
        <w:right w:val="none" w:sz="0" w:space="0" w:color="auto"/>
      </w:divBdr>
    </w:div>
    <w:div w:id="2363808">
      <w:bodyDiv w:val="1"/>
      <w:marLeft w:val="0"/>
      <w:marRight w:val="0"/>
      <w:marTop w:val="0"/>
      <w:marBottom w:val="0"/>
      <w:divBdr>
        <w:top w:val="none" w:sz="0" w:space="0" w:color="auto"/>
        <w:left w:val="none" w:sz="0" w:space="0" w:color="auto"/>
        <w:bottom w:val="none" w:sz="0" w:space="0" w:color="auto"/>
        <w:right w:val="none" w:sz="0" w:space="0" w:color="auto"/>
      </w:divBdr>
    </w:div>
    <w:div w:id="3216064">
      <w:bodyDiv w:val="1"/>
      <w:marLeft w:val="0"/>
      <w:marRight w:val="0"/>
      <w:marTop w:val="0"/>
      <w:marBottom w:val="0"/>
      <w:divBdr>
        <w:top w:val="none" w:sz="0" w:space="0" w:color="auto"/>
        <w:left w:val="none" w:sz="0" w:space="0" w:color="auto"/>
        <w:bottom w:val="none" w:sz="0" w:space="0" w:color="auto"/>
        <w:right w:val="none" w:sz="0" w:space="0" w:color="auto"/>
      </w:divBdr>
    </w:div>
    <w:div w:id="12155357">
      <w:bodyDiv w:val="1"/>
      <w:marLeft w:val="0"/>
      <w:marRight w:val="0"/>
      <w:marTop w:val="0"/>
      <w:marBottom w:val="0"/>
      <w:divBdr>
        <w:top w:val="none" w:sz="0" w:space="0" w:color="auto"/>
        <w:left w:val="none" w:sz="0" w:space="0" w:color="auto"/>
        <w:bottom w:val="none" w:sz="0" w:space="0" w:color="auto"/>
        <w:right w:val="none" w:sz="0" w:space="0" w:color="auto"/>
      </w:divBdr>
    </w:div>
    <w:div w:id="13239290">
      <w:bodyDiv w:val="1"/>
      <w:marLeft w:val="0"/>
      <w:marRight w:val="0"/>
      <w:marTop w:val="0"/>
      <w:marBottom w:val="0"/>
      <w:divBdr>
        <w:top w:val="none" w:sz="0" w:space="0" w:color="auto"/>
        <w:left w:val="none" w:sz="0" w:space="0" w:color="auto"/>
        <w:bottom w:val="none" w:sz="0" w:space="0" w:color="auto"/>
        <w:right w:val="none" w:sz="0" w:space="0" w:color="auto"/>
      </w:divBdr>
    </w:div>
    <w:div w:id="15423449">
      <w:bodyDiv w:val="1"/>
      <w:marLeft w:val="0"/>
      <w:marRight w:val="0"/>
      <w:marTop w:val="0"/>
      <w:marBottom w:val="0"/>
      <w:divBdr>
        <w:top w:val="none" w:sz="0" w:space="0" w:color="auto"/>
        <w:left w:val="none" w:sz="0" w:space="0" w:color="auto"/>
        <w:bottom w:val="none" w:sz="0" w:space="0" w:color="auto"/>
        <w:right w:val="none" w:sz="0" w:space="0" w:color="auto"/>
      </w:divBdr>
    </w:div>
    <w:div w:id="20280918">
      <w:bodyDiv w:val="1"/>
      <w:marLeft w:val="0"/>
      <w:marRight w:val="0"/>
      <w:marTop w:val="0"/>
      <w:marBottom w:val="0"/>
      <w:divBdr>
        <w:top w:val="none" w:sz="0" w:space="0" w:color="auto"/>
        <w:left w:val="none" w:sz="0" w:space="0" w:color="auto"/>
        <w:bottom w:val="none" w:sz="0" w:space="0" w:color="auto"/>
        <w:right w:val="none" w:sz="0" w:space="0" w:color="auto"/>
      </w:divBdr>
    </w:div>
    <w:div w:id="35854838">
      <w:bodyDiv w:val="1"/>
      <w:marLeft w:val="0"/>
      <w:marRight w:val="0"/>
      <w:marTop w:val="0"/>
      <w:marBottom w:val="0"/>
      <w:divBdr>
        <w:top w:val="none" w:sz="0" w:space="0" w:color="auto"/>
        <w:left w:val="none" w:sz="0" w:space="0" w:color="auto"/>
        <w:bottom w:val="none" w:sz="0" w:space="0" w:color="auto"/>
        <w:right w:val="none" w:sz="0" w:space="0" w:color="auto"/>
      </w:divBdr>
    </w:div>
    <w:div w:id="40521106">
      <w:bodyDiv w:val="1"/>
      <w:marLeft w:val="0"/>
      <w:marRight w:val="0"/>
      <w:marTop w:val="0"/>
      <w:marBottom w:val="0"/>
      <w:divBdr>
        <w:top w:val="none" w:sz="0" w:space="0" w:color="auto"/>
        <w:left w:val="none" w:sz="0" w:space="0" w:color="auto"/>
        <w:bottom w:val="none" w:sz="0" w:space="0" w:color="auto"/>
        <w:right w:val="none" w:sz="0" w:space="0" w:color="auto"/>
      </w:divBdr>
    </w:div>
    <w:div w:id="43019903">
      <w:bodyDiv w:val="1"/>
      <w:marLeft w:val="0"/>
      <w:marRight w:val="0"/>
      <w:marTop w:val="0"/>
      <w:marBottom w:val="0"/>
      <w:divBdr>
        <w:top w:val="none" w:sz="0" w:space="0" w:color="auto"/>
        <w:left w:val="none" w:sz="0" w:space="0" w:color="auto"/>
        <w:bottom w:val="none" w:sz="0" w:space="0" w:color="auto"/>
        <w:right w:val="none" w:sz="0" w:space="0" w:color="auto"/>
      </w:divBdr>
    </w:div>
    <w:div w:id="54933186">
      <w:bodyDiv w:val="1"/>
      <w:marLeft w:val="0"/>
      <w:marRight w:val="0"/>
      <w:marTop w:val="0"/>
      <w:marBottom w:val="0"/>
      <w:divBdr>
        <w:top w:val="none" w:sz="0" w:space="0" w:color="auto"/>
        <w:left w:val="none" w:sz="0" w:space="0" w:color="auto"/>
        <w:bottom w:val="none" w:sz="0" w:space="0" w:color="auto"/>
        <w:right w:val="none" w:sz="0" w:space="0" w:color="auto"/>
      </w:divBdr>
    </w:div>
    <w:div w:id="55662819">
      <w:bodyDiv w:val="1"/>
      <w:marLeft w:val="0"/>
      <w:marRight w:val="0"/>
      <w:marTop w:val="0"/>
      <w:marBottom w:val="0"/>
      <w:divBdr>
        <w:top w:val="none" w:sz="0" w:space="0" w:color="auto"/>
        <w:left w:val="none" w:sz="0" w:space="0" w:color="auto"/>
        <w:bottom w:val="none" w:sz="0" w:space="0" w:color="auto"/>
        <w:right w:val="none" w:sz="0" w:space="0" w:color="auto"/>
      </w:divBdr>
    </w:div>
    <w:div w:id="57873187">
      <w:bodyDiv w:val="1"/>
      <w:marLeft w:val="0"/>
      <w:marRight w:val="0"/>
      <w:marTop w:val="0"/>
      <w:marBottom w:val="0"/>
      <w:divBdr>
        <w:top w:val="none" w:sz="0" w:space="0" w:color="auto"/>
        <w:left w:val="none" w:sz="0" w:space="0" w:color="auto"/>
        <w:bottom w:val="none" w:sz="0" w:space="0" w:color="auto"/>
        <w:right w:val="none" w:sz="0" w:space="0" w:color="auto"/>
      </w:divBdr>
    </w:div>
    <w:div w:id="67193569">
      <w:bodyDiv w:val="1"/>
      <w:marLeft w:val="0"/>
      <w:marRight w:val="0"/>
      <w:marTop w:val="0"/>
      <w:marBottom w:val="0"/>
      <w:divBdr>
        <w:top w:val="none" w:sz="0" w:space="0" w:color="auto"/>
        <w:left w:val="none" w:sz="0" w:space="0" w:color="auto"/>
        <w:bottom w:val="none" w:sz="0" w:space="0" w:color="auto"/>
        <w:right w:val="none" w:sz="0" w:space="0" w:color="auto"/>
      </w:divBdr>
    </w:div>
    <w:div w:id="70854163">
      <w:bodyDiv w:val="1"/>
      <w:marLeft w:val="0"/>
      <w:marRight w:val="0"/>
      <w:marTop w:val="0"/>
      <w:marBottom w:val="0"/>
      <w:divBdr>
        <w:top w:val="none" w:sz="0" w:space="0" w:color="auto"/>
        <w:left w:val="none" w:sz="0" w:space="0" w:color="auto"/>
        <w:bottom w:val="none" w:sz="0" w:space="0" w:color="auto"/>
        <w:right w:val="none" w:sz="0" w:space="0" w:color="auto"/>
      </w:divBdr>
    </w:div>
    <w:div w:id="91975857">
      <w:bodyDiv w:val="1"/>
      <w:marLeft w:val="0"/>
      <w:marRight w:val="0"/>
      <w:marTop w:val="0"/>
      <w:marBottom w:val="0"/>
      <w:divBdr>
        <w:top w:val="none" w:sz="0" w:space="0" w:color="auto"/>
        <w:left w:val="none" w:sz="0" w:space="0" w:color="auto"/>
        <w:bottom w:val="none" w:sz="0" w:space="0" w:color="auto"/>
        <w:right w:val="none" w:sz="0" w:space="0" w:color="auto"/>
      </w:divBdr>
    </w:div>
    <w:div w:id="104543365">
      <w:bodyDiv w:val="1"/>
      <w:marLeft w:val="0"/>
      <w:marRight w:val="0"/>
      <w:marTop w:val="0"/>
      <w:marBottom w:val="0"/>
      <w:divBdr>
        <w:top w:val="none" w:sz="0" w:space="0" w:color="auto"/>
        <w:left w:val="none" w:sz="0" w:space="0" w:color="auto"/>
        <w:bottom w:val="none" w:sz="0" w:space="0" w:color="auto"/>
        <w:right w:val="none" w:sz="0" w:space="0" w:color="auto"/>
      </w:divBdr>
    </w:div>
    <w:div w:id="111099176">
      <w:bodyDiv w:val="1"/>
      <w:marLeft w:val="0"/>
      <w:marRight w:val="0"/>
      <w:marTop w:val="0"/>
      <w:marBottom w:val="0"/>
      <w:divBdr>
        <w:top w:val="none" w:sz="0" w:space="0" w:color="auto"/>
        <w:left w:val="none" w:sz="0" w:space="0" w:color="auto"/>
        <w:bottom w:val="none" w:sz="0" w:space="0" w:color="auto"/>
        <w:right w:val="none" w:sz="0" w:space="0" w:color="auto"/>
      </w:divBdr>
    </w:div>
    <w:div w:id="113520842">
      <w:bodyDiv w:val="1"/>
      <w:marLeft w:val="0"/>
      <w:marRight w:val="0"/>
      <w:marTop w:val="0"/>
      <w:marBottom w:val="0"/>
      <w:divBdr>
        <w:top w:val="none" w:sz="0" w:space="0" w:color="auto"/>
        <w:left w:val="none" w:sz="0" w:space="0" w:color="auto"/>
        <w:bottom w:val="none" w:sz="0" w:space="0" w:color="auto"/>
        <w:right w:val="none" w:sz="0" w:space="0" w:color="auto"/>
      </w:divBdr>
    </w:div>
    <w:div w:id="142699429">
      <w:bodyDiv w:val="1"/>
      <w:marLeft w:val="0"/>
      <w:marRight w:val="0"/>
      <w:marTop w:val="0"/>
      <w:marBottom w:val="0"/>
      <w:divBdr>
        <w:top w:val="none" w:sz="0" w:space="0" w:color="auto"/>
        <w:left w:val="none" w:sz="0" w:space="0" w:color="auto"/>
        <w:bottom w:val="none" w:sz="0" w:space="0" w:color="auto"/>
        <w:right w:val="none" w:sz="0" w:space="0" w:color="auto"/>
      </w:divBdr>
    </w:div>
    <w:div w:id="143089235">
      <w:bodyDiv w:val="1"/>
      <w:marLeft w:val="0"/>
      <w:marRight w:val="0"/>
      <w:marTop w:val="0"/>
      <w:marBottom w:val="0"/>
      <w:divBdr>
        <w:top w:val="none" w:sz="0" w:space="0" w:color="auto"/>
        <w:left w:val="none" w:sz="0" w:space="0" w:color="auto"/>
        <w:bottom w:val="none" w:sz="0" w:space="0" w:color="auto"/>
        <w:right w:val="none" w:sz="0" w:space="0" w:color="auto"/>
      </w:divBdr>
    </w:div>
    <w:div w:id="150291104">
      <w:bodyDiv w:val="1"/>
      <w:marLeft w:val="0"/>
      <w:marRight w:val="0"/>
      <w:marTop w:val="0"/>
      <w:marBottom w:val="0"/>
      <w:divBdr>
        <w:top w:val="none" w:sz="0" w:space="0" w:color="auto"/>
        <w:left w:val="none" w:sz="0" w:space="0" w:color="auto"/>
        <w:bottom w:val="none" w:sz="0" w:space="0" w:color="auto"/>
        <w:right w:val="none" w:sz="0" w:space="0" w:color="auto"/>
      </w:divBdr>
    </w:div>
    <w:div w:id="153448070">
      <w:bodyDiv w:val="1"/>
      <w:marLeft w:val="0"/>
      <w:marRight w:val="0"/>
      <w:marTop w:val="0"/>
      <w:marBottom w:val="0"/>
      <w:divBdr>
        <w:top w:val="none" w:sz="0" w:space="0" w:color="auto"/>
        <w:left w:val="none" w:sz="0" w:space="0" w:color="auto"/>
        <w:bottom w:val="none" w:sz="0" w:space="0" w:color="auto"/>
        <w:right w:val="none" w:sz="0" w:space="0" w:color="auto"/>
      </w:divBdr>
    </w:div>
    <w:div w:id="160388576">
      <w:bodyDiv w:val="1"/>
      <w:marLeft w:val="0"/>
      <w:marRight w:val="0"/>
      <w:marTop w:val="0"/>
      <w:marBottom w:val="0"/>
      <w:divBdr>
        <w:top w:val="none" w:sz="0" w:space="0" w:color="auto"/>
        <w:left w:val="none" w:sz="0" w:space="0" w:color="auto"/>
        <w:bottom w:val="none" w:sz="0" w:space="0" w:color="auto"/>
        <w:right w:val="none" w:sz="0" w:space="0" w:color="auto"/>
      </w:divBdr>
    </w:div>
    <w:div w:id="167643221">
      <w:bodyDiv w:val="1"/>
      <w:marLeft w:val="0"/>
      <w:marRight w:val="0"/>
      <w:marTop w:val="0"/>
      <w:marBottom w:val="0"/>
      <w:divBdr>
        <w:top w:val="none" w:sz="0" w:space="0" w:color="auto"/>
        <w:left w:val="none" w:sz="0" w:space="0" w:color="auto"/>
        <w:bottom w:val="none" w:sz="0" w:space="0" w:color="auto"/>
        <w:right w:val="none" w:sz="0" w:space="0" w:color="auto"/>
      </w:divBdr>
    </w:div>
    <w:div w:id="183398503">
      <w:bodyDiv w:val="1"/>
      <w:marLeft w:val="0"/>
      <w:marRight w:val="0"/>
      <w:marTop w:val="0"/>
      <w:marBottom w:val="0"/>
      <w:divBdr>
        <w:top w:val="none" w:sz="0" w:space="0" w:color="auto"/>
        <w:left w:val="none" w:sz="0" w:space="0" w:color="auto"/>
        <w:bottom w:val="none" w:sz="0" w:space="0" w:color="auto"/>
        <w:right w:val="none" w:sz="0" w:space="0" w:color="auto"/>
      </w:divBdr>
    </w:div>
    <w:div w:id="187184741">
      <w:bodyDiv w:val="1"/>
      <w:marLeft w:val="0"/>
      <w:marRight w:val="0"/>
      <w:marTop w:val="0"/>
      <w:marBottom w:val="0"/>
      <w:divBdr>
        <w:top w:val="none" w:sz="0" w:space="0" w:color="auto"/>
        <w:left w:val="none" w:sz="0" w:space="0" w:color="auto"/>
        <w:bottom w:val="none" w:sz="0" w:space="0" w:color="auto"/>
        <w:right w:val="none" w:sz="0" w:space="0" w:color="auto"/>
      </w:divBdr>
    </w:div>
    <w:div w:id="196091667">
      <w:bodyDiv w:val="1"/>
      <w:marLeft w:val="0"/>
      <w:marRight w:val="0"/>
      <w:marTop w:val="0"/>
      <w:marBottom w:val="0"/>
      <w:divBdr>
        <w:top w:val="none" w:sz="0" w:space="0" w:color="auto"/>
        <w:left w:val="none" w:sz="0" w:space="0" w:color="auto"/>
        <w:bottom w:val="none" w:sz="0" w:space="0" w:color="auto"/>
        <w:right w:val="none" w:sz="0" w:space="0" w:color="auto"/>
      </w:divBdr>
    </w:div>
    <w:div w:id="199585638">
      <w:bodyDiv w:val="1"/>
      <w:marLeft w:val="0"/>
      <w:marRight w:val="0"/>
      <w:marTop w:val="0"/>
      <w:marBottom w:val="0"/>
      <w:divBdr>
        <w:top w:val="none" w:sz="0" w:space="0" w:color="auto"/>
        <w:left w:val="none" w:sz="0" w:space="0" w:color="auto"/>
        <w:bottom w:val="none" w:sz="0" w:space="0" w:color="auto"/>
        <w:right w:val="none" w:sz="0" w:space="0" w:color="auto"/>
      </w:divBdr>
    </w:div>
    <w:div w:id="203761096">
      <w:bodyDiv w:val="1"/>
      <w:marLeft w:val="0"/>
      <w:marRight w:val="0"/>
      <w:marTop w:val="0"/>
      <w:marBottom w:val="0"/>
      <w:divBdr>
        <w:top w:val="none" w:sz="0" w:space="0" w:color="auto"/>
        <w:left w:val="none" w:sz="0" w:space="0" w:color="auto"/>
        <w:bottom w:val="none" w:sz="0" w:space="0" w:color="auto"/>
        <w:right w:val="none" w:sz="0" w:space="0" w:color="auto"/>
      </w:divBdr>
    </w:div>
    <w:div w:id="214239840">
      <w:bodyDiv w:val="1"/>
      <w:marLeft w:val="0"/>
      <w:marRight w:val="0"/>
      <w:marTop w:val="0"/>
      <w:marBottom w:val="0"/>
      <w:divBdr>
        <w:top w:val="none" w:sz="0" w:space="0" w:color="auto"/>
        <w:left w:val="none" w:sz="0" w:space="0" w:color="auto"/>
        <w:bottom w:val="none" w:sz="0" w:space="0" w:color="auto"/>
        <w:right w:val="none" w:sz="0" w:space="0" w:color="auto"/>
      </w:divBdr>
    </w:div>
    <w:div w:id="217591281">
      <w:bodyDiv w:val="1"/>
      <w:marLeft w:val="0"/>
      <w:marRight w:val="0"/>
      <w:marTop w:val="0"/>
      <w:marBottom w:val="0"/>
      <w:divBdr>
        <w:top w:val="none" w:sz="0" w:space="0" w:color="auto"/>
        <w:left w:val="none" w:sz="0" w:space="0" w:color="auto"/>
        <w:bottom w:val="none" w:sz="0" w:space="0" w:color="auto"/>
        <w:right w:val="none" w:sz="0" w:space="0" w:color="auto"/>
      </w:divBdr>
    </w:div>
    <w:div w:id="220598077">
      <w:bodyDiv w:val="1"/>
      <w:marLeft w:val="0"/>
      <w:marRight w:val="0"/>
      <w:marTop w:val="0"/>
      <w:marBottom w:val="0"/>
      <w:divBdr>
        <w:top w:val="none" w:sz="0" w:space="0" w:color="auto"/>
        <w:left w:val="none" w:sz="0" w:space="0" w:color="auto"/>
        <w:bottom w:val="none" w:sz="0" w:space="0" w:color="auto"/>
        <w:right w:val="none" w:sz="0" w:space="0" w:color="auto"/>
      </w:divBdr>
    </w:div>
    <w:div w:id="227301968">
      <w:bodyDiv w:val="1"/>
      <w:marLeft w:val="0"/>
      <w:marRight w:val="0"/>
      <w:marTop w:val="0"/>
      <w:marBottom w:val="0"/>
      <w:divBdr>
        <w:top w:val="none" w:sz="0" w:space="0" w:color="auto"/>
        <w:left w:val="none" w:sz="0" w:space="0" w:color="auto"/>
        <w:bottom w:val="none" w:sz="0" w:space="0" w:color="auto"/>
        <w:right w:val="none" w:sz="0" w:space="0" w:color="auto"/>
      </w:divBdr>
    </w:div>
    <w:div w:id="227881601">
      <w:bodyDiv w:val="1"/>
      <w:marLeft w:val="0"/>
      <w:marRight w:val="0"/>
      <w:marTop w:val="0"/>
      <w:marBottom w:val="0"/>
      <w:divBdr>
        <w:top w:val="none" w:sz="0" w:space="0" w:color="auto"/>
        <w:left w:val="none" w:sz="0" w:space="0" w:color="auto"/>
        <w:bottom w:val="none" w:sz="0" w:space="0" w:color="auto"/>
        <w:right w:val="none" w:sz="0" w:space="0" w:color="auto"/>
      </w:divBdr>
    </w:div>
    <w:div w:id="232198959">
      <w:bodyDiv w:val="1"/>
      <w:marLeft w:val="0"/>
      <w:marRight w:val="0"/>
      <w:marTop w:val="0"/>
      <w:marBottom w:val="0"/>
      <w:divBdr>
        <w:top w:val="none" w:sz="0" w:space="0" w:color="auto"/>
        <w:left w:val="none" w:sz="0" w:space="0" w:color="auto"/>
        <w:bottom w:val="none" w:sz="0" w:space="0" w:color="auto"/>
        <w:right w:val="none" w:sz="0" w:space="0" w:color="auto"/>
      </w:divBdr>
    </w:div>
    <w:div w:id="242645409">
      <w:bodyDiv w:val="1"/>
      <w:marLeft w:val="0"/>
      <w:marRight w:val="0"/>
      <w:marTop w:val="0"/>
      <w:marBottom w:val="0"/>
      <w:divBdr>
        <w:top w:val="none" w:sz="0" w:space="0" w:color="auto"/>
        <w:left w:val="none" w:sz="0" w:space="0" w:color="auto"/>
        <w:bottom w:val="none" w:sz="0" w:space="0" w:color="auto"/>
        <w:right w:val="none" w:sz="0" w:space="0" w:color="auto"/>
      </w:divBdr>
    </w:div>
    <w:div w:id="248126689">
      <w:bodyDiv w:val="1"/>
      <w:marLeft w:val="0"/>
      <w:marRight w:val="0"/>
      <w:marTop w:val="0"/>
      <w:marBottom w:val="0"/>
      <w:divBdr>
        <w:top w:val="none" w:sz="0" w:space="0" w:color="auto"/>
        <w:left w:val="none" w:sz="0" w:space="0" w:color="auto"/>
        <w:bottom w:val="none" w:sz="0" w:space="0" w:color="auto"/>
        <w:right w:val="none" w:sz="0" w:space="0" w:color="auto"/>
      </w:divBdr>
    </w:div>
    <w:div w:id="271134206">
      <w:bodyDiv w:val="1"/>
      <w:marLeft w:val="0"/>
      <w:marRight w:val="0"/>
      <w:marTop w:val="0"/>
      <w:marBottom w:val="0"/>
      <w:divBdr>
        <w:top w:val="none" w:sz="0" w:space="0" w:color="auto"/>
        <w:left w:val="none" w:sz="0" w:space="0" w:color="auto"/>
        <w:bottom w:val="none" w:sz="0" w:space="0" w:color="auto"/>
        <w:right w:val="none" w:sz="0" w:space="0" w:color="auto"/>
      </w:divBdr>
    </w:div>
    <w:div w:id="280109196">
      <w:bodyDiv w:val="1"/>
      <w:marLeft w:val="0"/>
      <w:marRight w:val="0"/>
      <w:marTop w:val="0"/>
      <w:marBottom w:val="0"/>
      <w:divBdr>
        <w:top w:val="none" w:sz="0" w:space="0" w:color="auto"/>
        <w:left w:val="none" w:sz="0" w:space="0" w:color="auto"/>
        <w:bottom w:val="none" w:sz="0" w:space="0" w:color="auto"/>
        <w:right w:val="none" w:sz="0" w:space="0" w:color="auto"/>
      </w:divBdr>
    </w:div>
    <w:div w:id="284578469">
      <w:bodyDiv w:val="1"/>
      <w:marLeft w:val="0"/>
      <w:marRight w:val="0"/>
      <w:marTop w:val="0"/>
      <w:marBottom w:val="0"/>
      <w:divBdr>
        <w:top w:val="none" w:sz="0" w:space="0" w:color="auto"/>
        <w:left w:val="none" w:sz="0" w:space="0" w:color="auto"/>
        <w:bottom w:val="none" w:sz="0" w:space="0" w:color="auto"/>
        <w:right w:val="none" w:sz="0" w:space="0" w:color="auto"/>
      </w:divBdr>
    </w:div>
    <w:div w:id="290550797">
      <w:bodyDiv w:val="1"/>
      <w:marLeft w:val="0"/>
      <w:marRight w:val="0"/>
      <w:marTop w:val="0"/>
      <w:marBottom w:val="0"/>
      <w:divBdr>
        <w:top w:val="none" w:sz="0" w:space="0" w:color="auto"/>
        <w:left w:val="none" w:sz="0" w:space="0" w:color="auto"/>
        <w:bottom w:val="none" w:sz="0" w:space="0" w:color="auto"/>
        <w:right w:val="none" w:sz="0" w:space="0" w:color="auto"/>
      </w:divBdr>
    </w:div>
    <w:div w:id="314575148">
      <w:bodyDiv w:val="1"/>
      <w:marLeft w:val="0"/>
      <w:marRight w:val="0"/>
      <w:marTop w:val="0"/>
      <w:marBottom w:val="0"/>
      <w:divBdr>
        <w:top w:val="none" w:sz="0" w:space="0" w:color="auto"/>
        <w:left w:val="none" w:sz="0" w:space="0" w:color="auto"/>
        <w:bottom w:val="none" w:sz="0" w:space="0" w:color="auto"/>
        <w:right w:val="none" w:sz="0" w:space="0" w:color="auto"/>
      </w:divBdr>
    </w:div>
    <w:div w:id="315651123">
      <w:bodyDiv w:val="1"/>
      <w:marLeft w:val="0"/>
      <w:marRight w:val="0"/>
      <w:marTop w:val="0"/>
      <w:marBottom w:val="0"/>
      <w:divBdr>
        <w:top w:val="none" w:sz="0" w:space="0" w:color="auto"/>
        <w:left w:val="none" w:sz="0" w:space="0" w:color="auto"/>
        <w:bottom w:val="none" w:sz="0" w:space="0" w:color="auto"/>
        <w:right w:val="none" w:sz="0" w:space="0" w:color="auto"/>
      </w:divBdr>
    </w:div>
    <w:div w:id="317879130">
      <w:bodyDiv w:val="1"/>
      <w:marLeft w:val="0"/>
      <w:marRight w:val="0"/>
      <w:marTop w:val="0"/>
      <w:marBottom w:val="0"/>
      <w:divBdr>
        <w:top w:val="none" w:sz="0" w:space="0" w:color="auto"/>
        <w:left w:val="none" w:sz="0" w:space="0" w:color="auto"/>
        <w:bottom w:val="none" w:sz="0" w:space="0" w:color="auto"/>
        <w:right w:val="none" w:sz="0" w:space="0" w:color="auto"/>
      </w:divBdr>
    </w:div>
    <w:div w:id="339166363">
      <w:bodyDiv w:val="1"/>
      <w:marLeft w:val="0"/>
      <w:marRight w:val="0"/>
      <w:marTop w:val="0"/>
      <w:marBottom w:val="0"/>
      <w:divBdr>
        <w:top w:val="none" w:sz="0" w:space="0" w:color="auto"/>
        <w:left w:val="none" w:sz="0" w:space="0" w:color="auto"/>
        <w:bottom w:val="none" w:sz="0" w:space="0" w:color="auto"/>
        <w:right w:val="none" w:sz="0" w:space="0" w:color="auto"/>
      </w:divBdr>
    </w:div>
    <w:div w:id="342174241">
      <w:bodyDiv w:val="1"/>
      <w:marLeft w:val="0"/>
      <w:marRight w:val="0"/>
      <w:marTop w:val="0"/>
      <w:marBottom w:val="0"/>
      <w:divBdr>
        <w:top w:val="none" w:sz="0" w:space="0" w:color="auto"/>
        <w:left w:val="none" w:sz="0" w:space="0" w:color="auto"/>
        <w:bottom w:val="none" w:sz="0" w:space="0" w:color="auto"/>
        <w:right w:val="none" w:sz="0" w:space="0" w:color="auto"/>
      </w:divBdr>
    </w:div>
    <w:div w:id="354497653">
      <w:bodyDiv w:val="1"/>
      <w:marLeft w:val="0"/>
      <w:marRight w:val="0"/>
      <w:marTop w:val="0"/>
      <w:marBottom w:val="0"/>
      <w:divBdr>
        <w:top w:val="none" w:sz="0" w:space="0" w:color="auto"/>
        <w:left w:val="none" w:sz="0" w:space="0" w:color="auto"/>
        <w:bottom w:val="none" w:sz="0" w:space="0" w:color="auto"/>
        <w:right w:val="none" w:sz="0" w:space="0" w:color="auto"/>
      </w:divBdr>
    </w:div>
    <w:div w:id="362484708">
      <w:bodyDiv w:val="1"/>
      <w:marLeft w:val="0"/>
      <w:marRight w:val="0"/>
      <w:marTop w:val="0"/>
      <w:marBottom w:val="0"/>
      <w:divBdr>
        <w:top w:val="none" w:sz="0" w:space="0" w:color="auto"/>
        <w:left w:val="none" w:sz="0" w:space="0" w:color="auto"/>
        <w:bottom w:val="none" w:sz="0" w:space="0" w:color="auto"/>
        <w:right w:val="none" w:sz="0" w:space="0" w:color="auto"/>
      </w:divBdr>
    </w:div>
    <w:div w:id="371538156">
      <w:bodyDiv w:val="1"/>
      <w:marLeft w:val="0"/>
      <w:marRight w:val="0"/>
      <w:marTop w:val="0"/>
      <w:marBottom w:val="0"/>
      <w:divBdr>
        <w:top w:val="none" w:sz="0" w:space="0" w:color="auto"/>
        <w:left w:val="none" w:sz="0" w:space="0" w:color="auto"/>
        <w:bottom w:val="none" w:sz="0" w:space="0" w:color="auto"/>
        <w:right w:val="none" w:sz="0" w:space="0" w:color="auto"/>
      </w:divBdr>
    </w:div>
    <w:div w:id="377360629">
      <w:bodyDiv w:val="1"/>
      <w:marLeft w:val="0"/>
      <w:marRight w:val="0"/>
      <w:marTop w:val="0"/>
      <w:marBottom w:val="0"/>
      <w:divBdr>
        <w:top w:val="none" w:sz="0" w:space="0" w:color="auto"/>
        <w:left w:val="none" w:sz="0" w:space="0" w:color="auto"/>
        <w:bottom w:val="none" w:sz="0" w:space="0" w:color="auto"/>
        <w:right w:val="none" w:sz="0" w:space="0" w:color="auto"/>
      </w:divBdr>
    </w:div>
    <w:div w:id="381944551">
      <w:bodyDiv w:val="1"/>
      <w:marLeft w:val="0"/>
      <w:marRight w:val="0"/>
      <w:marTop w:val="0"/>
      <w:marBottom w:val="0"/>
      <w:divBdr>
        <w:top w:val="none" w:sz="0" w:space="0" w:color="auto"/>
        <w:left w:val="none" w:sz="0" w:space="0" w:color="auto"/>
        <w:bottom w:val="none" w:sz="0" w:space="0" w:color="auto"/>
        <w:right w:val="none" w:sz="0" w:space="0" w:color="auto"/>
      </w:divBdr>
    </w:div>
    <w:div w:id="383144634">
      <w:bodyDiv w:val="1"/>
      <w:marLeft w:val="0"/>
      <w:marRight w:val="0"/>
      <w:marTop w:val="0"/>
      <w:marBottom w:val="0"/>
      <w:divBdr>
        <w:top w:val="none" w:sz="0" w:space="0" w:color="auto"/>
        <w:left w:val="none" w:sz="0" w:space="0" w:color="auto"/>
        <w:bottom w:val="none" w:sz="0" w:space="0" w:color="auto"/>
        <w:right w:val="none" w:sz="0" w:space="0" w:color="auto"/>
      </w:divBdr>
    </w:div>
    <w:div w:id="386027128">
      <w:bodyDiv w:val="1"/>
      <w:marLeft w:val="0"/>
      <w:marRight w:val="0"/>
      <w:marTop w:val="0"/>
      <w:marBottom w:val="0"/>
      <w:divBdr>
        <w:top w:val="none" w:sz="0" w:space="0" w:color="auto"/>
        <w:left w:val="none" w:sz="0" w:space="0" w:color="auto"/>
        <w:bottom w:val="none" w:sz="0" w:space="0" w:color="auto"/>
        <w:right w:val="none" w:sz="0" w:space="0" w:color="auto"/>
      </w:divBdr>
    </w:div>
    <w:div w:id="409085534">
      <w:bodyDiv w:val="1"/>
      <w:marLeft w:val="0"/>
      <w:marRight w:val="0"/>
      <w:marTop w:val="0"/>
      <w:marBottom w:val="0"/>
      <w:divBdr>
        <w:top w:val="none" w:sz="0" w:space="0" w:color="auto"/>
        <w:left w:val="none" w:sz="0" w:space="0" w:color="auto"/>
        <w:bottom w:val="none" w:sz="0" w:space="0" w:color="auto"/>
        <w:right w:val="none" w:sz="0" w:space="0" w:color="auto"/>
      </w:divBdr>
    </w:div>
    <w:div w:id="409356711">
      <w:bodyDiv w:val="1"/>
      <w:marLeft w:val="0"/>
      <w:marRight w:val="0"/>
      <w:marTop w:val="0"/>
      <w:marBottom w:val="0"/>
      <w:divBdr>
        <w:top w:val="none" w:sz="0" w:space="0" w:color="auto"/>
        <w:left w:val="none" w:sz="0" w:space="0" w:color="auto"/>
        <w:bottom w:val="none" w:sz="0" w:space="0" w:color="auto"/>
        <w:right w:val="none" w:sz="0" w:space="0" w:color="auto"/>
      </w:divBdr>
    </w:div>
    <w:div w:id="411317837">
      <w:bodyDiv w:val="1"/>
      <w:marLeft w:val="0"/>
      <w:marRight w:val="0"/>
      <w:marTop w:val="0"/>
      <w:marBottom w:val="0"/>
      <w:divBdr>
        <w:top w:val="none" w:sz="0" w:space="0" w:color="auto"/>
        <w:left w:val="none" w:sz="0" w:space="0" w:color="auto"/>
        <w:bottom w:val="none" w:sz="0" w:space="0" w:color="auto"/>
        <w:right w:val="none" w:sz="0" w:space="0" w:color="auto"/>
      </w:divBdr>
    </w:div>
    <w:div w:id="418673458">
      <w:bodyDiv w:val="1"/>
      <w:marLeft w:val="0"/>
      <w:marRight w:val="0"/>
      <w:marTop w:val="0"/>
      <w:marBottom w:val="0"/>
      <w:divBdr>
        <w:top w:val="none" w:sz="0" w:space="0" w:color="auto"/>
        <w:left w:val="none" w:sz="0" w:space="0" w:color="auto"/>
        <w:bottom w:val="none" w:sz="0" w:space="0" w:color="auto"/>
        <w:right w:val="none" w:sz="0" w:space="0" w:color="auto"/>
      </w:divBdr>
    </w:div>
    <w:div w:id="422847527">
      <w:bodyDiv w:val="1"/>
      <w:marLeft w:val="0"/>
      <w:marRight w:val="0"/>
      <w:marTop w:val="0"/>
      <w:marBottom w:val="0"/>
      <w:divBdr>
        <w:top w:val="none" w:sz="0" w:space="0" w:color="auto"/>
        <w:left w:val="none" w:sz="0" w:space="0" w:color="auto"/>
        <w:bottom w:val="none" w:sz="0" w:space="0" w:color="auto"/>
        <w:right w:val="none" w:sz="0" w:space="0" w:color="auto"/>
      </w:divBdr>
      <w:divsChild>
        <w:div w:id="804930986">
          <w:marLeft w:val="360"/>
          <w:marRight w:val="0"/>
          <w:marTop w:val="0"/>
          <w:marBottom w:val="240"/>
          <w:divBdr>
            <w:top w:val="none" w:sz="0" w:space="0" w:color="auto"/>
            <w:left w:val="none" w:sz="0" w:space="0" w:color="auto"/>
            <w:bottom w:val="none" w:sz="0" w:space="0" w:color="auto"/>
            <w:right w:val="none" w:sz="0" w:space="0" w:color="auto"/>
          </w:divBdr>
        </w:div>
      </w:divsChild>
    </w:div>
    <w:div w:id="432015285">
      <w:bodyDiv w:val="1"/>
      <w:marLeft w:val="0"/>
      <w:marRight w:val="0"/>
      <w:marTop w:val="0"/>
      <w:marBottom w:val="0"/>
      <w:divBdr>
        <w:top w:val="none" w:sz="0" w:space="0" w:color="auto"/>
        <w:left w:val="none" w:sz="0" w:space="0" w:color="auto"/>
        <w:bottom w:val="none" w:sz="0" w:space="0" w:color="auto"/>
        <w:right w:val="none" w:sz="0" w:space="0" w:color="auto"/>
      </w:divBdr>
    </w:div>
    <w:div w:id="439490348">
      <w:bodyDiv w:val="1"/>
      <w:marLeft w:val="0"/>
      <w:marRight w:val="0"/>
      <w:marTop w:val="0"/>
      <w:marBottom w:val="0"/>
      <w:divBdr>
        <w:top w:val="none" w:sz="0" w:space="0" w:color="auto"/>
        <w:left w:val="none" w:sz="0" w:space="0" w:color="auto"/>
        <w:bottom w:val="none" w:sz="0" w:space="0" w:color="auto"/>
        <w:right w:val="none" w:sz="0" w:space="0" w:color="auto"/>
      </w:divBdr>
    </w:div>
    <w:div w:id="441458738">
      <w:bodyDiv w:val="1"/>
      <w:marLeft w:val="0"/>
      <w:marRight w:val="0"/>
      <w:marTop w:val="0"/>
      <w:marBottom w:val="0"/>
      <w:divBdr>
        <w:top w:val="none" w:sz="0" w:space="0" w:color="auto"/>
        <w:left w:val="none" w:sz="0" w:space="0" w:color="auto"/>
        <w:bottom w:val="none" w:sz="0" w:space="0" w:color="auto"/>
        <w:right w:val="none" w:sz="0" w:space="0" w:color="auto"/>
      </w:divBdr>
    </w:div>
    <w:div w:id="446047454">
      <w:bodyDiv w:val="1"/>
      <w:marLeft w:val="0"/>
      <w:marRight w:val="0"/>
      <w:marTop w:val="0"/>
      <w:marBottom w:val="0"/>
      <w:divBdr>
        <w:top w:val="none" w:sz="0" w:space="0" w:color="auto"/>
        <w:left w:val="none" w:sz="0" w:space="0" w:color="auto"/>
        <w:bottom w:val="none" w:sz="0" w:space="0" w:color="auto"/>
        <w:right w:val="none" w:sz="0" w:space="0" w:color="auto"/>
      </w:divBdr>
    </w:div>
    <w:div w:id="447555113">
      <w:bodyDiv w:val="1"/>
      <w:marLeft w:val="0"/>
      <w:marRight w:val="0"/>
      <w:marTop w:val="0"/>
      <w:marBottom w:val="0"/>
      <w:divBdr>
        <w:top w:val="none" w:sz="0" w:space="0" w:color="auto"/>
        <w:left w:val="none" w:sz="0" w:space="0" w:color="auto"/>
        <w:bottom w:val="none" w:sz="0" w:space="0" w:color="auto"/>
        <w:right w:val="none" w:sz="0" w:space="0" w:color="auto"/>
      </w:divBdr>
    </w:div>
    <w:div w:id="449669855">
      <w:bodyDiv w:val="1"/>
      <w:marLeft w:val="0"/>
      <w:marRight w:val="0"/>
      <w:marTop w:val="0"/>
      <w:marBottom w:val="0"/>
      <w:divBdr>
        <w:top w:val="none" w:sz="0" w:space="0" w:color="auto"/>
        <w:left w:val="none" w:sz="0" w:space="0" w:color="auto"/>
        <w:bottom w:val="none" w:sz="0" w:space="0" w:color="auto"/>
        <w:right w:val="none" w:sz="0" w:space="0" w:color="auto"/>
      </w:divBdr>
    </w:div>
    <w:div w:id="456488630">
      <w:bodyDiv w:val="1"/>
      <w:marLeft w:val="0"/>
      <w:marRight w:val="0"/>
      <w:marTop w:val="0"/>
      <w:marBottom w:val="0"/>
      <w:divBdr>
        <w:top w:val="none" w:sz="0" w:space="0" w:color="auto"/>
        <w:left w:val="none" w:sz="0" w:space="0" w:color="auto"/>
        <w:bottom w:val="none" w:sz="0" w:space="0" w:color="auto"/>
        <w:right w:val="none" w:sz="0" w:space="0" w:color="auto"/>
      </w:divBdr>
    </w:div>
    <w:div w:id="459301400">
      <w:bodyDiv w:val="1"/>
      <w:marLeft w:val="0"/>
      <w:marRight w:val="0"/>
      <w:marTop w:val="0"/>
      <w:marBottom w:val="0"/>
      <w:divBdr>
        <w:top w:val="none" w:sz="0" w:space="0" w:color="auto"/>
        <w:left w:val="none" w:sz="0" w:space="0" w:color="auto"/>
        <w:bottom w:val="none" w:sz="0" w:space="0" w:color="auto"/>
        <w:right w:val="none" w:sz="0" w:space="0" w:color="auto"/>
      </w:divBdr>
    </w:div>
    <w:div w:id="461849722">
      <w:bodyDiv w:val="1"/>
      <w:marLeft w:val="0"/>
      <w:marRight w:val="0"/>
      <w:marTop w:val="0"/>
      <w:marBottom w:val="0"/>
      <w:divBdr>
        <w:top w:val="none" w:sz="0" w:space="0" w:color="auto"/>
        <w:left w:val="none" w:sz="0" w:space="0" w:color="auto"/>
        <w:bottom w:val="none" w:sz="0" w:space="0" w:color="auto"/>
        <w:right w:val="none" w:sz="0" w:space="0" w:color="auto"/>
      </w:divBdr>
    </w:div>
    <w:div w:id="465513528">
      <w:bodyDiv w:val="1"/>
      <w:marLeft w:val="0"/>
      <w:marRight w:val="0"/>
      <w:marTop w:val="0"/>
      <w:marBottom w:val="0"/>
      <w:divBdr>
        <w:top w:val="none" w:sz="0" w:space="0" w:color="auto"/>
        <w:left w:val="none" w:sz="0" w:space="0" w:color="auto"/>
        <w:bottom w:val="none" w:sz="0" w:space="0" w:color="auto"/>
        <w:right w:val="none" w:sz="0" w:space="0" w:color="auto"/>
      </w:divBdr>
    </w:div>
    <w:div w:id="469441982">
      <w:bodyDiv w:val="1"/>
      <w:marLeft w:val="0"/>
      <w:marRight w:val="0"/>
      <w:marTop w:val="0"/>
      <w:marBottom w:val="0"/>
      <w:divBdr>
        <w:top w:val="none" w:sz="0" w:space="0" w:color="auto"/>
        <w:left w:val="none" w:sz="0" w:space="0" w:color="auto"/>
        <w:bottom w:val="none" w:sz="0" w:space="0" w:color="auto"/>
        <w:right w:val="none" w:sz="0" w:space="0" w:color="auto"/>
      </w:divBdr>
    </w:div>
    <w:div w:id="469831588">
      <w:bodyDiv w:val="1"/>
      <w:marLeft w:val="0"/>
      <w:marRight w:val="0"/>
      <w:marTop w:val="0"/>
      <w:marBottom w:val="0"/>
      <w:divBdr>
        <w:top w:val="none" w:sz="0" w:space="0" w:color="auto"/>
        <w:left w:val="none" w:sz="0" w:space="0" w:color="auto"/>
        <w:bottom w:val="none" w:sz="0" w:space="0" w:color="auto"/>
        <w:right w:val="none" w:sz="0" w:space="0" w:color="auto"/>
      </w:divBdr>
    </w:div>
    <w:div w:id="471825987">
      <w:bodyDiv w:val="1"/>
      <w:marLeft w:val="0"/>
      <w:marRight w:val="0"/>
      <w:marTop w:val="0"/>
      <w:marBottom w:val="0"/>
      <w:divBdr>
        <w:top w:val="none" w:sz="0" w:space="0" w:color="auto"/>
        <w:left w:val="none" w:sz="0" w:space="0" w:color="auto"/>
        <w:bottom w:val="none" w:sz="0" w:space="0" w:color="auto"/>
        <w:right w:val="none" w:sz="0" w:space="0" w:color="auto"/>
      </w:divBdr>
    </w:div>
    <w:div w:id="489831289">
      <w:bodyDiv w:val="1"/>
      <w:marLeft w:val="0"/>
      <w:marRight w:val="0"/>
      <w:marTop w:val="0"/>
      <w:marBottom w:val="0"/>
      <w:divBdr>
        <w:top w:val="none" w:sz="0" w:space="0" w:color="auto"/>
        <w:left w:val="none" w:sz="0" w:space="0" w:color="auto"/>
        <w:bottom w:val="none" w:sz="0" w:space="0" w:color="auto"/>
        <w:right w:val="none" w:sz="0" w:space="0" w:color="auto"/>
      </w:divBdr>
    </w:div>
    <w:div w:id="494028972">
      <w:bodyDiv w:val="1"/>
      <w:marLeft w:val="0"/>
      <w:marRight w:val="0"/>
      <w:marTop w:val="0"/>
      <w:marBottom w:val="0"/>
      <w:divBdr>
        <w:top w:val="none" w:sz="0" w:space="0" w:color="auto"/>
        <w:left w:val="none" w:sz="0" w:space="0" w:color="auto"/>
        <w:bottom w:val="none" w:sz="0" w:space="0" w:color="auto"/>
        <w:right w:val="none" w:sz="0" w:space="0" w:color="auto"/>
      </w:divBdr>
    </w:div>
    <w:div w:id="503938146">
      <w:bodyDiv w:val="1"/>
      <w:marLeft w:val="0"/>
      <w:marRight w:val="0"/>
      <w:marTop w:val="0"/>
      <w:marBottom w:val="0"/>
      <w:divBdr>
        <w:top w:val="none" w:sz="0" w:space="0" w:color="auto"/>
        <w:left w:val="none" w:sz="0" w:space="0" w:color="auto"/>
        <w:bottom w:val="none" w:sz="0" w:space="0" w:color="auto"/>
        <w:right w:val="none" w:sz="0" w:space="0" w:color="auto"/>
      </w:divBdr>
    </w:div>
    <w:div w:id="509102449">
      <w:bodyDiv w:val="1"/>
      <w:marLeft w:val="0"/>
      <w:marRight w:val="0"/>
      <w:marTop w:val="0"/>
      <w:marBottom w:val="0"/>
      <w:divBdr>
        <w:top w:val="none" w:sz="0" w:space="0" w:color="auto"/>
        <w:left w:val="none" w:sz="0" w:space="0" w:color="auto"/>
        <w:bottom w:val="none" w:sz="0" w:space="0" w:color="auto"/>
        <w:right w:val="none" w:sz="0" w:space="0" w:color="auto"/>
      </w:divBdr>
    </w:div>
    <w:div w:id="510491589">
      <w:bodyDiv w:val="1"/>
      <w:marLeft w:val="0"/>
      <w:marRight w:val="0"/>
      <w:marTop w:val="0"/>
      <w:marBottom w:val="0"/>
      <w:divBdr>
        <w:top w:val="none" w:sz="0" w:space="0" w:color="auto"/>
        <w:left w:val="none" w:sz="0" w:space="0" w:color="auto"/>
        <w:bottom w:val="none" w:sz="0" w:space="0" w:color="auto"/>
        <w:right w:val="none" w:sz="0" w:space="0" w:color="auto"/>
      </w:divBdr>
      <w:divsChild>
        <w:div w:id="1307588756">
          <w:marLeft w:val="0"/>
          <w:marRight w:val="0"/>
          <w:marTop w:val="0"/>
          <w:marBottom w:val="0"/>
          <w:divBdr>
            <w:top w:val="none" w:sz="0" w:space="0" w:color="auto"/>
            <w:left w:val="none" w:sz="0" w:space="0" w:color="auto"/>
            <w:bottom w:val="none" w:sz="0" w:space="0" w:color="auto"/>
            <w:right w:val="none" w:sz="0" w:space="0" w:color="auto"/>
          </w:divBdr>
        </w:div>
      </w:divsChild>
    </w:div>
    <w:div w:id="511341150">
      <w:bodyDiv w:val="1"/>
      <w:marLeft w:val="0"/>
      <w:marRight w:val="0"/>
      <w:marTop w:val="0"/>
      <w:marBottom w:val="0"/>
      <w:divBdr>
        <w:top w:val="none" w:sz="0" w:space="0" w:color="auto"/>
        <w:left w:val="none" w:sz="0" w:space="0" w:color="auto"/>
        <w:bottom w:val="none" w:sz="0" w:space="0" w:color="auto"/>
        <w:right w:val="none" w:sz="0" w:space="0" w:color="auto"/>
      </w:divBdr>
    </w:div>
    <w:div w:id="536241858">
      <w:bodyDiv w:val="1"/>
      <w:marLeft w:val="0"/>
      <w:marRight w:val="0"/>
      <w:marTop w:val="0"/>
      <w:marBottom w:val="0"/>
      <w:divBdr>
        <w:top w:val="none" w:sz="0" w:space="0" w:color="auto"/>
        <w:left w:val="none" w:sz="0" w:space="0" w:color="auto"/>
        <w:bottom w:val="none" w:sz="0" w:space="0" w:color="auto"/>
        <w:right w:val="none" w:sz="0" w:space="0" w:color="auto"/>
      </w:divBdr>
    </w:div>
    <w:div w:id="540703839">
      <w:bodyDiv w:val="1"/>
      <w:marLeft w:val="0"/>
      <w:marRight w:val="0"/>
      <w:marTop w:val="0"/>
      <w:marBottom w:val="0"/>
      <w:divBdr>
        <w:top w:val="none" w:sz="0" w:space="0" w:color="auto"/>
        <w:left w:val="none" w:sz="0" w:space="0" w:color="auto"/>
        <w:bottom w:val="none" w:sz="0" w:space="0" w:color="auto"/>
        <w:right w:val="none" w:sz="0" w:space="0" w:color="auto"/>
      </w:divBdr>
    </w:div>
    <w:div w:id="546071570">
      <w:bodyDiv w:val="1"/>
      <w:marLeft w:val="0"/>
      <w:marRight w:val="0"/>
      <w:marTop w:val="0"/>
      <w:marBottom w:val="0"/>
      <w:divBdr>
        <w:top w:val="none" w:sz="0" w:space="0" w:color="auto"/>
        <w:left w:val="none" w:sz="0" w:space="0" w:color="auto"/>
        <w:bottom w:val="none" w:sz="0" w:space="0" w:color="auto"/>
        <w:right w:val="none" w:sz="0" w:space="0" w:color="auto"/>
      </w:divBdr>
    </w:div>
    <w:div w:id="546377633">
      <w:bodyDiv w:val="1"/>
      <w:marLeft w:val="0"/>
      <w:marRight w:val="0"/>
      <w:marTop w:val="0"/>
      <w:marBottom w:val="0"/>
      <w:divBdr>
        <w:top w:val="none" w:sz="0" w:space="0" w:color="auto"/>
        <w:left w:val="none" w:sz="0" w:space="0" w:color="auto"/>
        <w:bottom w:val="none" w:sz="0" w:space="0" w:color="auto"/>
        <w:right w:val="none" w:sz="0" w:space="0" w:color="auto"/>
      </w:divBdr>
    </w:div>
    <w:div w:id="552423034">
      <w:bodyDiv w:val="1"/>
      <w:marLeft w:val="0"/>
      <w:marRight w:val="0"/>
      <w:marTop w:val="0"/>
      <w:marBottom w:val="0"/>
      <w:divBdr>
        <w:top w:val="none" w:sz="0" w:space="0" w:color="auto"/>
        <w:left w:val="none" w:sz="0" w:space="0" w:color="auto"/>
        <w:bottom w:val="none" w:sz="0" w:space="0" w:color="auto"/>
        <w:right w:val="none" w:sz="0" w:space="0" w:color="auto"/>
      </w:divBdr>
    </w:div>
    <w:div w:id="554118804">
      <w:bodyDiv w:val="1"/>
      <w:marLeft w:val="0"/>
      <w:marRight w:val="0"/>
      <w:marTop w:val="0"/>
      <w:marBottom w:val="0"/>
      <w:divBdr>
        <w:top w:val="none" w:sz="0" w:space="0" w:color="auto"/>
        <w:left w:val="none" w:sz="0" w:space="0" w:color="auto"/>
        <w:bottom w:val="none" w:sz="0" w:space="0" w:color="auto"/>
        <w:right w:val="none" w:sz="0" w:space="0" w:color="auto"/>
      </w:divBdr>
    </w:div>
    <w:div w:id="563417576">
      <w:bodyDiv w:val="1"/>
      <w:marLeft w:val="0"/>
      <w:marRight w:val="0"/>
      <w:marTop w:val="0"/>
      <w:marBottom w:val="0"/>
      <w:divBdr>
        <w:top w:val="none" w:sz="0" w:space="0" w:color="auto"/>
        <w:left w:val="none" w:sz="0" w:space="0" w:color="auto"/>
        <w:bottom w:val="none" w:sz="0" w:space="0" w:color="auto"/>
        <w:right w:val="none" w:sz="0" w:space="0" w:color="auto"/>
      </w:divBdr>
    </w:div>
    <w:div w:id="567226522">
      <w:bodyDiv w:val="1"/>
      <w:marLeft w:val="0"/>
      <w:marRight w:val="0"/>
      <w:marTop w:val="0"/>
      <w:marBottom w:val="0"/>
      <w:divBdr>
        <w:top w:val="none" w:sz="0" w:space="0" w:color="auto"/>
        <w:left w:val="none" w:sz="0" w:space="0" w:color="auto"/>
        <w:bottom w:val="none" w:sz="0" w:space="0" w:color="auto"/>
        <w:right w:val="none" w:sz="0" w:space="0" w:color="auto"/>
      </w:divBdr>
    </w:div>
    <w:div w:id="570231916">
      <w:bodyDiv w:val="1"/>
      <w:marLeft w:val="0"/>
      <w:marRight w:val="0"/>
      <w:marTop w:val="0"/>
      <w:marBottom w:val="0"/>
      <w:divBdr>
        <w:top w:val="none" w:sz="0" w:space="0" w:color="auto"/>
        <w:left w:val="none" w:sz="0" w:space="0" w:color="auto"/>
        <w:bottom w:val="none" w:sz="0" w:space="0" w:color="auto"/>
        <w:right w:val="none" w:sz="0" w:space="0" w:color="auto"/>
      </w:divBdr>
    </w:div>
    <w:div w:id="577911506">
      <w:bodyDiv w:val="1"/>
      <w:marLeft w:val="0"/>
      <w:marRight w:val="0"/>
      <w:marTop w:val="0"/>
      <w:marBottom w:val="0"/>
      <w:divBdr>
        <w:top w:val="none" w:sz="0" w:space="0" w:color="auto"/>
        <w:left w:val="none" w:sz="0" w:space="0" w:color="auto"/>
        <w:bottom w:val="none" w:sz="0" w:space="0" w:color="auto"/>
        <w:right w:val="none" w:sz="0" w:space="0" w:color="auto"/>
      </w:divBdr>
    </w:div>
    <w:div w:id="581763710">
      <w:bodyDiv w:val="1"/>
      <w:marLeft w:val="0"/>
      <w:marRight w:val="0"/>
      <w:marTop w:val="0"/>
      <w:marBottom w:val="0"/>
      <w:divBdr>
        <w:top w:val="none" w:sz="0" w:space="0" w:color="auto"/>
        <w:left w:val="none" w:sz="0" w:space="0" w:color="auto"/>
        <w:bottom w:val="none" w:sz="0" w:space="0" w:color="auto"/>
        <w:right w:val="none" w:sz="0" w:space="0" w:color="auto"/>
      </w:divBdr>
    </w:div>
    <w:div w:id="581839911">
      <w:bodyDiv w:val="1"/>
      <w:marLeft w:val="0"/>
      <w:marRight w:val="0"/>
      <w:marTop w:val="0"/>
      <w:marBottom w:val="0"/>
      <w:divBdr>
        <w:top w:val="none" w:sz="0" w:space="0" w:color="auto"/>
        <w:left w:val="none" w:sz="0" w:space="0" w:color="auto"/>
        <w:bottom w:val="none" w:sz="0" w:space="0" w:color="auto"/>
        <w:right w:val="none" w:sz="0" w:space="0" w:color="auto"/>
      </w:divBdr>
    </w:div>
    <w:div w:id="603267243">
      <w:bodyDiv w:val="1"/>
      <w:marLeft w:val="0"/>
      <w:marRight w:val="0"/>
      <w:marTop w:val="0"/>
      <w:marBottom w:val="0"/>
      <w:divBdr>
        <w:top w:val="none" w:sz="0" w:space="0" w:color="auto"/>
        <w:left w:val="none" w:sz="0" w:space="0" w:color="auto"/>
        <w:bottom w:val="none" w:sz="0" w:space="0" w:color="auto"/>
        <w:right w:val="none" w:sz="0" w:space="0" w:color="auto"/>
      </w:divBdr>
      <w:divsChild>
        <w:div w:id="557086899">
          <w:marLeft w:val="0"/>
          <w:marRight w:val="0"/>
          <w:marTop w:val="0"/>
          <w:marBottom w:val="0"/>
          <w:divBdr>
            <w:top w:val="none" w:sz="0" w:space="0" w:color="auto"/>
            <w:left w:val="none" w:sz="0" w:space="0" w:color="auto"/>
            <w:bottom w:val="none" w:sz="0" w:space="0" w:color="auto"/>
            <w:right w:val="none" w:sz="0" w:space="0" w:color="auto"/>
          </w:divBdr>
          <w:divsChild>
            <w:div w:id="234095570">
              <w:marLeft w:val="0"/>
              <w:marRight w:val="0"/>
              <w:marTop w:val="0"/>
              <w:marBottom w:val="0"/>
              <w:divBdr>
                <w:top w:val="none" w:sz="0" w:space="0" w:color="auto"/>
                <w:left w:val="none" w:sz="0" w:space="0" w:color="auto"/>
                <w:bottom w:val="none" w:sz="0" w:space="0" w:color="auto"/>
                <w:right w:val="none" w:sz="0" w:space="0" w:color="auto"/>
              </w:divBdr>
              <w:divsChild>
                <w:div w:id="1997762568">
                  <w:marLeft w:val="0"/>
                  <w:marRight w:val="0"/>
                  <w:marTop w:val="0"/>
                  <w:marBottom w:val="0"/>
                  <w:divBdr>
                    <w:top w:val="none" w:sz="0" w:space="0" w:color="auto"/>
                    <w:left w:val="none" w:sz="0" w:space="0" w:color="auto"/>
                    <w:bottom w:val="none" w:sz="0" w:space="0" w:color="auto"/>
                    <w:right w:val="none" w:sz="0" w:space="0" w:color="auto"/>
                  </w:divBdr>
                  <w:divsChild>
                    <w:div w:id="1475833713">
                      <w:marLeft w:val="0"/>
                      <w:marRight w:val="0"/>
                      <w:marTop w:val="0"/>
                      <w:marBottom w:val="0"/>
                      <w:divBdr>
                        <w:top w:val="none" w:sz="0" w:space="0" w:color="auto"/>
                        <w:left w:val="none" w:sz="0" w:space="0" w:color="auto"/>
                        <w:bottom w:val="none" w:sz="0" w:space="0" w:color="auto"/>
                        <w:right w:val="none" w:sz="0" w:space="0" w:color="auto"/>
                      </w:divBdr>
                      <w:divsChild>
                        <w:div w:id="1672682103">
                          <w:marLeft w:val="0"/>
                          <w:marRight w:val="0"/>
                          <w:marTop w:val="0"/>
                          <w:marBottom w:val="0"/>
                          <w:divBdr>
                            <w:top w:val="none" w:sz="0" w:space="0" w:color="auto"/>
                            <w:left w:val="none" w:sz="0" w:space="0" w:color="auto"/>
                            <w:bottom w:val="none" w:sz="0" w:space="0" w:color="auto"/>
                            <w:right w:val="none" w:sz="0" w:space="0" w:color="auto"/>
                          </w:divBdr>
                          <w:divsChild>
                            <w:div w:id="1471048964">
                              <w:marLeft w:val="0"/>
                              <w:marRight w:val="0"/>
                              <w:marTop w:val="0"/>
                              <w:marBottom w:val="0"/>
                              <w:divBdr>
                                <w:top w:val="none" w:sz="0" w:space="0" w:color="auto"/>
                                <w:left w:val="none" w:sz="0" w:space="0" w:color="auto"/>
                                <w:bottom w:val="none" w:sz="0" w:space="0" w:color="auto"/>
                                <w:right w:val="none" w:sz="0" w:space="0" w:color="auto"/>
                              </w:divBdr>
                              <w:divsChild>
                                <w:div w:id="174271013">
                                  <w:marLeft w:val="0"/>
                                  <w:marRight w:val="0"/>
                                  <w:marTop w:val="0"/>
                                  <w:marBottom w:val="0"/>
                                  <w:divBdr>
                                    <w:top w:val="none" w:sz="0" w:space="0" w:color="auto"/>
                                    <w:left w:val="none" w:sz="0" w:space="0" w:color="auto"/>
                                    <w:bottom w:val="none" w:sz="0" w:space="0" w:color="auto"/>
                                    <w:right w:val="none" w:sz="0" w:space="0" w:color="auto"/>
                                  </w:divBdr>
                                  <w:divsChild>
                                    <w:div w:id="151191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6963071">
          <w:marLeft w:val="0"/>
          <w:marRight w:val="0"/>
          <w:marTop w:val="0"/>
          <w:marBottom w:val="0"/>
          <w:divBdr>
            <w:top w:val="none" w:sz="0" w:space="0" w:color="auto"/>
            <w:left w:val="none" w:sz="0" w:space="0" w:color="auto"/>
            <w:bottom w:val="none" w:sz="0" w:space="0" w:color="auto"/>
            <w:right w:val="none" w:sz="0" w:space="0" w:color="auto"/>
          </w:divBdr>
          <w:divsChild>
            <w:div w:id="894319354">
              <w:marLeft w:val="0"/>
              <w:marRight w:val="0"/>
              <w:marTop w:val="0"/>
              <w:marBottom w:val="0"/>
              <w:divBdr>
                <w:top w:val="none" w:sz="0" w:space="0" w:color="auto"/>
                <w:left w:val="none" w:sz="0" w:space="0" w:color="auto"/>
                <w:bottom w:val="none" w:sz="0" w:space="0" w:color="auto"/>
                <w:right w:val="none" w:sz="0" w:space="0" w:color="auto"/>
              </w:divBdr>
              <w:divsChild>
                <w:div w:id="137769041">
                  <w:marLeft w:val="0"/>
                  <w:marRight w:val="0"/>
                  <w:marTop w:val="0"/>
                  <w:marBottom w:val="0"/>
                  <w:divBdr>
                    <w:top w:val="none" w:sz="0" w:space="0" w:color="auto"/>
                    <w:left w:val="none" w:sz="0" w:space="0" w:color="auto"/>
                    <w:bottom w:val="none" w:sz="0" w:space="0" w:color="auto"/>
                    <w:right w:val="none" w:sz="0" w:space="0" w:color="auto"/>
                  </w:divBdr>
                  <w:divsChild>
                    <w:div w:id="1472013261">
                      <w:marLeft w:val="0"/>
                      <w:marRight w:val="0"/>
                      <w:marTop w:val="0"/>
                      <w:marBottom w:val="0"/>
                      <w:divBdr>
                        <w:top w:val="none" w:sz="0" w:space="0" w:color="auto"/>
                        <w:left w:val="none" w:sz="0" w:space="0" w:color="auto"/>
                        <w:bottom w:val="none" w:sz="0" w:space="0" w:color="auto"/>
                        <w:right w:val="none" w:sz="0" w:space="0" w:color="auto"/>
                      </w:divBdr>
                      <w:divsChild>
                        <w:div w:id="2077631509">
                          <w:marLeft w:val="0"/>
                          <w:marRight w:val="0"/>
                          <w:marTop w:val="0"/>
                          <w:marBottom w:val="0"/>
                          <w:divBdr>
                            <w:top w:val="none" w:sz="0" w:space="0" w:color="auto"/>
                            <w:left w:val="none" w:sz="0" w:space="0" w:color="auto"/>
                            <w:bottom w:val="none" w:sz="0" w:space="0" w:color="auto"/>
                            <w:right w:val="none" w:sz="0" w:space="0" w:color="auto"/>
                          </w:divBdr>
                          <w:divsChild>
                            <w:div w:id="911087557">
                              <w:marLeft w:val="0"/>
                              <w:marRight w:val="0"/>
                              <w:marTop w:val="0"/>
                              <w:marBottom w:val="0"/>
                              <w:divBdr>
                                <w:top w:val="single" w:sz="4" w:space="12" w:color="373A40"/>
                                <w:left w:val="single" w:sz="4" w:space="9" w:color="373A40"/>
                                <w:bottom w:val="single" w:sz="4" w:space="9" w:color="373A40"/>
                                <w:right w:val="single" w:sz="4" w:space="9" w:color="373A40"/>
                              </w:divBdr>
                            </w:div>
                          </w:divsChild>
                        </w:div>
                      </w:divsChild>
                    </w:div>
                  </w:divsChild>
                </w:div>
              </w:divsChild>
            </w:div>
          </w:divsChild>
        </w:div>
      </w:divsChild>
    </w:div>
    <w:div w:id="613906122">
      <w:bodyDiv w:val="1"/>
      <w:marLeft w:val="0"/>
      <w:marRight w:val="0"/>
      <w:marTop w:val="0"/>
      <w:marBottom w:val="0"/>
      <w:divBdr>
        <w:top w:val="none" w:sz="0" w:space="0" w:color="auto"/>
        <w:left w:val="none" w:sz="0" w:space="0" w:color="auto"/>
        <w:bottom w:val="none" w:sz="0" w:space="0" w:color="auto"/>
        <w:right w:val="none" w:sz="0" w:space="0" w:color="auto"/>
      </w:divBdr>
    </w:div>
    <w:div w:id="617491905">
      <w:bodyDiv w:val="1"/>
      <w:marLeft w:val="0"/>
      <w:marRight w:val="0"/>
      <w:marTop w:val="0"/>
      <w:marBottom w:val="0"/>
      <w:divBdr>
        <w:top w:val="none" w:sz="0" w:space="0" w:color="auto"/>
        <w:left w:val="none" w:sz="0" w:space="0" w:color="auto"/>
        <w:bottom w:val="none" w:sz="0" w:space="0" w:color="auto"/>
        <w:right w:val="none" w:sz="0" w:space="0" w:color="auto"/>
      </w:divBdr>
    </w:div>
    <w:div w:id="620913988">
      <w:bodyDiv w:val="1"/>
      <w:marLeft w:val="0"/>
      <w:marRight w:val="0"/>
      <w:marTop w:val="0"/>
      <w:marBottom w:val="0"/>
      <w:divBdr>
        <w:top w:val="none" w:sz="0" w:space="0" w:color="auto"/>
        <w:left w:val="none" w:sz="0" w:space="0" w:color="auto"/>
        <w:bottom w:val="none" w:sz="0" w:space="0" w:color="auto"/>
        <w:right w:val="none" w:sz="0" w:space="0" w:color="auto"/>
      </w:divBdr>
    </w:div>
    <w:div w:id="642393344">
      <w:bodyDiv w:val="1"/>
      <w:marLeft w:val="0"/>
      <w:marRight w:val="0"/>
      <w:marTop w:val="0"/>
      <w:marBottom w:val="0"/>
      <w:divBdr>
        <w:top w:val="none" w:sz="0" w:space="0" w:color="auto"/>
        <w:left w:val="none" w:sz="0" w:space="0" w:color="auto"/>
        <w:bottom w:val="none" w:sz="0" w:space="0" w:color="auto"/>
        <w:right w:val="none" w:sz="0" w:space="0" w:color="auto"/>
      </w:divBdr>
    </w:div>
    <w:div w:id="645160853">
      <w:bodyDiv w:val="1"/>
      <w:marLeft w:val="0"/>
      <w:marRight w:val="0"/>
      <w:marTop w:val="0"/>
      <w:marBottom w:val="0"/>
      <w:divBdr>
        <w:top w:val="none" w:sz="0" w:space="0" w:color="auto"/>
        <w:left w:val="none" w:sz="0" w:space="0" w:color="auto"/>
        <w:bottom w:val="none" w:sz="0" w:space="0" w:color="auto"/>
        <w:right w:val="none" w:sz="0" w:space="0" w:color="auto"/>
      </w:divBdr>
    </w:div>
    <w:div w:id="663511312">
      <w:bodyDiv w:val="1"/>
      <w:marLeft w:val="0"/>
      <w:marRight w:val="0"/>
      <w:marTop w:val="0"/>
      <w:marBottom w:val="0"/>
      <w:divBdr>
        <w:top w:val="none" w:sz="0" w:space="0" w:color="auto"/>
        <w:left w:val="none" w:sz="0" w:space="0" w:color="auto"/>
        <w:bottom w:val="none" w:sz="0" w:space="0" w:color="auto"/>
        <w:right w:val="none" w:sz="0" w:space="0" w:color="auto"/>
      </w:divBdr>
    </w:div>
    <w:div w:id="672758684">
      <w:bodyDiv w:val="1"/>
      <w:marLeft w:val="0"/>
      <w:marRight w:val="0"/>
      <w:marTop w:val="0"/>
      <w:marBottom w:val="0"/>
      <w:divBdr>
        <w:top w:val="none" w:sz="0" w:space="0" w:color="auto"/>
        <w:left w:val="none" w:sz="0" w:space="0" w:color="auto"/>
        <w:bottom w:val="none" w:sz="0" w:space="0" w:color="auto"/>
        <w:right w:val="none" w:sz="0" w:space="0" w:color="auto"/>
      </w:divBdr>
    </w:div>
    <w:div w:id="674576607">
      <w:bodyDiv w:val="1"/>
      <w:marLeft w:val="0"/>
      <w:marRight w:val="0"/>
      <w:marTop w:val="0"/>
      <w:marBottom w:val="0"/>
      <w:divBdr>
        <w:top w:val="none" w:sz="0" w:space="0" w:color="auto"/>
        <w:left w:val="none" w:sz="0" w:space="0" w:color="auto"/>
        <w:bottom w:val="none" w:sz="0" w:space="0" w:color="auto"/>
        <w:right w:val="none" w:sz="0" w:space="0" w:color="auto"/>
      </w:divBdr>
    </w:div>
    <w:div w:id="681471922">
      <w:bodyDiv w:val="1"/>
      <w:marLeft w:val="0"/>
      <w:marRight w:val="0"/>
      <w:marTop w:val="0"/>
      <w:marBottom w:val="0"/>
      <w:divBdr>
        <w:top w:val="none" w:sz="0" w:space="0" w:color="auto"/>
        <w:left w:val="none" w:sz="0" w:space="0" w:color="auto"/>
        <w:bottom w:val="none" w:sz="0" w:space="0" w:color="auto"/>
        <w:right w:val="none" w:sz="0" w:space="0" w:color="auto"/>
      </w:divBdr>
    </w:div>
    <w:div w:id="690883432">
      <w:bodyDiv w:val="1"/>
      <w:marLeft w:val="0"/>
      <w:marRight w:val="0"/>
      <w:marTop w:val="0"/>
      <w:marBottom w:val="0"/>
      <w:divBdr>
        <w:top w:val="none" w:sz="0" w:space="0" w:color="auto"/>
        <w:left w:val="none" w:sz="0" w:space="0" w:color="auto"/>
        <w:bottom w:val="none" w:sz="0" w:space="0" w:color="auto"/>
        <w:right w:val="none" w:sz="0" w:space="0" w:color="auto"/>
      </w:divBdr>
    </w:div>
    <w:div w:id="700587838">
      <w:bodyDiv w:val="1"/>
      <w:marLeft w:val="0"/>
      <w:marRight w:val="0"/>
      <w:marTop w:val="0"/>
      <w:marBottom w:val="0"/>
      <w:divBdr>
        <w:top w:val="none" w:sz="0" w:space="0" w:color="auto"/>
        <w:left w:val="none" w:sz="0" w:space="0" w:color="auto"/>
        <w:bottom w:val="none" w:sz="0" w:space="0" w:color="auto"/>
        <w:right w:val="none" w:sz="0" w:space="0" w:color="auto"/>
      </w:divBdr>
    </w:div>
    <w:div w:id="704718317">
      <w:bodyDiv w:val="1"/>
      <w:marLeft w:val="0"/>
      <w:marRight w:val="0"/>
      <w:marTop w:val="0"/>
      <w:marBottom w:val="0"/>
      <w:divBdr>
        <w:top w:val="none" w:sz="0" w:space="0" w:color="auto"/>
        <w:left w:val="none" w:sz="0" w:space="0" w:color="auto"/>
        <w:bottom w:val="none" w:sz="0" w:space="0" w:color="auto"/>
        <w:right w:val="none" w:sz="0" w:space="0" w:color="auto"/>
      </w:divBdr>
    </w:div>
    <w:div w:id="707876142">
      <w:bodyDiv w:val="1"/>
      <w:marLeft w:val="0"/>
      <w:marRight w:val="0"/>
      <w:marTop w:val="0"/>
      <w:marBottom w:val="0"/>
      <w:divBdr>
        <w:top w:val="none" w:sz="0" w:space="0" w:color="auto"/>
        <w:left w:val="none" w:sz="0" w:space="0" w:color="auto"/>
        <w:bottom w:val="none" w:sz="0" w:space="0" w:color="auto"/>
        <w:right w:val="none" w:sz="0" w:space="0" w:color="auto"/>
      </w:divBdr>
    </w:div>
    <w:div w:id="724597978">
      <w:bodyDiv w:val="1"/>
      <w:marLeft w:val="0"/>
      <w:marRight w:val="0"/>
      <w:marTop w:val="0"/>
      <w:marBottom w:val="0"/>
      <w:divBdr>
        <w:top w:val="none" w:sz="0" w:space="0" w:color="auto"/>
        <w:left w:val="none" w:sz="0" w:space="0" w:color="auto"/>
        <w:bottom w:val="none" w:sz="0" w:space="0" w:color="auto"/>
        <w:right w:val="none" w:sz="0" w:space="0" w:color="auto"/>
      </w:divBdr>
    </w:div>
    <w:div w:id="735324557">
      <w:bodyDiv w:val="1"/>
      <w:marLeft w:val="0"/>
      <w:marRight w:val="0"/>
      <w:marTop w:val="0"/>
      <w:marBottom w:val="0"/>
      <w:divBdr>
        <w:top w:val="none" w:sz="0" w:space="0" w:color="auto"/>
        <w:left w:val="none" w:sz="0" w:space="0" w:color="auto"/>
        <w:bottom w:val="none" w:sz="0" w:space="0" w:color="auto"/>
        <w:right w:val="none" w:sz="0" w:space="0" w:color="auto"/>
      </w:divBdr>
    </w:div>
    <w:div w:id="746613739">
      <w:bodyDiv w:val="1"/>
      <w:marLeft w:val="0"/>
      <w:marRight w:val="0"/>
      <w:marTop w:val="0"/>
      <w:marBottom w:val="0"/>
      <w:divBdr>
        <w:top w:val="none" w:sz="0" w:space="0" w:color="auto"/>
        <w:left w:val="none" w:sz="0" w:space="0" w:color="auto"/>
        <w:bottom w:val="none" w:sz="0" w:space="0" w:color="auto"/>
        <w:right w:val="none" w:sz="0" w:space="0" w:color="auto"/>
      </w:divBdr>
    </w:div>
    <w:div w:id="752513353">
      <w:bodyDiv w:val="1"/>
      <w:marLeft w:val="0"/>
      <w:marRight w:val="0"/>
      <w:marTop w:val="0"/>
      <w:marBottom w:val="0"/>
      <w:divBdr>
        <w:top w:val="none" w:sz="0" w:space="0" w:color="auto"/>
        <w:left w:val="none" w:sz="0" w:space="0" w:color="auto"/>
        <w:bottom w:val="none" w:sz="0" w:space="0" w:color="auto"/>
        <w:right w:val="none" w:sz="0" w:space="0" w:color="auto"/>
      </w:divBdr>
    </w:div>
    <w:div w:id="761495022">
      <w:bodyDiv w:val="1"/>
      <w:marLeft w:val="0"/>
      <w:marRight w:val="0"/>
      <w:marTop w:val="0"/>
      <w:marBottom w:val="0"/>
      <w:divBdr>
        <w:top w:val="none" w:sz="0" w:space="0" w:color="auto"/>
        <w:left w:val="none" w:sz="0" w:space="0" w:color="auto"/>
        <w:bottom w:val="none" w:sz="0" w:space="0" w:color="auto"/>
        <w:right w:val="none" w:sz="0" w:space="0" w:color="auto"/>
      </w:divBdr>
    </w:div>
    <w:div w:id="766463723">
      <w:bodyDiv w:val="1"/>
      <w:marLeft w:val="0"/>
      <w:marRight w:val="0"/>
      <w:marTop w:val="0"/>
      <w:marBottom w:val="0"/>
      <w:divBdr>
        <w:top w:val="none" w:sz="0" w:space="0" w:color="auto"/>
        <w:left w:val="none" w:sz="0" w:space="0" w:color="auto"/>
        <w:bottom w:val="none" w:sz="0" w:space="0" w:color="auto"/>
        <w:right w:val="none" w:sz="0" w:space="0" w:color="auto"/>
      </w:divBdr>
    </w:div>
    <w:div w:id="767432738">
      <w:bodyDiv w:val="1"/>
      <w:marLeft w:val="0"/>
      <w:marRight w:val="0"/>
      <w:marTop w:val="0"/>
      <w:marBottom w:val="0"/>
      <w:divBdr>
        <w:top w:val="none" w:sz="0" w:space="0" w:color="auto"/>
        <w:left w:val="none" w:sz="0" w:space="0" w:color="auto"/>
        <w:bottom w:val="none" w:sz="0" w:space="0" w:color="auto"/>
        <w:right w:val="none" w:sz="0" w:space="0" w:color="auto"/>
      </w:divBdr>
    </w:div>
    <w:div w:id="770054133">
      <w:bodyDiv w:val="1"/>
      <w:marLeft w:val="0"/>
      <w:marRight w:val="0"/>
      <w:marTop w:val="0"/>
      <w:marBottom w:val="0"/>
      <w:divBdr>
        <w:top w:val="none" w:sz="0" w:space="0" w:color="auto"/>
        <w:left w:val="none" w:sz="0" w:space="0" w:color="auto"/>
        <w:bottom w:val="none" w:sz="0" w:space="0" w:color="auto"/>
        <w:right w:val="none" w:sz="0" w:space="0" w:color="auto"/>
      </w:divBdr>
    </w:div>
    <w:div w:id="771128202">
      <w:bodyDiv w:val="1"/>
      <w:marLeft w:val="0"/>
      <w:marRight w:val="0"/>
      <w:marTop w:val="0"/>
      <w:marBottom w:val="0"/>
      <w:divBdr>
        <w:top w:val="none" w:sz="0" w:space="0" w:color="auto"/>
        <w:left w:val="none" w:sz="0" w:space="0" w:color="auto"/>
        <w:bottom w:val="none" w:sz="0" w:space="0" w:color="auto"/>
        <w:right w:val="none" w:sz="0" w:space="0" w:color="auto"/>
      </w:divBdr>
    </w:div>
    <w:div w:id="776096586">
      <w:bodyDiv w:val="1"/>
      <w:marLeft w:val="0"/>
      <w:marRight w:val="0"/>
      <w:marTop w:val="0"/>
      <w:marBottom w:val="0"/>
      <w:divBdr>
        <w:top w:val="none" w:sz="0" w:space="0" w:color="auto"/>
        <w:left w:val="none" w:sz="0" w:space="0" w:color="auto"/>
        <w:bottom w:val="none" w:sz="0" w:space="0" w:color="auto"/>
        <w:right w:val="none" w:sz="0" w:space="0" w:color="auto"/>
      </w:divBdr>
    </w:div>
    <w:div w:id="789277752">
      <w:bodyDiv w:val="1"/>
      <w:marLeft w:val="0"/>
      <w:marRight w:val="0"/>
      <w:marTop w:val="0"/>
      <w:marBottom w:val="0"/>
      <w:divBdr>
        <w:top w:val="none" w:sz="0" w:space="0" w:color="auto"/>
        <w:left w:val="none" w:sz="0" w:space="0" w:color="auto"/>
        <w:bottom w:val="none" w:sz="0" w:space="0" w:color="auto"/>
        <w:right w:val="none" w:sz="0" w:space="0" w:color="auto"/>
      </w:divBdr>
    </w:div>
    <w:div w:id="795488138">
      <w:bodyDiv w:val="1"/>
      <w:marLeft w:val="0"/>
      <w:marRight w:val="0"/>
      <w:marTop w:val="0"/>
      <w:marBottom w:val="0"/>
      <w:divBdr>
        <w:top w:val="none" w:sz="0" w:space="0" w:color="auto"/>
        <w:left w:val="none" w:sz="0" w:space="0" w:color="auto"/>
        <w:bottom w:val="none" w:sz="0" w:space="0" w:color="auto"/>
        <w:right w:val="none" w:sz="0" w:space="0" w:color="auto"/>
      </w:divBdr>
    </w:div>
    <w:div w:id="799346683">
      <w:bodyDiv w:val="1"/>
      <w:marLeft w:val="0"/>
      <w:marRight w:val="0"/>
      <w:marTop w:val="0"/>
      <w:marBottom w:val="0"/>
      <w:divBdr>
        <w:top w:val="none" w:sz="0" w:space="0" w:color="auto"/>
        <w:left w:val="none" w:sz="0" w:space="0" w:color="auto"/>
        <w:bottom w:val="none" w:sz="0" w:space="0" w:color="auto"/>
        <w:right w:val="none" w:sz="0" w:space="0" w:color="auto"/>
      </w:divBdr>
    </w:div>
    <w:div w:id="809444942">
      <w:bodyDiv w:val="1"/>
      <w:marLeft w:val="0"/>
      <w:marRight w:val="0"/>
      <w:marTop w:val="0"/>
      <w:marBottom w:val="0"/>
      <w:divBdr>
        <w:top w:val="none" w:sz="0" w:space="0" w:color="auto"/>
        <w:left w:val="none" w:sz="0" w:space="0" w:color="auto"/>
        <w:bottom w:val="none" w:sz="0" w:space="0" w:color="auto"/>
        <w:right w:val="none" w:sz="0" w:space="0" w:color="auto"/>
      </w:divBdr>
    </w:div>
    <w:div w:id="811603398">
      <w:bodyDiv w:val="1"/>
      <w:marLeft w:val="0"/>
      <w:marRight w:val="0"/>
      <w:marTop w:val="0"/>
      <w:marBottom w:val="0"/>
      <w:divBdr>
        <w:top w:val="none" w:sz="0" w:space="0" w:color="auto"/>
        <w:left w:val="none" w:sz="0" w:space="0" w:color="auto"/>
        <w:bottom w:val="none" w:sz="0" w:space="0" w:color="auto"/>
        <w:right w:val="none" w:sz="0" w:space="0" w:color="auto"/>
      </w:divBdr>
    </w:div>
    <w:div w:id="817921276">
      <w:bodyDiv w:val="1"/>
      <w:marLeft w:val="0"/>
      <w:marRight w:val="0"/>
      <w:marTop w:val="0"/>
      <w:marBottom w:val="0"/>
      <w:divBdr>
        <w:top w:val="none" w:sz="0" w:space="0" w:color="auto"/>
        <w:left w:val="none" w:sz="0" w:space="0" w:color="auto"/>
        <w:bottom w:val="none" w:sz="0" w:space="0" w:color="auto"/>
        <w:right w:val="none" w:sz="0" w:space="0" w:color="auto"/>
      </w:divBdr>
    </w:div>
    <w:div w:id="819928217">
      <w:bodyDiv w:val="1"/>
      <w:marLeft w:val="0"/>
      <w:marRight w:val="0"/>
      <w:marTop w:val="0"/>
      <w:marBottom w:val="0"/>
      <w:divBdr>
        <w:top w:val="none" w:sz="0" w:space="0" w:color="auto"/>
        <w:left w:val="none" w:sz="0" w:space="0" w:color="auto"/>
        <w:bottom w:val="none" w:sz="0" w:space="0" w:color="auto"/>
        <w:right w:val="none" w:sz="0" w:space="0" w:color="auto"/>
      </w:divBdr>
    </w:div>
    <w:div w:id="822703118">
      <w:bodyDiv w:val="1"/>
      <w:marLeft w:val="0"/>
      <w:marRight w:val="0"/>
      <w:marTop w:val="0"/>
      <w:marBottom w:val="0"/>
      <w:divBdr>
        <w:top w:val="none" w:sz="0" w:space="0" w:color="auto"/>
        <w:left w:val="none" w:sz="0" w:space="0" w:color="auto"/>
        <w:bottom w:val="none" w:sz="0" w:space="0" w:color="auto"/>
        <w:right w:val="none" w:sz="0" w:space="0" w:color="auto"/>
      </w:divBdr>
    </w:div>
    <w:div w:id="824442933">
      <w:bodyDiv w:val="1"/>
      <w:marLeft w:val="0"/>
      <w:marRight w:val="0"/>
      <w:marTop w:val="0"/>
      <w:marBottom w:val="0"/>
      <w:divBdr>
        <w:top w:val="none" w:sz="0" w:space="0" w:color="auto"/>
        <w:left w:val="none" w:sz="0" w:space="0" w:color="auto"/>
        <w:bottom w:val="none" w:sz="0" w:space="0" w:color="auto"/>
        <w:right w:val="none" w:sz="0" w:space="0" w:color="auto"/>
      </w:divBdr>
    </w:div>
    <w:div w:id="827982609">
      <w:bodyDiv w:val="1"/>
      <w:marLeft w:val="0"/>
      <w:marRight w:val="0"/>
      <w:marTop w:val="0"/>
      <w:marBottom w:val="0"/>
      <w:divBdr>
        <w:top w:val="none" w:sz="0" w:space="0" w:color="auto"/>
        <w:left w:val="none" w:sz="0" w:space="0" w:color="auto"/>
        <w:bottom w:val="none" w:sz="0" w:space="0" w:color="auto"/>
        <w:right w:val="none" w:sz="0" w:space="0" w:color="auto"/>
      </w:divBdr>
    </w:div>
    <w:div w:id="832069320">
      <w:bodyDiv w:val="1"/>
      <w:marLeft w:val="0"/>
      <w:marRight w:val="0"/>
      <w:marTop w:val="0"/>
      <w:marBottom w:val="0"/>
      <w:divBdr>
        <w:top w:val="none" w:sz="0" w:space="0" w:color="auto"/>
        <w:left w:val="none" w:sz="0" w:space="0" w:color="auto"/>
        <w:bottom w:val="none" w:sz="0" w:space="0" w:color="auto"/>
        <w:right w:val="none" w:sz="0" w:space="0" w:color="auto"/>
      </w:divBdr>
    </w:div>
    <w:div w:id="835151994">
      <w:bodyDiv w:val="1"/>
      <w:marLeft w:val="0"/>
      <w:marRight w:val="0"/>
      <w:marTop w:val="0"/>
      <w:marBottom w:val="0"/>
      <w:divBdr>
        <w:top w:val="none" w:sz="0" w:space="0" w:color="auto"/>
        <w:left w:val="none" w:sz="0" w:space="0" w:color="auto"/>
        <w:bottom w:val="none" w:sz="0" w:space="0" w:color="auto"/>
        <w:right w:val="none" w:sz="0" w:space="0" w:color="auto"/>
      </w:divBdr>
    </w:div>
    <w:div w:id="835875273">
      <w:bodyDiv w:val="1"/>
      <w:marLeft w:val="0"/>
      <w:marRight w:val="0"/>
      <w:marTop w:val="0"/>
      <w:marBottom w:val="0"/>
      <w:divBdr>
        <w:top w:val="none" w:sz="0" w:space="0" w:color="auto"/>
        <w:left w:val="none" w:sz="0" w:space="0" w:color="auto"/>
        <w:bottom w:val="none" w:sz="0" w:space="0" w:color="auto"/>
        <w:right w:val="none" w:sz="0" w:space="0" w:color="auto"/>
      </w:divBdr>
    </w:div>
    <w:div w:id="839663810">
      <w:bodyDiv w:val="1"/>
      <w:marLeft w:val="0"/>
      <w:marRight w:val="0"/>
      <w:marTop w:val="0"/>
      <w:marBottom w:val="0"/>
      <w:divBdr>
        <w:top w:val="none" w:sz="0" w:space="0" w:color="auto"/>
        <w:left w:val="none" w:sz="0" w:space="0" w:color="auto"/>
        <w:bottom w:val="none" w:sz="0" w:space="0" w:color="auto"/>
        <w:right w:val="none" w:sz="0" w:space="0" w:color="auto"/>
      </w:divBdr>
      <w:divsChild>
        <w:div w:id="1809785056">
          <w:marLeft w:val="360"/>
          <w:marRight w:val="0"/>
          <w:marTop w:val="0"/>
          <w:marBottom w:val="240"/>
          <w:divBdr>
            <w:top w:val="none" w:sz="0" w:space="0" w:color="auto"/>
            <w:left w:val="none" w:sz="0" w:space="0" w:color="auto"/>
            <w:bottom w:val="none" w:sz="0" w:space="0" w:color="auto"/>
            <w:right w:val="none" w:sz="0" w:space="0" w:color="auto"/>
          </w:divBdr>
        </w:div>
      </w:divsChild>
    </w:div>
    <w:div w:id="860357533">
      <w:bodyDiv w:val="1"/>
      <w:marLeft w:val="0"/>
      <w:marRight w:val="0"/>
      <w:marTop w:val="0"/>
      <w:marBottom w:val="0"/>
      <w:divBdr>
        <w:top w:val="none" w:sz="0" w:space="0" w:color="auto"/>
        <w:left w:val="none" w:sz="0" w:space="0" w:color="auto"/>
        <w:bottom w:val="none" w:sz="0" w:space="0" w:color="auto"/>
        <w:right w:val="none" w:sz="0" w:space="0" w:color="auto"/>
      </w:divBdr>
    </w:div>
    <w:div w:id="869681227">
      <w:bodyDiv w:val="1"/>
      <w:marLeft w:val="0"/>
      <w:marRight w:val="0"/>
      <w:marTop w:val="0"/>
      <w:marBottom w:val="0"/>
      <w:divBdr>
        <w:top w:val="none" w:sz="0" w:space="0" w:color="auto"/>
        <w:left w:val="none" w:sz="0" w:space="0" w:color="auto"/>
        <w:bottom w:val="none" w:sz="0" w:space="0" w:color="auto"/>
        <w:right w:val="none" w:sz="0" w:space="0" w:color="auto"/>
      </w:divBdr>
    </w:div>
    <w:div w:id="879325115">
      <w:bodyDiv w:val="1"/>
      <w:marLeft w:val="0"/>
      <w:marRight w:val="0"/>
      <w:marTop w:val="0"/>
      <w:marBottom w:val="0"/>
      <w:divBdr>
        <w:top w:val="none" w:sz="0" w:space="0" w:color="auto"/>
        <w:left w:val="none" w:sz="0" w:space="0" w:color="auto"/>
        <w:bottom w:val="none" w:sz="0" w:space="0" w:color="auto"/>
        <w:right w:val="none" w:sz="0" w:space="0" w:color="auto"/>
      </w:divBdr>
    </w:div>
    <w:div w:id="884366164">
      <w:bodyDiv w:val="1"/>
      <w:marLeft w:val="0"/>
      <w:marRight w:val="0"/>
      <w:marTop w:val="0"/>
      <w:marBottom w:val="0"/>
      <w:divBdr>
        <w:top w:val="none" w:sz="0" w:space="0" w:color="auto"/>
        <w:left w:val="none" w:sz="0" w:space="0" w:color="auto"/>
        <w:bottom w:val="none" w:sz="0" w:space="0" w:color="auto"/>
        <w:right w:val="none" w:sz="0" w:space="0" w:color="auto"/>
      </w:divBdr>
    </w:div>
    <w:div w:id="887104591">
      <w:bodyDiv w:val="1"/>
      <w:marLeft w:val="0"/>
      <w:marRight w:val="0"/>
      <w:marTop w:val="0"/>
      <w:marBottom w:val="0"/>
      <w:divBdr>
        <w:top w:val="none" w:sz="0" w:space="0" w:color="auto"/>
        <w:left w:val="none" w:sz="0" w:space="0" w:color="auto"/>
        <w:bottom w:val="none" w:sz="0" w:space="0" w:color="auto"/>
        <w:right w:val="none" w:sz="0" w:space="0" w:color="auto"/>
      </w:divBdr>
    </w:div>
    <w:div w:id="904142171">
      <w:bodyDiv w:val="1"/>
      <w:marLeft w:val="0"/>
      <w:marRight w:val="0"/>
      <w:marTop w:val="0"/>
      <w:marBottom w:val="0"/>
      <w:divBdr>
        <w:top w:val="none" w:sz="0" w:space="0" w:color="auto"/>
        <w:left w:val="none" w:sz="0" w:space="0" w:color="auto"/>
        <w:bottom w:val="none" w:sz="0" w:space="0" w:color="auto"/>
        <w:right w:val="none" w:sz="0" w:space="0" w:color="auto"/>
      </w:divBdr>
    </w:div>
    <w:div w:id="937978796">
      <w:bodyDiv w:val="1"/>
      <w:marLeft w:val="0"/>
      <w:marRight w:val="0"/>
      <w:marTop w:val="0"/>
      <w:marBottom w:val="0"/>
      <w:divBdr>
        <w:top w:val="none" w:sz="0" w:space="0" w:color="auto"/>
        <w:left w:val="none" w:sz="0" w:space="0" w:color="auto"/>
        <w:bottom w:val="none" w:sz="0" w:space="0" w:color="auto"/>
        <w:right w:val="none" w:sz="0" w:space="0" w:color="auto"/>
      </w:divBdr>
    </w:div>
    <w:div w:id="938564148">
      <w:bodyDiv w:val="1"/>
      <w:marLeft w:val="0"/>
      <w:marRight w:val="0"/>
      <w:marTop w:val="0"/>
      <w:marBottom w:val="0"/>
      <w:divBdr>
        <w:top w:val="none" w:sz="0" w:space="0" w:color="auto"/>
        <w:left w:val="none" w:sz="0" w:space="0" w:color="auto"/>
        <w:bottom w:val="none" w:sz="0" w:space="0" w:color="auto"/>
        <w:right w:val="none" w:sz="0" w:space="0" w:color="auto"/>
      </w:divBdr>
    </w:div>
    <w:div w:id="940068976">
      <w:bodyDiv w:val="1"/>
      <w:marLeft w:val="0"/>
      <w:marRight w:val="0"/>
      <w:marTop w:val="0"/>
      <w:marBottom w:val="0"/>
      <w:divBdr>
        <w:top w:val="none" w:sz="0" w:space="0" w:color="auto"/>
        <w:left w:val="none" w:sz="0" w:space="0" w:color="auto"/>
        <w:bottom w:val="none" w:sz="0" w:space="0" w:color="auto"/>
        <w:right w:val="none" w:sz="0" w:space="0" w:color="auto"/>
      </w:divBdr>
    </w:div>
    <w:div w:id="943879497">
      <w:bodyDiv w:val="1"/>
      <w:marLeft w:val="0"/>
      <w:marRight w:val="0"/>
      <w:marTop w:val="0"/>
      <w:marBottom w:val="0"/>
      <w:divBdr>
        <w:top w:val="none" w:sz="0" w:space="0" w:color="auto"/>
        <w:left w:val="none" w:sz="0" w:space="0" w:color="auto"/>
        <w:bottom w:val="none" w:sz="0" w:space="0" w:color="auto"/>
        <w:right w:val="none" w:sz="0" w:space="0" w:color="auto"/>
      </w:divBdr>
    </w:div>
    <w:div w:id="946275223">
      <w:bodyDiv w:val="1"/>
      <w:marLeft w:val="0"/>
      <w:marRight w:val="0"/>
      <w:marTop w:val="0"/>
      <w:marBottom w:val="0"/>
      <w:divBdr>
        <w:top w:val="none" w:sz="0" w:space="0" w:color="auto"/>
        <w:left w:val="none" w:sz="0" w:space="0" w:color="auto"/>
        <w:bottom w:val="none" w:sz="0" w:space="0" w:color="auto"/>
        <w:right w:val="none" w:sz="0" w:space="0" w:color="auto"/>
      </w:divBdr>
    </w:div>
    <w:div w:id="949438097">
      <w:bodyDiv w:val="1"/>
      <w:marLeft w:val="0"/>
      <w:marRight w:val="0"/>
      <w:marTop w:val="0"/>
      <w:marBottom w:val="0"/>
      <w:divBdr>
        <w:top w:val="none" w:sz="0" w:space="0" w:color="auto"/>
        <w:left w:val="none" w:sz="0" w:space="0" w:color="auto"/>
        <w:bottom w:val="none" w:sz="0" w:space="0" w:color="auto"/>
        <w:right w:val="none" w:sz="0" w:space="0" w:color="auto"/>
      </w:divBdr>
    </w:div>
    <w:div w:id="955332942">
      <w:bodyDiv w:val="1"/>
      <w:marLeft w:val="0"/>
      <w:marRight w:val="0"/>
      <w:marTop w:val="0"/>
      <w:marBottom w:val="0"/>
      <w:divBdr>
        <w:top w:val="none" w:sz="0" w:space="0" w:color="auto"/>
        <w:left w:val="none" w:sz="0" w:space="0" w:color="auto"/>
        <w:bottom w:val="none" w:sz="0" w:space="0" w:color="auto"/>
        <w:right w:val="none" w:sz="0" w:space="0" w:color="auto"/>
      </w:divBdr>
    </w:div>
    <w:div w:id="956184113">
      <w:bodyDiv w:val="1"/>
      <w:marLeft w:val="0"/>
      <w:marRight w:val="0"/>
      <w:marTop w:val="0"/>
      <w:marBottom w:val="0"/>
      <w:divBdr>
        <w:top w:val="none" w:sz="0" w:space="0" w:color="auto"/>
        <w:left w:val="none" w:sz="0" w:space="0" w:color="auto"/>
        <w:bottom w:val="none" w:sz="0" w:space="0" w:color="auto"/>
        <w:right w:val="none" w:sz="0" w:space="0" w:color="auto"/>
      </w:divBdr>
    </w:div>
    <w:div w:id="959654027">
      <w:bodyDiv w:val="1"/>
      <w:marLeft w:val="0"/>
      <w:marRight w:val="0"/>
      <w:marTop w:val="0"/>
      <w:marBottom w:val="0"/>
      <w:divBdr>
        <w:top w:val="none" w:sz="0" w:space="0" w:color="auto"/>
        <w:left w:val="none" w:sz="0" w:space="0" w:color="auto"/>
        <w:bottom w:val="none" w:sz="0" w:space="0" w:color="auto"/>
        <w:right w:val="none" w:sz="0" w:space="0" w:color="auto"/>
      </w:divBdr>
    </w:div>
    <w:div w:id="961614340">
      <w:bodyDiv w:val="1"/>
      <w:marLeft w:val="0"/>
      <w:marRight w:val="0"/>
      <w:marTop w:val="0"/>
      <w:marBottom w:val="0"/>
      <w:divBdr>
        <w:top w:val="none" w:sz="0" w:space="0" w:color="auto"/>
        <w:left w:val="none" w:sz="0" w:space="0" w:color="auto"/>
        <w:bottom w:val="none" w:sz="0" w:space="0" w:color="auto"/>
        <w:right w:val="none" w:sz="0" w:space="0" w:color="auto"/>
      </w:divBdr>
    </w:div>
    <w:div w:id="971865870">
      <w:bodyDiv w:val="1"/>
      <w:marLeft w:val="0"/>
      <w:marRight w:val="0"/>
      <w:marTop w:val="0"/>
      <w:marBottom w:val="0"/>
      <w:divBdr>
        <w:top w:val="none" w:sz="0" w:space="0" w:color="auto"/>
        <w:left w:val="none" w:sz="0" w:space="0" w:color="auto"/>
        <w:bottom w:val="none" w:sz="0" w:space="0" w:color="auto"/>
        <w:right w:val="none" w:sz="0" w:space="0" w:color="auto"/>
      </w:divBdr>
    </w:div>
    <w:div w:id="975062266">
      <w:bodyDiv w:val="1"/>
      <w:marLeft w:val="0"/>
      <w:marRight w:val="0"/>
      <w:marTop w:val="0"/>
      <w:marBottom w:val="0"/>
      <w:divBdr>
        <w:top w:val="none" w:sz="0" w:space="0" w:color="auto"/>
        <w:left w:val="none" w:sz="0" w:space="0" w:color="auto"/>
        <w:bottom w:val="none" w:sz="0" w:space="0" w:color="auto"/>
        <w:right w:val="none" w:sz="0" w:space="0" w:color="auto"/>
      </w:divBdr>
    </w:div>
    <w:div w:id="976838028">
      <w:bodyDiv w:val="1"/>
      <w:marLeft w:val="0"/>
      <w:marRight w:val="0"/>
      <w:marTop w:val="0"/>
      <w:marBottom w:val="0"/>
      <w:divBdr>
        <w:top w:val="none" w:sz="0" w:space="0" w:color="auto"/>
        <w:left w:val="none" w:sz="0" w:space="0" w:color="auto"/>
        <w:bottom w:val="none" w:sz="0" w:space="0" w:color="auto"/>
        <w:right w:val="none" w:sz="0" w:space="0" w:color="auto"/>
      </w:divBdr>
    </w:div>
    <w:div w:id="1014961407">
      <w:bodyDiv w:val="1"/>
      <w:marLeft w:val="0"/>
      <w:marRight w:val="0"/>
      <w:marTop w:val="0"/>
      <w:marBottom w:val="0"/>
      <w:divBdr>
        <w:top w:val="none" w:sz="0" w:space="0" w:color="auto"/>
        <w:left w:val="none" w:sz="0" w:space="0" w:color="auto"/>
        <w:bottom w:val="none" w:sz="0" w:space="0" w:color="auto"/>
        <w:right w:val="none" w:sz="0" w:space="0" w:color="auto"/>
      </w:divBdr>
    </w:div>
    <w:div w:id="1018972307">
      <w:bodyDiv w:val="1"/>
      <w:marLeft w:val="0"/>
      <w:marRight w:val="0"/>
      <w:marTop w:val="0"/>
      <w:marBottom w:val="0"/>
      <w:divBdr>
        <w:top w:val="none" w:sz="0" w:space="0" w:color="auto"/>
        <w:left w:val="none" w:sz="0" w:space="0" w:color="auto"/>
        <w:bottom w:val="none" w:sz="0" w:space="0" w:color="auto"/>
        <w:right w:val="none" w:sz="0" w:space="0" w:color="auto"/>
      </w:divBdr>
    </w:div>
    <w:div w:id="1044453041">
      <w:bodyDiv w:val="1"/>
      <w:marLeft w:val="0"/>
      <w:marRight w:val="0"/>
      <w:marTop w:val="0"/>
      <w:marBottom w:val="0"/>
      <w:divBdr>
        <w:top w:val="none" w:sz="0" w:space="0" w:color="auto"/>
        <w:left w:val="none" w:sz="0" w:space="0" w:color="auto"/>
        <w:bottom w:val="none" w:sz="0" w:space="0" w:color="auto"/>
        <w:right w:val="none" w:sz="0" w:space="0" w:color="auto"/>
      </w:divBdr>
    </w:div>
    <w:div w:id="1046296803">
      <w:bodyDiv w:val="1"/>
      <w:marLeft w:val="0"/>
      <w:marRight w:val="0"/>
      <w:marTop w:val="0"/>
      <w:marBottom w:val="0"/>
      <w:divBdr>
        <w:top w:val="none" w:sz="0" w:space="0" w:color="auto"/>
        <w:left w:val="none" w:sz="0" w:space="0" w:color="auto"/>
        <w:bottom w:val="none" w:sz="0" w:space="0" w:color="auto"/>
        <w:right w:val="none" w:sz="0" w:space="0" w:color="auto"/>
      </w:divBdr>
    </w:div>
    <w:div w:id="1056320586">
      <w:bodyDiv w:val="1"/>
      <w:marLeft w:val="0"/>
      <w:marRight w:val="0"/>
      <w:marTop w:val="0"/>
      <w:marBottom w:val="0"/>
      <w:divBdr>
        <w:top w:val="none" w:sz="0" w:space="0" w:color="auto"/>
        <w:left w:val="none" w:sz="0" w:space="0" w:color="auto"/>
        <w:bottom w:val="none" w:sz="0" w:space="0" w:color="auto"/>
        <w:right w:val="none" w:sz="0" w:space="0" w:color="auto"/>
      </w:divBdr>
    </w:div>
    <w:div w:id="1084644537">
      <w:bodyDiv w:val="1"/>
      <w:marLeft w:val="0"/>
      <w:marRight w:val="0"/>
      <w:marTop w:val="0"/>
      <w:marBottom w:val="0"/>
      <w:divBdr>
        <w:top w:val="none" w:sz="0" w:space="0" w:color="auto"/>
        <w:left w:val="none" w:sz="0" w:space="0" w:color="auto"/>
        <w:bottom w:val="none" w:sz="0" w:space="0" w:color="auto"/>
        <w:right w:val="none" w:sz="0" w:space="0" w:color="auto"/>
      </w:divBdr>
    </w:div>
    <w:div w:id="1088423369">
      <w:bodyDiv w:val="1"/>
      <w:marLeft w:val="0"/>
      <w:marRight w:val="0"/>
      <w:marTop w:val="0"/>
      <w:marBottom w:val="0"/>
      <w:divBdr>
        <w:top w:val="none" w:sz="0" w:space="0" w:color="auto"/>
        <w:left w:val="none" w:sz="0" w:space="0" w:color="auto"/>
        <w:bottom w:val="none" w:sz="0" w:space="0" w:color="auto"/>
        <w:right w:val="none" w:sz="0" w:space="0" w:color="auto"/>
      </w:divBdr>
    </w:div>
    <w:div w:id="1089083255">
      <w:bodyDiv w:val="1"/>
      <w:marLeft w:val="0"/>
      <w:marRight w:val="0"/>
      <w:marTop w:val="0"/>
      <w:marBottom w:val="0"/>
      <w:divBdr>
        <w:top w:val="none" w:sz="0" w:space="0" w:color="auto"/>
        <w:left w:val="none" w:sz="0" w:space="0" w:color="auto"/>
        <w:bottom w:val="none" w:sz="0" w:space="0" w:color="auto"/>
        <w:right w:val="none" w:sz="0" w:space="0" w:color="auto"/>
      </w:divBdr>
      <w:divsChild>
        <w:div w:id="727606124">
          <w:marLeft w:val="165"/>
          <w:marRight w:val="165"/>
          <w:marTop w:val="0"/>
          <w:marBottom w:val="0"/>
          <w:divBdr>
            <w:top w:val="none" w:sz="0" w:space="0" w:color="auto"/>
            <w:left w:val="none" w:sz="0" w:space="0" w:color="auto"/>
            <w:bottom w:val="none" w:sz="0" w:space="0" w:color="auto"/>
            <w:right w:val="none" w:sz="0" w:space="0" w:color="auto"/>
          </w:divBdr>
          <w:divsChild>
            <w:div w:id="267323637">
              <w:marLeft w:val="0"/>
              <w:marRight w:val="0"/>
              <w:marTop w:val="0"/>
              <w:marBottom w:val="0"/>
              <w:divBdr>
                <w:top w:val="none" w:sz="0" w:space="0" w:color="auto"/>
                <w:left w:val="none" w:sz="0" w:space="0" w:color="auto"/>
                <w:bottom w:val="none" w:sz="0" w:space="0" w:color="auto"/>
                <w:right w:val="none" w:sz="0" w:space="0" w:color="auto"/>
              </w:divBdr>
              <w:divsChild>
                <w:div w:id="203188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321069">
      <w:bodyDiv w:val="1"/>
      <w:marLeft w:val="0"/>
      <w:marRight w:val="0"/>
      <w:marTop w:val="0"/>
      <w:marBottom w:val="0"/>
      <w:divBdr>
        <w:top w:val="none" w:sz="0" w:space="0" w:color="auto"/>
        <w:left w:val="none" w:sz="0" w:space="0" w:color="auto"/>
        <w:bottom w:val="none" w:sz="0" w:space="0" w:color="auto"/>
        <w:right w:val="none" w:sz="0" w:space="0" w:color="auto"/>
      </w:divBdr>
    </w:div>
    <w:div w:id="1098139153">
      <w:bodyDiv w:val="1"/>
      <w:marLeft w:val="0"/>
      <w:marRight w:val="0"/>
      <w:marTop w:val="0"/>
      <w:marBottom w:val="0"/>
      <w:divBdr>
        <w:top w:val="none" w:sz="0" w:space="0" w:color="auto"/>
        <w:left w:val="none" w:sz="0" w:space="0" w:color="auto"/>
        <w:bottom w:val="none" w:sz="0" w:space="0" w:color="auto"/>
        <w:right w:val="none" w:sz="0" w:space="0" w:color="auto"/>
      </w:divBdr>
    </w:div>
    <w:div w:id="1101950684">
      <w:bodyDiv w:val="1"/>
      <w:marLeft w:val="0"/>
      <w:marRight w:val="0"/>
      <w:marTop w:val="0"/>
      <w:marBottom w:val="0"/>
      <w:divBdr>
        <w:top w:val="none" w:sz="0" w:space="0" w:color="auto"/>
        <w:left w:val="none" w:sz="0" w:space="0" w:color="auto"/>
        <w:bottom w:val="none" w:sz="0" w:space="0" w:color="auto"/>
        <w:right w:val="none" w:sz="0" w:space="0" w:color="auto"/>
      </w:divBdr>
    </w:div>
    <w:div w:id="1125004116">
      <w:bodyDiv w:val="1"/>
      <w:marLeft w:val="0"/>
      <w:marRight w:val="0"/>
      <w:marTop w:val="0"/>
      <w:marBottom w:val="0"/>
      <w:divBdr>
        <w:top w:val="none" w:sz="0" w:space="0" w:color="auto"/>
        <w:left w:val="none" w:sz="0" w:space="0" w:color="auto"/>
        <w:bottom w:val="none" w:sz="0" w:space="0" w:color="auto"/>
        <w:right w:val="none" w:sz="0" w:space="0" w:color="auto"/>
      </w:divBdr>
    </w:div>
    <w:div w:id="1130170053">
      <w:bodyDiv w:val="1"/>
      <w:marLeft w:val="0"/>
      <w:marRight w:val="0"/>
      <w:marTop w:val="0"/>
      <w:marBottom w:val="0"/>
      <w:divBdr>
        <w:top w:val="none" w:sz="0" w:space="0" w:color="auto"/>
        <w:left w:val="none" w:sz="0" w:space="0" w:color="auto"/>
        <w:bottom w:val="none" w:sz="0" w:space="0" w:color="auto"/>
        <w:right w:val="none" w:sz="0" w:space="0" w:color="auto"/>
      </w:divBdr>
    </w:div>
    <w:div w:id="1130199341">
      <w:bodyDiv w:val="1"/>
      <w:marLeft w:val="0"/>
      <w:marRight w:val="0"/>
      <w:marTop w:val="0"/>
      <w:marBottom w:val="0"/>
      <w:divBdr>
        <w:top w:val="none" w:sz="0" w:space="0" w:color="auto"/>
        <w:left w:val="none" w:sz="0" w:space="0" w:color="auto"/>
        <w:bottom w:val="none" w:sz="0" w:space="0" w:color="auto"/>
        <w:right w:val="none" w:sz="0" w:space="0" w:color="auto"/>
      </w:divBdr>
    </w:div>
    <w:div w:id="1131826794">
      <w:bodyDiv w:val="1"/>
      <w:marLeft w:val="0"/>
      <w:marRight w:val="0"/>
      <w:marTop w:val="0"/>
      <w:marBottom w:val="0"/>
      <w:divBdr>
        <w:top w:val="none" w:sz="0" w:space="0" w:color="auto"/>
        <w:left w:val="none" w:sz="0" w:space="0" w:color="auto"/>
        <w:bottom w:val="none" w:sz="0" w:space="0" w:color="auto"/>
        <w:right w:val="none" w:sz="0" w:space="0" w:color="auto"/>
      </w:divBdr>
    </w:div>
    <w:div w:id="1136335604">
      <w:bodyDiv w:val="1"/>
      <w:marLeft w:val="0"/>
      <w:marRight w:val="0"/>
      <w:marTop w:val="0"/>
      <w:marBottom w:val="0"/>
      <w:divBdr>
        <w:top w:val="none" w:sz="0" w:space="0" w:color="auto"/>
        <w:left w:val="none" w:sz="0" w:space="0" w:color="auto"/>
        <w:bottom w:val="none" w:sz="0" w:space="0" w:color="auto"/>
        <w:right w:val="none" w:sz="0" w:space="0" w:color="auto"/>
      </w:divBdr>
    </w:div>
    <w:div w:id="1142427057">
      <w:bodyDiv w:val="1"/>
      <w:marLeft w:val="0"/>
      <w:marRight w:val="0"/>
      <w:marTop w:val="0"/>
      <w:marBottom w:val="0"/>
      <w:divBdr>
        <w:top w:val="none" w:sz="0" w:space="0" w:color="auto"/>
        <w:left w:val="none" w:sz="0" w:space="0" w:color="auto"/>
        <w:bottom w:val="none" w:sz="0" w:space="0" w:color="auto"/>
        <w:right w:val="none" w:sz="0" w:space="0" w:color="auto"/>
      </w:divBdr>
    </w:div>
    <w:div w:id="1147625116">
      <w:bodyDiv w:val="1"/>
      <w:marLeft w:val="0"/>
      <w:marRight w:val="0"/>
      <w:marTop w:val="0"/>
      <w:marBottom w:val="0"/>
      <w:divBdr>
        <w:top w:val="none" w:sz="0" w:space="0" w:color="auto"/>
        <w:left w:val="none" w:sz="0" w:space="0" w:color="auto"/>
        <w:bottom w:val="none" w:sz="0" w:space="0" w:color="auto"/>
        <w:right w:val="none" w:sz="0" w:space="0" w:color="auto"/>
      </w:divBdr>
    </w:div>
    <w:div w:id="1152330584">
      <w:bodyDiv w:val="1"/>
      <w:marLeft w:val="0"/>
      <w:marRight w:val="0"/>
      <w:marTop w:val="0"/>
      <w:marBottom w:val="0"/>
      <w:divBdr>
        <w:top w:val="none" w:sz="0" w:space="0" w:color="auto"/>
        <w:left w:val="none" w:sz="0" w:space="0" w:color="auto"/>
        <w:bottom w:val="none" w:sz="0" w:space="0" w:color="auto"/>
        <w:right w:val="none" w:sz="0" w:space="0" w:color="auto"/>
      </w:divBdr>
    </w:div>
    <w:div w:id="1173031012">
      <w:bodyDiv w:val="1"/>
      <w:marLeft w:val="0"/>
      <w:marRight w:val="0"/>
      <w:marTop w:val="0"/>
      <w:marBottom w:val="0"/>
      <w:divBdr>
        <w:top w:val="none" w:sz="0" w:space="0" w:color="auto"/>
        <w:left w:val="none" w:sz="0" w:space="0" w:color="auto"/>
        <w:bottom w:val="none" w:sz="0" w:space="0" w:color="auto"/>
        <w:right w:val="none" w:sz="0" w:space="0" w:color="auto"/>
      </w:divBdr>
    </w:div>
    <w:div w:id="1174760544">
      <w:bodyDiv w:val="1"/>
      <w:marLeft w:val="0"/>
      <w:marRight w:val="0"/>
      <w:marTop w:val="0"/>
      <w:marBottom w:val="0"/>
      <w:divBdr>
        <w:top w:val="none" w:sz="0" w:space="0" w:color="auto"/>
        <w:left w:val="none" w:sz="0" w:space="0" w:color="auto"/>
        <w:bottom w:val="none" w:sz="0" w:space="0" w:color="auto"/>
        <w:right w:val="none" w:sz="0" w:space="0" w:color="auto"/>
      </w:divBdr>
    </w:div>
    <w:div w:id="1176266315">
      <w:bodyDiv w:val="1"/>
      <w:marLeft w:val="0"/>
      <w:marRight w:val="0"/>
      <w:marTop w:val="0"/>
      <w:marBottom w:val="0"/>
      <w:divBdr>
        <w:top w:val="none" w:sz="0" w:space="0" w:color="auto"/>
        <w:left w:val="none" w:sz="0" w:space="0" w:color="auto"/>
        <w:bottom w:val="none" w:sz="0" w:space="0" w:color="auto"/>
        <w:right w:val="none" w:sz="0" w:space="0" w:color="auto"/>
      </w:divBdr>
    </w:div>
    <w:div w:id="1183862136">
      <w:bodyDiv w:val="1"/>
      <w:marLeft w:val="0"/>
      <w:marRight w:val="0"/>
      <w:marTop w:val="0"/>
      <w:marBottom w:val="0"/>
      <w:divBdr>
        <w:top w:val="none" w:sz="0" w:space="0" w:color="auto"/>
        <w:left w:val="none" w:sz="0" w:space="0" w:color="auto"/>
        <w:bottom w:val="none" w:sz="0" w:space="0" w:color="auto"/>
        <w:right w:val="none" w:sz="0" w:space="0" w:color="auto"/>
      </w:divBdr>
    </w:div>
    <w:div w:id="1184437935">
      <w:bodyDiv w:val="1"/>
      <w:marLeft w:val="0"/>
      <w:marRight w:val="0"/>
      <w:marTop w:val="0"/>
      <w:marBottom w:val="0"/>
      <w:divBdr>
        <w:top w:val="none" w:sz="0" w:space="0" w:color="auto"/>
        <w:left w:val="none" w:sz="0" w:space="0" w:color="auto"/>
        <w:bottom w:val="none" w:sz="0" w:space="0" w:color="auto"/>
        <w:right w:val="none" w:sz="0" w:space="0" w:color="auto"/>
      </w:divBdr>
    </w:div>
    <w:div w:id="1186480362">
      <w:bodyDiv w:val="1"/>
      <w:marLeft w:val="0"/>
      <w:marRight w:val="0"/>
      <w:marTop w:val="0"/>
      <w:marBottom w:val="0"/>
      <w:divBdr>
        <w:top w:val="none" w:sz="0" w:space="0" w:color="auto"/>
        <w:left w:val="none" w:sz="0" w:space="0" w:color="auto"/>
        <w:bottom w:val="none" w:sz="0" w:space="0" w:color="auto"/>
        <w:right w:val="none" w:sz="0" w:space="0" w:color="auto"/>
      </w:divBdr>
    </w:div>
    <w:div w:id="1218052535">
      <w:bodyDiv w:val="1"/>
      <w:marLeft w:val="0"/>
      <w:marRight w:val="0"/>
      <w:marTop w:val="0"/>
      <w:marBottom w:val="0"/>
      <w:divBdr>
        <w:top w:val="none" w:sz="0" w:space="0" w:color="auto"/>
        <w:left w:val="none" w:sz="0" w:space="0" w:color="auto"/>
        <w:bottom w:val="none" w:sz="0" w:space="0" w:color="auto"/>
        <w:right w:val="none" w:sz="0" w:space="0" w:color="auto"/>
      </w:divBdr>
    </w:div>
    <w:div w:id="1241209509">
      <w:bodyDiv w:val="1"/>
      <w:marLeft w:val="0"/>
      <w:marRight w:val="0"/>
      <w:marTop w:val="0"/>
      <w:marBottom w:val="0"/>
      <w:divBdr>
        <w:top w:val="none" w:sz="0" w:space="0" w:color="auto"/>
        <w:left w:val="none" w:sz="0" w:space="0" w:color="auto"/>
        <w:bottom w:val="none" w:sz="0" w:space="0" w:color="auto"/>
        <w:right w:val="none" w:sz="0" w:space="0" w:color="auto"/>
      </w:divBdr>
    </w:div>
    <w:div w:id="1242910508">
      <w:bodyDiv w:val="1"/>
      <w:marLeft w:val="0"/>
      <w:marRight w:val="0"/>
      <w:marTop w:val="0"/>
      <w:marBottom w:val="0"/>
      <w:divBdr>
        <w:top w:val="none" w:sz="0" w:space="0" w:color="auto"/>
        <w:left w:val="none" w:sz="0" w:space="0" w:color="auto"/>
        <w:bottom w:val="none" w:sz="0" w:space="0" w:color="auto"/>
        <w:right w:val="none" w:sz="0" w:space="0" w:color="auto"/>
      </w:divBdr>
      <w:divsChild>
        <w:div w:id="1018461723">
          <w:marLeft w:val="0"/>
          <w:marRight w:val="0"/>
          <w:marTop w:val="0"/>
          <w:marBottom w:val="0"/>
          <w:divBdr>
            <w:top w:val="none" w:sz="0" w:space="0" w:color="auto"/>
            <w:left w:val="none" w:sz="0" w:space="0" w:color="auto"/>
            <w:bottom w:val="none" w:sz="0" w:space="0" w:color="auto"/>
            <w:right w:val="none" w:sz="0" w:space="0" w:color="auto"/>
          </w:divBdr>
          <w:divsChild>
            <w:div w:id="1717850523">
              <w:marLeft w:val="0"/>
              <w:marRight w:val="0"/>
              <w:marTop w:val="0"/>
              <w:marBottom w:val="0"/>
              <w:divBdr>
                <w:top w:val="none" w:sz="0" w:space="0" w:color="auto"/>
                <w:left w:val="none" w:sz="0" w:space="0" w:color="auto"/>
                <w:bottom w:val="none" w:sz="0" w:space="0" w:color="auto"/>
                <w:right w:val="none" w:sz="0" w:space="0" w:color="auto"/>
              </w:divBdr>
              <w:divsChild>
                <w:div w:id="1279485365">
                  <w:marLeft w:val="0"/>
                  <w:marRight w:val="0"/>
                  <w:marTop w:val="0"/>
                  <w:marBottom w:val="0"/>
                  <w:divBdr>
                    <w:top w:val="none" w:sz="0" w:space="0" w:color="auto"/>
                    <w:left w:val="none" w:sz="0" w:space="0" w:color="auto"/>
                    <w:bottom w:val="none" w:sz="0" w:space="0" w:color="auto"/>
                    <w:right w:val="none" w:sz="0" w:space="0" w:color="auto"/>
                  </w:divBdr>
                  <w:divsChild>
                    <w:div w:id="2138058203">
                      <w:marLeft w:val="0"/>
                      <w:marRight w:val="0"/>
                      <w:marTop w:val="0"/>
                      <w:marBottom w:val="0"/>
                      <w:divBdr>
                        <w:top w:val="none" w:sz="0" w:space="0" w:color="auto"/>
                        <w:left w:val="none" w:sz="0" w:space="0" w:color="auto"/>
                        <w:bottom w:val="none" w:sz="0" w:space="0" w:color="auto"/>
                        <w:right w:val="none" w:sz="0" w:space="0" w:color="auto"/>
                      </w:divBdr>
                      <w:divsChild>
                        <w:div w:id="1778284015">
                          <w:marLeft w:val="0"/>
                          <w:marRight w:val="0"/>
                          <w:marTop w:val="0"/>
                          <w:marBottom w:val="0"/>
                          <w:divBdr>
                            <w:top w:val="none" w:sz="0" w:space="0" w:color="auto"/>
                            <w:left w:val="none" w:sz="0" w:space="0" w:color="auto"/>
                            <w:bottom w:val="none" w:sz="0" w:space="0" w:color="auto"/>
                            <w:right w:val="none" w:sz="0" w:space="0" w:color="auto"/>
                          </w:divBdr>
                          <w:divsChild>
                            <w:div w:id="1168055828">
                              <w:marLeft w:val="0"/>
                              <w:marRight w:val="0"/>
                              <w:marTop w:val="0"/>
                              <w:marBottom w:val="0"/>
                              <w:divBdr>
                                <w:top w:val="none" w:sz="0" w:space="0" w:color="auto"/>
                                <w:left w:val="none" w:sz="0" w:space="0" w:color="auto"/>
                                <w:bottom w:val="none" w:sz="0" w:space="0" w:color="auto"/>
                                <w:right w:val="none" w:sz="0" w:space="0" w:color="auto"/>
                              </w:divBdr>
                              <w:divsChild>
                                <w:div w:id="414934679">
                                  <w:marLeft w:val="0"/>
                                  <w:marRight w:val="0"/>
                                  <w:marTop w:val="0"/>
                                  <w:marBottom w:val="0"/>
                                  <w:divBdr>
                                    <w:top w:val="none" w:sz="0" w:space="0" w:color="auto"/>
                                    <w:left w:val="none" w:sz="0" w:space="0" w:color="auto"/>
                                    <w:bottom w:val="none" w:sz="0" w:space="0" w:color="auto"/>
                                    <w:right w:val="none" w:sz="0" w:space="0" w:color="auto"/>
                                  </w:divBdr>
                                  <w:divsChild>
                                    <w:div w:id="208525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7254388">
          <w:marLeft w:val="0"/>
          <w:marRight w:val="0"/>
          <w:marTop w:val="0"/>
          <w:marBottom w:val="0"/>
          <w:divBdr>
            <w:top w:val="none" w:sz="0" w:space="0" w:color="auto"/>
            <w:left w:val="none" w:sz="0" w:space="0" w:color="auto"/>
            <w:bottom w:val="none" w:sz="0" w:space="0" w:color="auto"/>
            <w:right w:val="none" w:sz="0" w:space="0" w:color="auto"/>
          </w:divBdr>
          <w:divsChild>
            <w:div w:id="1339426808">
              <w:marLeft w:val="0"/>
              <w:marRight w:val="0"/>
              <w:marTop w:val="0"/>
              <w:marBottom w:val="0"/>
              <w:divBdr>
                <w:top w:val="none" w:sz="0" w:space="0" w:color="auto"/>
                <w:left w:val="none" w:sz="0" w:space="0" w:color="auto"/>
                <w:bottom w:val="none" w:sz="0" w:space="0" w:color="auto"/>
                <w:right w:val="none" w:sz="0" w:space="0" w:color="auto"/>
              </w:divBdr>
              <w:divsChild>
                <w:div w:id="73285685">
                  <w:marLeft w:val="0"/>
                  <w:marRight w:val="0"/>
                  <w:marTop w:val="0"/>
                  <w:marBottom w:val="0"/>
                  <w:divBdr>
                    <w:top w:val="none" w:sz="0" w:space="0" w:color="auto"/>
                    <w:left w:val="none" w:sz="0" w:space="0" w:color="auto"/>
                    <w:bottom w:val="none" w:sz="0" w:space="0" w:color="auto"/>
                    <w:right w:val="none" w:sz="0" w:space="0" w:color="auto"/>
                  </w:divBdr>
                  <w:divsChild>
                    <w:div w:id="1344671154">
                      <w:marLeft w:val="0"/>
                      <w:marRight w:val="0"/>
                      <w:marTop w:val="0"/>
                      <w:marBottom w:val="0"/>
                      <w:divBdr>
                        <w:top w:val="none" w:sz="0" w:space="0" w:color="auto"/>
                        <w:left w:val="none" w:sz="0" w:space="0" w:color="auto"/>
                        <w:bottom w:val="none" w:sz="0" w:space="0" w:color="auto"/>
                        <w:right w:val="none" w:sz="0" w:space="0" w:color="auto"/>
                      </w:divBdr>
                      <w:divsChild>
                        <w:div w:id="891426192">
                          <w:marLeft w:val="0"/>
                          <w:marRight w:val="0"/>
                          <w:marTop w:val="0"/>
                          <w:marBottom w:val="0"/>
                          <w:divBdr>
                            <w:top w:val="none" w:sz="0" w:space="0" w:color="auto"/>
                            <w:left w:val="none" w:sz="0" w:space="0" w:color="auto"/>
                            <w:bottom w:val="none" w:sz="0" w:space="0" w:color="auto"/>
                            <w:right w:val="none" w:sz="0" w:space="0" w:color="auto"/>
                          </w:divBdr>
                          <w:divsChild>
                            <w:div w:id="1750884790">
                              <w:marLeft w:val="0"/>
                              <w:marRight w:val="0"/>
                              <w:marTop w:val="0"/>
                              <w:marBottom w:val="0"/>
                              <w:divBdr>
                                <w:top w:val="single" w:sz="4" w:space="12" w:color="373A40"/>
                                <w:left w:val="single" w:sz="4" w:space="9" w:color="373A40"/>
                                <w:bottom w:val="single" w:sz="4" w:space="9" w:color="373A40"/>
                                <w:right w:val="single" w:sz="4" w:space="9" w:color="373A40"/>
                              </w:divBdr>
                            </w:div>
                          </w:divsChild>
                        </w:div>
                      </w:divsChild>
                    </w:div>
                  </w:divsChild>
                </w:div>
              </w:divsChild>
            </w:div>
          </w:divsChild>
        </w:div>
      </w:divsChild>
    </w:div>
    <w:div w:id="1247498985">
      <w:bodyDiv w:val="1"/>
      <w:marLeft w:val="0"/>
      <w:marRight w:val="0"/>
      <w:marTop w:val="0"/>
      <w:marBottom w:val="0"/>
      <w:divBdr>
        <w:top w:val="none" w:sz="0" w:space="0" w:color="auto"/>
        <w:left w:val="none" w:sz="0" w:space="0" w:color="auto"/>
        <w:bottom w:val="none" w:sz="0" w:space="0" w:color="auto"/>
        <w:right w:val="none" w:sz="0" w:space="0" w:color="auto"/>
      </w:divBdr>
    </w:div>
    <w:div w:id="1256480125">
      <w:bodyDiv w:val="1"/>
      <w:marLeft w:val="0"/>
      <w:marRight w:val="0"/>
      <w:marTop w:val="0"/>
      <w:marBottom w:val="0"/>
      <w:divBdr>
        <w:top w:val="none" w:sz="0" w:space="0" w:color="auto"/>
        <w:left w:val="none" w:sz="0" w:space="0" w:color="auto"/>
        <w:bottom w:val="none" w:sz="0" w:space="0" w:color="auto"/>
        <w:right w:val="none" w:sz="0" w:space="0" w:color="auto"/>
      </w:divBdr>
    </w:div>
    <w:div w:id="1258714727">
      <w:bodyDiv w:val="1"/>
      <w:marLeft w:val="0"/>
      <w:marRight w:val="0"/>
      <w:marTop w:val="0"/>
      <w:marBottom w:val="0"/>
      <w:divBdr>
        <w:top w:val="none" w:sz="0" w:space="0" w:color="auto"/>
        <w:left w:val="none" w:sz="0" w:space="0" w:color="auto"/>
        <w:bottom w:val="none" w:sz="0" w:space="0" w:color="auto"/>
        <w:right w:val="none" w:sz="0" w:space="0" w:color="auto"/>
      </w:divBdr>
    </w:div>
    <w:div w:id="1260718890">
      <w:bodyDiv w:val="1"/>
      <w:marLeft w:val="0"/>
      <w:marRight w:val="0"/>
      <w:marTop w:val="0"/>
      <w:marBottom w:val="0"/>
      <w:divBdr>
        <w:top w:val="none" w:sz="0" w:space="0" w:color="auto"/>
        <w:left w:val="none" w:sz="0" w:space="0" w:color="auto"/>
        <w:bottom w:val="none" w:sz="0" w:space="0" w:color="auto"/>
        <w:right w:val="none" w:sz="0" w:space="0" w:color="auto"/>
      </w:divBdr>
    </w:div>
    <w:div w:id="1283730774">
      <w:bodyDiv w:val="1"/>
      <w:marLeft w:val="0"/>
      <w:marRight w:val="0"/>
      <w:marTop w:val="0"/>
      <w:marBottom w:val="0"/>
      <w:divBdr>
        <w:top w:val="none" w:sz="0" w:space="0" w:color="auto"/>
        <w:left w:val="none" w:sz="0" w:space="0" w:color="auto"/>
        <w:bottom w:val="none" w:sz="0" w:space="0" w:color="auto"/>
        <w:right w:val="none" w:sz="0" w:space="0" w:color="auto"/>
      </w:divBdr>
    </w:div>
    <w:div w:id="1283875838">
      <w:bodyDiv w:val="1"/>
      <w:marLeft w:val="0"/>
      <w:marRight w:val="0"/>
      <w:marTop w:val="0"/>
      <w:marBottom w:val="0"/>
      <w:divBdr>
        <w:top w:val="none" w:sz="0" w:space="0" w:color="auto"/>
        <w:left w:val="none" w:sz="0" w:space="0" w:color="auto"/>
        <w:bottom w:val="none" w:sz="0" w:space="0" w:color="auto"/>
        <w:right w:val="none" w:sz="0" w:space="0" w:color="auto"/>
      </w:divBdr>
    </w:div>
    <w:div w:id="1285624201">
      <w:bodyDiv w:val="1"/>
      <w:marLeft w:val="0"/>
      <w:marRight w:val="0"/>
      <w:marTop w:val="0"/>
      <w:marBottom w:val="0"/>
      <w:divBdr>
        <w:top w:val="none" w:sz="0" w:space="0" w:color="auto"/>
        <w:left w:val="none" w:sz="0" w:space="0" w:color="auto"/>
        <w:bottom w:val="none" w:sz="0" w:space="0" w:color="auto"/>
        <w:right w:val="none" w:sz="0" w:space="0" w:color="auto"/>
      </w:divBdr>
    </w:div>
    <w:div w:id="1290668640">
      <w:bodyDiv w:val="1"/>
      <w:marLeft w:val="0"/>
      <w:marRight w:val="0"/>
      <w:marTop w:val="0"/>
      <w:marBottom w:val="0"/>
      <w:divBdr>
        <w:top w:val="none" w:sz="0" w:space="0" w:color="auto"/>
        <w:left w:val="none" w:sz="0" w:space="0" w:color="auto"/>
        <w:bottom w:val="none" w:sz="0" w:space="0" w:color="auto"/>
        <w:right w:val="none" w:sz="0" w:space="0" w:color="auto"/>
      </w:divBdr>
    </w:div>
    <w:div w:id="1310865331">
      <w:bodyDiv w:val="1"/>
      <w:marLeft w:val="0"/>
      <w:marRight w:val="0"/>
      <w:marTop w:val="0"/>
      <w:marBottom w:val="0"/>
      <w:divBdr>
        <w:top w:val="none" w:sz="0" w:space="0" w:color="auto"/>
        <w:left w:val="none" w:sz="0" w:space="0" w:color="auto"/>
        <w:bottom w:val="none" w:sz="0" w:space="0" w:color="auto"/>
        <w:right w:val="none" w:sz="0" w:space="0" w:color="auto"/>
      </w:divBdr>
    </w:div>
    <w:div w:id="1319193006">
      <w:bodyDiv w:val="1"/>
      <w:marLeft w:val="0"/>
      <w:marRight w:val="0"/>
      <w:marTop w:val="0"/>
      <w:marBottom w:val="0"/>
      <w:divBdr>
        <w:top w:val="none" w:sz="0" w:space="0" w:color="auto"/>
        <w:left w:val="none" w:sz="0" w:space="0" w:color="auto"/>
        <w:bottom w:val="none" w:sz="0" w:space="0" w:color="auto"/>
        <w:right w:val="none" w:sz="0" w:space="0" w:color="auto"/>
      </w:divBdr>
    </w:div>
    <w:div w:id="1319530729">
      <w:bodyDiv w:val="1"/>
      <w:marLeft w:val="0"/>
      <w:marRight w:val="0"/>
      <w:marTop w:val="0"/>
      <w:marBottom w:val="0"/>
      <w:divBdr>
        <w:top w:val="none" w:sz="0" w:space="0" w:color="auto"/>
        <w:left w:val="none" w:sz="0" w:space="0" w:color="auto"/>
        <w:bottom w:val="none" w:sz="0" w:space="0" w:color="auto"/>
        <w:right w:val="none" w:sz="0" w:space="0" w:color="auto"/>
      </w:divBdr>
    </w:div>
    <w:div w:id="1321426894">
      <w:bodyDiv w:val="1"/>
      <w:marLeft w:val="0"/>
      <w:marRight w:val="0"/>
      <w:marTop w:val="0"/>
      <w:marBottom w:val="0"/>
      <w:divBdr>
        <w:top w:val="none" w:sz="0" w:space="0" w:color="auto"/>
        <w:left w:val="none" w:sz="0" w:space="0" w:color="auto"/>
        <w:bottom w:val="none" w:sz="0" w:space="0" w:color="auto"/>
        <w:right w:val="none" w:sz="0" w:space="0" w:color="auto"/>
      </w:divBdr>
    </w:div>
    <w:div w:id="1331177485">
      <w:bodyDiv w:val="1"/>
      <w:marLeft w:val="0"/>
      <w:marRight w:val="0"/>
      <w:marTop w:val="0"/>
      <w:marBottom w:val="0"/>
      <w:divBdr>
        <w:top w:val="none" w:sz="0" w:space="0" w:color="auto"/>
        <w:left w:val="none" w:sz="0" w:space="0" w:color="auto"/>
        <w:bottom w:val="none" w:sz="0" w:space="0" w:color="auto"/>
        <w:right w:val="none" w:sz="0" w:space="0" w:color="auto"/>
      </w:divBdr>
    </w:div>
    <w:div w:id="1335375281">
      <w:bodyDiv w:val="1"/>
      <w:marLeft w:val="0"/>
      <w:marRight w:val="0"/>
      <w:marTop w:val="0"/>
      <w:marBottom w:val="0"/>
      <w:divBdr>
        <w:top w:val="none" w:sz="0" w:space="0" w:color="auto"/>
        <w:left w:val="none" w:sz="0" w:space="0" w:color="auto"/>
        <w:bottom w:val="none" w:sz="0" w:space="0" w:color="auto"/>
        <w:right w:val="none" w:sz="0" w:space="0" w:color="auto"/>
      </w:divBdr>
    </w:div>
    <w:div w:id="1340350286">
      <w:bodyDiv w:val="1"/>
      <w:marLeft w:val="0"/>
      <w:marRight w:val="0"/>
      <w:marTop w:val="0"/>
      <w:marBottom w:val="0"/>
      <w:divBdr>
        <w:top w:val="none" w:sz="0" w:space="0" w:color="auto"/>
        <w:left w:val="none" w:sz="0" w:space="0" w:color="auto"/>
        <w:bottom w:val="none" w:sz="0" w:space="0" w:color="auto"/>
        <w:right w:val="none" w:sz="0" w:space="0" w:color="auto"/>
      </w:divBdr>
    </w:div>
    <w:div w:id="1344625114">
      <w:bodyDiv w:val="1"/>
      <w:marLeft w:val="0"/>
      <w:marRight w:val="0"/>
      <w:marTop w:val="0"/>
      <w:marBottom w:val="0"/>
      <w:divBdr>
        <w:top w:val="none" w:sz="0" w:space="0" w:color="auto"/>
        <w:left w:val="none" w:sz="0" w:space="0" w:color="auto"/>
        <w:bottom w:val="none" w:sz="0" w:space="0" w:color="auto"/>
        <w:right w:val="none" w:sz="0" w:space="0" w:color="auto"/>
      </w:divBdr>
    </w:div>
    <w:div w:id="1361206934">
      <w:bodyDiv w:val="1"/>
      <w:marLeft w:val="0"/>
      <w:marRight w:val="0"/>
      <w:marTop w:val="0"/>
      <w:marBottom w:val="0"/>
      <w:divBdr>
        <w:top w:val="none" w:sz="0" w:space="0" w:color="auto"/>
        <w:left w:val="none" w:sz="0" w:space="0" w:color="auto"/>
        <w:bottom w:val="none" w:sz="0" w:space="0" w:color="auto"/>
        <w:right w:val="none" w:sz="0" w:space="0" w:color="auto"/>
      </w:divBdr>
    </w:div>
    <w:div w:id="1365711178">
      <w:bodyDiv w:val="1"/>
      <w:marLeft w:val="0"/>
      <w:marRight w:val="0"/>
      <w:marTop w:val="0"/>
      <w:marBottom w:val="0"/>
      <w:divBdr>
        <w:top w:val="none" w:sz="0" w:space="0" w:color="auto"/>
        <w:left w:val="none" w:sz="0" w:space="0" w:color="auto"/>
        <w:bottom w:val="none" w:sz="0" w:space="0" w:color="auto"/>
        <w:right w:val="none" w:sz="0" w:space="0" w:color="auto"/>
      </w:divBdr>
    </w:div>
    <w:div w:id="1366060554">
      <w:bodyDiv w:val="1"/>
      <w:marLeft w:val="0"/>
      <w:marRight w:val="0"/>
      <w:marTop w:val="0"/>
      <w:marBottom w:val="0"/>
      <w:divBdr>
        <w:top w:val="none" w:sz="0" w:space="0" w:color="auto"/>
        <w:left w:val="none" w:sz="0" w:space="0" w:color="auto"/>
        <w:bottom w:val="none" w:sz="0" w:space="0" w:color="auto"/>
        <w:right w:val="none" w:sz="0" w:space="0" w:color="auto"/>
      </w:divBdr>
    </w:div>
    <w:div w:id="1379547330">
      <w:bodyDiv w:val="1"/>
      <w:marLeft w:val="0"/>
      <w:marRight w:val="0"/>
      <w:marTop w:val="0"/>
      <w:marBottom w:val="0"/>
      <w:divBdr>
        <w:top w:val="none" w:sz="0" w:space="0" w:color="auto"/>
        <w:left w:val="none" w:sz="0" w:space="0" w:color="auto"/>
        <w:bottom w:val="none" w:sz="0" w:space="0" w:color="auto"/>
        <w:right w:val="none" w:sz="0" w:space="0" w:color="auto"/>
      </w:divBdr>
    </w:div>
    <w:div w:id="1390491762">
      <w:bodyDiv w:val="1"/>
      <w:marLeft w:val="0"/>
      <w:marRight w:val="0"/>
      <w:marTop w:val="0"/>
      <w:marBottom w:val="0"/>
      <w:divBdr>
        <w:top w:val="none" w:sz="0" w:space="0" w:color="auto"/>
        <w:left w:val="none" w:sz="0" w:space="0" w:color="auto"/>
        <w:bottom w:val="none" w:sz="0" w:space="0" w:color="auto"/>
        <w:right w:val="none" w:sz="0" w:space="0" w:color="auto"/>
      </w:divBdr>
    </w:div>
    <w:div w:id="1390958862">
      <w:bodyDiv w:val="1"/>
      <w:marLeft w:val="0"/>
      <w:marRight w:val="0"/>
      <w:marTop w:val="0"/>
      <w:marBottom w:val="0"/>
      <w:divBdr>
        <w:top w:val="none" w:sz="0" w:space="0" w:color="auto"/>
        <w:left w:val="none" w:sz="0" w:space="0" w:color="auto"/>
        <w:bottom w:val="none" w:sz="0" w:space="0" w:color="auto"/>
        <w:right w:val="none" w:sz="0" w:space="0" w:color="auto"/>
      </w:divBdr>
    </w:div>
    <w:div w:id="1394617700">
      <w:bodyDiv w:val="1"/>
      <w:marLeft w:val="0"/>
      <w:marRight w:val="0"/>
      <w:marTop w:val="0"/>
      <w:marBottom w:val="0"/>
      <w:divBdr>
        <w:top w:val="none" w:sz="0" w:space="0" w:color="auto"/>
        <w:left w:val="none" w:sz="0" w:space="0" w:color="auto"/>
        <w:bottom w:val="none" w:sz="0" w:space="0" w:color="auto"/>
        <w:right w:val="none" w:sz="0" w:space="0" w:color="auto"/>
      </w:divBdr>
    </w:div>
    <w:div w:id="1409115178">
      <w:bodyDiv w:val="1"/>
      <w:marLeft w:val="0"/>
      <w:marRight w:val="0"/>
      <w:marTop w:val="0"/>
      <w:marBottom w:val="0"/>
      <w:divBdr>
        <w:top w:val="none" w:sz="0" w:space="0" w:color="auto"/>
        <w:left w:val="none" w:sz="0" w:space="0" w:color="auto"/>
        <w:bottom w:val="none" w:sz="0" w:space="0" w:color="auto"/>
        <w:right w:val="none" w:sz="0" w:space="0" w:color="auto"/>
      </w:divBdr>
    </w:div>
    <w:div w:id="1415665479">
      <w:bodyDiv w:val="1"/>
      <w:marLeft w:val="0"/>
      <w:marRight w:val="0"/>
      <w:marTop w:val="0"/>
      <w:marBottom w:val="0"/>
      <w:divBdr>
        <w:top w:val="none" w:sz="0" w:space="0" w:color="auto"/>
        <w:left w:val="none" w:sz="0" w:space="0" w:color="auto"/>
        <w:bottom w:val="none" w:sz="0" w:space="0" w:color="auto"/>
        <w:right w:val="none" w:sz="0" w:space="0" w:color="auto"/>
      </w:divBdr>
    </w:div>
    <w:div w:id="1446191970">
      <w:bodyDiv w:val="1"/>
      <w:marLeft w:val="0"/>
      <w:marRight w:val="0"/>
      <w:marTop w:val="0"/>
      <w:marBottom w:val="0"/>
      <w:divBdr>
        <w:top w:val="none" w:sz="0" w:space="0" w:color="auto"/>
        <w:left w:val="none" w:sz="0" w:space="0" w:color="auto"/>
        <w:bottom w:val="none" w:sz="0" w:space="0" w:color="auto"/>
        <w:right w:val="none" w:sz="0" w:space="0" w:color="auto"/>
      </w:divBdr>
    </w:div>
    <w:div w:id="1448696417">
      <w:bodyDiv w:val="1"/>
      <w:marLeft w:val="0"/>
      <w:marRight w:val="0"/>
      <w:marTop w:val="0"/>
      <w:marBottom w:val="0"/>
      <w:divBdr>
        <w:top w:val="none" w:sz="0" w:space="0" w:color="auto"/>
        <w:left w:val="none" w:sz="0" w:space="0" w:color="auto"/>
        <w:bottom w:val="none" w:sz="0" w:space="0" w:color="auto"/>
        <w:right w:val="none" w:sz="0" w:space="0" w:color="auto"/>
      </w:divBdr>
    </w:div>
    <w:div w:id="1456827567">
      <w:bodyDiv w:val="1"/>
      <w:marLeft w:val="0"/>
      <w:marRight w:val="0"/>
      <w:marTop w:val="0"/>
      <w:marBottom w:val="0"/>
      <w:divBdr>
        <w:top w:val="none" w:sz="0" w:space="0" w:color="auto"/>
        <w:left w:val="none" w:sz="0" w:space="0" w:color="auto"/>
        <w:bottom w:val="none" w:sz="0" w:space="0" w:color="auto"/>
        <w:right w:val="none" w:sz="0" w:space="0" w:color="auto"/>
      </w:divBdr>
    </w:div>
    <w:div w:id="1456944724">
      <w:bodyDiv w:val="1"/>
      <w:marLeft w:val="0"/>
      <w:marRight w:val="0"/>
      <w:marTop w:val="0"/>
      <w:marBottom w:val="0"/>
      <w:divBdr>
        <w:top w:val="none" w:sz="0" w:space="0" w:color="auto"/>
        <w:left w:val="none" w:sz="0" w:space="0" w:color="auto"/>
        <w:bottom w:val="none" w:sz="0" w:space="0" w:color="auto"/>
        <w:right w:val="none" w:sz="0" w:space="0" w:color="auto"/>
      </w:divBdr>
    </w:div>
    <w:div w:id="1466240525">
      <w:bodyDiv w:val="1"/>
      <w:marLeft w:val="0"/>
      <w:marRight w:val="0"/>
      <w:marTop w:val="0"/>
      <w:marBottom w:val="0"/>
      <w:divBdr>
        <w:top w:val="none" w:sz="0" w:space="0" w:color="auto"/>
        <w:left w:val="none" w:sz="0" w:space="0" w:color="auto"/>
        <w:bottom w:val="none" w:sz="0" w:space="0" w:color="auto"/>
        <w:right w:val="none" w:sz="0" w:space="0" w:color="auto"/>
      </w:divBdr>
    </w:div>
    <w:div w:id="1472358474">
      <w:bodyDiv w:val="1"/>
      <w:marLeft w:val="0"/>
      <w:marRight w:val="0"/>
      <w:marTop w:val="0"/>
      <w:marBottom w:val="0"/>
      <w:divBdr>
        <w:top w:val="none" w:sz="0" w:space="0" w:color="auto"/>
        <w:left w:val="none" w:sz="0" w:space="0" w:color="auto"/>
        <w:bottom w:val="none" w:sz="0" w:space="0" w:color="auto"/>
        <w:right w:val="none" w:sz="0" w:space="0" w:color="auto"/>
      </w:divBdr>
    </w:div>
    <w:div w:id="1474445976">
      <w:bodyDiv w:val="1"/>
      <w:marLeft w:val="0"/>
      <w:marRight w:val="0"/>
      <w:marTop w:val="0"/>
      <w:marBottom w:val="0"/>
      <w:divBdr>
        <w:top w:val="none" w:sz="0" w:space="0" w:color="auto"/>
        <w:left w:val="none" w:sz="0" w:space="0" w:color="auto"/>
        <w:bottom w:val="none" w:sz="0" w:space="0" w:color="auto"/>
        <w:right w:val="none" w:sz="0" w:space="0" w:color="auto"/>
      </w:divBdr>
    </w:div>
    <w:div w:id="1477606312">
      <w:bodyDiv w:val="1"/>
      <w:marLeft w:val="0"/>
      <w:marRight w:val="0"/>
      <w:marTop w:val="0"/>
      <w:marBottom w:val="0"/>
      <w:divBdr>
        <w:top w:val="none" w:sz="0" w:space="0" w:color="auto"/>
        <w:left w:val="none" w:sz="0" w:space="0" w:color="auto"/>
        <w:bottom w:val="none" w:sz="0" w:space="0" w:color="auto"/>
        <w:right w:val="none" w:sz="0" w:space="0" w:color="auto"/>
      </w:divBdr>
    </w:div>
    <w:div w:id="1494762212">
      <w:bodyDiv w:val="1"/>
      <w:marLeft w:val="0"/>
      <w:marRight w:val="0"/>
      <w:marTop w:val="0"/>
      <w:marBottom w:val="0"/>
      <w:divBdr>
        <w:top w:val="none" w:sz="0" w:space="0" w:color="auto"/>
        <w:left w:val="none" w:sz="0" w:space="0" w:color="auto"/>
        <w:bottom w:val="none" w:sz="0" w:space="0" w:color="auto"/>
        <w:right w:val="none" w:sz="0" w:space="0" w:color="auto"/>
      </w:divBdr>
    </w:div>
    <w:div w:id="1496845772">
      <w:bodyDiv w:val="1"/>
      <w:marLeft w:val="0"/>
      <w:marRight w:val="0"/>
      <w:marTop w:val="0"/>
      <w:marBottom w:val="0"/>
      <w:divBdr>
        <w:top w:val="none" w:sz="0" w:space="0" w:color="auto"/>
        <w:left w:val="none" w:sz="0" w:space="0" w:color="auto"/>
        <w:bottom w:val="none" w:sz="0" w:space="0" w:color="auto"/>
        <w:right w:val="none" w:sz="0" w:space="0" w:color="auto"/>
      </w:divBdr>
    </w:div>
    <w:div w:id="1499153305">
      <w:bodyDiv w:val="1"/>
      <w:marLeft w:val="0"/>
      <w:marRight w:val="0"/>
      <w:marTop w:val="0"/>
      <w:marBottom w:val="0"/>
      <w:divBdr>
        <w:top w:val="none" w:sz="0" w:space="0" w:color="auto"/>
        <w:left w:val="none" w:sz="0" w:space="0" w:color="auto"/>
        <w:bottom w:val="none" w:sz="0" w:space="0" w:color="auto"/>
        <w:right w:val="none" w:sz="0" w:space="0" w:color="auto"/>
      </w:divBdr>
    </w:div>
    <w:div w:id="1503474791">
      <w:bodyDiv w:val="1"/>
      <w:marLeft w:val="0"/>
      <w:marRight w:val="0"/>
      <w:marTop w:val="0"/>
      <w:marBottom w:val="0"/>
      <w:divBdr>
        <w:top w:val="none" w:sz="0" w:space="0" w:color="auto"/>
        <w:left w:val="none" w:sz="0" w:space="0" w:color="auto"/>
        <w:bottom w:val="none" w:sz="0" w:space="0" w:color="auto"/>
        <w:right w:val="none" w:sz="0" w:space="0" w:color="auto"/>
      </w:divBdr>
    </w:div>
    <w:div w:id="1509098123">
      <w:bodyDiv w:val="1"/>
      <w:marLeft w:val="0"/>
      <w:marRight w:val="0"/>
      <w:marTop w:val="0"/>
      <w:marBottom w:val="0"/>
      <w:divBdr>
        <w:top w:val="none" w:sz="0" w:space="0" w:color="auto"/>
        <w:left w:val="none" w:sz="0" w:space="0" w:color="auto"/>
        <w:bottom w:val="none" w:sz="0" w:space="0" w:color="auto"/>
        <w:right w:val="none" w:sz="0" w:space="0" w:color="auto"/>
      </w:divBdr>
    </w:div>
    <w:div w:id="1510877015">
      <w:bodyDiv w:val="1"/>
      <w:marLeft w:val="0"/>
      <w:marRight w:val="0"/>
      <w:marTop w:val="0"/>
      <w:marBottom w:val="0"/>
      <w:divBdr>
        <w:top w:val="none" w:sz="0" w:space="0" w:color="auto"/>
        <w:left w:val="none" w:sz="0" w:space="0" w:color="auto"/>
        <w:bottom w:val="none" w:sz="0" w:space="0" w:color="auto"/>
        <w:right w:val="none" w:sz="0" w:space="0" w:color="auto"/>
      </w:divBdr>
    </w:div>
    <w:div w:id="1512332755">
      <w:bodyDiv w:val="1"/>
      <w:marLeft w:val="0"/>
      <w:marRight w:val="0"/>
      <w:marTop w:val="0"/>
      <w:marBottom w:val="0"/>
      <w:divBdr>
        <w:top w:val="none" w:sz="0" w:space="0" w:color="auto"/>
        <w:left w:val="none" w:sz="0" w:space="0" w:color="auto"/>
        <w:bottom w:val="none" w:sz="0" w:space="0" w:color="auto"/>
        <w:right w:val="none" w:sz="0" w:space="0" w:color="auto"/>
      </w:divBdr>
    </w:div>
    <w:div w:id="1513765060">
      <w:bodyDiv w:val="1"/>
      <w:marLeft w:val="0"/>
      <w:marRight w:val="0"/>
      <w:marTop w:val="0"/>
      <w:marBottom w:val="0"/>
      <w:divBdr>
        <w:top w:val="none" w:sz="0" w:space="0" w:color="auto"/>
        <w:left w:val="none" w:sz="0" w:space="0" w:color="auto"/>
        <w:bottom w:val="none" w:sz="0" w:space="0" w:color="auto"/>
        <w:right w:val="none" w:sz="0" w:space="0" w:color="auto"/>
      </w:divBdr>
    </w:div>
    <w:div w:id="1513959396">
      <w:bodyDiv w:val="1"/>
      <w:marLeft w:val="0"/>
      <w:marRight w:val="0"/>
      <w:marTop w:val="0"/>
      <w:marBottom w:val="0"/>
      <w:divBdr>
        <w:top w:val="none" w:sz="0" w:space="0" w:color="auto"/>
        <w:left w:val="none" w:sz="0" w:space="0" w:color="auto"/>
        <w:bottom w:val="none" w:sz="0" w:space="0" w:color="auto"/>
        <w:right w:val="none" w:sz="0" w:space="0" w:color="auto"/>
      </w:divBdr>
    </w:div>
    <w:div w:id="1515606044">
      <w:bodyDiv w:val="1"/>
      <w:marLeft w:val="0"/>
      <w:marRight w:val="0"/>
      <w:marTop w:val="0"/>
      <w:marBottom w:val="0"/>
      <w:divBdr>
        <w:top w:val="none" w:sz="0" w:space="0" w:color="auto"/>
        <w:left w:val="none" w:sz="0" w:space="0" w:color="auto"/>
        <w:bottom w:val="none" w:sz="0" w:space="0" w:color="auto"/>
        <w:right w:val="none" w:sz="0" w:space="0" w:color="auto"/>
      </w:divBdr>
    </w:div>
    <w:div w:id="1518348551">
      <w:bodyDiv w:val="1"/>
      <w:marLeft w:val="0"/>
      <w:marRight w:val="0"/>
      <w:marTop w:val="0"/>
      <w:marBottom w:val="0"/>
      <w:divBdr>
        <w:top w:val="none" w:sz="0" w:space="0" w:color="auto"/>
        <w:left w:val="none" w:sz="0" w:space="0" w:color="auto"/>
        <w:bottom w:val="none" w:sz="0" w:space="0" w:color="auto"/>
        <w:right w:val="none" w:sz="0" w:space="0" w:color="auto"/>
      </w:divBdr>
    </w:div>
    <w:div w:id="1520463392">
      <w:bodyDiv w:val="1"/>
      <w:marLeft w:val="0"/>
      <w:marRight w:val="0"/>
      <w:marTop w:val="0"/>
      <w:marBottom w:val="0"/>
      <w:divBdr>
        <w:top w:val="none" w:sz="0" w:space="0" w:color="auto"/>
        <w:left w:val="none" w:sz="0" w:space="0" w:color="auto"/>
        <w:bottom w:val="none" w:sz="0" w:space="0" w:color="auto"/>
        <w:right w:val="none" w:sz="0" w:space="0" w:color="auto"/>
      </w:divBdr>
    </w:div>
    <w:div w:id="1528055794">
      <w:bodyDiv w:val="1"/>
      <w:marLeft w:val="0"/>
      <w:marRight w:val="0"/>
      <w:marTop w:val="0"/>
      <w:marBottom w:val="0"/>
      <w:divBdr>
        <w:top w:val="none" w:sz="0" w:space="0" w:color="auto"/>
        <w:left w:val="none" w:sz="0" w:space="0" w:color="auto"/>
        <w:bottom w:val="none" w:sz="0" w:space="0" w:color="auto"/>
        <w:right w:val="none" w:sz="0" w:space="0" w:color="auto"/>
      </w:divBdr>
    </w:div>
    <w:div w:id="1529877455">
      <w:bodyDiv w:val="1"/>
      <w:marLeft w:val="0"/>
      <w:marRight w:val="0"/>
      <w:marTop w:val="0"/>
      <w:marBottom w:val="0"/>
      <w:divBdr>
        <w:top w:val="none" w:sz="0" w:space="0" w:color="auto"/>
        <w:left w:val="none" w:sz="0" w:space="0" w:color="auto"/>
        <w:bottom w:val="none" w:sz="0" w:space="0" w:color="auto"/>
        <w:right w:val="none" w:sz="0" w:space="0" w:color="auto"/>
      </w:divBdr>
    </w:div>
    <w:div w:id="1541939772">
      <w:bodyDiv w:val="1"/>
      <w:marLeft w:val="0"/>
      <w:marRight w:val="0"/>
      <w:marTop w:val="0"/>
      <w:marBottom w:val="0"/>
      <w:divBdr>
        <w:top w:val="none" w:sz="0" w:space="0" w:color="auto"/>
        <w:left w:val="none" w:sz="0" w:space="0" w:color="auto"/>
        <w:bottom w:val="none" w:sz="0" w:space="0" w:color="auto"/>
        <w:right w:val="none" w:sz="0" w:space="0" w:color="auto"/>
      </w:divBdr>
    </w:div>
    <w:div w:id="1557159620">
      <w:bodyDiv w:val="1"/>
      <w:marLeft w:val="0"/>
      <w:marRight w:val="0"/>
      <w:marTop w:val="0"/>
      <w:marBottom w:val="0"/>
      <w:divBdr>
        <w:top w:val="none" w:sz="0" w:space="0" w:color="auto"/>
        <w:left w:val="none" w:sz="0" w:space="0" w:color="auto"/>
        <w:bottom w:val="none" w:sz="0" w:space="0" w:color="auto"/>
        <w:right w:val="none" w:sz="0" w:space="0" w:color="auto"/>
      </w:divBdr>
    </w:div>
    <w:div w:id="1558592091">
      <w:bodyDiv w:val="1"/>
      <w:marLeft w:val="0"/>
      <w:marRight w:val="0"/>
      <w:marTop w:val="0"/>
      <w:marBottom w:val="0"/>
      <w:divBdr>
        <w:top w:val="none" w:sz="0" w:space="0" w:color="auto"/>
        <w:left w:val="none" w:sz="0" w:space="0" w:color="auto"/>
        <w:bottom w:val="none" w:sz="0" w:space="0" w:color="auto"/>
        <w:right w:val="none" w:sz="0" w:space="0" w:color="auto"/>
      </w:divBdr>
    </w:div>
    <w:div w:id="1592395995">
      <w:bodyDiv w:val="1"/>
      <w:marLeft w:val="0"/>
      <w:marRight w:val="0"/>
      <w:marTop w:val="0"/>
      <w:marBottom w:val="0"/>
      <w:divBdr>
        <w:top w:val="none" w:sz="0" w:space="0" w:color="auto"/>
        <w:left w:val="none" w:sz="0" w:space="0" w:color="auto"/>
        <w:bottom w:val="none" w:sz="0" w:space="0" w:color="auto"/>
        <w:right w:val="none" w:sz="0" w:space="0" w:color="auto"/>
      </w:divBdr>
    </w:div>
    <w:div w:id="1595436398">
      <w:bodyDiv w:val="1"/>
      <w:marLeft w:val="0"/>
      <w:marRight w:val="0"/>
      <w:marTop w:val="0"/>
      <w:marBottom w:val="0"/>
      <w:divBdr>
        <w:top w:val="none" w:sz="0" w:space="0" w:color="auto"/>
        <w:left w:val="none" w:sz="0" w:space="0" w:color="auto"/>
        <w:bottom w:val="none" w:sz="0" w:space="0" w:color="auto"/>
        <w:right w:val="none" w:sz="0" w:space="0" w:color="auto"/>
      </w:divBdr>
    </w:div>
    <w:div w:id="1598443297">
      <w:bodyDiv w:val="1"/>
      <w:marLeft w:val="0"/>
      <w:marRight w:val="0"/>
      <w:marTop w:val="0"/>
      <w:marBottom w:val="0"/>
      <w:divBdr>
        <w:top w:val="none" w:sz="0" w:space="0" w:color="auto"/>
        <w:left w:val="none" w:sz="0" w:space="0" w:color="auto"/>
        <w:bottom w:val="none" w:sz="0" w:space="0" w:color="auto"/>
        <w:right w:val="none" w:sz="0" w:space="0" w:color="auto"/>
      </w:divBdr>
    </w:div>
    <w:div w:id="1600214577">
      <w:bodyDiv w:val="1"/>
      <w:marLeft w:val="0"/>
      <w:marRight w:val="0"/>
      <w:marTop w:val="0"/>
      <w:marBottom w:val="0"/>
      <w:divBdr>
        <w:top w:val="none" w:sz="0" w:space="0" w:color="auto"/>
        <w:left w:val="none" w:sz="0" w:space="0" w:color="auto"/>
        <w:bottom w:val="none" w:sz="0" w:space="0" w:color="auto"/>
        <w:right w:val="none" w:sz="0" w:space="0" w:color="auto"/>
      </w:divBdr>
    </w:div>
    <w:div w:id="1605379573">
      <w:bodyDiv w:val="1"/>
      <w:marLeft w:val="0"/>
      <w:marRight w:val="0"/>
      <w:marTop w:val="0"/>
      <w:marBottom w:val="0"/>
      <w:divBdr>
        <w:top w:val="none" w:sz="0" w:space="0" w:color="auto"/>
        <w:left w:val="none" w:sz="0" w:space="0" w:color="auto"/>
        <w:bottom w:val="none" w:sz="0" w:space="0" w:color="auto"/>
        <w:right w:val="none" w:sz="0" w:space="0" w:color="auto"/>
      </w:divBdr>
    </w:div>
    <w:div w:id="1623266420">
      <w:bodyDiv w:val="1"/>
      <w:marLeft w:val="0"/>
      <w:marRight w:val="0"/>
      <w:marTop w:val="0"/>
      <w:marBottom w:val="0"/>
      <w:divBdr>
        <w:top w:val="none" w:sz="0" w:space="0" w:color="auto"/>
        <w:left w:val="none" w:sz="0" w:space="0" w:color="auto"/>
        <w:bottom w:val="none" w:sz="0" w:space="0" w:color="auto"/>
        <w:right w:val="none" w:sz="0" w:space="0" w:color="auto"/>
      </w:divBdr>
    </w:div>
    <w:div w:id="1623805558">
      <w:bodyDiv w:val="1"/>
      <w:marLeft w:val="0"/>
      <w:marRight w:val="0"/>
      <w:marTop w:val="0"/>
      <w:marBottom w:val="0"/>
      <w:divBdr>
        <w:top w:val="none" w:sz="0" w:space="0" w:color="auto"/>
        <w:left w:val="none" w:sz="0" w:space="0" w:color="auto"/>
        <w:bottom w:val="none" w:sz="0" w:space="0" w:color="auto"/>
        <w:right w:val="none" w:sz="0" w:space="0" w:color="auto"/>
      </w:divBdr>
    </w:div>
    <w:div w:id="1629359679">
      <w:bodyDiv w:val="1"/>
      <w:marLeft w:val="0"/>
      <w:marRight w:val="0"/>
      <w:marTop w:val="0"/>
      <w:marBottom w:val="0"/>
      <w:divBdr>
        <w:top w:val="none" w:sz="0" w:space="0" w:color="auto"/>
        <w:left w:val="none" w:sz="0" w:space="0" w:color="auto"/>
        <w:bottom w:val="none" w:sz="0" w:space="0" w:color="auto"/>
        <w:right w:val="none" w:sz="0" w:space="0" w:color="auto"/>
      </w:divBdr>
    </w:div>
    <w:div w:id="1666202723">
      <w:bodyDiv w:val="1"/>
      <w:marLeft w:val="0"/>
      <w:marRight w:val="0"/>
      <w:marTop w:val="0"/>
      <w:marBottom w:val="0"/>
      <w:divBdr>
        <w:top w:val="none" w:sz="0" w:space="0" w:color="auto"/>
        <w:left w:val="none" w:sz="0" w:space="0" w:color="auto"/>
        <w:bottom w:val="none" w:sz="0" w:space="0" w:color="auto"/>
        <w:right w:val="none" w:sz="0" w:space="0" w:color="auto"/>
      </w:divBdr>
    </w:div>
    <w:div w:id="1669213850">
      <w:bodyDiv w:val="1"/>
      <w:marLeft w:val="0"/>
      <w:marRight w:val="0"/>
      <w:marTop w:val="0"/>
      <w:marBottom w:val="0"/>
      <w:divBdr>
        <w:top w:val="none" w:sz="0" w:space="0" w:color="auto"/>
        <w:left w:val="none" w:sz="0" w:space="0" w:color="auto"/>
        <w:bottom w:val="none" w:sz="0" w:space="0" w:color="auto"/>
        <w:right w:val="none" w:sz="0" w:space="0" w:color="auto"/>
      </w:divBdr>
    </w:div>
    <w:div w:id="1670399877">
      <w:bodyDiv w:val="1"/>
      <w:marLeft w:val="0"/>
      <w:marRight w:val="0"/>
      <w:marTop w:val="0"/>
      <w:marBottom w:val="0"/>
      <w:divBdr>
        <w:top w:val="none" w:sz="0" w:space="0" w:color="auto"/>
        <w:left w:val="none" w:sz="0" w:space="0" w:color="auto"/>
        <w:bottom w:val="none" w:sz="0" w:space="0" w:color="auto"/>
        <w:right w:val="none" w:sz="0" w:space="0" w:color="auto"/>
      </w:divBdr>
    </w:div>
    <w:div w:id="1673530114">
      <w:bodyDiv w:val="1"/>
      <w:marLeft w:val="0"/>
      <w:marRight w:val="0"/>
      <w:marTop w:val="0"/>
      <w:marBottom w:val="0"/>
      <w:divBdr>
        <w:top w:val="none" w:sz="0" w:space="0" w:color="auto"/>
        <w:left w:val="none" w:sz="0" w:space="0" w:color="auto"/>
        <w:bottom w:val="none" w:sz="0" w:space="0" w:color="auto"/>
        <w:right w:val="none" w:sz="0" w:space="0" w:color="auto"/>
      </w:divBdr>
    </w:div>
    <w:div w:id="1674186698">
      <w:bodyDiv w:val="1"/>
      <w:marLeft w:val="0"/>
      <w:marRight w:val="0"/>
      <w:marTop w:val="0"/>
      <w:marBottom w:val="0"/>
      <w:divBdr>
        <w:top w:val="none" w:sz="0" w:space="0" w:color="auto"/>
        <w:left w:val="none" w:sz="0" w:space="0" w:color="auto"/>
        <w:bottom w:val="none" w:sz="0" w:space="0" w:color="auto"/>
        <w:right w:val="none" w:sz="0" w:space="0" w:color="auto"/>
      </w:divBdr>
    </w:div>
    <w:div w:id="1684015453">
      <w:bodyDiv w:val="1"/>
      <w:marLeft w:val="0"/>
      <w:marRight w:val="0"/>
      <w:marTop w:val="0"/>
      <w:marBottom w:val="0"/>
      <w:divBdr>
        <w:top w:val="none" w:sz="0" w:space="0" w:color="auto"/>
        <w:left w:val="none" w:sz="0" w:space="0" w:color="auto"/>
        <w:bottom w:val="none" w:sz="0" w:space="0" w:color="auto"/>
        <w:right w:val="none" w:sz="0" w:space="0" w:color="auto"/>
      </w:divBdr>
    </w:div>
    <w:div w:id="1686589984">
      <w:bodyDiv w:val="1"/>
      <w:marLeft w:val="0"/>
      <w:marRight w:val="0"/>
      <w:marTop w:val="0"/>
      <w:marBottom w:val="0"/>
      <w:divBdr>
        <w:top w:val="none" w:sz="0" w:space="0" w:color="auto"/>
        <w:left w:val="none" w:sz="0" w:space="0" w:color="auto"/>
        <w:bottom w:val="none" w:sz="0" w:space="0" w:color="auto"/>
        <w:right w:val="none" w:sz="0" w:space="0" w:color="auto"/>
      </w:divBdr>
    </w:div>
    <w:div w:id="1697384561">
      <w:bodyDiv w:val="1"/>
      <w:marLeft w:val="0"/>
      <w:marRight w:val="0"/>
      <w:marTop w:val="0"/>
      <w:marBottom w:val="0"/>
      <w:divBdr>
        <w:top w:val="none" w:sz="0" w:space="0" w:color="auto"/>
        <w:left w:val="none" w:sz="0" w:space="0" w:color="auto"/>
        <w:bottom w:val="none" w:sz="0" w:space="0" w:color="auto"/>
        <w:right w:val="none" w:sz="0" w:space="0" w:color="auto"/>
      </w:divBdr>
    </w:div>
    <w:div w:id="1720934239">
      <w:bodyDiv w:val="1"/>
      <w:marLeft w:val="0"/>
      <w:marRight w:val="0"/>
      <w:marTop w:val="0"/>
      <w:marBottom w:val="0"/>
      <w:divBdr>
        <w:top w:val="none" w:sz="0" w:space="0" w:color="auto"/>
        <w:left w:val="none" w:sz="0" w:space="0" w:color="auto"/>
        <w:bottom w:val="none" w:sz="0" w:space="0" w:color="auto"/>
        <w:right w:val="none" w:sz="0" w:space="0" w:color="auto"/>
      </w:divBdr>
    </w:div>
    <w:div w:id="1725791592">
      <w:bodyDiv w:val="1"/>
      <w:marLeft w:val="0"/>
      <w:marRight w:val="0"/>
      <w:marTop w:val="0"/>
      <w:marBottom w:val="0"/>
      <w:divBdr>
        <w:top w:val="none" w:sz="0" w:space="0" w:color="auto"/>
        <w:left w:val="none" w:sz="0" w:space="0" w:color="auto"/>
        <w:bottom w:val="none" w:sz="0" w:space="0" w:color="auto"/>
        <w:right w:val="none" w:sz="0" w:space="0" w:color="auto"/>
      </w:divBdr>
    </w:div>
    <w:div w:id="1726954139">
      <w:bodyDiv w:val="1"/>
      <w:marLeft w:val="0"/>
      <w:marRight w:val="0"/>
      <w:marTop w:val="0"/>
      <w:marBottom w:val="0"/>
      <w:divBdr>
        <w:top w:val="none" w:sz="0" w:space="0" w:color="auto"/>
        <w:left w:val="none" w:sz="0" w:space="0" w:color="auto"/>
        <w:bottom w:val="none" w:sz="0" w:space="0" w:color="auto"/>
        <w:right w:val="none" w:sz="0" w:space="0" w:color="auto"/>
      </w:divBdr>
    </w:div>
    <w:div w:id="1742411236">
      <w:bodyDiv w:val="1"/>
      <w:marLeft w:val="0"/>
      <w:marRight w:val="0"/>
      <w:marTop w:val="0"/>
      <w:marBottom w:val="0"/>
      <w:divBdr>
        <w:top w:val="none" w:sz="0" w:space="0" w:color="auto"/>
        <w:left w:val="none" w:sz="0" w:space="0" w:color="auto"/>
        <w:bottom w:val="none" w:sz="0" w:space="0" w:color="auto"/>
        <w:right w:val="none" w:sz="0" w:space="0" w:color="auto"/>
      </w:divBdr>
    </w:div>
    <w:div w:id="1743022117">
      <w:bodyDiv w:val="1"/>
      <w:marLeft w:val="0"/>
      <w:marRight w:val="0"/>
      <w:marTop w:val="0"/>
      <w:marBottom w:val="0"/>
      <w:divBdr>
        <w:top w:val="none" w:sz="0" w:space="0" w:color="auto"/>
        <w:left w:val="none" w:sz="0" w:space="0" w:color="auto"/>
        <w:bottom w:val="none" w:sz="0" w:space="0" w:color="auto"/>
        <w:right w:val="none" w:sz="0" w:space="0" w:color="auto"/>
      </w:divBdr>
    </w:div>
    <w:div w:id="1743942509">
      <w:bodyDiv w:val="1"/>
      <w:marLeft w:val="0"/>
      <w:marRight w:val="0"/>
      <w:marTop w:val="0"/>
      <w:marBottom w:val="0"/>
      <w:divBdr>
        <w:top w:val="none" w:sz="0" w:space="0" w:color="auto"/>
        <w:left w:val="none" w:sz="0" w:space="0" w:color="auto"/>
        <w:bottom w:val="none" w:sz="0" w:space="0" w:color="auto"/>
        <w:right w:val="none" w:sz="0" w:space="0" w:color="auto"/>
      </w:divBdr>
    </w:div>
    <w:div w:id="1750737048">
      <w:bodyDiv w:val="1"/>
      <w:marLeft w:val="0"/>
      <w:marRight w:val="0"/>
      <w:marTop w:val="0"/>
      <w:marBottom w:val="0"/>
      <w:divBdr>
        <w:top w:val="none" w:sz="0" w:space="0" w:color="auto"/>
        <w:left w:val="none" w:sz="0" w:space="0" w:color="auto"/>
        <w:bottom w:val="none" w:sz="0" w:space="0" w:color="auto"/>
        <w:right w:val="none" w:sz="0" w:space="0" w:color="auto"/>
      </w:divBdr>
    </w:div>
    <w:div w:id="1753114318">
      <w:bodyDiv w:val="1"/>
      <w:marLeft w:val="0"/>
      <w:marRight w:val="0"/>
      <w:marTop w:val="0"/>
      <w:marBottom w:val="0"/>
      <w:divBdr>
        <w:top w:val="none" w:sz="0" w:space="0" w:color="auto"/>
        <w:left w:val="none" w:sz="0" w:space="0" w:color="auto"/>
        <w:bottom w:val="none" w:sz="0" w:space="0" w:color="auto"/>
        <w:right w:val="none" w:sz="0" w:space="0" w:color="auto"/>
      </w:divBdr>
    </w:div>
    <w:div w:id="1764257264">
      <w:bodyDiv w:val="1"/>
      <w:marLeft w:val="0"/>
      <w:marRight w:val="0"/>
      <w:marTop w:val="0"/>
      <w:marBottom w:val="0"/>
      <w:divBdr>
        <w:top w:val="none" w:sz="0" w:space="0" w:color="auto"/>
        <w:left w:val="none" w:sz="0" w:space="0" w:color="auto"/>
        <w:bottom w:val="none" w:sz="0" w:space="0" w:color="auto"/>
        <w:right w:val="none" w:sz="0" w:space="0" w:color="auto"/>
      </w:divBdr>
    </w:div>
    <w:div w:id="1767965712">
      <w:bodyDiv w:val="1"/>
      <w:marLeft w:val="0"/>
      <w:marRight w:val="0"/>
      <w:marTop w:val="0"/>
      <w:marBottom w:val="0"/>
      <w:divBdr>
        <w:top w:val="none" w:sz="0" w:space="0" w:color="auto"/>
        <w:left w:val="none" w:sz="0" w:space="0" w:color="auto"/>
        <w:bottom w:val="none" w:sz="0" w:space="0" w:color="auto"/>
        <w:right w:val="none" w:sz="0" w:space="0" w:color="auto"/>
      </w:divBdr>
    </w:div>
    <w:div w:id="1775519428">
      <w:bodyDiv w:val="1"/>
      <w:marLeft w:val="0"/>
      <w:marRight w:val="0"/>
      <w:marTop w:val="0"/>
      <w:marBottom w:val="0"/>
      <w:divBdr>
        <w:top w:val="none" w:sz="0" w:space="0" w:color="auto"/>
        <w:left w:val="none" w:sz="0" w:space="0" w:color="auto"/>
        <w:bottom w:val="none" w:sz="0" w:space="0" w:color="auto"/>
        <w:right w:val="none" w:sz="0" w:space="0" w:color="auto"/>
      </w:divBdr>
    </w:div>
    <w:div w:id="1781299012">
      <w:bodyDiv w:val="1"/>
      <w:marLeft w:val="0"/>
      <w:marRight w:val="0"/>
      <w:marTop w:val="0"/>
      <w:marBottom w:val="0"/>
      <w:divBdr>
        <w:top w:val="none" w:sz="0" w:space="0" w:color="auto"/>
        <w:left w:val="none" w:sz="0" w:space="0" w:color="auto"/>
        <w:bottom w:val="none" w:sz="0" w:space="0" w:color="auto"/>
        <w:right w:val="none" w:sz="0" w:space="0" w:color="auto"/>
      </w:divBdr>
    </w:div>
    <w:div w:id="1786844715">
      <w:bodyDiv w:val="1"/>
      <w:marLeft w:val="0"/>
      <w:marRight w:val="0"/>
      <w:marTop w:val="0"/>
      <w:marBottom w:val="0"/>
      <w:divBdr>
        <w:top w:val="none" w:sz="0" w:space="0" w:color="auto"/>
        <w:left w:val="none" w:sz="0" w:space="0" w:color="auto"/>
        <w:bottom w:val="none" w:sz="0" w:space="0" w:color="auto"/>
        <w:right w:val="none" w:sz="0" w:space="0" w:color="auto"/>
      </w:divBdr>
    </w:div>
    <w:div w:id="1792354973">
      <w:bodyDiv w:val="1"/>
      <w:marLeft w:val="0"/>
      <w:marRight w:val="0"/>
      <w:marTop w:val="0"/>
      <w:marBottom w:val="0"/>
      <w:divBdr>
        <w:top w:val="none" w:sz="0" w:space="0" w:color="auto"/>
        <w:left w:val="none" w:sz="0" w:space="0" w:color="auto"/>
        <w:bottom w:val="none" w:sz="0" w:space="0" w:color="auto"/>
        <w:right w:val="none" w:sz="0" w:space="0" w:color="auto"/>
      </w:divBdr>
    </w:div>
    <w:div w:id="1802650962">
      <w:bodyDiv w:val="1"/>
      <w:marLeft w:val="0"/>
      <w:marRight w:val="0"/>
      <w:marTop w:val="0"/>
      <w:marBottom w:val="0"/>
      <w:divBdr>
        <w:top w:val="none" w:sz="0" w:space="0" w:color="auto"/>
        <w:left w:val="none" w:sz="0" w:space="0" w:color="auto"/>
        <w:bottom w:val="none" w:sz="0" w:space="0" w:color="auto"/>
        <w:right w:val="none" w:sz="0" w:space="0" w:color="auto"/>
      </w:divBdr>
    </w:div>
    <w:div w:id="1803384467">
      <w:bodyDiv w:val="1"/>
      <w:marLeft w:val="0"/>
      <w:marRight w:val="0"/>
      <w:marTop w:val="0"/>
      <w:marBottom w:val="0"/>
      <w:divBdr>
        <w:top w:val="none" w:sz="0" w:space="0" w:color="auto"/>
        <w:left w:val="none" w:sz="0" w:space="0" w:color="auto"/>
        <w:bottom w:val="none" w:sz="0" w:space="0" w:color="auto"/>
        <w:right w:val="none" w:sz="0" w:space="0" w:color="auto"/>
      </w:divBdr>
    </w:div>
    <w:div w:id="1804343111">
      <w:bodyDiv w:val="1"/>
      <w:marLeft w:val="0"/>
      <w:marRight w:val="0"/>
      <w:marTop w:val="0"/>
      <w:marBottom w:val="0"/>
      <w:divBdr>
        <w:top w:val="none" w:sz="0" w:space="0" w:color="auto"/>
        <w:left w:val="none" w:sz="0" w:space="0" w:color="auto"/>
        <w:bottom w:val="none" w:sz="0" w:space="0" w:color="auto"/>
        <w:right w:val="none" w:sz="0" w:space="0" w:color="auto"/>
      </w:divBdr>
    </w:div>
    <w:div w:id="1821993587">
      <w:bodyDiv w:val="1"/>
      <w:marLeft w:val="0"/>
      <w:marRight w:val="0"/>
      <w:marTop w:val="0"/>
      <w:marBottom w:val="0"/>
      <w:divBdr>
        <w:top w:val="none" w:sz="0" w:space="0" w:color="auto"/>
        <w:left w:val="none" w:sz="0" w:space="0" w:color="auto"/>
        <w:bottom w:val="none" w:sz="0" w:space="0" w:color="auto"/>
        <w:right w:val="none" w:sz="0" w:space="0" w:color="auto"/>
      </w:divBdr>
    </w:div>
    <w:div w:id="1830898614">
      <w:bodyDiv w:val="1"/>
      <w:marLeft w:val="0"/>
      <w:marRight w:val="0"/>
      <w:marTop w:val="0"/>
      <w:marBottom w:val="0"/>
      <w:divBdr>
        <w:top w:val="none" w:sz="0" w:space="0" w:color="auto"/>
        <w:left w:val="none" w:sz="0" w:space="0" w:color="auto"/>
        <w:bottom w:val="none" w:sz="0" w:space="0" w:color="auto"/>
        <w:right w:val="none" w:sz="0" w:space="0" w:color="auto"/>
      </w:divBdr>
    </w:div>
    <w:div w:id="1841773261">
      <w:bodyDiv w:val="1"/>
      <w:marLeft w:val="0"/>
      <w:marRight w:val="0"/>
      <w:marTop w:val="0"/>
      <w:marBottom w:val="0"/>
      <w:divBdr>
        <w:top w:val="none" w:sz="0" w:space="0" w:color="auto"/>
        <w:left w:val="none" w:sz="0" w:space="0" w:color="auto"/>
        <w:bottom w:val="none" w:sz="0" w:space="0" w:color="auto"/>
        <w:right w:val="none" w:sz="0" w:space="0" w:color="auto"/>
      </w:divBdr>
    </w:div>
    <w:div w:id="1844708347">
      <w:bodyDiv w:val="1"/>
      <w:marLeft w:val="0"/>
      <w:marRight w:val="0"/>
      <w:marTop w:val="0"/>
      <w:marBottom w:val="0"/>
      <w:divBdr>
        <w:top w:val="none" w:sz="0" w:space="0" w:color="auto"/>
        <w:left w:val="none" w:sz="0" w:space="0" w:color="auto"/>
        <w:bottom w:val="none" w:sz="0" w:space="0" w:color="auto"/>
        <w:right w:val="none" w:sz="0" w:space="0" w:color="auto"/>
      </w:divBdr>
    </w:div>
    <w:div w:id="1846893663">
      <w:bodyDiv w:val="1"/>
      <w:marLeft w:val="0"/>
      <w:marRight w:val="0"/>
      <w:marTop w:val="0"/>
      <w:marBottom w:val="0"/>
      <w:divBdr>
        <w:top w:val="none" w:sz="0" w:space="0" w:color="auto"/>
        <w:left w:val="none" w:sz="0" w:space="0" w:color="auto"/>
        <w:bottom w:val="none" w:sz="0" w:space="0" w:color="auto"/>
        <w:right w:val="none" w:sz="0" w:space="0" w:color="auto"/>
      </w:divBdr>
    </w:div>
    <w:div w:id="1849441323">
      <w:bodyDiv w:val="1"/>
      <w:marLeft w:val="0"/>
      <w:marRight w:val="0"/>
      <w:marTop w:val="0"/>
      <w:marBottom w:val="0"/>
      <w:divBdr>
        <w:top w:val="none" w:sz="0" w:space="0" w:color="auto"/>
        <w:left w:val="none" w:sz="0" w:space="0" w:color="auto"/>
        <w:bottom w:val="none" w:sz="0" w:space="0" w:color="auto"/>
        <w:right w:val="none" w:sz="0" w:space="0" w:color="auto"/>
      </w:divBdr>
    </w:div>
    <w:div w:id="1861815119">
      <w:bodyDiv w:val="1"/>
      <w:marLeft w:val="0"/>
      <w:marRight w:val="0"/>
      <w:marTop w:val="0"/>
      <w:marBottom w:val="0"/>
      <w:divBdr>
        <w:top w:val="none" w:sz="0" w:space="0" w:color="auto"/>
        <w:left w:val="none" w:sz="0" w:space="0" w:color="auto"/>
        <w:bottom w:val="none" w:sz="0" w:space="0" w:color="auto"/>
        <w:right w:val="none" w:sz="0" w:space="0" w:color="auto"/>
      </w:divBdr>
    </w:div>
    <w:div w:id="1870561207">
      <w:bodyDiv w:val="1"/>
      <w:marLeft w:val="0"/>
      <w:marRight w:val="0"/>
      <w:marTop w:val="0"/>
      <w:marBottom w:val="0"/>
      <w:divBdr>
        <w:top w:val="none" w:sz="0" w:space="0" w:color="auto"/>
        <w:left w:val="none" w:sz="0" w:space="0" w:color="auto"/>
        <w:bottom w:val="none" w:sz="0" w:space="0" w:color="auto"/>
        <w:right w:val="none" w:sz="0" w:space="0" w:color="auto"/>
      </w:divBdr>
    </w:div>
    <w:div w:id="1870994212">
      <w:bodyDiv w:val="1"/>
      <w:marLeft w:val="0"/>
      <w:marRight w:val="0"/>
      <w:marTop w:val="0"/>
      <w:marBottom w:val="0"/>
      <w:divBdr>
        <w:top w:val="none" w:sz="0" w:space="0" w:color="auto"/>
        <w:left w:val="none" w:sz="0" w:space="0" w:color="auto"/>
        <w:bottom w:val="none" w:sz="0" w:space="0" w:color="auto"/>
        <w:right w:val="none" w:sz="0" w:space="0" w:color="auto"/>
      </w:divBdr>
    </w:div>
    <w:div w:id="1874491024">
      <w:bodyDiv w:val="1"/>
      <w:marLeft w:val="0"/>
      <w:marRight w:val="0"/>
      <w:marTop w:val="0"/>
      <w:marBottom w:val="0"/>
      <w:divBdr>
        <w:top w:val="none" w:sz="0" w:space="0" w:color="auto"/>
        <w:left w:val="none" w:sz="0" w:space="0" w:color="auto"/>
        <w:bottom w:val="none" w:sz="0" w:space="0" w:color="auto"/>
        <w:right w:val="none" w:sz="0" w:space="0" w:color="auto"/>
      </w:divBdr>
    </w:div>
    <w:div w:id="1914242538">
      <w:bodyDiv w:val="1"/>
      <w:marLeft w:val="0"/>
      <w:marRight w:val="0"/>
      <w:marTop w:val="0"/>
      <w:marBottom w:val="0"/>
      <w:divBdr>
        <w:top w:val="none" w:sz="0" w:space="0" w:color="auto"/>
        <w:left w:val="none" w:sz="0" w:space="0" w:color="auto"/>
        <w:bottom w:val="none" w:sz="0" w:space="0" w:color="auto"/>
        <w:right w:val="none" w:sz="0" w:space="0" w:color="auto"/>
      </w:divBdr>
    </w:div>
    <w:div w:id="1914969074">
      <w:bodyDiv w:val="1"/>
      <w:marLeft w:val="0"/>
      <w:marRight w:val="0"/>
      <w:marTop w:val="0"/>
      <w:marBottom w:val="0"/>
      <w:divBdr>
        <w:top w:val="none" w:sz="0" w:space="0" w:color="auto"/>
        <w:left w:val="none" w:sz="0" w:space="0" w:color="auto"/>
        <w:bottom w:val="none" w:sz="0" w:space="0" w:color="auto"/>
        <w:right w:val="none" w:sz="0" w:space="0" w:color="auto"/>
      </w:divBdr>
    </w:div>
    <w:div w:id="1921981304">
      <w:bodyDiv w:val="1"/>
      <w:marLeft w:val="0"/>
      <w:marRight w:val="0"/>
      <w:marTop w:val="0"/>
      <w:marBottom w:val="0"/>
      <w:divBdr>
        <w:top w:val="none" w:sz="0" w:space="0" w:color="auto"/>
        <w:left w:val="none" w:sz="0" w:space="0" w:color="auto"/>
        <w:bottom w:val="none" w:sz="0" w:space="0" w:color="auto"/>
        <w:right w:val="none" w:sz="0" w:space="0" w:color="auto"/>
      </w:divBdr>
    </w:div>
    <w:div w:id="1923952508">
      <w:bodyDiv w:val="1"/>
      <w:marLeft w:val="0"/>
      <w:marRight w:val="0"/>
      <w:marTop w:val="0"/>
      <w:marBottom w:val="0"/>
      <w:divBdr>
        <w:top w:val="none" w:sz="0" w:space="0" w:color="auto"/>
        <w:left w:val="none" w:sz="0" w:space="0" w:color="auto"/>
        <w:bottom w:val="none" w:sz="0" w:space="0" w:color="auto"/>
        <w:right w:val="none" w:sz="0" w:space="0" w:color="auto"/>
      </w:divBdr>
    </w:div>
    <w:div w:id="1926762088">
      <w:bodyDiv w:val="1"/>
      <w:marLeft w:val="0"/>
      <w:marRight w:val="0"/>
      <w:marTop w:val="0"/>
      <w:marBottom w:val="0"/>
      <w:divBdr>
        <w:top w:val="none" w:sz="0" w:space="0" w:color="auto"/>
        <w:left w:val="none" w:sz="0" w:space="0" w:color="auto"/>
        <w:bottom w:val="none" w:sz="0" w:space="0" w:color="auto"/>
        <w:right w:val="none" w:sz="0" w:space="0" w:color="auto"/>
      </w:divBdr>
    </w:div>
    <w:div w:id="1929920464">
      <w:bodyDiv w:val="1"/>
      <w:marLeft w:val="0"/>
      <w:marRight w:val="0"/>
      <w:marTop w:val="0"/>
      <w:marBottom w:val="0"/>
      <w:divBdr>
        <w:top w:val="none" w:sz="0" w:space="0" w:color="auto"/>
        <w:left w:val="none" w:sz="0" w:space="0" w:color="auto"/>
        <w:bottom w:val="none" w:sz="0" w:space="0" w:color="auto"/>
        <w:right w:val="none" w:sz="0" w:space="0" w:color="auto"/>
      </w:divBdr>
    </w:div>
    <w:div w:id="1932733691">
      <w:bodyDiv w:val="1"/>
      <w:marLeft w:val="0"/>
      <w:marRight w:val="0"/>
      <w:marTop w:val="0"/>
      <w:marBottom w:val="0"/>
      <w:divBdr>
        <w:top w:val="none" w:sz="0" w:space="0" w:color="auto"/>
        <w:left w:val="none" w:sz="0" w:space="0" w:color="auto"/>
        <w:bottom w:val="none" w:sz="0" w:space="0" w:color="auto"/>
        <w:right w:val="none" w:sz="0" w:space="0" w:color="auto"/>
      </w:divBdr>
    </w:div>
    <w:div w:id="1934432408">
      <w:bodyDiv w:val="1"/>
      <w:marLeft w:val="0"/>
      <w:marRight w:val="0"/>
      <w:marTop w:val="0"/>
      <w:marBottom w:val="0"/>
      <w:divBdr>
        <w:top w:val="none" w:sz="0" w:space="0" w:color="auto"/>
        <w:left w:val="none" w:sz="0" w:space="0" w:color="auto"/>
        <w:bottom w:val="none" w:sz="0" w:space="0" w:color="auto"/>
        <w:right w:val="none" w:sz="0" w:space="0" w:color="auto"/>
      </w:divBdr>
    </w:div>
    <w:div w:id="1944146593">
      <w:bodyDiv w:val="1"/>
      <w:marLeft w:val="0"/>
      <w:marRight w:val="0"/>
      <w:marTop w:val="0"/>
      <w:marBottom w:val="0"/>
      <w:divBdr>
        <w:top w:val="none" w:sz="0" w:space="0" w:color="auto"/>
        <w:left w:val="none" w:sz="0" w:space="0" w:color="auto"/>
        <w:bottom w:val="none" w:sz="0" w:space="0" w:color="auto"/>
        <w:right w:val="none" w:sz="0" w:space="0" w:color="auto"/>
      </w:divBdr>
    </w:div>
    <w:div w:id="1945261079">
      <w:bodyDiv w:val="1"/>
      <w:marLeft w:val="0"/>
      <w:marRight w:val="0"/>
      <w:marTop w:val="0"/>
      <w:marBottom w:val="0"/>
      <w:divBdr>
        <w:top w:val="none" w:sz="0" w:space="0" w:color="auto"/>
        <w:left w:val="none" w:sz="0" w:space="0" w:color="auto"/>
        <w:bottom w:val="none" w:sz="0" w:space="0" w:color="auto"/>
        <w:right w:val="none" w:sz="0" w:space="0" w:color="auto"/>
      </w:divBdr>
    </w:div>
    <w:div w:id="1956906822">
      <w:bodyDiv w:val="1"/>
      <w:marLeft w:val="0"/>
      <w:marRight w:val="0"/>
      <w:marTop w:val="0"/>
      <w:marBottom w:val="0"/>
      <w:divBdr>
        <w:top w:val="none" w:sz="0" w:space="0" w:color="auto"/>
        <w:left w:val="none" w:sz="0" w:space="0" w:color="auto"/>
        <w:bottom w:val="none" w:sz="0" w:space="0" w:color="auto"/>
        <w:right w:val="none" w:sz="0" w:space="0" w:color="auto"/>
      </w:divBdr>
    </w:div>
    <w:div w:id="1989482033">
      <w:bodyDiv w:val="1"/>
      <w:marLeft w:val="0"/>
      <w:marRight w:val="0"/>
      <w:marTop w:val="0"/>
      <w:marBottom w:val="0"/>
      <w:divBdr>
        <w:top w:val="none" w:sz="0" w:space="0" w:color="auto"/>
        <w:left w:val="none" w:sz="0" w:space="0" w:color="auto"/>
        <w:bottom w:val="none" w:sz="0" w:space="0" w:color="auto"/>
        <w:right w:val="none" w:sz="0" w:space="0" w:color="auto"/>
      </w:divBdr>
    </w:div>
    <w:div w:id="1989553164">
      <w:bodyDiv w:val="1"/>
      <w:marLeft w:val="0"/>
      <w:marRight w:val="0"/>
      <w:marTop w:val="0"/>
      <w:marBottom w:val="0"/>
      <w:divBdr>
        <w:top w:val="none" w:sz="0" w:space="0" w:color="auto"/>
        <w:left w:val="none" w:sz="0" w:space="0" w:color="auto"/>
        <w:bottom w:val="none" w:sz="0" w:space="0" w:color="auto"/>
        <w:right w:val="none" w:sz="0" w:space="0" w:color="auto"/>
      </w:divBdr>
    </w:div>
    <w:div w:id="2004694932">
      <w:bodyDiv w:val="1"/>
      <w:marLeft w:val="0"/>
      <w:marRight w:val="0"/>
      <w:marTop w:val="0"/>
      <w:marBottom w:val="0"/>
      <w:divBdr>
        <w:top w:val="none" w:sz="0" w:space="0" w:color="auto"/>
        <w:left w:val="none" w:sz="0" w:space="0" w:color="auto"/>
        <w:bottom w:val="none" w:sz="0" w:space="0" w:color="auto"/>
        <w:right w:val="none" w:sz="0" w:space="0" w:color="auto"/>
      </w:divBdr>
    </w:div>
    <w:div w:id="2010058890">
      <w:bodyDiv w:val="1"/>
      <w:marLeft w:val="0"/>
      <w:marRight w:val="0"/>
      <w:marTop w:val="0"/>
      <w:marBottom w:val="0"/>
      <w:divBdr>
        <w:top w:val="none" w:sz="0" w:space="0" w:color="auto"/>
        <w:left w:val="none" w:sz="0" w:space="0" w:color="auto"/>
        <w:bottom w:val="none" w:sz="0" w:space="0" w:color="auto"/>
        <w:right w:val="none" w:sz="0" w:space="0" w:color="auto"/>
      </w:divBdr>
    </w:div>
    <w:div w:id="2027519035">
      <w:bodyDiv w:val="1"/>
      <w:marLeft w:val="0"/>
      <w:marRight w:val="0"/>
      <w:marTop w:val="0"/>
      <w:marBottom w:val="0"/>
      <w:divBdr>
        <w:top w:val="none" w:sz="0" w:space="0" w:color="auto"/>
        <w:left w:val="none" w:sz="0" w:space="0" w:color="auto"/>
        <w:bottom w:val="none" w:sz="0" w:space="0" w:color="auto"/>
        <w:right w:val="none" w:sz="0" w:space="0" w:color="auto"/>
      </w:divBdr>
    </w:div>
    <w:div w:id="2031444322">
      <w:bodyDiv w:val="1"/>
      <w:marLeft w:val="0"/>
      <w:marRight w:val="0"/>
      <w:marTop w:val="0"/>
      <w:marBottom w:val="0"/>
      <w:divBdr>
        <w:top w:val="none" w:sz="0" w:space="0" w:color="auto"/>
        <w:left w:val="none" w:sz="0" w:space="0" w:color="auto"/>
        <w:bottom w:val="none" w:sz="0" w:space="0" w:color="auto"/>
        <w:right w:val="none" w:sz="0" w:space="0" w:color="auto"/>
      </w:divBdr>
    </w:div>
    <w:div w:id="2034115893">
      <w:bodyDiv w:val="1"/>
      <w:marLeft w:val="0"/>
      <w:marRight w:val="0"/>
      <w:marTop w:val="0"/>
      <w:marBottom w:val="0"/>
      <w:divBdr>
        <w:top w:val="none" w:sz="0" w:space="0" w:color="auto"/>
        <w:left w:val="none" w:sz="0" w:space="0" w:color="auto"/>
        <w:bottom w:val="none" w:sz="0" w:space="0" w:color="auto"/>
        <w:right w:val="none" w:sz="0" w:space="0" w:color="auto"/>
      </w:divBdr>
    </w:div>
    <w:div w:id="2038851061">
      <w:bodyDiv w:val="1"/>
      <w:marLeft w:val="0"/>
      <w:marRight w:val="0"/>
      <w:marTop w:val="0"/>
      <w:marBottom w:val="0"/>
      <w:divBdr>
        <w:top w:val="none" w:sz="0" w:space="0" w:color="auto"/>
        <w:left w:val="none" w:sz="0" w:space="0" w:color="auto"/>
        <w:bottom w:val="none" w:sz="0" w:space="0" w:color="auto"/>
        <w:right w:val="none" w:sz="0" w:space="0" w:color="auto"/>
      </w:divBdr>
    </w:div>
    <w:div w:id="2057191907">
      <w:bodyDiv w:val="1"/>
      <w:marLeft w:val="0"/>
      <w:marRight w:val="0"/>
      <w:marTop w:val="0"/>
      <w:marBottom w:val="0"/>
      <w:divBdr>
        <w:top w:val="none" w:sz="0" w:space="0" w:color="auto"/>
        <w:left w:val="none" w:sz="0" w:space="0" w:color="auto"/>
        <w:bottom w:val="none" w:sz="0" w:space="0" w:color="auto"/>
        <w:right w:val="none" w:sz="0" w:space="0" w:color="auto"/>
      </w:divBdr>
    </w:div>
    <w:div w:id="2076465312">
      <w:bodyDiv w:val="1"/>
      <w:marLeft w:val="0"/>
      <w:marRight w:val="0"/>
      <w:marTop w:val="0"/>
      <w:marBottom w:val="0"/>
      <w:divBdr>
        <w:top w:val="none" w:sz="0" w:space="0" w:color="auto"/>
        <w:left w:val="none" w:sz="0" w:space="0" w:color="auto"/>
        <w:bottom w:val="none" w:sz="0" w:space="0" w:color="auto"/>
        <w:right w:val="none" w:sz="0" w:space="0" w:color="auto"/>
      </w:divBdr>
    </w:div>
    <w:div w:id="2082438576">
      <w:bodyDiv w:val="1"/>
      <w:marLeft w:val="0"/>
      <w:marRight w:val="0"/>
      <w:marTop w:val="0"/>
      <w:marBottom w:val="0"/>
      <w:divBdr>
        <w:top w:val="none" w:sz="0" w:space="0" w:color="auto"/>
        <w:left w:val="none" w:sz="0" w:space="0" w:color="auto"/>
        <w:bottom w:val="none" w:sz="0" w:space="0" w:color="auto"/>
        <w:right w:val="none" w:sz="0" w:space="0" w:color="auto"/>
      </w:divBdr>
    </w:div>
    <w:div w:id="2085298512">
      <w:bodyDiv w:val="1"/>
      <w:marLeft w:val="0"/>
      <w:marRight w:val="0"/>
      <w:marTop w:val="0"/>
      <w:marBottom w:val="0"/>
      <w:divBdr>
        <w:top w:val="none" w:sz="0" w:space="0" w:color="auto"/>
        <w:left w:val="none" w:sz="0" w:space="0" w:color="auto"/>
        <w:bottom w:val="none" w:sz="0" w:space="0" w:color="auto"/>
        <w:right w:val="none" w:sz="0" w:space="0" w:color="auto"/>
      </w:divBdr>
    </w:div>
    <w:div w:id="2099136071">
      <w:bodyDiv w:val="1"/>
      <w:marLeft w:val="0"/>
      <w:marRight w:val="0"/>
      <w:marTop w:val="0"/>
      <w:marBottom w:val="0"/>
      <w:divBdr>
        <w:top w:val="none" w:sz="0" w:space="0" w:color="auto"/>
        <w:left w:val="none" w:sz="0" w:space="0" w:color="auto"/>
        <w:bottom w:val="none" w:sz="0" w:space="0" w:color="auto"/>
        <w:right w:val="none" w:sz="0" w:space="0" w:color="auto"/>
      </w:divBdr>
    </w:div>
    <w:div w:id="2105103038">
      <w:bodyDiv w:val="1"/>
      <w:marLeft w:val="0"/>
      <w:marRight w:val="0"/>
      <w:marTop w:val="0"/>
      <w:marBottom w:val="0"/>
      <w:divBdr>
        <w:top w:val="none" w:sz="0" w:space="0" w:color="auto"/>
        <w:left w:val="none" w:sz="0" w:space="0" w:color="auto"/>
        <w:bottom w:val="none" w:sz="0" w:space="0" w:color="auto"/>
        <w:right w:val="none" w:sz="0" w:space="0" w:color="auto"/>
      </w:divBdr>
    </w:div>
    <w:div w:id="2125538671">
      <w:bodyDiv w:val="1"/>
      <w:marLeft w:val="0"/>
      <w:marRight w:val="0"/>
      <w:marTop w:val="0"/>
      <w:marBottom w:val="0"/>
      <w:divBdr>
        <w:top w:val="none" w:sz="0" w:space="0" w:color="auto"/>
        <w:left w:val="none" w:sz="0" w:space="0" w:color="auto"/>
        <w:bottom w:val="none" w:sz="0" w:space="0" w:color="auto"/>
        <w:right w:val="none" w:sz="0" w:space="0" w:color="auto"/>
      </w:divBdr>
    </w:div>
    <w:div w:id="2132703993">
      <w:bodyDiv w:val="1"/>
      <w:marLeft w:val="0"/>
      <w:marRight w:val="0"/>
      <w:marTop w:val="0"/>
      <w:marBottom w:val="0"/>
      <w:divBdr>
        <w:top w:val="none" w:sz="0" w:space="0" w:color="auto"/>
        <w:left w:val="none" w:sz="0" w:space="0" w:color="auto"/>
        <w:bottom w:val="none" w:sz="0" w:space="0" w:color="auto"/>
        <w:right w:val="none" w:sz="0" w:space="0" w:color="auto"/>
      </w:divBdr>
    </w:div>
    <w:div w:id="2133818356">
      <w:bodyDiv w:val="1"/>
      <w:marLeft w:val="0"/>
      <w:marRight w:val="0"/>
      <w:marTop w:val="0"/>
      <w:marBottom w:val="0"/>
      <w:divBdr>
        <w:top w:val="none" w:sz="0" w:space="0" w:color="auto"/>
        <w:left w:val="none" w:sz="0" w:space="0" w:color="auto"/>
        <w:bottom w:val="none" w:sz="0" w:space="0" w:color="auto"/>
        <w:right w:val="none" w:sz="0" w:space="0" w:color="auto"/>
      </w:divBdr>
    </w:div>
    <w:div w:id="21438427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2.png"/><Relationship Id="rId26"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1.png"/><Relationship Id="rId25" Type="http://schemas.openxmlformats.org/officeDocument/2006/relationships/image" Target="media/image9.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mailto:Ashna.dhingra@astrazeneca.com" TargetMode="Externa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8.png"/><Relationship Id="rId32" Type="http://schemas.microsoft.com/office/2011/relationships/people" Target="people.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footnotes" Target="footnotes.xml"/><Relationship Id="rId19" Type="http://schemas.openxmlformats.org/officeDocument/2006/relationships/image" Target="media/image3.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048B3295AE5BF418CE194C679C7380C" ma:contentTypeVersion="16" ma:contentTypeDescription="Create a new document." ma:contentTypeScope="" ma:versionID="5c92121f3f57319cd42ae38de2ae139a">
  <xsd:schema xmlns:xsd="http://www.w3.org/2001/XMLSchema" xmlns:xs="http://www.w3.org/2001/XMLSchema" xmlns:p="http://schemas.microsoft.com/office/2006/metadata/properties" xmlns:ns2="44a56295-c29e-4898-8136-a54736c65b82" xmlns:ns3="e3ebc1aa-4bfa-4b57-899c-523135a50eea" xmlns:ns4="fc41ed6e-e7ea-4778-abe1-d68749343a62" targetNamespace="http://schemas.microsoft.com/office/2006/metadata/properties" ma:root="true" ma:fieldsID="d90783d632d199b77b30d4cc4e108d51" ns2:_="" ns3:_="" ns4:_="">
    <xsd:import namespace="44a56295-c29e-4898-8136-a54736c65b82"/>
    <xsd:import namespace="e3ebc1aa-4bfa-4b57-899c-523135a50eea"/>
    <xsd:import namespace="fc41ed6e-e7ea-4778-abe1-d68749343a62"/>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4:SharedWithUsers" minOccurs="0"/>
                <xsd:element ref="ns4:SharedWithDetails" minOccurs="0"/>
                <xsd:element ref="ns3:MediaLengthInSeconds" minOccurs="0"/>
                <xsd:element ref="ns3:MediaServiceDateTaken"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element name="TaxCatchAll" ma:index="18" nillable="true" ma:displayName="Taxonomy Catch All Column" ma:hidden="true" ma:list="{5094edfc-0478-4078-aec2-a6702038f29b}" ma:internalName="TaxCatchAll" ma:showField="CatchAllData" ma:web="fc41ed6e-e7ea-4778-abe1-d68749343a6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3ebc1aa-4bfa-4b57-899c-523135a50ee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89e71-04cd-405e-9ca3-99e020c1694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c41ed6e-e7ea-4778-abe1-d68749343a6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b:Source>
    <b:Tag>Sea90</b:Tag>
    <b:SourceType>JournalArticle</b:SourceType>
    <b:Guid>{0403E521-C609-401C-8818-7EE0A716AB80}</b:Guid>
    <b:Title>Kinetics of growth and antibody production by a hybridoma cell line in a perfusion culture</b:Title>
    <b:Year>1990</b:Year>
    <b:Author>
      <b:Author>
        <b:NameList>
          <b:Person>
            <b:Last>Seamans</b:Last>
            <b:First>T.C.</b:First>
          </b:Person>
          <b:Person>
            <b:Last>Hu</b:Last>
            <b:First>W.S.</b:First>
          </b:Person>
        </b:NameList>
      </b:Author>
    </b:Author>
    <b:JournalName>Journal of fermentation and bioengineering</b:JournalName>
    <b:Pages>241-245</b:Pages>
    <b:RefOrder>6</b:RefOrder>
  </b:Source>
  <b:Source>
    <b:Tag>Sid04</b:Tag>
    <b:SourceType>JournalArticle</b:SourceType>
    <b:Guid>{17158A45-F375-47B9-A9AC-305CE7237506}</b:Guid>
    <b:Author>
      <b:Author>
        <b:NameList>
          <b:Person>
            <b:Last>Sidoli</b:Last>
            <b:First>F.R.</b:First>
          </b:Person>
          <b:Person>
            <b:Last>Mantalaris</b:Last>
            <b:First>A.</b:First>
          </b:Person>
          <b:Person>
            <b:Last>Asprey</b:Last>
            <b:First>S.P.</b:First>
          </b:Person>
        </b:NameList>
      </b:Author>
    </b:Author>
    <b:Title>Modeling of mammalian cells and cell culture processes</b:Title>
    <b:JournalName>Cytotechnology</b:JournalName>
    <b:Year>2004</b:Year>
    <b:Pages>27-46</b:Pages>
    <b:RefOrder>7</b:RefOrder>
  </b:Source>
  <b:Source>
    <b:Tag>Tur17</b:Tag>
    <b:SourceType>JournalArticle</b:SourceType>
    <b:Guid>{8FC15DE4-DC6B-4857-AFD9-A5F8C763706A}</b:Guid>
    <b:Author>
      <b:Author>
        <b:NameList>
          <b:Person>
            <b:Last>Turner</b:Last>
            <b:First>R</b:First>
          </b:Person>
          <b:Person>
            <b:Last>Joseph</b:Last>
            <b:First>A</b:First>
          </b:Person>
          <b:Person>
            <b:Last>Titchener-Hooker</b:Last>
            <b:First>N</b:First>
          </b:Person>
          <b:Person>
            <b:Last>Bender</b:Last>
            <b:First>J</b:First>
          </b:Person>
        </b:NameList>
      </b:Author>
    </b:Author>
    <b:Title>Manufacturing of proteins and antibodies: chapter downstream processing technologies.</b:Title>
    <b:JournalName>New Bioprocessing Strategies: Development and Manufacturing of Recombinant Antibodies and Proteins</b:JournalName>
    <b:Year>2017</b:Year>
    <b:Pages>95-114</b:Pages>
    <b:RefOrder>9</b:RefOrder>
  </b:Source>
  <b:Source>
    <b:Tag>Kir19</b:Tag>
    <b:SourceType>JournalArticle</b:SourceType>
    <b:Guid>{6DF382A9-96D4-485B-9AA0-0CDD839D0600}</b:Guid>
    <b:Author>
      <b:Author>
        <b:NameList>
          <b:Person>
            <b:Last>Kirschner</b:Last>
            <b:First>A.</b:First>
            <b:Middle>Y.</b:Middle>
          </b:Person>
          <b:Person>
            <b:Last>Cheng</b:Last>
            <b:First>Y.</b:First>
            <b:Middle>H.</b:Middle>
          </b:Person>
          <b:Person>
            <b:Last>Paul</b:Last>
            <b:First>D.</b:First>
            <b:Middle>R., Field, R. W.</b:Middle>
          </b:Person>
          <b:Person>
            <b:Last>Freeman</b:Last>
            <b:First>B.</b:First>
            <b:Middle>D.</b:Middle>
          </b:Person>
        </b:NameList>
      </b:Author>
    </b:Author>
    <b:Title>Fouling mechanisms in constant flux crossflow ultrafiltration</b:Title>
    <b:JournalName>Journal of membrane science</b:JournalName>
    <b:Year>2019</b:Year>
    <b:Pages>65-75</b:Pages>
    <b:RefOrder>5</b:RefOrder>
  </b:Source>
  <b:Source>
    <b:Tag>Kwo18</b:Tag>
    <b:SourceType>JournalArticle</b:SourceType>
    <b:Guid>{2842FEBC-E753-40F8-9981-A0A2E75682D8}</b:Guid>
    <b:Author>
      <b:Author>
        <b:NameList>
          <b:Person>
            <b:Last>Kwon</b:Last>
            <b:First>T.</b:First>
          </b:Person>
          <b:Person>
            <b:Last>Yao</b:Last>
            <b:First>R.</b:First>
          </b:Person>
          <b:Person>
            <b:Last>Hamel</b:Last>
            <b:First>J.F.P.</b:First>
          </b:Person>
          <b:Person>
            <b:Last>Han</b:Last>
            <b:First>J.</b:First>
          </b:Person>
        </b:NameList>
      </b:Author>
    </b:Author>
    <b:Title>Continuous removal of small nonviable suspended mammalian cells and debris from bioreactors using inertial microfluidics.</b:Title>
    <b:JournalName>Lab on a Chip</b:JournalName>
    <b:Year>2018</b:Year>
    <b:Pages>2826-2837</b:Pages>
    <b:RefOrder>8</b:RefOrder>
  </b:Source>
  <b:Source>
    <b:Tag>You80</b:Tag>
    <b:SourceType>JournalArticle</b:SourceType>
    <b:Guid>{94E4B02D-D978-45F3-A73D-7ACC30334F8E}</b:Guid>
    <b:Author>
      <b:Author>
        <b:NameList>
          <b:Person>
            <b:Last>Young</b:Last>
            <b:First>M.</b:First>
            <b:Middle>E.</b:Middle>
          </b:Person>
          <b:Person>
            <b:Last>Carroad</b:Last>
            <b:First>P.</b:First>
            <b:Middle>A.</b:Middle>
          </b:Person>
          <b:Person>
            <b:Last>Bell</b:Last>
            <b:First>R.</b:First>
            <b:Middle>L.</b:Middle>
          </b:Person>
        </b:NameList>
      </b:Author>
    </b:Author>
    <b:Title>Estimation of diffusion coefficients of proteins</b:Title>
    <b:JournalName>Biotechnology and Bioengineering</b:JournalName>
    <b:Year>1980</b:Year>
    <b:Pages>947-955</b:Pages>
    <b:RefOrder>12</b:RefOrder>
  </b:Source>
  <b:Source>
    <b:Tag>Eri09</b:Tag>
    <b:SourceType>JournalArticle</b:SourceType>
    <b:Guid>{CF9E7504-8CA4-4730-85AD-27785813BCA1}</b:Guid>
    <b:Author>
      <b:Author>
        <b:NameList>
          <b:Person>
            <b:Last>Erickson</b:Last>
            <b:First>H.</b:First>
            <b:Middle>P.</b:Middle>
          </b:Person>
        </b:NameList>
      </b:Author>
    </b:Author>
    <b:Title>Size and shape of protein molecules at the nanometer level determined by sedimentation, gel filtration, and electron microscopy</b:Title>
    <b:JournalName>Biological Procedures Online</b:JournalName>
    <b:Year>2009</b:Year>
    <b:Pages>32-51</b:Pages>
    <b:RefOrder>13</b:RefOrder>
  </b:Source>
  <b:Source>
    <b:Tag>Bol17</b:Tag>
    <b:SourceType>JournalArticle</b:SourceType>
    <b:Guid>{12610ACA-C32E-4EB8-B72E-05D52F4B1ABD}</b:Guid>
    <b:Title>Mechanistic modeling of the loss of protein sieving due to internal and external fouling of microfilters</b:Title>
    <b:Year>2017</b:Year>
    <b:Author>
      <b:Author>
        <b:NameList>
          <b:Person>
            <b:Last>Bolton</b:Last>
            <b:First>G.R.</b:First>
          </b:Person>
          <b:Person>
            <b:Last>Apostolidis</b:Last>
            <b:First>A.J.</b:First>
          </b:Person>
        </b:NameList>
      </b:Author>
    </b:Author>
    <b:JournalName>Biotechnology Progress</b:JournalName>
    <b:Pages>1323-1333</b:Pages>
    <b:RefOrder>11</b:RefOrder>
  </b:Source>
  <b:Source>
    <b:Tag>Ros23</b:Tag>
    <b:SourceType>JournalArticle</b:SourceType>
    <b:Guid>{A8031B88-D637-43AD-8D22-35EE8CD763BA}</b:Guid>
    <b:Author>
      <b:Author>
        <b:NameList>
          <b:Person>
            <b:Last>Rose</b:Last>
            <b:First>S.</b:First>
          </b:Person>
          <b:Person>
            <b:Last>Dhingra</b:Last>
            <b:First>A.</b:First>
          </b:Person>
          <b:Person>
            <b:Last>Joseph</b:Last>
            <b:First>A.</b:First>
          </b:Person>
          <b:Person>
            <b:Last>Coffman</b:Last>
            <b:First>J.</b:First>
          </b:Person>
        </b:NameList>
      </b:Author>
    </b:Author>
    <b:Title>Leveraging mathematical models for optimizing filter utility at manufacturing scale</b:Title>
    <b:JournalName>Biotechnology &amp; Bioengineering</b:JournalName>
    <b:Year>2023</b:Year>
    <b:Pages>1584-1591</b:Pages>
    <b:RefOrder>10</b:RefOrder>
  </b:Source>
  <b:Source>
    <b:Tag>WuD24</b:Tag>
    <b:SourceType>JournalArticle</b:SourceType>
    <b:Guid>{CC790F9B-1975-402D-BB97-4797FEFE7D79}</b:Guid>
    <b:Author>
      <b:Author>
        <b:NameList>
          <b:Person>
            <b:Last>WuDunn</b:Last>
            <b:First>Dominique</b:First>
          </b:Person>
          <b:Person>
            <b:Last>Squeri</b:Last>
            <b:First>Andrea</b:First>
          </b:Person>
          <b:Person>
            <b:Last>Vu</b:Last>
            <b:First>Jimmy</b:First>
          </b:Person>
          <b:Person>
            <b:Last>Dhingra</b:Last>
            <b:First>Ashna</b:First>
          </b:Person>
          <b:Person>
            <b:Last>Coffman</b:Last>
            <b:First>Jon</b:First>
          </b:Person>
          <b:Person>
            <b:Last>Lee</b:Last>
            <b:First>Ken</b:First>
          </b:Person>
        </b:NameList>
      </b:Author>
    </b:Author>
    <b:Title>Effect of Inner Diameter, Filter Length, and Pore Size on Hollow Fiber Filter Fouling During Perfusion Cell Culture</b:Title>
    <b:JournalName>Biotechnology Progress</b:JournalName>
    <b:Year>2024</b:Year>
    <b:RefOrder>2</b:RefOrder>
  </b:Source>
  <b:Source>
    <b:Tag>Her</b:Tag>
    <b:SourceType>BookSection</b:SourceType>
    <b:Guid>{4BE54EC3-3DB9-4C62-89EE-D90392C22539}</b:Guid>
    <b:Author>
      <b:Author>
        <b:NameList>
          <b:Person>
            <b:Last>Hermia</b:Last>
            <b:First>Jacques</b:First>
          </b:Person>
        </b:NameList>
      </b:Author>
      <b:BookAuthor>
        <b:NameList>
          <b:Person>
            <b:Last>Rushton</b:Last>
            <b:First>A</b:First>
          </b:Person>
        </b:NameList>
      </b:BookAuthor>
    </b:Author>
    <b:Title>Constant pressure blocking filtration laws: application to power-law non-Newtonian fluids</b:Title>
    <b:Year>1985</b:Year>
    <b:BookTitle>Mathematical Models and Design Methods in Solid-Liquid Separation</b:BookTitle>
    <b:Publisher>Springer Dordrecht</b:Publisher>
    <b:RefOrder>4</b:RefOrder>
  </b:Source>
  <b:Source>
    <b:Tag>VuJ24</b:Tag>
    <b:SourceType>JournalArticle</b:SourceType>
    <b:Guid>{4811E5FF-F3C6-487F-AE02-90295FB77F91}</b:Guid>
    <b:Title>Improved sieving coefficient in perfusion cell culture with reduced effective filtration length of hollow fibers</b:Title>
    <b:Year>2024</b:Year>
    <b:Author>
      <b:Author>
        <b:NameList>
          <b:Person>
            <b:Last>Vu</b:Last>
            <b:First>Jimmy</b:First>
          </b:Person>
          <b:Person>
            <b:Last>Gadberry</b:Last>
            <b:First>J.</b:First>
            <b:Middle>Alex</b:Middle>
          </b:Person>
          <b:Person>
            <b:Last>Coffman</b:Last>
            <b:First>Jon</b:First>
          </b:Person>
          <b:Person>
            <b:Last>Lee</b:Last>
            <b:First>Ken</b:First>
          </b:Person>
        </b:NameList>
      </b:Author>
    </b:Author>
    <b:JournalName>Biotechnology Progress</b:JournalName>
    <b:RefOrder>14</b:RefOrder>
  </b:Source>
  <b:Source>
    <b:Tag>Pin20</b:Tag>
    <b:SourceType>JournalArticle</b:SourceType>
    <b:Guid>{463A58FB-CBD3-44BB-8921-704C65DCD000}</b:Guid>
    <b:Title>Wide-surface pore microfiltration membrane drastically improves sieving decay in TFF-based perfusion cell culture and streamline chromatography integration for continuous bioprocessing</b:Title>
    <b:Year>2020</b:Year>
    <b:Author>
      <b:Author>
        <b:NameList>
          <b:Person>
            <b:Last>Pinto</b:Last>
            <b:First>Nuno</b:First>
            <b:Middle>D. S.</b:Middle>
          </b:Person>
          <b:Person>
            <b:Last>Brower</b:Last>
            <b:First>Mark</b:First>
          </b:Person>
        </b:NameList>
      </b:Author>
    </b:Author>
    <b:JournalName>Biotechnology &amp; Bioengineering</b:JournalName>
    <b:Pages>3336-3344</b:Pages>
    <b:RefOrder>3</b:RefOrder>
  </b:Source>
  <b:Source>
    <b:Tag>Cof21</b:Tag>
    <b:SourceType>JournalArticle</b:SourceType>
    <b:Guid>{D5026065-AA7F-4359-A677-45101C05D557}</b:Guid>
    <b:Title>A common framework for integrated and continuous biomanufacturing</b:Title>
    <b:Year>2021</b:Year>
    <b:Author>
      <b:Author>
        <b:NameList>
          <b:Person>
            <b:Last>Coffman</b:Last>
            <b:First>Jonathan</b:First>
          </b:Person>
          <b:Person>
            <b:Last>Brower</b:Last>
            <b:First>Mark</b:First>
          </b:Person>
          <b:Person>
            <b:Last>Connell-Crowley</b:Last>
            <b:First>Lisa</b:First>
          </b:Person>
          <b:Person>
            <b:Last>Deldari</b:Last>
            <b:First>Sevda</b:First>
          </b:Person>
          <b:Person>
            <b:Last>Farid</b:Last>
            <b:First>Suzanne</b:First>
            <b:Middle>S.</b:Middle>
          </b:Person>
          <b:Person>
            <b:Last>Horowski</b:Last>
            <b:First>Brian</b:First>
          </b:Person>
          <b:Person>
            <b:Last>Patil</b:Last>
            <b:First>Ujwal</b:First>
          </b:Person>
          <b:Person>
            <b:Last>Pollard</b:Last>
            <b:First>David</b:First>
          </b:Person>
          <b:Person>
            <b:Last>Qadan</b:Last>
            <b:First>Maen</b:First>
          </b:Person>
          <b:Person>
            <b:Last>Rose</b:Last>
            <b:First>Steven</b:First>
          </b:Person>
          <b:Person>
            <b:Last>Schaefer</b:Last>
            <b:First>Eugene</b:First>
          </b:Person>
          <b:Person>
            <b:Last>Shultz</b:Last>
            <b:First>Joseph</b:First>
          </b:Person>
        </b:NameList>
      </b:Author>
    </b:Author>
    <b:JournalName>Biotechnology &amp; Bioengineering</b:JournalName>
    <b:Pages>1735-1749</b:Pages>
    <b:RefOrder>1</b:RefOrder>
  </b:Source>
</b:Sources>
</file>

<file path=customXml/item4.xml><?xml version="1.0" encoding="utf-8"?>
<?mso-contentType ?>
<SharedContentType xmlns="Microsoft.SharePoint.Taxonomy.ContentTypeSync" SourceId="1ee89e71-04cd-405e-9ca3-99e020c1694d" ContentTypeId="0x0101" PreviousValue="false"/>
</file>

<file path=customXml/item5.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lcf76f155ced4ddcb4097134ff3c332f xmlns="e3ebc1aa-4bfa-4b57-899c-523135a50eea">
      <Terms xmlns="http://schemas.microsoft.com/office/infopath/2007/PartnerControls"/>
    </lcf76f155ced4ddcb4097134ff3c332f>
    <TaxCatchAll xmlns="44a56295-c29e-4898-8136-a54736c65b82" xsi:nil="true"/>
    <Descriptions xmlns="44a56295-c29e-4898-8136-a54736c65b82" xsi:nil="true"/>
    <SharedWithUsers xmlns="fc41ed6e-e7ea-4778-abe1-d68749343a62">
      <UserInfo>
        <DisplayName>Mollet, Michael</DisplayName>
        <AccountId>21</AccountId>
        <AccountType/>
      </UserInfo>
    </SharedWithUsers>
  </documentManagement>
</p:properties>
</file>

<file path=customXml/itemProps1.xml><?xml version="1.0" encoding="utf-8"?>
<ds:datastoreItem xmlns:ds="http://schemas.openxmlformats.org/officeDocument/2006/customXml" ds:itemID="{E3584334-E9F6-48EA-A20F-32E6BBC36953}">
  <ds:schemaRefs>
    <ds:schemaRef ds:uri="http://schemas.microsoft.com/sharepoint/v3/contenttype/forms"/>
  </ds:schemaRefs>
</ds:datastoreItem>
</file>

<file path=customXml/itemProps2.xml><?xml version="1.0" encoding="utf-8"?>
<ds:datastoreItem xmlns:ds="http://schemas.openxmlformats.org/officeDocument/2006/customXml" ds:itemID="{2A79BA06-1EE1-49B1-8629-2C7DCD8F1B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e3ebc1aa-4bfa-4b57-899c-523135a50eea"/>
    <ds:schemaRef ds:uri="fc41ed6e-e7ea-4778-abe1-d68749343a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19631AC-2790-5644-8130-31C8E4D3F0A4}">
  <ds:schemaRefs>
    <ds:schemaRef ds:uri="http://schemas.openxmlformats.org/officeDocument/2006/bibliography"/>
  </ds:schemaRefs>
</ds:datastoreItem>
</file>

<file path=customXml/itemProps4.xml><?xml version="1.0" encoding="utf-8"?>
<ds:datastoreItem xmlns:ds="http://schemas.openxmlformats.org/officeDocument/2006/customXml" ds:itemID="{AAC0D25A-D8F5-4A7D-A1DB-CBC66B991F49}">
  <ds:schemaRefs>
    <ds:schemaRef ds:uri="Microsoft.SharePoint.Taxonomy.ContentTypeSync"/>
  </ds:schemaRefs>
</ds:datastoreItem>
</file>

<file path=customXml/itemProps5.xml><?xml version="1.0" encoding="utf-8"?>
<ds:datastoreItem xmlns:ds="http://schemas.openxmlformats.org/officeDocument/2006/customXml" ds:itemID="{2CB06049-4ED5-4D9A-AAD0-27ADE71AB871}">
  <ds:schemaRefs>
    <ds:schemaRef ds:uri="http://schemas.microsoft.com/office/2006/metadata/properties"/>
    <ds:schemaRef ds:uri="http://schemas.microsoft.com/office/infopath/2007/PartnerControls"/>
    <ds:schemaRef ds:uri="44a56295-c29e-4898-8136-a54736c65b82"/>
    <ds:schemaRef ds:uri="e3ebc1aa-4bfa-4b57-899c-523135a50eea"/>
    <ds:schemaRef ds:uri="fc41ed6e-e7ea-4778-abe1-d68749343a62"/>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29</Pages>
  <Words>6811</Words>
  <Characters>38828</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45548</CharactersWithSpaces>
  <SharedDoc>false</SharedDoc>
  <HLinks>
    <vt:vector size="30" baseType="variant">
      <vt:variant>
        <vt:i4>1704058</vt:i4>
      </vt:variant>
      <vt:variant>
        <vt:i4>0</vt:i4>
      </vt:variant>
      <vt:variant>
        <vt:i4>0</vt:i4>
      </vt:variant>
      <vt:variant>
        <vt:i4>5</vt:i4>
      </vt:variant>
      <vt:variant>
        <vt:lpwstr>mailto:Ashna.dhingra@astrazeneca.com</vt:lpwstr>
      </vt:variant>
      <vt:variant>
        <vt:lpwstr/>
      </vt:variant>
      <vt:variant>
        <vt:i4>7733265</vt:i4>
      </vt:variant>
      <vt:variant>
        <vt:i4>9</vt:i4>
      </vt:variant>
      <vt:variant>
        <vt:i4>0</vt:i4>
      </vt:variant>
      <vt:variant>
        <vt:i4>5</vt:i4>
      </vt:variant>
      <vt:variant>
        <vt:lpwstr>mailto:ktqj180@astrazeneca.net</vt:lpwstr>
      </vt:variant>
      <vt:variant>
        <vt:lpwstr/>
      </vt:variant>
      <vt:variant>
        <vt:i4>7733265</vt:i4>
      </vt:variant>
      <vt:variant>
        <vt:i4>6</vt:i4>
      </vt:variant>
      <vt:variant>
        <vt:i4>0</vt:i4>
      </vt:variant>
      <vt:variant>
        <vt:i4>5</vt:i4>
      </vt:variant>
      <vt:variant>
        <vt:lpwstr>mailto:ktqj180@astrazeneca.net</vt:lpwstr>
      </vt:variant>
      <vt:variant>
        <vt:lpwstr/>
      </vt:variant>
      <vt:variant>
        <vt:i4>8126473</vt:i4>
      </vt:variant>
      <vt:variant>
        <vt:i4>3</vt:i4>
      </vt:variant>
      <vt:variant>
        <vt:i4>0</vt:i4>
      </vt:variant>
      <vt:variant>
        <vt:i4>5</vt:i4>
      </vt:variant>
      <vt:variant>
        <vt:lpwstr>mailto:klqj388@astrazeneca.net</vt:lpwstr>
      </vt:variant>
      <vt:variant>
        <vt:lpwstr/>
      </vt:variant>
      <vt:variant>
        <vt:i4>7733265</vt:i4>
      </vt:variant>
      <vt:variant>
        <vt:i4>0</vt:i4>
      </vt:variant>
      <vt:variant>
        <vt:i4>0</vt:i4>
      </vt:variant>
      <vt:variant>
        <vt:i4>5</vt:i4>
      </vt:variant>
      <vt:variant>
        <vt:lpwstr>mailto:ktqj180@astrazeneca.net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Adrian Victor Allen</dc:creator>
  <cp:keywords/>
  <dc:description/>
  <cp:lastModifiedBy>Coffman, Jon</cp:lastModifiedBy>
  <cp:revision>3</cp:revision>
  <cp:lastPrinted>2022-03-23T21:28:00Z</cp:lastPrinted>
  <dcterms:created xsi:type="dcterms:W3CDTF">2025-05-09T16:40:00Z</dcterms:created>
  <dcterms:modified xsi:type="dcterms:W3CDTF">2025-05-09T18:09:00Z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0x0101001048B3295AE5BF418CE194C679C7380C</vt:lpwstr>
  </property>
  <property fmtid="{D5CDD505-2E9C-101B-9397-08002B2CF9AE}" pid="3" name="MediaServiceImageTags">
    <vt:lpwstr/>
  </property>
</Properties>
</file>